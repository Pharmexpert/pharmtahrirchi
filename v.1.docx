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9C1BD" w14:textId="77777777" w:rsidR="003F1F5F" w:rsidRPr="003F1F5F" w:rsidRDefault="003F1F5F" w:rsidP="003F1F5F">
      <w:pPr>
        <w:spacing w:after="0" w:line="240" w:lineRule="auto"/>
        <w:jc w:val="center"/>
        <w:rPr>
          <w:rFonts w:ascii="Times New Roman" w:hAnsi="Times New Roman" w:cs="Times New Roman"/>
          <w:b/>
          <w:lang w:val="uz-Cyrl-UZ"/>
        </w:rPr>
      </w:pPr>
      <w:r w:rsidRPr="003F1F5F">
        <w:rPr>
          <w:rFonts w:ascii="Cambria Math" w:hAnsi="Cambria Math" w:cs="Cambria Math"/>
          <w:b/>
          <w:bCs/>
          <w:lang w:val="uz-Cyrl-UZ"/>
        </w:rPr>
        <w:t>〈</w:t>
      </w:r>
      <w:r w:rsidRPr="003F1F5F">
        <w:rPr>
          <w:rFonts w:ascii="Times New Roman" w:hAnsi="Times New Roman" w:cs="Times New Roman"/>
          <w:b/>
          <w:bCs/>
          <w:lang w:val="uz-Cyrl-UZ"/>
        </w:rPr>
        <w:t>1023</w:t>
      </w:r>
      <w:r w:rsidRPr="003F1F5F">
        <w:rPr>
          <w:rFonts w:ascii="Cambria Math" w:hAnsi="Cambria Math" w:cs="Cambria Math"/>
          <w:b/>
          <w:bCs/>
          <w:lang w:val="uz-Cyrl-UZ"/>
        </w:rPr>
        <w:t>〉</w:t>
      </w:r>
      <w:r w:rsidRPr="003F1F5F">
        <w:rPr>
          <w:rFonts w:ascii="Times New Roman" w:hAnsi="Times New Roman" w:cs="Times New Roman"/>
          <w:b/>
          <w:bCs/>
          <w:lang w:val="uz-Cyrl-UZ"/>
        </w:rPr>
        <w:t xml:space="preserve"> </w:t>
      </w:r>
      <w:r w:rsidRPr="003F1F5F">
        <w:rPr>
          <w:rFonts w:ascii="Times New Roman" w:hAnsi="Times New Roman" w:cs="Times New Roman"/>
          <w:b/>
        </w:rPr>
        <w:t>РЕКОМБИНАНТ</w:t>
      </w:r>
      <w:r w:rsidRPr="003F1F5F">
        <w:rPr>
          <w:rFonts w:ascii="Times New Roman" w:hAnsi="Times New Roman" w:cs="Times New Roman"/>
          <w:b/>
          <w:lang w:val="en-US"/>
        </w:rPr>
        <w:t xml:space="preserve"> </w:t>
      </w:r>
      <w:r w:rsidRPr="003F1F5F">
        <w:rPr>
          <w:rFonts w:ascii="Times New Roman" w:hAnsi="Times New Roman" w:cs="Times New Roman"/>
          <w:b/>
        </w:rPr>
        <w:t>ТЕРАПЕВТИК</w:t>
      </w:r>
      <w:r w:rsidRPr="003F1F5F">
        <w:rPr>
          <w:rFonts w:ascii="Times New Roman" w:hAnsi="Times New Roman" w:cs="Times New Roman"/>
          <w:b/>
          <w:lang w:val="en-US"/>
        </w:rPr>
        <w:t xml:space="preserve"> </w:t>
      </w:r>
      <w:r w:rsidRPr="003F1F5F">
        <w:rPr>
          <w:rFonts w:ascii="Times New Roman" w:hAnsi="Times New Roman" w:cs="Times New Roman"/>
          <w:b/>
        </w:rPr>
        <w:t>ОҚСИЛЛАР</w:t>
      </w:r>
      <w:r w:rsidRPr="003F1F5F">
        <w:rPr>
          <w:rFonts w:ascii="Times New Roman" w:hAnsi="Times New Roman" w:cs="Times New Roman"/>
          <w:b/>
          <w:lang w:val="en-US"/>
        </w:rPr>
        <w:t xml:space="preserve"> </w:t>
      </w:r>
      <w:r w:rsidRPr="003F1F5F">
        <w:rPr>
          <w:rFonts w:ascii="Times New Roman" w:hAnsi="Times New Roman" w:cs="Times New Roman"/>
          <w:b/>
        </w:rPr>
        <w:t>ИШЛАБ</w:t>
      </w:r>
      <w:r w:rsidRPr="003F1F5F">
        <w:rPr>
          <w:rFonts w:ascii="Times New Roman" w:hAnsi="Times New Roman" w:cs="Times New Roman"/>
          <w:b/>
          <w:lang w:val="en-US"/>
        </w:rPr>
        <w:t xml:space="preserve"> </w:t>
      </w:r>
      <w:r w:rsidRPr="003F1F5F">
        <w:rPr>
          <w:rFonts w:ascii="Times New Roman" w:hAnsi="Times New Roman" w:cs="Times New Roman"/>
          <w:b/>
        </w:rPr>
        <w:t>ЧИҚАРИШДА</w:t>
      </w:r>
      <w:r w:rsidRPr="003F1F5F">
        <w:rPr>
          <w:rFonts w:ascii="Times New Roman" w:hAnsi="Times New Roman" w:cs="Times New Roman"/>
          <w:b/>
          <w:lang w:val="en-US"/>
        </w:rPr>
        <w:t xml:space="preserve"> </w:t>
      </w:r>
      <w:r w:rsidRPr="003F1F5F">
        <w:rPr>
          <w:rFonts w:ascii="Times New Roman" w:hAnsi="Times New Roman" w:cs="Times New Roman"/>
          <w:b/>
        </w:rPr>
        <w:t>ҚЎЛЛАНИЛАДИГАН</w:t>
      </w:r>
      <w:r w:rsidRPr="003F1F5F">
        <w:rPr>
          <w:rFonts w:ascii="Times New Roman" w:hAnsi="Times New Roman" w:cs="Times New Roman"/>
          <w:b/>
          <w:lang w:val="en-US"/>
        </w:rPr>
        <w:t xml:space="preserve"> </w:t>
      </w:r>
      <w:r w:rsidRPr="003F1F5F">
        <w:rPr>
          <w:rFonts w:ascii="Times New Roman" w:hAnsi="Times New Roman" w:cs="Times New Roman"/>
          <w:b/>
        </w:rPr>
        <w:t>ҲУЖАЙРА</w:t>
      </w:r>
      <w:r w:rsidRPr="003F1F5F">
        <w:rPr>
          <w:rFonts w:ascii="Times New Roman" w:hAnsi="Times New Roman" w:cs="Times New Roman"/>
          <w:b/>
          <w:lang w:val="en-US"/>
        </w:rPr>
        <w:t xml:space="preserve"> </w:t>
      </w:r>
      <w:r w:rsidRPr="003F1F5F">
        <w:rPr>
          <w:rFonts w:ascii="Times New Roman" w:hAnsi="Times New Roman" w:cs="Times New Roman"/>
          <w:b/>
        </w:rPr>
        <w:t>КУЛТУРАЛАРИ</w:t>
      </w:r>
      <w:r w:rsidRPr="003F1F5F">
        <w:rPr>
          <w:rFonts w:ascii="Times New Roman" w:hAnsi="Times New Roman" w:cs="Times New Roman"/>
          <w:b/>
          <w:lang w:val="en-US"/>
        </w:rPr>
        <w:t xml:space="preserve"> </w:t>
      </w:r>
      <w:r w:rsidRPr="003F1F5F">
        <w:rPr>
          <w:rFonts w:ascii="Times New Roman" w:hAnsi="Times New Roman" w:cs="Times New Roman"/>
          <w:b/>
        </w:rPr>
        <w:t>ОЗУҚА</w:t>
      </w:r>
      <w:r w:rsidRPr="003F1F5F">
        <w:rPr>
          <w:rFonts w:ascii="Times New Roman" w:hAnsi="Times New Roman" w:cs="Times New Roman"/>
          <w:b/>
          <w:lang w:val="en-US"/>
        </w:rPr>
        <w:t xml:space="preserve"> </w:t>
      </w:r>
      <w:r w:rsidRPr="003F1F5F">
        <w:rPr>
          <w:rFonts w:ascii="Times New Roman" w:hAnsi="Times New Roman" w:cs="Times New Roman"/>
          <w:b/>
        </w:rPr>
        <w:t>МУҲИТЛАРИДАГИ</w:t>
      </w:r>
      <w:r w:rsidRPr="003F1F5F">
        <w:rPr>
          <w:rFonts w:ascii="Times New Roman" w:hAnsi="Times New Roman" w:cs="Times New Roman"/>
          <w:b/>
          <w:lang w:val="en-US"/>
        </w:rPr>
        <w:t xml:space="preserve"> </w:t>
      </w:r>
      <w:r w:rsidRPr="003F1F5F">
        <w:rPr>
          <w:rFonts w:ascii="Times New Roman" w:hAnsi="Times New Roman" w:cs="Times New Roman"/>
          <w:b/>
        </w:rPr>
        <w:t>МИКРОЭЛЕМЕНТЛАР</w:t>
      </w:r>
      <w:r w:rsidRPr="003F1F5F">
        <w:rPr>
          <w:rFonts w:ascii="Times New Roman" w:hAnsi="Times New Roman" w:cs="Times New Roman"/>
          <w:b/>
          <w:lang w:val="en-US"/>
        </w:rPr>
        <w:t xml:space="preserve"> </w:t>
      </w:r>
      <w:r w:rsidRPr="003F1F5F">
        <w:rPr>
          <w:rFonts w:ascii="Times New Roman" w:hAnsi="Times New Roman" w:cs="Times New Roman"/>
          <w:b/>
        </w:rPr>
        <w:t>МИҚДОРИ</w:t>
      </w:r>
      <w:r w:rsidRPr="003F1F5F">
        <w:rPr>
          <w:rFonts w:ascii="Times New Roman" w:hAnsi="Times New Roman" w:cs="Times New Roman"/>
          <w:b/>
          <w:lang w:val="en-US"/>
        </w:rPr>
        <w:t xml:space="preserve"> </w:t>
      </w:r>
      <w:r w:rsidRPr="003F1F5F">
        <w:rPr>
          <w:rFonts w:ascii="Times New Roman" w:hAnsi="Times New Roman" w:cs="Times New Roman"/>
          <w:b/>
        </w:rPr>
        <w:t>НАТИЖАЛАРИНИ</w:t>
      </w:r>
      <w:r w:rsidRPr="003F1F5F">
        <w:rPr>
          <w:rFonts w:ascii="Times New Roman" w:hAnsi="Times New Roman" w:cs="Times New Roman"/>
          <w:b/>
          <w:lang w:val="en-US"/>
        </w:rPr>
        <w:t xml:space="preserve"> </w:t>
      </w:r>
      <w:r w:rsidRPr="003F1F5F">
        <w:rPr>
          <w:rFonts w:ascii="Times New Roman" w:hAnsi="Times New Roman" w:cs="Times New Roman"/>
          <w:b/>
        </w:rPr>
        <w:t>БАҲОЛАШ</w:t>
      </w:r>
      <w:r w:rsidRPr="003F1F5F">
        <w:rPr>
          <w:rFonts w:ascii="Times New Roman" w:hAnsi="Times New Roman" w:cs="Times New Roman"/>
          <w:b/>
          <w:lang w:val="en-US"/>
        </w:rPr>
        <w:t xml:space="preserve"> </w:t>
      </w:r>
      <w:r w:rsidRPr="003F1F5F">
        <w:rPr>
          <w:rFonts w:ascii="Times New Roman" w:hAnsi="Times New Roman" w:cs="Times New Roman"/>
          <w:b/>
        </w:rPr>
        <w:t>СТРАТЕГИЯСИ</w:t>
      </w:r>
    </w:p>
    <w:p w14:paraId="0EDA2C48" w14:textId="77777777" w:rsidR="003F1F5F" w:rsidRPr="003F1F5F" w:rsidRDefault="003F1F5F" w:rsidP="003F1F5F">
      <w:pPr>
        <w:spacing w:after="0" w:line="240" w:lineRule="auto"/>
        <w:jc w:val="both"/>
        <w:rPr>
          <w:rFonts w:ascii="Times New Roman" w:hAnsi="Times New Roman" w:cs="Times New Roman"/>
          <w:bCs/>
          <w:lang w:val="uz-Cyrl-UZ"/>
        </w:rPr>
      </w:pPr>
    </w:p>
    <w:p w14:paraId="62E1779B"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Ҳужайра култураси учун озуқа муҳити [булар базал ҳужайра озуқа муҳитлари, озуқа моддалари ва қўшимчаларни (масалан, гидролизатлар) ўз ичига олади] одатда тузлар, аминокислоталар, шакарлар, витаминлар ва минераллар каби кенг кўламли таркибий қисмлардан иборат мураккаб аралашмалардир. Муҳитнинг бу алоҳида таркибий қисмларининг тури ва миқдори оқсиллар экспрессиясини, уларнинг чиқишини ва фаол ҳолатга қайтишини максимал даражада ошириш учун миқдорий жиҳатдан ҳисобланади.</w:t>
      </w:r>
    </w:p>
    <w:p w14:paraId="7EB67103" w14:textId="77777777" w:rsidR="003F1F5F" w:rsidRPr="003F1F5F" w:rsidRDefault="003F1F5F" w:rsidP="003F1F5F">
      <w:pPr>
        <w:spacing w:after="0" w:line="240" w:lineRule="auto"/>
        <w:jc w:val="both"/>
        <w:rPr>
          <w:rFonts w:ascii="Times New Roman" w:hAnsi="Times New Roman" w:cs="Times New Roman"/>
          <w:bCs/>
          <w:lang w:val="uz-Cyrl-UZ"/>
        </w:rPr>
      </w:pPr>
    </w:p>
    <w:p w14:paraId="381A7C06"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Бундан ташқари, муҳитнинг бу таркибий қисмлари ҳужайраларнинг ўсишига, оқсиллар экспрессиясига, гликозилланиш профилларига ва апстрим ишлаб чиқариш жараёнларида (дастлабки ишлаб чиқариш босқичларида) оқсил сифат кўрсаткичларига таъсир этувчи микроэлементларни ҳам ўз ичига олади. Муҳитдаги ушбу микроэлементлар концентрациясининг озгина ўзгариши ҳам маҳсулот сифатига катта таъсир кўрсатиши мумкинлиги кенг тан олинган. Микроэлементлар концентрациясининг ўзгарувчанлиги ҳам сериялараро фарқлар доирасида (партиядан-партияга), ҳам ҳужайраларни ўстириш учун озуқа муҳити таркибий қисмларининг турли етказиб берувчилари ўртасида кузатилади. Натижада, рекомбинант оқсиллар ишлаб чиқариш ва маҳсулот сифатига микроэлементларнинг таъсирини тушуниш учун уларнинг йўл қўйиладиган даражаларини ўлчаш ва аниқлаш мақсадида комплекс биологик элемент мониторинги дастурини жорий этиш мақсадга мувофиқдир.</w:t>
      </w:r>
    </w:p>
    <w:p w14:paraId="6B14B670" w14:textId="77777777" w:rsidR="003F1F5F" w:rsidRPr="003F1F5F" w:rsidRDefault="003F1F5F" w:rsidP="003F1F5F">
      <w:pPr>
        <w:spacing w:after="0" w:line="240" w:lineRule="auto"/>
        <w:jc w:val="both"/>
        <w:rPr>
          <w:rFonts w:ascii="Times New Roman" w:hAnsi="Times New Roman" w:cs="Times New Roman"/>
          <w:bCs/>
          <w:lang w:val="uz-Cyrl-UZ"/>
        </w:rPr>
      </w:pPr>
    </w:p>
    <w:p w14:paraId="14A7D2BD" w14:textId="77777777" w:rsidR="003F1F5F" w:rsidRPr="003F1F5F" w:rsidRDefault="003F1F5F" w:rsidP="003F1F5F">
      <w:pPr>
        <w:spacing w:after="0" w:line="240" w:lineRule="auto"/>
        <w:jc w:val="both"/>
        <w:rPr>
          <w:rFonts w:ascii="Times New Roman" w:hAnsi="Times New Roman" w:cs="Times New Roman"/>
          <w:bCs/>
          <w:lang w:val="uz-Cyrl-UZ"/>
        </w:rPr>
      </w:pPr>
    </w:p>
    <w:p w14:paraId="054C4D71"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Ушбу маълумот тариқасида келтирилган умумий фармакопея мақоласида микроэлементлар мониторинги жараёнини йўлга қўйишга оид қуйидаги муҳим жиҳатлар кўриб чиқилади:</w:t>
      </w:r>
    </w:p>
    <w:p w14:paraId="5B43A50B" w14:textId="77777777" w:rsidR="003F1F5F" w:rsidRPr="003F1F5F" w:rsidRDefault="003F1F5F" w:rsidP="003F1F5F">
      <w:pPr>
        <w:spacing w:after="0" w:line="240" w:lineRule="auto"/>
        <w:jc w:val="both"/>
        <w:rPr>
          <w:rFonts w:ascii="Times New Roman" w:hAnsi="Times New Roman" w:cs="Times New Roman"/>
          <w:bCs/>
          <w:lang w:val="uz-Cyrl-UZ"/>
        </w:rPr>
      </w:pPr>
    </w:p>
    <w:p w14:paraId="4D1F6B4A"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Ҳужайра культураси муҳитларида тегишли микроэлементларни аниқлаш стратегиялари;</w:t>
      </w:r>
    </w:p>
    <w:p w14:paraId="4963DCFC" w14:textId="77777777" w:rsidR="003F1F5F" w:rsidRPr="003F1F5F" w:rsidRDefault="003F1F5F" w:rsidP="003F1F5F">
      <w:pPr>
        <w:spacing w:after="0" w:line="240" w:lineRule="auto"/>
        <w:jc w:val="both"/>
        <w:rPr>
          <w:rFonts w:ascii="Times New Roman" w:hAnsi="Times New Roman" w:cs="Times New Roman"/>
          <w:bCs/>
          <w:lang w:val="uz-Cyrl-UZ"/>
        </w:rPr>
      </w:pPr>
    </w:p>
    <w:p w14:paraId="172186FE"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Ҳужайра культураси муҳитларида микроэлементларнинг мавжудлиги ва концентрацияси бўйича хавфни баҳолаш жараёнини ишлаб чиқиш;</w:t>
      </w:r>
    </w:p>
    <w:p w14:paraId="7C4470C6"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Муҳит таркибий қисмлари намуналари ва намуна олиш тартиби ҳақидаги мулоҳазалар;</w:t>
      </w:r>
    </w:p>
    <w:p w14:paraId="68A7461A" w14:textId="77777777" w:rsidR="003F1F5F" w:rsidRPr="003F1F5F" w:rsidRDefault="003F1F5F" w:rsidP="003F1F5F">
      <w:pPr>
        <w:spacing w:after="0" w:line="240" w:lineRule="auto"/>
        <w:jc w:val="both"/>
        <w:rPr>
          <w:rFonts w:ascii="Times New Roman" w:hAnsi="Times New Roman" w:cs="Times New Roman"/>
          <w:bCs/>
          <w:lang w:val="uz-Cyrl-UZ"/>
        </w:rPr>
      </w:pPr>
    </w:p>
    <w:p w14:paraId="74393C1E"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Ҳужайра культураси муҳитларида микроэлементларни ўлчаш учун муҳим бўлган таҳлилий усуллар ва эътиборга олиниши керак бўлган жиҳатлар;</w:t>
      </w:r>
    </w:p>
    <w:p w14:paraId="52C44196" w14:textId="77777777" w:rsidR="003F1F5F" w:rsidRPr="003F1F5F" w:rsidRDefault="003F1F5F" w:rsidP="003F1F5F">
      <w:pPr>
        <w:spacing w:after="0" w:line="240" w:lineRule="auto"/>
        <w:jc w:val="both"/>
        <w:rPr>
          <w:rFonts w:ascii="Times New Roman" w:hAnsi="Times New Roman" w:cs="Times New Roman"/>
          <w:bCs/>
          <w:lang w:val="uz-Cyrl-UZ"/>
        </w:rPr>
      </w:pPr>
    </w:p>
    <w:p w14:paraId="4E14E68A"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Шунингдек, микроэлементлар дастурини жорий этишда тез-тез учрайдиган муаммоларни кўрсатиш ва муҳокама қилиш учун оддий ҳужайра культураси муҳитидан фойдаланган ҳолда амалий мисол ҳам келтирилади.</w:t>
      </w:r>
    </w:p>
    <w:p w14:paraId="12DD2E2D" w14:textId="77777777" w:rsidR="003F1F5F" w:rsidRPr="003F1F5F" w:rsidRDefault="003F1F5F" w:rsidP="003F1F5F">
      <w:pPr>
        <w:spacing w:after="0" w:line="240" w:lineRule="auto"/>
        <w:jc w:val="both"/>
        <w:rPr>
          <w:rFonts w:ascii="Times New Roman" w:hAnsi="Times New Roman" w:cs="Times New Roman"/>
          <w:bCs/>
          <w:lang w:val="uz-Cyrl-UZ"/>
        </w:rPr>
      </w:pPr>
    </w:p>
    <w:p w14:paraId="4A41395B" w14:textId="77777777" w:rsidR="003F1F5F" w:rsidRPr="003F1F5F" w:rsidRDefault="003F1F5F" w:rsidP="003F1F5F">
      <w:pPr>
        <w:spacing w:after="0" w:line="240" w:lineRule="auto"/>
        <w:jc w:val="both"/>
        <w:rPr>
          <w:rFonts w:ascii="Times New Roman" w:hAnsi="Times New Roman" w:cs="Times New Roman"/>
          <w:b/>
          <w:lang w:val="uz-Cyrl-UZ"/>
        </w:rPr>
      </w:pPr>
      <w:r w:rsidRPr="003F1F5F">
        <w:rPr>
          <w:rFonts w:ascii="Times New Roman" w:hAnsi="Times New Roman" w:cs="Times New Roman"/>
          <w:b/>
          <w:lang w:val="uz-Cyrl-UZ"/>
        </w:rPr>
        <w:t>МАҚСАДЛИ ЭЛЕМЕНТЛАР</w:t>
      </w:r>
    </w:p>
    <w:p w14:paraId="43423D10"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Моддий хатарларни баҳолаш ва таҳлилий усулларни ишлаб чиқишга киришишдан олдин, мақсадли элементларни аниқлаш зарур. Биологик элементларни кузатиш дастурининг кўплаб хусусиятлари муайян даволаш ва ишлаб чиқариш жараёнига боғлиқ бўлади. Баъзи микроэлементлар айрим биотерапевтик препаратларни ишлаб чиқаришда муҳим аҳамиятга эга бўлиши, бошқаларининг ишлаб чиқарилишига эса сезиларли таъсир кўрсатмаслиги мумкин. Қуйида эълон қилинган маълумотлар ва соҳа тажрибасига асосланган тавсиялар келтирилган. Кўриб чиқилмаган бошқа элементлар ҳам мавжуд, бироқ улар биологик препаратларни апстрим ишлаб чиқаришнинг биотехнологик жараёнларига потенциал таъсир кўрсатиши мумкин.</w:t>
      </w:r>
    </w:p>
    <w:p w14:paraId="5F2D62F5" w14:textId="77777777" w:rsidR="003F1F5F" w:rsidRPr="003F1F5F" w:rsidRDefault="003F1F5F" w:rsidP="003F1F5F">
      <w:pPr>
        <w:spacing w:after="0" w:line="240" w:lineRule="auto"/>
        <w:jc w:val="both"/>
        <w:rPr>
          <w:rFonts w:ascii="Times New Roman" w:hAnsi="Times New Roman" w:cs="Times New Roman"/>
          <w:bCs/>
          <w:lang w:val="uz-Cyrl-UZ"/>
        </w:rPr>
      </w:pPr>
    </w:p>
    <w:p w14:paraId="6B3A2A2B"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xml:space="preserve">Маҳсулот сифатига таъсир этувчи айрим микроэлементларнинг ўзгарувчанлигини аниқлаш ва ўлчаш биологик жараённи тавсифлашнинг муҳим босқичи ҳисобланади. Имкон қадар, жараённи тавсифлаш ишлари ишлаб чиқиш босқичида амалга оширилиши лозим. Бу ҳужайра културасига таъсир кўрсатиши маълум бўлган элементларнинг аҳамияти ва концентрация оралиқларини аниқлаш имконини беради. Ушбу амаллар биореакторга дастлабки биоқайта ишлаш жараёнида қўшиладиган барча нарсаларга, жумладан кукун ёки суюқлик кўринишидаги кимёвий жиҳатдан аниқланган муҳитлар (chemically defined media, CDM), гидролизатлар, қўшимчалар ва алоҳида </w:t>
      </w:r>
      <w:r w:rsidRPr="003F1F5F">
        <w:rPr>
          <w:rFonts w:ascii="Times New Roman" w:hAnsi="Times New Roman" w:cs="Times New Roman"/>
          <w:bCs/>
          <w:lang w:val="uz-Cyrl-UZ"/>
        </w:rPr>
        <w:lastRenderedPageBreak/>
        <w:t>компонентларга нисбатан қўлланилади. Ҳужайраларни ўстириш муҳитларида мавжуд бўлиши мумкин, аммо ҳужайралар ўсишига ёки маҳсулот сифатига таъсир этмайдиган элементлар (масалан, сурма, кумуш ёки титан) ушбу муҳокамадан четда қолдирилади. Бундан ташқари, CDM ва гидролизатларнинг таркиби кўпинча ҳар бир биофармацевтика компаниясининг мулки ҳисобланиб, уларнинг ҳар бири ўз маҳсулотига мос келадиган ўзига хос рецептга эга бўлиши мумкин. Бу ерда санаб ўтилган баъзи элементлар, шунингдек, ҳар бир компаниянинг ўз рецептурасидан келиб чиққан ҳолда ҳужайраларнинг ўсиши учун зарур бўлган муҳим микроэлементлар сифатида қаралиши мумкин. Кўпинча таҳлил қилинадиган ва беморларга салбий таъсир кўрсатиши мумкин бўлган симоб, қўрғошин ва мишяк каби элементлар тарихан ҳужайра културалари биологиясида муҳим роль ўйнамаган. Бундан ташқари, натрий, калий, фосфор ва кальций каби элементларнинг тузлар ва буферлар шаклида мавжудлиги биологик препаратлар ишлаб чиқаришда кенг тарқалган бўлиб, шу сабабли ҳам бу муҳокама доирасидан ташқарида қолади. Муайян жараёнда у ёки бу элементни назорат қилиш зарурлиги тўғрисидаги қарорни муҳитнинг якуний фойдаланувчиси қабул қилади.</w:t>
      </w:r>
    </w:p>
    <w:p w14:paraId="3170934E" w14:textId="77777777" w:rsidR="003F1F5F" w:rsidRPr="003F1F5F" w:rsidRDefault="003F1F5F" w:rsidP="003F1F5F">
      <w:pPr>
        <w:spacing w:after="0" w:line="240" w:lineRule="auto"/>
        <w:jc w:val="both"/>
        <w:rPr>
          <w:rFonts w:ascii="Times New Roman" w:hAnsi="Times New Roman" w:cs="Times New Roman"/>
          <w:bCs/>
          <w:lang w:val="uz-Cyrl-UZ"/>
        </w:rPr>
      </w:pPr>
    </w:p>
    <w:p w14:paraId="46CFEF87"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xml:space="preserve">Қуйида тавсиф ва мониторинг учун тавсия этилган элементлар келтирилган. Маълумки, санаб ўтилган элементларнинг кўпчилиги ҳужайра ўстириш самарадорлигига ёки оқсил маҳсулоти сифатига таъсир кўрсатади. Санаб ўтилган айрим элементлар, масалан ванадий ва алюминий, тарихан жараёнга сезиларли таъсир кўрсатмаган, бироқ уларнинг концентрациясидаги ўзгаришлар ҳужайра ўстириш учун хомашёда қайд этилган ва кўпинча назорат қилиб борилади. </w:t>
      </w:r>
    </w:p>
    <w:p w14:paraId="3224DFDE" w14:textId="77777777" w:rsidR="003F1F5F" w:rsidRPr="003F1F5F" w:rsidRDefault="003F1F5F" w:rsidP="003F1F5F">
      <w:pPr>
        <w:spacing w:after="0" w:line="240" w:lineRule="auto"/>
        <w:jc w:val="both"/>
        <w:rPr>
          <w:rFonts w:ascii="Times New Roman" w:hAnsi="Times New Roman" w:cs="Times New Roman"/>
          <w:bCs/>
          <w:lang w:val="uz-Cyrl-UZ"/>
        </w:rPr>
      </w:pPr>
    </w:p>
    <w:p w14:paraId="4BAD089C"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i/>
          <w:iCs/>
          <w:lang w:val="uz-Cyrl-UZ"/>
        </w:rPr>
        <w:t xml:space="preserve">1-жадвалда </w:t>
      </w:r>
      <w:r w:rsidRPr="003F1F5F">
        <w:rPr>
          <w:rFonts w:ascii="Times New Roman" w:hAnsi="Times New Roman" w:cs="Times New Roman"/>
          <w:bCs/>
          <w:lang w:val="uz-Cyrl-UZ"/>
        </w:rPr>
        <w:t xml:space="preserve">ҳужайраларнинг яшовчанлиги ва маҳсулотнинг барқарор сифати учун ҳал қилувчи аҳамиятга эга эканлиги исботланган элементлар келтирилган. </w:t>
      </w:r>
      <w:r w:rsidRPr="003F1F5F">
        <w:rPr>
          <w:rFonts w:ascii="Times New Roman" w:hAnsi="Times New Roman" w:cs="Times New Roman"/>
          <w:bCs/>
          <w:i/>
          <w:iCs/>
          <w:lang w:val="uz-Cyrl-UZ"/>
        </w:rPr>
        <w:t xml:space="preserve">2-жадвалда </w:t>
      </w:r>
      <w:r w:rsidRPr="003F1F5F">
        <w:rPr>
          <w:rFonts w:ascii="Times New Roman" w:hAnsi="Times New Roman" w:cs="Times New Roman"/>
          <w:bCs/>
          <w:lang w:val="uz-Cyrl-UZ"/>
        </w:rPr>
        <w:t>эса кўп учрайдиган ва ҳужайраларга таъсир кўрсатиши мумкин бўлган аралашмалар рўйхати берилган. Шуни таъкидлаш жоизки, кўплаб элементлар муҳим роль ўйнайди ва тўғри биологик фаолликни таъминлаш учун уларнинг етарли миқдори талаб этилади, бироқ ҳаддан ташқари қўшилиши салбий оқибатларга олиб келиши мумкин. Масалан, марганец гликозиланиш жараёнларидаги бир қатор ферментлар учун кофактор ҳисобланади, аммо унинг ортиқча қўшилиши оқсил ишлаб чиқариши ва ҳужайралар ўсишининг пасайишига сабаб бўлиши мумкин. Ўстириш муҳитларида мис миқдорининг ошиши лактат истеъмолининг кўпайиши ва маҳсулот титрларининг юқори бўлиши билан боғлиқ, бироқ эркин миснинг ортиқча миқдори кислороднинг фаол шаклларини ҳосил қилиши мумкин, бу эса ҳужайраларнинг ҳам оксидланиш, ҳам қайтарилиш шикастланишига олиб келади. Бундай ўзгарувчанлик ҳолатида концентрациядаги минимал фарқлар, масалан 100-200 нМ, жараёнда сезиларли фарқларни юзага келтириши мумкин.</w:t>
      </w:r>
    </w:p>
    <w:p w14:paraId="48303505" w14:textId="77777777" w:rsidR="003F1F5F" w:rsidRPr="003F1F5F" w:rsidRDefault="003F1F5F" w:rsidP="003F1F5F">
      <w:pPr>
        <w:spacing w:after="0" w:line="240" w:lineRule="auto"/>
        <w:jc w:val="both"/>
        <w:rPr>
          <w:rFonts w:ascii="Times New Roman" w:hAnsi="Times New Roman" w:cs="Times New Roman"/>
          <w:bCs/>
          <w:lang w:val="uz-Cyrl-UZ"/>
        </w:rPr>
      </w:pPr>
    </w:p>
    <w:p w14:paraId="7C6ECD51" w14:textId="77777777" w:rsidR="003F1F5F" w:rsidRPr="003F1F5F" w:rsidRDefault="003F1F5F" w:rsidP="003F1F5F">
      <w:pPr>
        <w:spacing w:after="0" w:line="240" w:lineRule="auto"/>
        <w:jc w:val="both"/>
        <w:rPr>
          <w:rFonts w:ascii="Times New Roman" w:hAnsi="Times New Roman" w:cs="Times New Roman"/>
          <w:bCs/>
          <w:lang w:val="uz-Cyrl-UZ"/>
        </w:rPr>
      </w:pPr>
    </w:p>
    <w:p w14:paraId="41C787B9" w14:textId="77777777" w:rsidR="003F1F5F" w:rsidRPr="003F1F5F" w:rsidRDefault="003F1F5F" w:rsidP="003F1F5F">
      <w:pPr>
        <w:spacing w:after="0" w:line="240" w:lineRule="auto"/>
        <w:jc w:val="both"/>
        <w:rPr>
          <w:rFonts w:ascii="Times New Roman" w:hAnsi="Times New Roman" w:cs="Times New Roman"/>
          <w:b/>
          <w:lang w:val="uz-Cyrl-UZ"/>
        </w:rPr>
      </w:pPr>
      <w:r w:rsidRPr="003F1F5F">
        <w:rPr>
          <w:rFonts w:ascii="Times New Roman" w:hAnsi="Times New Roman" w:cs="Times New Roman"/>
          <w:b/>
          <w:lang w:val="uz-Cyrl-UZ"/>
        </w:rPr>
        <w:t xml:space="preserve">1-жадвал. Ҳужайраларнинг </w:t>
      </w:r>
      <w:r w:rsidRPr="003F1F5F">
        <w:rPr>
          <w:rFonts w:ascii="Times New Roman" w:hAnsi="Times New Roman" w:cs="Times New Roman"/>
          <w:b/>
          <w:bCs/>
          <w:lang w:val="uz-Cyrl-UZ"/>
        </w:rPr>
        <w:t>яшовчанлиги</w:t>
      </w:r>
      <w:r w:rsidRPr="003F1F5F">
        <w:rPr>
          <w:rFonts w:ascii="Times New Roman" w:hAnsi="Times New Roman" w:cs="Times New Roman"/>
          <w:b/>
          <w:lang w:val="uz-Cyrl-UZ"/>
        </w:rPr>
        <w:t xml:space="preserve"> ва маҳсулот сифатига аниқ таъсир кўрсатадиган элементлар</w:t>
      </w:r>
    </w:p>
    <w:tbl>
      <w:tblPr>
        <w:tblW w:w="5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79"/>
        <w:gridCol w:w="4251"/>
      </w:tblGrid>
      <w:tr w:rsidR="003F1F5F" w:rsidRPr="003F1F5F" w14:paraId="1DF8AA2D" w14:textId="77777777" w:rsidTr="00D50604">
        <w:trPr>
          <w:trHeight w:val="279"/>
          <w:tblHeader/>
          <w:jc w:val="center"/>
        </w:trPr>
        <w:tc>
          <w:tcPr>
            <w:tcW w:w="879" w:type="dxa"/>
            <w:vAlign w:val="center"/>
            <w:hideMark/>
          </w:tcPr>
          <w:p w14:paraId="1EAEA23F" w14:textId="77777777" w:rsidR="003F1F5F" w:rsidRPr="003F1F5F" w:rsidRDefault="003F1F5F" w:rsidP="003F1F5F">
            <w:pPr>
              <w:spacing w:after="0" w:line="240" w:lineRule="auto"/>
              <w:jc w:val="both"/>
              <w:rPr>
                <w:rFonts w:ascii="Times New Roman" w:hAnsi="Times New Roman" w:cs="Times New Roman"/>
                <w:b/>
                <w:bCs/>
                <w:sz w:val="20"/>
                <w:szCs w:val="20"/>
              </w:rPr>
            </w:pPr>
            <w:r w:rsidRPr="003F1F5F">
              <w:rPr>
                <w:rFonts w:ascii="Times New Roman" w:hAnsi="Times New Roman" w:cs="Times New Roman"/>
                <w:b/>
                <w:bCs/>
                <w:sz w:val="20"/>
                <w:szCs w:val="20"/>
                <w:lang w:val="uz-Cyrl-UZ"/>
              </w:rPr>
              <w:t>Элемент</w:t>
            </w:r>
          </w:p>
        </w:tc>
        <w:tc>
          <w:tcPr>
            <w:tcW w:w="4251" w:type="dxa"/>
            <w:vAlign w:val="center"/>
            <w:hideMark/>
          </w:tcPr>
          <w:p w14:paraId="2C92FCCA" w14:textId="77777777" w:rsidR="003F1F5F" w:rsidRPr="003F1F5F" w:rsidRDefault="003F1F5F" w:rsidP="003F1F5F">
            <w:pPr>
              <w:spacing w:after="0" w:line="240" w:lineRule="auto"/>
              <w:jc w:val="both"/>
              <w:rPr>
                <w:rFonts w:ascii="Times New Roman" w:hAnsi="Times New Roman" w:cs="Times New Roman"/>
                <w:b/>
                <w:bCs/>
                <w:sz w:val="20"/>
                <w:szCs w:val="20"/>
                <w:lang w:val="uz-Cyrl-UZ"/>
              </w:rPr>
            </w:pPr>
            <w:r w:rsidRPr="003F1F5F">
              <w:rPr>
                <w:rFonts w:ascii="Times New Roman" w:hAnsi="Times New Roman" w:cs="Times New Roman"/>
                <w:b/>
                <w:bCs/>
                <w:sz w:val="20"/>
                <w:szCs w:val="20"/>
                <w:lang w:val="uz-Cyrl-UZ"/>
              </w:rPr>
              <w:t>Ҳужайраларни ўстиришдаги потенциал роли</w:t>
            </w:r>
          </w:p>
        </w:tc>
      </w:tr>
      <w:tr w:rsidR="003F1F5F" w:rsidRPr="003F1F5F" w14:paraId="4F9BB8E0" w14:textId="77777777" w:rsidTr="00D50604">
        <w:trPr>
          <w:trHeight w:val="425"/>
          <w:jc w:val="center"/>
        </w:trPr>
        <w:tc>
          <w:tcPr>
            <w:tcW w:w="879" w:type="dxa"/>
            <w:vAlign w:val="center"/>
            <w:hideMark/>
          </w:tcPr>
          <w:p w14:paraId="67A53D30"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Кобальт</w:t>
            </w:r>
          </w:p>
        </w:tc>
        <w:tc>
          <w:tcPr>
            <w:tcW w:w="4251" w:type="dxa"/>
            <w:vAlign w:val="center"/>
            <w:hideMark/>
          </w:tcPr>
          <w:p w14:paraId="49294729" w14:textId="77777777" w:rsidR="003F1F5F" w:rsidRPr="003F1F5F" w:rsidRDefault="003F1F5F" w:rsidP="003F1F5F">
            <w:pPr>
              <w:spacing w:after="0" w:line="240" w:lineRule="auto"/>
              <w:jc w:val="both"/>
              <w:rPr>
                <w:rFonts w:ascii="Times New Roman" w:hAnsi="Times New Roman" w:cs="Times New Roman"/>
                <w:bCs/>
                <w:sz w:val="20"/>
                <w:szCs w:val="20"/>
                <w:lang w:val="uz-Cyrl-UZ"/>
              </w:rPr>
            </w:pPr>
            <w:r w:rsidRPr="003F1F5F">
              <w:rPr>
                <w:rFonts w:ascii="Times New Roman" w:hAnsi="Times New Roman" w:cs="Times New Roman"/>
                <w:bCs/>
                <w:sz w:val="20"/>
                <w:szCs w:val="20"/>
                <w:lang w:val="uz-Cyrl-UZ"/>
              </w:rPr>
              <w:t>Трансляциядан кейинги модификацияларга таъсир этади</w:t>
            </w:r>
          </w:p>
        </w:tc>
      </w:tr>
      <w:tr w:rsidR="003F1F5F" w:rsidRPr="003F1F5F" w14:paraId="49B48EA6" w14:textId="77777777" w:rsidTr="00D50604">
        <w:trPr>
          <w:trHeight w:val="119"/>
          <w:jc w:val="center"/>
        </w:trPr>
        <w:tc>
          <w:tcPr>
            <w:tcW w:w="879" w:type="dxa"/>
            <w:vAlign w:val="center"/>
            <w:hideMark/>
          </w:tcPr>
          <w:p w14:paraId="24104012"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Мис</w:t>
            </w:r>
          </w:p>
        </w:tc>
        <w:tc>
          <w:tcPr>
            <w:tcW w:w="4251" w:type="dxa"/>
            <w:vAlign w:val="center"/>
            <w:hideMark/>
          </w:tcPr>
          <w:p w14:paraId="1E76AC16" w14:textId="77777777" w:rsidR="003F1F5F" w:rsidRPr="003F1F5F" w:rsidRDefault="003F1F5F" w:rsidP="003F1F5F">
            <w:pPr>
              <w:tabs>
                <w:tab w:val="left" w:pos="684"/>
              </w:tabs>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Аэроб нафас олиш ва маълум ферментатив йўллар учун зарур</w:t>
            </w:r>
          </w:p>
        </w:tc>
      </w:tr>
      <w:tr w:rsidR="003F1F5F" w:rsidRPr="003F1F5F" w14:paraId="776198D9" w14:textId="77777777" w:rsidTr="00D50604">
        <w:trPr>
          <w:trHeight w:val="371"/>
          <w:jc w:val="center"/>
        </w:trPr>
        <w:tc>
          <w:tcPr>
            <w:tcW w:w="879" w:type="dxa"/>
            <w:vAlign w:val="center"/>
            <w:hideMark/>
          </w:tcPr>
          <w:p w14:paraId="2ED15B29"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Темир</w:t>
            </w:r>
          </w:p>
        </w:tc>
        <w:tc>
          <w:tcPr>
            <w:tcW w:w="4251" w:type="dxa"/>
            <w:vAlign w:val="center"/>
            <w:hideMark/>
          </w:tcPr>
          <w:p w14:paraId="30A2FA1B"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Ҳужайравий нафас олиш ва метаболизм учун зарур</w:t>
            </w:r>
          </w:p>
        </w:tc>
      </w:tr>
      <w:tr w:rsidR="003F1F5F" w:rsidRPr="003F1F5F" w14:paraId="5CDF9E73" w14:textId="77777777" w:rsidTr="00D50604">
        <w:trPr>
          <w:trHeight w:val="394"/>
          <w:jc w:val="center"/>
        </w:trPr>
        <w:tc>
          <w:tcPr>
            <w:tcW w:w="879" w:type="dxa"/>
            <w:vAlign w:val="center"/>
            <w:hideMark/>
          </w:tcPr>
          <w:p w14:paraId="7631C220"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Магний</w:t>
            </w:r>
          </w:p>
        </w:tc>
        <w:tc>
          <w:tcPr>
            <w:tcW w:w="4251" w:type="dxa"/>
            <w:vAlign w:val="center"/>
            <w:hideMark/>
          </w:tcPr>
          <w:p w14:paraId="6DF14B38"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ДНК репликацияси ва оқсил синтези</w:t>
            </w:r>
          </w:p>
        </w:tc>
      </w:tr>
      <w:tr w:rsidR="003F1F5F" w:rsidRPr="003F1F5F" w14:paraId="48B5E970" w14:textId="77777777" w:rsidTr="00D50604">
        <w:trPr>
          <w:trHeight w:val="412"/>
          <w:jc w:val="center"/>
        </w:trPr>
        <w:tc>
          <w:tcPr>
            <w:tcW w:w="879" w:type="dxa"/>
            <w:vAlign w:val="center"/>
            <w:hideMark/>
          </w:tcPr>
          <w:p w14:paraId="09CE8C67"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Марганец</w:t>
            </w:r>
          </w:p>
        </w:tc>
        <w:tc>
          <w:tcPr>
            <w:tcW w:w="4251" w:type="dxa"/>
            <w:vAlign w:val="center"/>
            <w:hideMark/>
          </w:tcPr>
          <w:p w14:paraId="53ED111A"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Гликозилланиш жараёнларида кофактор</w:t>
            </w:r>
          </w:p>
        </w:tc>
      </w:tr>
      <w:tr w:rsidR="003F1F5F" w:rsidRPr="003F1F5F" w14:paraId="112AF953" w14:textId="77777777" w:rsidTr="00D50604">
        <w:trPr>
          <w:trHeight w:val="572"/>
          <w:jc w:val="center"/>
        </w:trPr>
        <w:tc>
          <w:tcPr>
            <w:tcW w:w="879" w:type="dxa"/>
            <w:vAlign w:val="center"/>
            <w:hideMark/>
          </w:tcPr>
          <w:p w14:paraId="05C9431C"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Селен</w:t>
            </w:r>
          </w:p>
        </w:tc>
        <w:tc>
          <w:tcPr>
            <w:tcW w:w="4251" w:type="dxa"/>
            <w:vAlign w:val="center"/>
            <w:hideMark/>
          </w:tcPr>
          <w:p w14:paraId="15203F59" w14:textId="77777777" w:rsidR="003F1F5F" w:rsidRPr="003F1F5F" w:rsidRDefault="003F1F5F" w:rsidP="003F1F5F">
            <w:pPr>
              <w:spacing w:after="0" w:line="240" w:lineRule="auto"/>
              <w:jc w:val="both"/>
              <w:rPr>
                <w:rFonts w:ascii="Times New Roman" w:hAnsi="Times New Roman" w:cs="Times New Roman"/>
                <w:bCs/>
                <w:sz w:val="20"/>
                <w:szCs w:val="20"/>
                <w:lang w:val="uz-Cyrl-UZ"/>
              </w:rPr>
            </w:pPr>
            <w:r w:rsidRPr="003F1F5F">
              <w:rPr>
                <w:rFonts w:ascii="Times New Roman" w:hAnsi="Times New Roman" w:cs="Times New Roman"/>
                <w:bCs/>
                <w:sz w:val="20"/>
                <w:szCs w:val="20"/>
                <w:lang w:val="uz-Cyrl-UZ"/>
              </w:rPr>
              <w:t>Антиоксидант ферментлар таркибига киради</w:t>
            </w:r>
          </w:p>
        </w:tc>
      </w:tr>
      <w:tr w:rsidR="003F1F5F" w:rsidRPr="003F1F5F" w14:paraId="3E6AE581" w14:textId="77777777" w:rsidTr="00D50604">
        <w:trPr>
          <w:trHeight w:val="448"/>
          <w:jc w:val="center"/>
        </w:trPr>
        <w:tc>
          <w:tcPr>
            <w:tcW w:w="879" w:type="dxa"/>
            <w:vAlign w:val="center"/>
            <w:hideMark/>
          </w:tcPr>
          <w:p w14:paraId="38AB9D46"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Рух</w:t>
            </w:r>
          </w:p>
        </w:tc>
        <w:tc>
          <w:tcPr>
            <w:tcW w:w="4251" w:type="dxa"/>
            <w:vAlign w:val="center"/>
            <w:hideMark/>
          </w:tcPr>
          <w:p w14:paraId="2ABD6225" w14:textId="77777777" w:rsidR="003F1F5F" w:rsidRPr="003F1F5F" w:rsidRDefault="003F1F5F" w:rsidP="003F1F5F">
            <w:pPr>
              <w:spacing w:after="0" w:line="240" w:lineRule="auto"/>
              <w:jc w:val="both"/>
              <w:rPr>
                <w:rFonts w:ascii="Times New Roman" w:hAnsi="Times New Roman" w:cs="Times New Roman"/>
                <w:bCs/>
                <w:sz w:val="20"/>
                <w:szCs w:val="20"/>
              </w:rPr>
            </w:pPr>
            <w:r w:rsidRPr="003F1F5F">
              <w:rPr>
                <w:rFonts w:ascii="Times New Roman" w:hAnsi="Times New Roman" w:cs="Times New Roman"/>
                <w:bCs/>
                <w:sz w:val="20"/>
                <w:szCs w:val="20"/>
                <w:lang w:val="uz-Cyrl-UZ"/>
              </w:rPr>
              <w:t>Ҳужайра мембраналарини барқарорлаштиради</w:t>
            </w:r>
          </w:p>
        </w:tc>
      </w:tr>
    </w:tbl>
    <w:p w14:paraId="25F36B51" w14:textId="77777777" w:rsidR="003F1F5F" w:rsidRPr="003F1F5F" w:rsidRDefault="003F1F5F" w:rsidP="003F1F5F">
      <w:pPr>
        <w:spacing w:after="0" w:line="240" w:lineRule="auto"/>
        <w:jc w:val="both"/>
        <w:rPr>
          <w:rFonts w:ascii="Times New Roman" w:hAnsi="Times New Roman" w:cs="Times New Roman"/>
          <w:bCs/>
          <w:lang w:val="uz-Cyrl-UZ"/>
        </w:rPr>
      </w:pPr>
    </w:p>
    <w:p w14:paraId="0668DA05" w14:textId="77777777" w:rsidR="003F1F5F" w:rsidRPr="003F1F5F" w:rsidRDefault="003F1F5F" w:rsidP="003F1F5F">
      <w:pPr>
        <w:spacing w:after="0" w:line="240" w:lineRule="auto"/>
        <w:jc w:val="both"/>
        <w:rPr>
          <w:rFonts w:ascii="Times New Roman" w:hAnsi="Times New Roman" w:cs="Times New Roman"/>
          <w:b/>
          <w:lang w:val="uz-Cyrl-UZ"/>
        </w:rPr>
      </w:pPr>
      <w:r w:rsidRPr="003F1F5F">
        <w:rPr>
          <w:rFonts w:ascii="Times New Roman" w:hAnsi="Times New Roman" w:cs="Times New Roman"/>
          <w:b/>
          <w:lang w:val="uz-Cyrl-UZ"/>
        </w:rPr>
        <w:t>2-жадвал. Маҳсулот сифатига таъсир кўрсатиши мумкин бўлган элементлар</w:t>
      </w:r>
    </w:p>
    <w:tbl>
      <w:tblPr>
        <w:tblW w:w="5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02"/>
        <w:gridCol w:w="4024"/>
      </w:tblGrid>
      <w:tr w:rsidR="003F1F5F" w:rsidRPr="003F1F5F" w14:paraId="3B6942EC" w14:textId="77777777" w:rsidTr="00D50604">
        <w:trPr>
          <w:trHeight w:val="365"/>
          <w:tblHeader/>
          <w:jc w:val="center"/>
        </w:trPr>
        <w:tc>
          <w:tcPr>
            <w:tcW w:w="1102" w:type="dxa"/>
            <w:vAlign w:val="center"/>
            <w:hideMark/>
          </w:tcPr>
          <w:p w14:paraId="7F80B240"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lang w:val="uz-Cyrl-UZ"/>
              </w:rPr>
              <w:lastRenderedPageBreak/>
              <w:t>Элемент</w:t>
            </w:r>
          </w:p>
        </w:tc>
        <w:tc>
          <w:tcPr>
            <w:tcW w:w="4024" w:type="dxa"/>
            <w:vAlign w:val="center"/>
            <w:hideMark/>
          </w:tcPr>
          <w:p w14:paraId="0743498C"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lang w:val="uz-Cyrl-UZ"/>
              </w:rPr>
              <w:t>Ҳужайра культурасидаги потенциаль роли</w:t>
            </w:r>
          </w:p>
        </w:tc>
      </w:tr>
      <w:tr w:rsidR="003F1F5F" w:rsidRPr="003F1F5F" w14:paraId="35399675" w14:textId="77777777" w:rsidTr="00D50604">
        <w:trPr>
          <w:trHeight w:val="365"/>
          <w:jc w:val="center"/>
        </w:trPr>
        <w:tc>
          <w:tcPr>
            <w:tcW w:w="1102" w:type="dxa"/>
            <w:vAlign w:val="center"/>
            <w:hideMark/>
          </w:tcPr>
          <w:p w14:paraId="5039210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Алюминий</w:t>
            </w:r>
          </w:p>
        </w:tc>
        <w:tc>
          <w:tcPr>
            <w:tcW w:w="4024" w:type="dxa"/>
            <w:vAlign w:val="center"/>
            <w:hideMark/>
          </w:tcPr>
          <w:p w14:paraId="3AB462A8"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rPr>
              <w:t>Ишлаб чиқариш жараёнида хом ашёнинг кенг тарқалган ифлослантирувчи</w:t>
            </w:r>
            <w:r w:rsidRPr="003F1F5F">
              <w:rPr>
                <w:rFonts w:ascii="Times New Roman" w:hAnsi="Times New Roman" w:cs="Times New Roman"/>
                <w:bCs/>
                <w:lang w:val="uz-Cyrl-UZ"/>
              </w:rPr>
              <w:t>си</w:t>
            </w:r>
          </w:p>
        </w:tc>
      </w:tr>
      <w:tr w:rsidR="003F1F5F" w:rsidRPr="003F1F5F" w14:paraId="27590BEC" w14:textId="77777777" w:rsidTr="00D50604">
        <w:trPr>
          <w:trHeight w:val="23"/>
          <w:jc w:val="center"/>
        </w:trPr>
        <w:tc>
          <w:tcPr>
            <w:tcW w:w="1102" w:type="dxa"/>
            <w:vAlign w:val="center"/>
            <w:hideMark/>
          </w:tcPr>
          <w:p w14:paraId="7D4DCEA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Сурма</w:t>
            </w:r>
          </w:p>
        </w:tc>
        <w:tc>
          <w:tcPr>
            <w:tcW w:w="4024" w:type="dxa"/>
            <w:vAlign w:val="center"/>
            <w:hideMark/>
          </w:tcPr>
          <w:p w14:paraId="2CFE002A"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rPr>
              <w:t>Полиэтилентерефталатдан тайёрланган филтрловчи мембранада катализаторнинг қолдиқ контаминант</w:t>
            </w:r>
            <w:r w:rsidRPr="003F1F5F">
              <w:rPr>
                <w:rFonts w:ascii="Times New Roman" w:hAnsi="Times New Roman" w:cs="Times New Roman"/>
                <w:bCs/>
                <w:lang w:val="uz-Cyrl-UZ"/>
              </w:rPr>
              <w:t>и</w:t>
            </w:r>
          </w:p>
        </w:tc>
      </w:tr>
      <w:tr w:rsidR="003F1F5F" w:rsidRPr="003F1F5F" w14:paraId="2B5838F6" w14:textId="77777777" w:rsidTr="00D50604">
        <w:trPr>
          <w:trHeight w:val="182"/>
          <w:jc w:val="center"/>
        </w:trPr>
        <w:tc>
          <w:tcPr>
            <w:tcW w:w="1102" w:type="dxa"/>
            <w:vAlign w:val="center"/>
            <w:hideMark/>
          </w:tcPr>
          <w:p w14:paraId="1E2B2D3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Кадмий</w:t>
            </w:r>
          </w:p>
        </w:tc>
        <w:tc>
          <w:tcPr>
            <w:tcW w:w="4024" w:type="dxa"/>
            <w:vAlign w:val="center"/>
            <w:hideMark/>
          </w:tcPr>
          <w:p w14:paraId="7972273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Ҳужайралар учун заҳарли бўлиши мумкин</w:t>
            </w:r>
          </w:p>
        </w:tc>
      </w:tr>
      <w:tr w:rsidR="003F1F5F" w:rsidRPr="003F1F5F" w14:paraId="186CC3F1" w14:textId="77777777" w:rsidTr="00D50604">
        <w:trPr>
          <w:trHeight w:val="547"/>
          <w:jc w:val="center"/>
        </w:trPr>
        <w:tc>
          <w:tcPr>
            <w:tcW w:w="1102" w:type="dxa"/>
            <w:vAlign w:val="center"/>
            <w:hideMark/>
          </w:tcPr>
          <w:p w14:paraId="728DFB1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Хром</w:t>
            </w:r>
          </w:p>
        </w:tc>
        <w:tc>
          <w:tcPr>
            <w:tcW w:w="4024" w:type="dxa"/>
            <w:vAlign w:val="center"/>
            <w:hideMark/>
          </w:tcPr>
          <w:p w14:paraId="4BE7D89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Ҳужайралар учун токсик; зангламайдиган пўлатдан ясалган ускуналардан ювилиб чиқадиган кенг тарқалган контаминант.</w:t>
            </w:r>
          </w:p>
        </w:tc>
      </w:tr>
      <w:tr w:rsidR="003F1F5F" w:rsidRPr="003F1F5F" w14:paraId="449B8A8D" w14:textId="77777777" w:rsidTr="00D50604">
        <w:trPr>
          <w:trHeight w:val="365"/>
          <w:jc w:val="center"/>
        </w:trPr>
        <w:tc>
          <w:tcPr>
            <w:tcW w:w="1102" w:type="dxa"/>
            <w:vAlign w:val="center"/>
            <w:hideMark/>
          </w:tcPr>
          <w:p w14:paraId="1FA5B90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Молибден</w:t>
            </w:r>
          </w:p>
        </w:tc>
        <w:tc>
          <w:tcPr>
            <w:tcW w:w="4024" w:type="dxa"/>
            <w:vAlign w:val="center"/>
            <w:hideMark/>
          </w:tcPr>
          <w:p w14:paraId="33B868D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Зангламайдиган пўлатдан ясалган ускуналардан тушадиган контаминант</w:t>
            </w:r>
          </w:p>
        </w:tc>
      </w:tr>
      <w:tr w:rsidR="003F1F5F" w:rsidRPr="003F1F5F" w14:paraId="7F8CFB3E" w14:textId="77777777" w:rsidTr="00D50604">
        <w:trPr>
          <w:trHeight w:val="182"/>
          <w:jc w:val="center"/>
        </w:trPr>
        <w:tc>
          <w:tcPr>
            <w:tcW w:w="1102" w:type="dxa"/>
            <w:vAlign w:val="center"/>
            <w:hideMark/>
          </w:tcPr>
          <w:p w14:paraId="1E1F19C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Никель</w:t>
            </w:r>
          </w:p>
        </w:tc>
        <w:tc>
          <w:tcPr>
            <w:tcW w:w="4024" w:type="dxa"/>
            <w:vAlign w:val="center"/>
            <w:hideMark/>
          </w:tcPr>
          <w:p w14:paraId="2A2C462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Зангламайдиган пўлатдан ясалган ускуналардан тушадиган контаминант</w:t>
            </w:r>
          </w:p>
        </w:tc>
      </w:tr>
      <w:tr w:rsidR="003F1F5F" w:rsidRPr="003F1F5F" w14:paraId="78CE1CEE" w14:textId="77777777" w:rsidTr="00D50604">
        <w:trPr>
          <w:trHeight w:val="365"/>
          <w:jc w:val="center"/>
        </w:trPr>
        <w:tc>
          <w:tcPr>
            <w:tcW w:w="1102" w:type="dxa"/>
            <w:vAlign w:val="center"/>
            <w:hideMark/>
          </w:tcPr>
          <w:p w14:paraId="5E8F83F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Титан</w:t>
            </w:r>
          </w:p>
        </w:tc>
        <w:tc>
          <w:tcPr>
            <w:tcW w:w="4024" w:type="dxa"/>
            <w:vAlign w:val="center"/>
            <w:hideMark/>
          </w:tcPr>
          <w:p w14:paraId="42C77486"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 xml:space="preserve">Бошланғич хомашё ишлаб чиқариш жараёнида ҳосил бўладиган кенг тарқалган </w:t>
            </w:r>
            <w:r w:rsidRPr="003F1F5F">
              <w:rPr>
                <w:rFonts w:ascii="Times New Roman" w:hAnsi="Times New Roman" w:cs="Times New Roman"/>
                <w:bCs/>
              </w:rPr>
              <w:t>контаминант</w:t>
            </w:r>
            <w:r w:rsidRPr="003F1F5F">
              <w:rPr>
                <w:rFonts w:ascii="Times New Roman" w:hAnsi="Times New Roman" w:cs="Times New Roman"/>
                <w:bCs/>
                <w:lang w:val="uz-Cyrl-UZ"/>
              </w:rPr>
              <w:t xml:space="preserve">и </w:t>
            </w:r>
          </w:p>
        </w:tc>
      </w:tr>
      <w:tr w:rsidR="003F1F5F" w:rsidRPr="003F1F5F" w14:paraId="7ABCEC40" w14:textId="77777777" w:rsidTr="00D50604">
        <w:trPr>
          <w:trHeight w:val="174"/>
          <w:jc w:val="center"/>
        </w:trPr>
        <w:tc>
          <w:tcPr>
            <w:tcW w:w="1102" w:type="dxa"/>
            <w:vAlign w:val="center"/>
            <w:hideMark/>
          </w:tcPr>
          <w:p w14:paraId="1638D80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Ванадий</w:t>
            </w:r>
          </w:p>
        </w:tc>
        <w:tc>
          <w:tcPr>
            <w:tcW w:w="4024" w:type="dxa"/>
            <w:vAlign w:val="center"/>
            <w:hideMark/>
          </w:tcPr>
          <w:p w14:paraId="1DC3C72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lang w:val="uz-Cyrl-UZ"/>
              </w:rPr>
              <w:t>Зангламайдиган пўлатдан ясалган ускуналардан тушадиган контаминант</w:t>
            </w:r>
          </w:p>
        </w:tc>
      </w:tr>
    </w:tbl>
    <w:p w14:paraId="3CC04A76" w14:textId="77777777" w:rsidR="003F1F5F" w:rsidRPr="003F1F5F" w:rsidRDefault="003F1F5F" w:rsidP="003F1F5F">
      <w:pPr>
        <w:spacing w:after="0" w:line="240" w:lineRule="auto"/>
        <w:jc w:val="both"/>
        <w:rPr>
          <w:rFonts w:ascii="Times New Roman" w:hAnsi="Times New Roman" w:cs="Times New Roman"/>
          <w:bCs/>
        </w:rPr>
      </w:pPr>
    </w:p>
    <w:p w14:paraId="37F56A68" w14:textId="77777777" w:rsidR="003F1F5F" w:rsidRPr="003F1F5F" w:rsidRDefault="003F1F5F" w:rsidP="003F1F5F">
      <w:pPr>
        <w:spacing w:after="0" w:line="240" w:lineRule="auto"/>
        <w:jc w:val="both"/>
        <w:rPr>
          <w:rFonts w:ascii="Times New Roman" w:hAnsi="Times New Roman" w:cs="Times New Roman"/>
          <w:bCs/>
        </w:rPr>
      </w:pPr>
    </w:p>
    <w:p w14:paraId="5CFFF3F1" w14:textId="77777777" w:rsidR="003F1F5F" w:rsidRPr="003F1F5F" w:rsidRDefault="003F1F5F" w:rsidP="003F1F5F">
      <w:pPr>
        <w:spacing w:after="0" w:line="240" w:lineRule="auto"/>
        <w:jc w:val="both"/>
        <w:rPr>
          <w:rFonts w:ascii="Times New Roman" w:hAnsi="Times New Roman" w:cs="Times New Roman"/>
          <w:bCs/>
        </w:rPr>
      </w:pPr>
    </w:p>
    <w:p w14:paraId="623E4E6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Жараён ва маҳсулотнинг молекуляр тузилишига қараб, айрим микроэлементлар сезиларли даражада кўпроқ таъсир кўрсатади</w:t>
      </w:r>
      <w:r w:rsidRPr="003F1F5F">
        <w:rPr>
          <w:rFonts w:ascii="Times New Roman" w:hAnsi="Times New Roman" w:cs="Times New Roman"/>
          <w:bCs/>
          <w:lang w:val="uz-Cyrl-UZ"/>
        </w:rPr>
        <w:t xml:space="preserve"> </w:t>
      </w:r>
      <w:r w:rsidRPr="003F1F5F">
        <w:rPr>
          <w:rFonts w:ascii="Times New Roman" w:hAnsi="Times New Roman" w:cs="Times New Roman"/>
          <w:bCs/>
        </w:rPr>
        <w:t>ва якуний фойдаланувчи ўз жараёни учун қайси микроэлементлар ҳал қилувчи аҳамиятга эга эканлигини аниқлаши лозим. Масалан, агар гликозиллаш муҳим сифат кўрсаткичи бўлса, марганецга алоҳида эътибор қаратиш керак. Акс ҳолда, агар муҳим сифат кўрсаткичи турли зарядли турлар бўлса, мис ва темир миқдорини назорат қилиш тавсия этилади. Маҳсулот сифатига маълум таъсирлар бўйича адабиётларни ўрганиш ва имкон бўлса, ҳужайра ўстириш жараёнларининг турли элемент концентрацияларига сезгирлигини текшириш учун кичик миқёсдаги биореакторлардан фойдаланиб, лаборатория тажрибаларини ўтказиш зарур. Шунингдек, етказиб бериш занжири, қазиб олиш географик минтақаси, етказиб берувчилар жараёнлари ёки тозалашдаги ўзгаришларни тушуниш учун маълум элементлар билан ифлосланишга олиб келиши мумкин бўлган алоҳида хом ашёларнинг қўшимча хавфини баҳолаш тавсия этилади. Таъминот занжирининг барча ушбу хатарлари хавфларни комплекс баҳолаш ва уларни камайтириш стратегияларини ишлаб чиқишда ҳисобга олиниши керак. Эътибор беринг, ишлаб чиқилган усул ушбу бобнинг кейинги қисмида тушунтирилганидек, аниқ, ишончли ва такрорланадиган натижаларни беришига ишонч ҳосил қилиш учун таҳлилий усул бўйича малакавий ишларни ўтказиш зарур. Ҳар бир янги элемент қўшилганда индуктив боғланган плазма масс-спектрометрияси (</w:t>
      </w:r>
      <w:r w:rsidRPr="003F1F5F">
        <w:rPr>
          <w:rFonts w:ascii="Times New Roman" w:hAnsi="Times New Roman" w:cs="Times New Roman"/>
          <w:bCs/>
          <w:lang w:val="en-US"/>
        </w:rPr>
        <w:t>inductively</w:t>
      </w:r>
      <w:r w:rsidRPr="003F1F5F">
        <w:rPr>
          <w:rFonts w:ascii="Times New Roman" w:hAnsi="Times New Roman" w:cs="Times New Roman"/>
          <w:bCs/>
        </w:rPr>
        <w:t xml:space="preserve"> </w:t>
      </w:r>
      <w:r w:rsidRPr="003F1F5F">
        <w:rPr>
          <w:rFonts w:ascii="Times New Roman" w:hAnsi="Times New Roman" w:cs="Times New Roman"/>
          <w:bCs/>
          <w:lang w:val="en-US"/>
        </w:rPr>
        <w:t>coupled</w:t>
      </w:r>
      <w:r w:rsidRPr="003F1F5F">
        <w:rPr>
          <w:rFonts w:ascii="Times New Roman" w:hAnsi="Times New Roman" w:cs="Times New Roman"/>
          <w:bCs/>
        </w:rPr>
        <w:t xml:space="preserve"> </w:t>
      </w:r>
      <w:r w:rsidRPr="003F1F5F">
        <w:rPr>
          <w:rFonts w:ascii="Times New Roman" w:hAnsi="Times New Roman" w:cs="Times New Roman"/>
          <w:bCs/>
          <w:lang w:val="en-US"/>
        </w:rPr>
        <w:t>plasma</w:t>
      </w:r>
      <w:r w:rsidRPr="003F1F5F">
        <w:rPr>
          <w:rFonts w:ascii="Times New Roman" w:hAnsi="Times New Roman" w:cs="Times New Roman"/>
          <w:bCs/>
        </w:rPr>
        <w:t xml:space="preserve"> </w:t>
      </w:r>
      <w:r w:rsidRPr="003F1F5F">
        <w:rPr>
          <w:rFonts w:ascii="Times New Roman" w:hAnsi="Times New Roman" w:cs="Times New Roman"/>
          <w:bCs/>
          <w:lang w:val="en-US"/>
        </w:rPr>
        <w:t>mass</w:t>
      </w:r>
      <w:r w:rsidRPr="003F1F5F">
        <w:rPr>
          <w:rFonts w:ascii="Times New Roman" w:hAnsi="Times New Roman" w:cs="Times New Roman"/>
          <w:bCs/>
        </w:rPr>
        <w:t xml:space="preserve"> </w:t>
      </w:r>
      <w:r w:rsidRPr="003F1F5F">
        <w:rPr>
          <w:rFonts w:ascii="Times New Roman" w:hAnsi="Times New Roman" w:cs="Times New Roman"/>
          <w:bCs/>
          <w:lang w:val="en-US"/>
        </w:rPr>
        <w:t>spectrometry</w:t>
      </w:r>
      <w:r w:rsidRPr="003F1F5F">
        <w:rPr>
          <w:rFonts w:ascii="Times New Roman" w:hAnsi="Times New Roman" w:cs="Times New Roman"/>
          <w:bCs/>
        </w:rPr>
        <w:t>, ICP-MS) ёки индуктив боғланган плазма оптик эмиссия спектроскопияси (inductively coupled plasma optical emission spectroscopy, ICP-OES) асбобларида интерференция билан боғлиқ муаммолар юзага келиши мумкин, бу эса усулни ишлаб чиқиш ва малакасини оширишни мураккаблаштириши мумкин.</w:t>
      </w:r>
    </w:p>
    <w:p w14:paraId="0B537854" w14:textId="77777777" w:rsidR="003F1F5F" w:rsidRPr="003F1F5F" w:rsidRDefault="003F1F5F" w:rsidP="003F1F5F">
      <w:pPr>
        <w:spacing w:after="0" w:line="240" w:lineRule="auto"/>
        <w:jc w:val="both"/>
        <w:rPr>
          <w:rFonts w:ascii="Times New Roman" w:hAnsi="Times New Roman" w:cs="Times New Roman"/>
          <w:bCs/>
        </w:rPr>
      </w:pPr>
    </w:p>
    <w:p w14:paraId="1C3BE1FE" w14:textId="77777777" w:rsidR="003F1F5F" w:rsidRPr="003F1F5F" w:rsidRDefault="003F1F5F" w:rsidP="003F1F5F">
      <w:pPr>
        <w:spacing w:after="0" w:line="240" w:lineRule="auto"/>
        <w:jc w:val="both"/>
        <w:rPr>
          <w:rFonts w:ascii="Times New Roman" w:hAnsi="Times New Roman" w:cs="Times New Roman"/>
          <w:b/>
        </w:rPr>
      </w:pPr>
      <w:r w:rsidRPr="003F1F5F">
        <w:rPr>
          <w:rFonts w:ascii="Times New Roman" w:hAnsi="Times New Roman" w:cs="Times New Roman"/>
          <w:b/>
        </w:rPr>
        <w:t>ХАВФ-ХАТАРЛАРНИ БАҲОЛАШ</w:t>
      </w:r>
    </w:p>
    <w:p w14:paraId="40599E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Биологик маҳсулотнинг бутун ҳаёт цикли давомида унинг муҳим сифат кўрсаткичлари барқарорлигини таъминлаш учун Халқаро уйғунлаштириш кенгашининг (</w:t>
      </w:r>
      <w:r w:rsidRPr="003F1F5F">
        <w:rPr>
          <w:rFonts w:ascii="Times New Roman" w:hAnsi="Times New Roman" w:cs="Times New Roman"/>
          <w:bCs/>
          <w:lang w:val="en-US"/>
        </w:rPr>
        <w:t>ICH</w:t>
      </w:r>
      <w:r w:rsidRPr="003F1F5F">
        <w:rPr>
          <w:rFonts w:ascii="Times New Roman" w:hAnsi="Times New Roman" w:cs="Times New Roman"/>
          <w:bCs/>
        </w:rPr>
        <w:t>) сифат хатарларини бошқариш бўйича қўлланмаси (</w:t>
      </w:r>
      <w:r w:rsidRPr="003F1F5F">
        <w:rPr>
          <w:rFonts w:ascii="Times New Roman" w:hAnsi="Times New Roman" w:cs="Times New Roman"/>
          <w:bCs/>
          <w:lang w:val="en-US"/>
        </w:rPr>
        <w:t>Q</w:t>
      </w:r>
      <w:r w:rsidRPr="003F1F5F">
        <w:rPr>
          <w:rFonts w:ascii="Times New Roman" w:hAnsi="Times New Roman" w:cs="Times New Roman"/>
          <w:bCs/>
        </w:rPr>
        <w:t>9) [1]</w:t>
      </w:r>
      <w:r w:rsidRPr="003F1F5F">
        <w:rPr>
          <w:rFonts w:ascii="Times New Roman" w:hAnsi="Times New Roman" w:cs="Times New Roman"/>
          <w:bCs/>
          <w:i/>
          <w:iCs/>
        </w:rPr>
        <w:t xml:space="preserve"> </w:t>
      </w:r>
      <w:r w:rsidRPr="003F1F5F">
        <w:rPr>
          <w:rFonts w:ascii="Times New Roman" w:hAnsi="Times New Roman" w:cs="Times New Roman"/>
          <w:bCs/>
        </w:rPr>
        <w:t xml:space="preserve">тамойилларига асосланган хавфларни бошқариш жараёнини қўллаб-қувватлаш лозим. Хавф-хатарларни баҳолаш – бу хавфларни бошқариш жараёнида қарорлар қабул қилишни қўллаб-қувватлаш учун маълумотларни тизимли равишда ташкил этиш жараёнидир. Умумий хавфни баҳолашни шакллантириш ва асослаш учун нималар нотўғри кетиши мумкинлигини, бундай ҳолат юз бериш эҳтимолини ва унинг оқибатлари (жиддийлиги)ни тушуниш жуда муҳимдир. Тўғри ўтказилган хавфларни баҳолаш вақт ва ресурсларни тежашга имкон беради, шу билан бирга жараённинг изчиллиги ва маҳсулот сифатини қўллаб-қувватлайди. Сифат хавфларини бошқаришнинг самарали ёндашуви, ишлаб чиқиш ва ишлаб чиқариш жараёнида сифатга оид эҳтимолий муаммоларни аниқлаш ва назорат қилишнинг проактив воситаларини </w:t>
      </w:r>
      <w:r w:rsidRPr="003F1F5F">
        <w:rPr>
          <w:rFonts w:ascii="Times New Roman" w:hAnsi="Times New Roman" w:cs="Times New Roman"/>
          <w:bCs/>
        </w:rPr>
        <w:lastRenderedPageBreak/>
        <w:t>таъминлаш орқали, пациентга етказиб бериладиган дори воситасининг юқори сифатини янада кафолатлаши мумкин.</w:t>
      </w:r>
    </w:p>
    <w:p w14:paraId="4933834E" w14:textId="77777777" w:rsidR="003F1F5F" w:rsidRPr="003F1F5F" w:rsidRDefault="003F1F5F" w:rsidP="003F1F5F">
      <w:pPr>
        <w:spacing w:after="0" w:line="240" w:lineRule="auto"/>
        <w:jc w:val="both"/>
        <w:rPr>
          <w:rFonts w:ascii="Times New Roman" w:hAnsi="Times New Roman" w:cs="Times New Roman"/>
          <w:bCs/>
        </w:rPr>
      </w:pPr>
    </w:p>
    <w:p w14:paraId="5841158F" w14:textId="77777777" w:rsidR="003F1F5F" w:rsidRPr="003F1F5F" w:rsidRDefault="003F1F5F" w:rsidP="003F1F5F">
      <w:pPr>
        <w:spacing w:after="0" w:line="240" w:lineRule="auto"/>
        <w:jc w:val="both"/>
        <w:rPr>
          <w:rFonts w:ascii="Times New Roman" w:hAnsi="Times New Roman" w:cs="Times New Roman"/>
          <w:bCs/>
        </w:rPr>
      </w:pPr>
    </w:p>
    <w:p w14:paraId="53E50110" w14:textId="77777777" w:rsidR="003F1F5F" w:rsidRPr="003F1F5F" w:rsidRDefault="003F1F5F" w:rsidP="003F1F5F">
      <w:pPr>
        <w:spacing w:after="0" w:line="240" w:lineRule="auto"/>
        <w:jc w:val="both"/>
        <w:rPr>
          <w:rFonts w:ascii="Times New Roman" w:hAnsi="Times New Roman" w:cs="Times New Roman"/>
          <w:bCs/>
        </w:rPr>
      </w:pPr>
    </w:p>
    <w:p w14:paraId="1366B528" w14:textId="77777777" w:rsidR="003F1F5F" w:rsidRPr="003F1F5F" w:rsidRDefault="003F1F5F" w:rsidP="003F1F5F">
      <w:pPr>
        <w:spacing w:after="0" w:line="240" w:lineRule="auto"/>
        <w:jc w:val="both"/>
        <w:rPr>
          <w:rFonts w:ascii="Times New Roman" w:hAnsi="Times New Roman" w:cs="Times New Roman"/>
          <w:bCs/>
        </w:rPr>
      </w:pPr>
    </w:p>
    <w:p w14:paraId="66407A0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Ҳужайраларни ўстириш муҳитлари учун хавфни баҳолашда, муҳит таркибига кирувчи хомашёнинг биологик молекулага ёки ҳужайра културасига бўлган потенциал таъсирига эътибор қаратиш лозим. Кўпинча металлар - тўғридан-тўғри ёки билвосита - муҳитнинг якуний таркибининг бир қисми сифатида ижобий ҳисса қўшади; бироқ бу ижобий таъсир концентрацияларнинг тор чегараси билан чекланиши мумкин. Буни хавфни баҳолашда ҳисобга олиш керак.</w:t>
      </w:r>
    </w:p>
    <w:p w14:paraId="5297193E" w14:textId="77777777" w:rsidR="003F1F5F" w:rsidRPr="003F1F5F" w:rsidRDefault="003F1F5F" w:rsidP="003F1F5F">
      <w:pPr>
        <w:spacing w:after="0" w:line="240" w:lineRule="auto"/>
        <w:jc w:val="both"/>
        <w:rPr>
          <w:rFonts w:ascii="Times New Roman" w:hAnsi="Times New Roman" w:cs="Times New Roman"/>
          <w:bCs/>
        </w:rPr>
      </w:pPr>
    </w:p>
    <w:p w14:paraId="09B0352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 xml:space="preserve">Хавфларни баҳолаш бир марталик жараён эмас, балки молекуланинг ҳаёт циклини бошқариш доирасида мунтазам равишда амалга оширилади [2]. Хавфни баҳолашни ишлаб чиқиш учун Исикава диаграммаси ёки </w:t>
      </w:r>
      <w:r w:rsidRPr="003F1F5F">
        <w:rPr>
          <w:rFonts w:ascii="Times New Roman" w:hAnsi="Times New Roman" w:cs="Times New Roman"/>
          <w:bCs/>
          <w:lang w:val="uz-Cyrl-UZ"/>
        </w:rPr>
        <w:t>“</w:t>
      </w:r>
      <w:r w:rsidRPr="003F1F5F">
        <w:rPr>
          <w:rFonts w:ascii="Times New Roman" w:hAnsi="Times New Roman" w:cs="Times New Roman"/>
          <w:bCs/>
        </w:rPr>
        <w:t>балиқ скелети</w:t>
      </w:r>
      <w:r w:rsidRPr="003F1F5F">
        <w:rPr>
          <w:rFonts w:ascii="Times New Roman" w:hAnsi="Times New Roman" w:cs="Times New Roman"/>
          <w:bCs/>
          <w:lang w:val="uz-Cyrl-UZ"/>
        </w:rPr>
        <w:t>”</w:t>
      </w:r>
      <w:r w:rsidRPr="003F1F5F">
        <w:rPr>
          <w:rFonts w:ascii="Times New Roman" w:hAnsi="Times New Roman" w:cs="Times New Roman"/>
          <w:bCs/>
        </w:rPr>
        <w:t xml:space="preserve"> яхши бошланғич нуқта бўлиб хизмат қилиши мумкин. Бундай диаграммалар потенциал хавф мавжуд бўлиши мумкин бўлган соҳаларни аниқлашга ёрдам беради.</w:t>
      </w:r>
    </w:p>
    <w:p w14:paraId="47F47DB3" w14:textId="77777777" w:rsidR="003F1F5F" w:rsidRPr="003F1F5F" w:rsidRDefault="003F1F5F" w:rsidP="003F1F5F">
      <w:pPr>
        <w:spacing w:after="0" w:line="240" w:lineRule="auto"/>
        <w:jc w:val="both"/>
        <w:rPr>
          <w:rFonts w:ascii="Times New Roman" w:hAnsi="Times New Roman" w:cs="Times New Roman"/>
          <w:bCs/>
        </w:rPr>
      </w:pPr>
    </w:p>
    <w:p w14:paraId="0987160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 xml:space="preserve">Муҳим хавфни баҳолаш ва зарур назорат чораларини кўриш учун носозлик турлари ва оқибатларини таҳлил қилиш (failure modes and effects analysis, FMEA) каби хавфни баҳолаш воситаларидан ёки хавфларни даражалар бўйича тақсимлашнинг бошқа воситаларидан фойдаланиш мумкин. Бундан ташқари, ҳужайраларни ўстириш муҳитлари сифатига бўлган эҳтимолий таъсирини ҳисобга олган ҳолда, жараёнлардаги ўзгаришларни пухта ҳужжатлаштириш ва баҳолашни таъминлаш учун самарали алоқа воситалари ёрдамида хомашё етказиб берувчилар билан яхши муносабатларни ўрнатиш ва сақлаб қолиш зарур. Ҳужайраларни ўстириш материалларидаги микроэлементлар билан боғлиқ баъзи хавф омиллари </w:t>
      </w:r>
      <w:r w:rsidRPr="003F1F5F">
        <w:rPr>
          <w:rFonts w:ascii="Times New Roman" w:hAnsi="Times New Roman" w:cs="Times New Roman"/>
          <w:bCs/>
          <w:i/>
          <w:iCs/>
        </w:rPr>
        <w:t xml:space="preserve">3-жадвалда </w:t>
      </w:r>
      <w:r w:rsidRPr="003F1F5F">
        <w:rPr>
          <w:rFonts w:ascii="Times New Roman" w:hAnsi="Times New Roman" w:cs="Times New Roman"/>
          <w:bCs/>
        </w:rPr>
        <w:t>келтирилган.</w:t>
      </w:r>
    </w:p>
    <w:p w14:paraId="1E647710" w14:textId="77777777" w:rsidR="003F1F5F" w:rsidRPr="003F1F5F" w:rsidRDefault="003F1F5F" w:rsidP="003F1F5F">
      <w:pPr>
        <w:spacing w:after="0" w:line="240" w:lineRule="auto"/>
        <w:jc w:val="both"/>
        <w:rPr>
          <w:rFonts w:ascii="Times New Roman" w:hAnsi="Times New Roman" w:cs="Times New Roman"/>
          <w:bCs/>
        </w:rPr>
      </w:pPr>
    </w:p>
    <w:p w14:paraId="0F3871F7" w14:textId="77777777" w:rsidR="003F1F5F" w:rsidRPr="003F1F5F" w:rsidRDefault="003F1F5F" w:rsidP="003F1F5F">
      <w:pPr>
        <w:spacing w:after="0" w:line="240" w:lineRule="auto"/>
        <w:jc w:val="both"/>
        <w:rPr>
          <w:rFonts w:ascii="Times New Roman" w:hAnsi="Times New Roman" w:cs="Times New Roman"/>
          <w:bCs/>
        </w:rPr>
      </w:pPr>
    </w:p>
    <w:p w14:paraId="0378B958" w14:textId="77777777" w:rsidR="003F1F5F" w:rsidRPr="003F1F5F" w:rsidRDefault="003F1F5F" w:rsidP="003F1F5F">
      <w:pPr>
        <w:spacing w:after="0" w:line="240" w:lineRule="auto"/>
        <w:jc w:val="both"/>
        <w:rPr>
          <w:rFonts w:ascii="Times New Roman" w:hAnsi="Times New Roman" w:cs="Times New Roman"/>
          <w:bCs/>
        </w:rPr>
      </w:pPr>
    </w:p>
    <w:p w14:paraId="496B29AE" w14:textId="77777777" w:rsidR="003F1F5F" w:rsidRPr="003F1F5F" w:rsidRDefault="003F1F5F" w:rsidP="003F1F5F">
      <w:pPr>
        <w:spacing w:after="0" w:line="240" w:lineRule="auto"/>
        <w:jc w:val="both"/>
        <w:rPr>
          <w:rFonts w:ascii="Times New Roman" w:hAnsi="Times New Roman" w:cs="Times New Roman"/>
          <w:bCs/>
        </w:rPr>
      </w:pPr>
    </w:p>
    <w:p w14:paraId="2F2AC158" w14:textId="77777777" w:rsidR="003F1F5F" w:rsidRPr="003F1F5F" w:rsidRDefault="003F1F5F" w:rsidP="003F1F5F">
      <w:pPr>
        <w:spacing w:after="0" w:line="240" w:lineRule="auto"/>
        <w:jc w:val="both"/>
        <w:rPr>
          <w:rFonts w:ascii="Times New Roman" w:hAnsi="Times New Roman" w:cs="Times New Roman"/>
          <w:b/>
          <w:bCs/>
          <w:sz w:val="16"/>
          <w:szCs w:val="16"/>
        </w:rPr>
      </w:pPr>
      <w:r w:rsidRPr="003F1F5F">
        <w:rPr>
          <w:rFonts w:ascii="Times New Roman" w:hAnsi="Times New Roman" w:cs="Times New Roman"/>
          <w:b/>
        </w:rPr>
        <w:t>3-жадвал. Микроэлементлар билан боғлиқ потенциал хавф омиллари</w:t>
      </w:r>
    </w:p>
    <w:tbl>
      <w:tblPr>
        <w:tblStyle w:val="a3"/>
        <w:tblW w:w="4944" w:type="dxa"/>
        <w:jc w:val="right"/>
        <w:tblLayout w:type="fixed"/>
        <w:tblLook w:val="04A0" w:firstRow="1" w:lastRow="0" w:firstColumn="1" w:lastColumn="0" w:noHBand="0" w:noVBand="1"/>
      </w:tblPr>
      <w:tblGrid>
        <w:gridCol w:w="974"/>
        <w:gridCol w:w="2551"/>
        <w:gridCol w:w="1419"/>
      </w:tblGrid>
      <w:tr w:rsidR="003F1F5F" w:rsidRPr="003F1F5F" w14:paraId="16D16B07" w14:textId="77777777" w:rsidTr="00D50604">
        <w:trPr>
          <w:trHeight w:val="357"/>
          <w:jc w:val="right"/>
        </w:trPr>
        <w:tc>
          <w:tcPr>
            <w:tcW w:w="974" w:type="dxa"/>
            <w:vAlign w:val="center"/>
            <w:hideMark/>
          </w:tcPr>
          <w:p w14:paraId="16480B3D"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
                <w:bCs/>
                <w:sz w:val="14"/>
                <w:szCs w:val="14"/>
              </w:rPr>
              <w:t>Потенциал хавф омиллари</w:t>
            </w:r>
          </w:p>
        </w:tc>
        <w:tc>
          <w:tcPr>
            <w:tcW w:w="2551" w:type="dxa"/>
            <w:vAlign w:val="center"/>
            <w:hideMark/>
          </w:tcPr>
          <w:p w14:paraId="64E3D476"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
                <w:bCs/>
                <w:sz w:val="14"/>
                <w:szCs w:val="14"/>
              </w:rPr>
              <w:t>Тавсиялар</w:t>
            </w:r>
          </w:p>
        </w:tc>
        <w:tc>
          <w:tcPr>
            <w:tcW w:w="1419" w:type="dxa"/>
            <w:vAlign w:val="center"/>
            <w:hideMark/>
          </w:tcPr>
          <w:p w14:paraId="135AA0A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
                <w:bCs/>
                <w:sz w:val="14"/>
                <w:szCs w:val="14"/>
              </w:rPr>
              <w:t>Потенциал хавф омиллари</w:t>
            </w:r>
          </w:p>
        </w:tc>
      </w:tr>
      <w:tr w:rsidR="003F1F5F" w:rsidRPr="003F1F5F" w14:paraId="3E2BE134" w14:textId="77777777" w:rsidTr="00D50604">
        <w:trPr>
          <w:trHeight w:val="1811"/>
          <w:jc w:val="right"/>
        </w:trPr>
        <w:tc>
          <w:tcPr>
            <w:tcW w:w="974" w:type="dxa"/>
            <w:vAlign w:val="center"/>
            <w:hideMark/>
          </w:tcPr>
          <w:p w14:paraId="7B03AEE6"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Материал манбаси </w:t>
            </w:r>
          </w:p>
        </w:tc>
        <w:tc>
          <w:tcPr>
            <w:tcW w:w="2551" w:type="dxa"/>
            <w:vAlign w:val="center"/>
            <w:hideMark/>
          </w:tcPr>
          <w:p w14:paraId="5759B912" w14:textId="77777777" w:rsidR="003F1F5F" w:rsidRPr="003F1F5F" w:rsidRDefault="003F1F5F" w:rsidP="003F1F5F">
            <w:pPr>
              <w:rPr>
                <w:rFonts w:ascii="Times New Roman" w:eastAsia="Times New Roman" w:hAnsi="Times New Roman" w:cs="Times New Roman"/>
                <w:color w:val="1F1F1F"/>
                <w:sz w:val="14"/>
                <w:szCs w:val="14"/>
                <w:bdr w:val="none" w:sz="0" w:space="0" w:color="auto" w:frame="1"/>
                <w:lang w:eastAsia="ru-RU"/>
              </w:rPr>
            </w:pPr>
            <w:r w:rsidRPr="003F1F5F">
              <w:rPr>
                <w:rFonts w:ascii="Times New Roman" w:hAnsi="Times New Roman" w:cs="Times New Roman"/>
                <w:bCs/>
                <w:sz w:val="14"/>
                <w:szCs w:val="14"/>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Қазиб олинадиган материаллар (масалан, турли тузлар) микроэлементли аралашмаларнинг юқори даражасига ёки ўзгарувчанлигига эга бўлиши мумкин. </w:t>
            </w:r>
          </w:p>
          <w:p w14:paraId="281DC9C6" w14:textId="77777777" w:rsidR="003F1F5F" w:rsidRPr="003F1F5F" w:rsidRDefault="003F1F5F" w:rsidP="003F1F5F">
            <w:pPr>
              <w:rPr>
                <w:rFonts w:ascii="Times New Roman" w:eastAsia="Times New Roman" w:hAnsi="Times New Roman" w:cs="Times New Roman"/>
                <w:color w:val="1F1F1F"/>
                <w:sz w:val="14"/>
                <w:szCs w:val="14"/>
                <w:bdr w:val="none" w:sz="0" w:space="0" w:color="auto" w:frame="1"/>
                <w:lang w:eastAsia="ru-RU"/>
              </w:rPr>
            </w:pPr>
            <w:r w:rsidRPr="003F1F5F">
              <w:rPr>
                <w:rFonts w:ascii="Times New Roman" w:hAnsi="Times New Roman" w:cs="Times New Roman"/>
                <w:bCs/>
                <w:sz w:val="14"/>
                <w:szCs w:val="14"/>
              </w:rPr>
              <w:t xml:space="preserve">• </w:t>
            </w:r>
            <w:r w:rsidRPr="003F1F5F">
              <w:rPr>
                <w:rFonts w:ascii="Times New Roman" w:eastAsia="Times New Roman" w:hAnsi="Times New Roman" w:cs="Times New Roman"/>
                <w:color w:val="1F1F1F"/>
                <w:sz w:val="14"/>
                <w:szCs w:val="14"/>
                <w:bdr w:val="none" w:sz="0" w:space="0" w:color="auto" w:frame="1"/>
                <w:lang w:eastAsia="ru-RU"/>
              </w:rPr>
              <w:t>Келиб чиқиши</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ҳайвон ва ўсимлик </w:t>
            </w:r>
            <w:r w:rsidRPr="003F1F5F">
              <w:rPr>
                <w:rFonts w:ascii="Times New Roman" w:eastAsia="Times New Roman" w:hAnsi="Times New Roman" w:cs="Times New Roman"/>
                <w:color w:val="1F1F1F"/>
                <w:sz w:val="14"/>
                <w:szCs w:val="14"/>
                <w:bdr w:val="none" w:sz="0" w:space="0" w:color="auto" w:frame="1"/>
                <w:lang w:val="uz-Cyrl-UZ" w:eastAsia="ru-RU"/>
              </w:rPr>
              <w:t>табиат</w:t>
            </w:r>
            <w:r w:rsidRPr="003F1F5F">
              <w:rPr>
                <w:rFonts w:ascii="Times New Roman" w:eastAsia="Times New Roman" w:hAnsi="Times New Roman" w:cs="Times New Roman"/>
                <w:color w:val="1F1F1F"/>
                <w:sz w:val="14"/>
                <w:szCs w:val="14"/>
                <w:bdr w:val="none" w:sz="0" w:space="0" w:color="auto" w:frame="1"/>
                <w:lang w:eastAsia="ru-RU"/>
              </w:rPr>
              <w:t xml:space="preserve">га эга материалларда микроэлементли аралашмаларнинг ўзгарувчанлиги юқорироқ бўлиши мумкин. </w:t>
            </w:r>
          </w:p>
          <w:p w14:paraId="19D2696E"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 xml:space="preserve">• </w:t>
            </w:r>
            <w:r w:rsidRPr="003F1F5F">
              <w:rPr>
                <w:rFonts w:ascii="Times New Roman" w:eastAsia="Times New Roman" w:hAnsi="Times New Roman" w:cs="Times New Roman"/>
                <w:color w:val="1F1F1F"/>
                <w:sz w:val="14"/>
                <w:szCs w:val="14"/>
                <w:bdr w:val="none" w:sz="0" w:space="0" w:color="auto" w:frame="1"/>
                <w:lang w:eastAsia="ru-RU"/>
              </w:rPr>
              <w:t>Синтетик</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манбали</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материаллар одатда пастроқ ўзгарувчанликка эга, бироқ улар синтез ва ишлаб чиқариш жараёнининг кимёвий хусусиятлари асосида баҳоланиши керак. </w:t>
            </w:r>
          </w:p>
        </w:tc>
        <w:tc>
          <w:tcPr>
            <w:tcW w:w="1419" w:type="dxa"/>
            <w:vAlign w:val="center"/>
            <w:hideMark/>
          </w:tcPr>
          <w:p w14:paraId="382352CA"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 Темир тузлари каби материаллар қазиб олинадиган материаллар бўлгани сабабли, микроэлементлар аралашмалари борасида тарихан мураккаб ҳисобланади.</w:t>
            </w:r>
          </w:p>
        </w:tc>
      </w:tr>
      <w:tr w:rsidR="003F1F5F" w:rsidRPr="003F1F5F" w14:paraId="6369A0C0" w14:textId="77777777" w:rsidTr="00D50604">
        <w:trPr>
          <w:trHeight w:val="531"/>
          <w:jc w:val="right"/>
        </w:trPr>
        <w:tc>
          <w:tcPr>
            <w:tcW w:w="974" w:type="dxa"/>
            <w:vAlign w:val="center"/>
            <w:hideMark/>
          </w:tcPr>
          <w:p w14:paraId="346B6F3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Манба</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жойлашувининг ўзгариши </w:t>
            </w:r>
          </w:p>
        </w:tc>
        <w:tc>
          <w:tcPr>
            <w:tcW w:w="2551" w:type="dxa"/>
            <w:vAlign w:val="center"/>
            <w:hideMark/>
          </w:tcPr>
          <w:p w14:paraId="18967D5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Манба жойлашувининг ўзгариши микроэлементлар ўзгарувчанлигига таъсир қилиши мумкин. </w:t>
            </w:r>
          </w:p>
        </w:tc>
        <w:tc>
          <w:tcPr>
            <w:tcW w:w="1419" w:type="dxa"/>
            <w:vAlign w:val="center"/>
            <w:hideMark/>
          </w:tcPr>
          <w:p w14:paraId="6052CC0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Хом ашё қазиб олинадиган жойларнинг ўзгариши. </w:t>
            </w:r>
          </w:p>
        </w:tc>
      </w:tr>
      <w:tr w:rsidR="003F1F5F" w:rsidRPr="003F1F5F" w14:paraId="616D7CE7" w14:textId="77777777" w:rsidTr="00D50604">
        <w:trPr>
          <w:trHeight w:val="889"/>
          <w:jc w:val="right"/>
        </w:trPr>
        <w:tc>
          <w:tcPr>
            <w:tcW w:w="974" w:type="dxa"/>
            <w:vAlign w:val="center"/>
            <w:hideMark/>
          </w:tcPr>
          <w:p w14:paraId="6648C3C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Материал тоифаси </w:t>
            </w:r>
          </w:p>
        </w:tc>
        <w:tc>
          <w:tcPr>
            <w:tcW w:w="2551" w:type="dxa"/>
            <w:vAlign w:val="center"/>
            <w:hideMark/>
          </w:tcPr>
          <w:p w14:paraId="108BCE4A"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Материал тоифаси (масалан, фармакопеяга мувофиқ, </w:t>
            </w:r>
            <w:r w:rsidRPr="003F1F5F">
              <w:rPr>
                <w:rFonts w:ascii="Times New Roman" w:eastAsia="Times New Roman" w:hAnsi="Times New Roman" w:cs="Times New Roman"/>
                <w:color w:val="1F1F1F"/>
                <w:sz w:val="14"/>
                <w:szCs w:val="14"/>
                <w:highlight w:val="yellow"/>
                <w:bdr w:val="none" w:sz="0" w:space="0" w:color="auto" w:frame="1"/>
                <w:lang w:eastAsia="ru-RU"/>
              </w:rPr>
              <w:t>ACS</w:t>
            </w:r>
            <w:r w:rsidRPr="003F1F5F">
              <w:rPr>
                <w:rFonts w:ascii="Times New Roman" w:eastAsia="Times New Roman" w:hAnsi="Times New Roman" w:cs="Times New Roman"/>
                <w:color w:val="1F1F1F"/>
                <w:sz w:val="14"/>
                <w:szCs w:val="14"/>
                <w:bdr w:val="none" w:sz="0" w:space="0" w:color="auto" w:frame="1"/>
                <w:lang w:eastAsia="ru-RU"/>
              </w:rPr>
              <w:t xml:space="preserve">, техник) тозалик даражасини ва аралашмаларнинг ўзгарувчанлигини кўрсатади. </w:t>
            </w:r>
          </w:p>
        </w:tc>
        <w:tc>
          <w:tcPr>
            <w:tcW w:w="1419" w:type="dxa"/>
            <w:vAlign w:val="center"/>
            <w:hideMark/>
          </w:tcPr>
          <w:p w14:paraId="5E759F4F"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Синов спецификациялари материал тоифасига қараб фарқланади.</w:t>
            </w:r>
          </w:p>
        </w:tc>
      </w:tr>
      <w:tr w:rsidR="003F1F5F" w:rsidRPr="003F1F5F" w14:paraId="2439AD1E" w14:textId="77777777" w:rsidTr="00D50604">
        <w:trPr>
          <w:trHeight w:val="125"/>
          <w:jc w:val="right"/>
        </w:trPr>
        <w:tc>
          <w:tcPr>
            <w:tcW w:w="974" w:type="dxa"/>
            <w:vAlign w:val="center"/>
            <w:hideMark/>
          </w:tcPr>
          <w:p w14:paraId="405D96A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Ишлаб чиқариш жараёни </w:t>
            </w:r>
          </w:p>
        </w:tc>
        <w:tc>
          <w:tcPr>
            <w:tcW w:w="2551" w:type="dxa"/>
            <w:vAlign w:val="center"/>
            <w:hideMark/>
          </w:tcPr>
          <w:p w14:paraId="6168DA8E" w14:textId="77777777" w:rsidR="003F1F5F" w:rsidRPr="003F1F5F" w:rsidRDefault="003F1F5F" w:rsidP="003F1F5F">
            <w:pPr>
              <w:rPr>
                <w:rFonts w:ascii="Times New Roman" w:eastAsia="Times New Roman" w:hAnsi="Times New Roman" w:cs="Times New Roman"/>
                <w:color w:val="1F1F1F"/>
                <w:sz w:val="14"/>
                <w:szCs w:val="14"/>
                <w:bdr w:val="none" w:sz="0" w:space="0" w:color="auto" w:frame="1"/>
                <w:lang w:val="uz-Cyrl-UZ"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hAnsi="Times New Roman" w:cs="Times New Roman"/>
                <w:bCs/>
                <w:sz w:val="14"/>
                <w:szCs w:val="14"/>
              </w:rPr>
              <w:t>Хомашё ишлаб чиқариш жараёни (синтез, ферментация, биосинтез, экстракция ва/ёки тозалаш) микроэлементлар аралашмаларининг таркибига таъсир этиши мумкин.</w:t>
            </w:r>
          </w:p>
          <w:p w14:paraId="0E9576A5" w14:textId="77777777" w:rsidR="003F1F5F" w:rsidRPr="003F1F5F" w:rsidRDefault="003F1F5F" w:rsidP="003F1F5F">
            <w:pPr>
              <w:rPr>
                <w:rFonts w:ascii="Times New Roman" w:eastAsia="Times New Roman" w:hAnsi="Times New Roman" w:cs="Times New Roman"/>
                <w:color w:val="1F1F1F"/>
                <w:sz w:val="14"/>
                <w:szCs w:val="14"/>
                <w:bdr w:val="none" w:sz="0" w:space="0" w:color="auto" w:frame="1"/>
                <w:lang w:val="uz-Cyrl-UZ" w:eastAsia="ru-RU"/>
              </w:rPr>
            </w:pP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val="uz-Cyrl-UZ" w:eastAsia="ru-RU"/>
              </w:rPr>
              <w:t xml:space="preserve">Ишлаб чиқариш жараёнидаги муаммоларни бартараф этишда ишлатиладиган ускуналар, реагентлар ёки металл катализаторларни ҳам ҳисобга олиш керак. </w:t>
            </w:r>
          </w:p>
          <w:p w14:paraId="16F5517D" w14:textId="77777777" w:rsidR="003F1F5F" w:rsidRPr="003F1F5F" w:rsidRDefault="003F1F5F" w:rsidP="003F1F5F">
            <w:pPr>
              <w:jc w:val="both"/>
              <w:rPr>
                <w:rFonts w:ascii="Times New Roman" w:hAnsi="Times New Roman" w:cs="Times New Roman"/>
                <w:bCs/>
                <w:sz w:val="14"/>
                <w:szCs w:val="14"/>
              </w:rPr>
            </w:pPr>
            <w:r w:rsidRPr="003F1F5F">
              <w:rPr>
                <w:rFonts w:ascii="Times New Roman" w:hAnsi="Times New Roman" w:cs="Times New Roman"/>
                <w:bCs/>
                <w:sz w:val="14"/>
                <w:szCs w:val="14"/>
                <w:lang w:val="uz-Cyrl-UZ"/>
              </w:rPr>
              <w:t xml:space="preserve">• </w:t>
            </w:r>
            <w:r w:rsidRPr="003F1F5F">
              <w:rPr>
                <w:rFonts w:ascii="Times New Roman" w:hAnsi="Times New Roman" w:cs="Times New Roman"/>
                <w:bCs/>
                <w:sz w:val="14"/>
                <w:szCs w:val="14"/>
              </w:rPr>
              <w:t>Иложи борича бир марталик материаллардан фойдаланиш мақсадга мувофиқ.</w:t>
            </w:r>
          </w:p>
          <w:p w14:paraId="5C43EF11"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lang w:val="uz-Cyrl-UZ"/>
              </w:rPr>
              <w:lastRenderedPageBreak/>
              <w:t xml:space="preserve">• </w:t>
            </w:r>
            <w:r w:rsidRPr="003F1F5F">
              <w:rPr>
                <w:rFonts w:ascii="Times New Roman" w:hAnsi="Times New Roman" w:cs="Times New Roman"/>
                <w:bCs/>
                <w:sz w:val="14"/>
                <w:szCs w:val="14"/>
              </w:rPr>
              <w:t>Хомашё ишлаб чиқариш жараёнларининг юқори мураккаблиги ёки етарли даражада назорат қилинмаслиги юқори ўзгарувчанликка олиб келиши мумкин.</w:t>
            </w:r>
          </w:p>
        </w:tc>
        <w:tc>
          <w:tcPr>
            <w:tcW w:w="1419" w:type="dxa"/>
            <w:vAlign w:val="center"/>
            <w:hideMark/>
          </w:tcPr>
          <w:p w14:paraId="3537440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lastRenderedPageBreak/>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Зангламайдиган пўлатдан ясалган резервуарларнинг коррозияси микроэлементлар ўзгарувчанлиги манбаси бўлиши мумкин.</w:t>
            </w:r>
          </w:p>
        </w:tc>
      </w:tr>
      <w:tr w:rsidR="003F1F5F" w:rsidRPr="003F1F5F" w14:paraId="0210626F" w14:textId="77777777" w:rsidTr="00D50604">
        <w:trPr>
          <w:trHeight w:val="50"/>
          <w:jc w:val="right"/>
        </w:trPr>
        <w:tc>
          <w:tcPr>
            <w:tcW w:w="974" w:type="dxa"/>
            <w:vAlign w:val="center"/>
            <w:hideMark/>
          </w:tcPr>
          <w:p w14:paraId="53B312F1"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Ишлаб чиқариш жараёни ёки манбанинг ўзгариши </w:t>
            </w:r>
          </w:p>
        </w:tc>
        <w:tc>
          <w:tcPr>
            <w:tcW w:w="2551" w:type="dxa"/>
            <w:vAlign w:val="center"/>
            <w:hideMark/>
          </w:tcPr>
          <w:p w14:paraId="17EA867D" w14:textId="77777777" w:rsidR="003F1F5F" w:rsidRPr="003F1F5F" w:rsidRDefault="003F1F5F" w:rsidP="003F1F5F">
            <w:pPr>
              <w:rPr>
                <w:rFonts w:ascii="Times New Roman" w:hAnsi="Times New Roman" w:cs="Times New Roman"/>
                <w:bCs/>
                <w:sz w:val="14"/>
                <w:szCs w:val="14"/>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hAnsi="Times New Roman" w:cs="Times New Roman"/>
                <w:bCs/>
                <w:sz w:val="14"/>
                <w:szCs w:val="14"/>
              </w:rPr>
              <w:t>Етказиб берувчилар томонидан ишлаб чиқариш ёки хомашёни тозалаш жараёнига киритилган ўзгаришлар микроэлементлар аралашмаларининг профилига таъсир кўрсатиши мумкин.</w:t>
            </w:r>
          </w:p>
          <w:p w14:paraId="1B362235"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Етказиб берувчилардан келган ўзгаришларни назорат қилиш тўғрисидаги билдиришномалар диққат билан кўриб чиқилиши ва камида 3 та серия (лот) бўйича маълумотларни ўз ичига олиши керак. </w:t>
            </w:r>
          </w:p>
        </w:tc>
        <w:tc>
          <w:tcPr>
            <w:tcW w:w="1419" w:type="dxa"/>
            <w:vAlign w:val="center"/>
            <w:hideMark/>
          </w:tcPr>
          <w:p w14:paraId="06CB18F5" w14:textId="77777777" w:rsidR="003F1F5F" w:rsidRPr="003F1F5F" w:rsidRDefault="003F1F5F" w:rsidP="003F1F5F">
            <w:pPr>
              <w:rPr>
                <w:rFonts w:ascii="Times New Roman" w:eastAsia="Times New Roman" w:hAnsi="Times New Roman" w:cs="Times New Roman"/>
                <w:color w:val="1F1F1F"/>
                <w:sz w:val="12"/>
                <w:szCs w:val="12"/>
                <w:bdr w:val="none" w:sz="0" w:space="0" w:color="auto" w:frame="1"/>
                <w:lang w:eastAsia="ru-RU"/>
              </w:rPr>
            </w:pPr>
            <w:r w:rsidRPr="003F1F5F">
              <w:rPr>
                <w:rFonts w:ascii="Times New Roman" w:hAnsi="Times New Roman" w:cs="Times New Roman"/>
                <w:bCs/>
                <w:sz w:val="12"/>
                <w:szCs w:val="12"/>
              </w:rPr>
              <w:t>•</w:t>
            </w:r>
            <w:r w:rsidRPr="003F1F5F">
              <w:rPr>
                <w:rFonts w:ascii="Times New Roman" w:hAnsi="Times New Roman" w:cs="Times New Roman"/>
                <w:bCs/>
                <w:sz w:val="12"/>
                <w:szCs w:val="12"/>
                <w:lang w:val="uz-Cyrl-UZ"/>
              </w:rPr>
              <w:t xml:space="preserve"> </w:t>
            </w:r>
            <w:r w:rsidRPr="003F1F5F">
              <w:rPr>
                <w:rFonts w:ascii="Times New Roman" w:eastAsia="Times New Roman" w:hAnsi="Times New Roman" w:cs="Times New Roman"/>
                <w:color w:val="1F1F1F"/>
                <w:sz w:val="12"/>
                <w:szCs w:val="12"/>
                <w:bdr w:val="none" w:sz="0" w:space="0" w:color="auto" w:frame="1"/>
                <w:lang w:eastAsia="ru-RU"/>
              </w:rPr>
              <w:t xml:space="preserve">Тозалаш колонкаларининг янги технологиялар билан янгиланиши (масалан, диатомит тупроғидан синтетик хроматографик смолаларга </w:t>
            </w:r>
            <w:r w:rsidRPr="003F1F5F">
              <w:rPr>
                <w:rFonts w:ascii="Times New Roman" w:eastAsia="Times New Roman" w:hAnsi="Times New Roman" w:cs="Times New Roman"/>
                <w:color w:val="1F1F1F"/>
                <w:sz w:val="12"/>
                <w:szCs w:val="12"/>
                <w:bdr w:val="none" w:sz="0" w:space="0" w:color="auto" w:frame="1"/>
                <w:lang w:val="uz-Cyrl-UZ" w:eastAsia="ru-RU"/>
              </w:rPr>
              <w:t xml:space="preserve">(қатронларга) </w:t>
            </w:r>
            <w:r w:rsidRPr="003F1F5F">
              <w:rPr>
                <w:rFonts w:ascii="Times New Roman" w:eastAsia="Times New Roman" w:hAnsi="Times New Roman" w:cs="Times New Roman"/>
                <w:color w:val="1F1F1F"/>
                <w:sz w:val="12"/>
                <w:szCs w:val="12"/>
                <w:bdr w:val="none" w:sz="0" w:space="0" w:color="auto" w:frame="1"/>
                <w:lang w:eastAsia="ru-RU"/>
              </w:rPr>
              <w:t xml:space="preserve">ўтиш) ёки етказиб берувчининг янги ишлаб чиқариш майдончасига кўчиши. </w:t>
            </w:r>
          </w:p>
          <w:p w14:paraId="3889305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2"/>
                <w:szCs w:val="12"/>
              </w:rPr>
              <w:t>•</w:t>
            </w:r>
            <w:r w:rsidRPr="003F1F5F">
              <w:rPr>
                <w:rFonts w:ascii="Times New Roman" w:hAnsi="Times New Roman" w:cs="Times New Roman"/>
                <w:bCs/>
                <w:sz w:val="12"/>
                <w:szCs w:val="12"/>
                <w:lang w:val="uz-Cyrl-UZ"/>
              </w:rPr>
              <w:t xml:space="preserve"> </w:t>
            </w:r>
            <w:r w:rsidRPr="003F1F5F">
              <w:rPr>
                <w:rFonts w:ascii="Times New Roman" w:eastAsia="Times New Roman" w:hAnsi="Times New Roman" w:cs="Times New Roman"/>
                <w:color w:val="1F1F1F"/>
                <w:sz w:val="12"/>
                <w:szCs w:val="12"/>
                <w:bdr w:val="none" w:sz="0" w:space="0" w:color="auto" w:frame="1"/>
                <w:lang w:eastAsia="ru-RU"/>
              </w:rPr>
              <w:t xml:space="preserve">Янги ишлаб чиқариш жойига кўчиш ишлаб чиқариш жараёнида ишлатиладиган сув манбаси каби технологик материалларга таъсир қилиши мумкин. </w:t>
            </w:r>
          </w:p>
        </w:tc>
      </w:tr>
      <w:tr w:rsidR="003F1F5F" w:rsidRPr="003F1F5F" w14:paraId="699606DD" w14:textId="77777777" w:rsidTr="00D50604">
        <w:trPr>
          <w:trHeight w:val="889"/>
          <w:jc w:val="right"/>
        </w:trPr>
        <w:tc>
          <w:tcPr>
            <w:tcW w:w="974" w:type="dxa"/>
            <w:vAlign w:val="center"/>
            <w:hideMark/>
          </w:tcPr>
          <w:p w14:paraId="499CF43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Материалнинг мураккаблиги </w:t>
            </w:r>
          </w:p>
        </w:tc>
        <w:tc>
          <w:tcPr>
            <w:tcW w:w="2551" w:type="dxa"/>
            <w:vAlign w:val="center"/>
            <w:hideMark/>
          </w:tcPr>
          <w:p w14:paraId="2551F585" w14:textId="77777777" w:rsidR="003F1F5F" w:rsidRPr="003F1F5F" w:rsidRDefault="003F1F5F" w:rsidP="003F1F5F">
            <w:pPr>
              <w:rPr>
                <w:rFonts w:ascii="Times New Roman" w:eastAsia="Times New Roman" w:hAnsi="Times New Roman" w:cs="Times New Roman"/>
                <w:color w:val="1F1F1F"/>
                <w:sz w:val="14"/>
                <w:szCs w:val="14"/>
                <w:bdr w:val="none" w:sz="0" w:space="0" w:color="auto" w:frame="1"/>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Материал бир компонентли, кўп компонентли, кимёвий жиҳатдан аниқланган ёки аниқланмаганлигини ҳисобга олин</w:t>
            </w:r>
            <w:r w:rsidRPr="003F1F5F">
              <w:rPr>
                <w:rFonts w:ascii="Times New Roman" w:eastAsia="Times New Roman" w:hAnsi="Times New Roman" w:cs="Times New Roman"/>
                <w:color w:val="1F1F1F"/>
                <w:sz w:val="14"/>
                <w:szCs w:val="14"/>
                <w:bdr w:val="none" w:sz="0" w:space="0" w:color="auto" w:frame="1"/>
                <w:lang w:val="uz-Cyrl-UZ" w:eastAsia="ru-RU"/>
              </w:rPr>
              <w:t>ади</w:t>
            </w:r>
            <w:r w:rsidRPr="003F1F5F">
              <w:rPr>
                <w:rFonts w:ascii="Times New Roman" w:eastAsia="Times New Roman" w:hAnsi="Times New Roman" w:cs="Times New Roman"/>
                <w:color w:val="1F1F1F"/>
                <w:sz w:val="14"/>
                <w:szCs w:val="14"/>
                <w:bdr w:val="none" w:sz="0" w:space="0" w:color="auto" w:frame="1"/>
                <w:lang w:eastAsia="ru-RU"/>
              </w:rPr>
              <w:t xml:space="preserve">. </w:t>
            </w:r>
          </w:p>
        </w:tc>
        <w:tc>
          <w:tcPr>
            <w:tcW w:w="1419" w:type="dxa"/>
            <w:vAlign w:val="center"/>
            <w:hideMark/>
          </w:tcPr>
          <w:p w14:paraId="5444AC62"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2"/>
                <w:szCs w:val="12"/>
              </w:rPr>
              <w:t>•</w:t>
            </w:r>
            <w:r w:rsidRPr="003F1F5F">
              <w:rPr>
                <w:rFonts w:ascii="Times New Roman" w:hAnsi="Times New Roman" w:cs="Times New Roman"/>
                <w:bCs/>
                <w:sz w:val="12"/>
                <w:szCs w:val="12"/>
                <w:lang w:val="uz-Cyrl-UZ"/>
              </w:rPr>
              <w:t xml:space="preserve"> </w:t>
            </w:r>
            <w:r w:rsidRPr="003F1F5F">
              <w:rPr>
                <w:rFonts w:ascii="Times New Roman" w:eastAsia="Times New Roman" w:hAnsi="Times New Roman" w:cs="Times New Roman"/>
                <w:color w:val="1F1F1F"/>
                <w:sz w:val="12"/>
                <w:szCs w:val="12"/>
                <w:bdr w:val="none" w:sz="0" w:space="0" w:color="auto" w:frame="1"/>
                <w:lang w:eastAsia="ru-RU"/>
              </w:rPr>
              <w:t>Мураккаб кимёвий аниқланмаган материаллар (масалан, гидролизатлар) кўпроқ ўзгарувчанликни келтириб чиқариши мумкин.</w:t>
            </w:r>
          </w:p>
        </w:tc>
      </w:tr>
      <w:tr w:rsidR="003F1F5F" w:rsidRPr="003F1F5F" w14:paraId="2C8F330A" w14:textId="77777777" w:rsidTr="00D50604">
        <w:trPr>
          <w:trHeight w:val="271"/>
          <w:jc w:val="right"/>
        </w:trPr>
        <w:tc>
          <w:tcPr>
            <w:tcW w:w="974" w:type="dxa"/>
            <w:vAlign w:val="center"/>
            <w:hideMark/>
          </w:tcPr>
          <w:p w14:paraId="3B922F4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Ишлатиладиган миқдор </w:t>
            </w:r>
          </w:p>
        </w:tc>
        <w:tc>
          <w:tcPr>
            <w:tcW w:w="2551" w:type="dxa"/>
            <w:vAlign w:val="center"/>
            <w:hideMark/>
          </w:tcPr>
          <w:p w14:paraId="722C1B8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Ҳужайра культурасида</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ишлатиладиган ингредиент миқдори ўша ингредиентнинг эҳтимолий хавфга қўшадиган ҳиссасига таъсир қилади. </w:t>
            </w:r>
          </w:p>
        </w:tc>
        <w:tc>
          <w:tcPr>
            <w:tcW w:w="1419" w:type="dxa"/>
            <w:vAlign w:val="center"/>
            <w:hideMark/>
          </w:tcPr>
          <w:p w14:paraId="212892A9"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w:t>
            </w:r>
          </w:p>
        </w:tc>
      </w:tr>
      <w:tr w:rsidR="003F1F5F" w:rsidRPr="003F1F5F" w14:paraId="52CA6E05" w14:textId="77777777" w:rsidTr="00D50604">
        <w:trPr>
          <w:trHeight w:val="370"/>
          <w:jc w:val="right"/>
        </w:trPr>
        <w:tc>
          <w:tcPr>
            <w:tcW w:w="974" w:type="dxa"/>
            <w:vAlign w:val="center"/>
            <w:hideMark/>
          </w:tcPr>
          <w:p w14:paraId="0CA5D1B7"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Таъминот занжири </w:t>
            </w:r>
          </w:p>
        </w:tc>
        <w:tc>
          <w:tcPr>
            <w:tcW w:w="2551" w:type="dxa"/>
            <w:vAlign w:val="center"/>
            <w:hideMark/>
          </w:tcPr>
          <w:p w14:paraId="506B0D1B"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Етказиб берувчининг сифатни бошқариш тизимини, шу жумладан ўзгаришлар ҳақида хабар бериш дастурининг самарадорлигини баҳолан</w:t>
            </w:r>
            <w:r w:rsidRPr="003F1F5F">
              <w:rPr>
                <w:rFonts w:ascii="Times New Roman" w:eastAsia="Times New Roman" w:hAnsi="Times New Roman" w:cs="Times New Roman"/>
                <w:color w:val="1F1F1F"/>
                <w:sz w:val="14"/>
                <w:szCs w:val="14"/>
                <w:bdr w:val="none" w:sz="0" w:space="0" w:color="auto" w:frame="1"/>
                <w:lang w:val="uz-Cyrl-UZ" w:eastAsia="ru-RU"/>
              </w:rPr>
              <w:t>ади</w:t>
            </w:r>
            <w:r w:rsidRPr="003F1F5F">
              <w:rPr>
                <w:rFonts w:ascii="Times New Roman" w:eastAsia="Times New Roman" w:hAnsi="Times New Roman" w:cs="Times New Roman"/>
                <w:color w:val="1F1F1F"/>
                <w:sz w:val="14"/>
                <w:szCs w:val="14"/>
                <w:bdr w:val="none" w:sz="0" w:space="0" w:color="auto" w:frame="1"/>
                <w:lang w:eastAsia="ru-RU"/>
              </w:rPr>
              <w:t xml:space="preserve">. </w:t>
            </w:r>
          </w:p>
        </w:tc>
        <w:tc>
          <w:tcPr>
            <w:tcW w:w="1419" w:type="dxa"/>
            <w:vAlign w:val="center"/>
            <w:hideMark/>
          </w:tcPr>
          <w:p w14:paraId="35E2A46B"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hAnsi="Times New Roman" w:cs="Times New Roman"/>
                <w:bCs/>
                <w:sz w:val="14"/>
                <w:szCs w:val="14"/>
              </w:rPr>
              <w:t>•</w:t>
            </w:r>
            <w:r w:rsidRPr="003F1F5F">
              <w:rPr>
                <w:rFonts w:ascii="Times New Roman" w:hAnsi="Times New Roman" w:cs="Times New Roman"/>
                <w:bCs/>
                <w:sz w:val="14"/>
                <w:szCs w:val="14"/>
                <w:lang w:val="uz-Cyrl-UZ"/>
              </w:rPr>
              <w:t xml:space="preserve"> </w:t>
            </w:r>
            <w:r w:rsidRPr="003F1F5F">
              <w:rPr>
                <w:rFonts w:ascii="Times New Roman" w:eastAsia="Times New Roman" w:hAnsi="Times New Roman" w:cs="Times New Roman"/>
                <w:color w:val="1F1F1F"/>
                <w:sz w:val="14"/>
                <w:szCs w:val="14"/>
                <w:bdr w:val="none" w:sz="0" w:space="0" w:color="auto" w:frame="1"/>
                <w:lang w:eastAsia="ru-RU"/>
              </w:rPr>
              <w:t>Ўзгаришларни назорат қилиш бўйича самарасиз коммуникация микроэлементлар профилига таъсир қилиши мумкин бўлган ўзгаришларга олиб келиши мумкин.</w:t>
            </w:r>
          </w:p>
        </w:tc>
      </w:tr>
    </w:tbl>
    <w:p w14:paraId="3AEB84CB" w14:textId="77777777" w:rsidR="003F1F5F" w:rsidRPr="003F1F5F" w:rsidRDefault="003F1F5F" w:rsidP="003F1F5F">
      <w:pPr>
        <w:spacing w:after="0" w:line="240" w:lineRule="auto"/>
        <w:jc w:val="both"/>
        <w:rPr>
          <w:rFonts w:ascii="Times New Roman" w:hAnsi="Times New Roman" w:cs="Times New Roman"/>
          <w:b/>
          <w:bCs/>
          <w:sz w:val="16"/>
          <w:szCs w:val="16"/>
        </w:rPr>
      </w:pPr>
    </w:p>
    <w:p w14:paraId="78522474"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Хавфни баҳолаш микроэлементлар мавжудлигини назорат қилиш зарур бўлган юқори хавфли</w:t>
      </w:r>
      <w:r w:rsidRPr="003F1F5F">
        <w:rPr>
          <w:rFonts w:ascii="Times New Roman" w:hAnsi="Times New Roman" w:cs="Times New Roman"/>
          <w:highlight w:val="magenta"/>
        </w:rPr>
        <w:t xml:space="preserve"> </w:t>
      </w:r>
      <w:r w:rsidRPr="003F1F5F">
        <w:rPr>
          <w:rFonts w:ascii="Times New Roman" w:hAnsi="Times New Roman" w:cs="Times New Roman"/>
        </w:rPr>
        <w:t>потенциал материалларни аниқлашга ёрдам беради. Баҳолаш ҳужайраларни ўстиришда (културасида) қўлланиладиган бир компонентли ва кўп компонентли муҳитлар учун ўтказилади. Кўп компонентли муҳитлар ҳолатида хавфни баҳолаш ҳар бир компонент учун алоҳида ўтказилиши мумкин. Бунга муқобил равишда, компонентлар аминокислоталар, металл тузлари, гидролизатлар ва витаминлар каби гуруҳларга бўлиниши мумкин. Шундан сўнг хавфни баҳолаш ҳар бир тоифа бўйича ўтказилиши лозим. Кўп ҳолларда микроэлементлар каби таркибий қисмларнинг таъсирини баҳолаш имконсиз бўлиши мумкин, чунки бунинг учун етказиб берувчидан озуқа муҳитининг тўлиқ таркибига кириш талаб этилади, бу эса одатда мумкин эмас. Хавфни баҳолаш дори воситасини ишлаб чиқарувчи, етказиб берувчи томонидан ёки дори воситасини ишлаб чиқарувчи ва етказиб берувчи томонидан биргаликда ўтказилиши мумкин. Хавфни баҳолаш натижалари қайси материалларни кузатиш зарурлигини ва кузатиш частотасини аниқлаш имконини беради.</w:t>
      </w:r>
    </w:p>
    <w:p w14:paraId="024D65A3" w14:textId="77777777" w:rsidR="003F1F5F" w:rsidRPr="003F1F5F" w:rsidRDefault="003F1F5F" w:rsidP="003F1F5F">
      <w:pPr>
        <w:spacing w:after="0" w:line="240" w:lineRule="auto"/>
        <w:jc w:val="both"/>
        <w:rPr>
          <w:rFonts w:ascii="Times New Roman" w:hAnsi="Times New Roman" w:cs="Times New Roman"/>
        </w:rPr>
      </w:pPr>
    </w:p>
    <w:p w14:paraId="6E40DC7A"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НАМУНАЛАРГА ҚЎЙИЛАДИГАН ТАЛАБЛАР</w:t>
      </w:r>
    </w:p>
    <w:p w14:paraId="4957325A"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Ҳужайраларни ўстириш муҳитларининг таркибий қисмлари </w:t>
      </w:r>
      <w:r w:rsidRPr="003F1F5F">
        <w:rPr>
          <w:rFonts w:ascii="Times New Roman" w:hAnsi="Times New Roman" w:cs="Times New Roman"/>
          <w:i/>
          <w:iCs/>
        </w:rPr>
        <w:t>4-жадвалда</w:t>
      </w:r>
      <w:r w:rsidRPr="003F1F5F">
        <w:rPr>
          <w:rFonts w:ascii="Times New Roman" w:hAnsi="Times New Roman" w:cs="Times New Roman"/>
        </w:rPr>
        <w:t xml:space="preserve"> келтирилган. Элементар аралашмаларни </w:t>
      </w:r>
      <w:r w:rsidRPr="003F1F5F">
        <w:rPr>
          <w:rFonts w:ascii="Times New Roman" w:hAnsi="Times New Roman" w:cs="Times New Roman"/>
          <w:lang w:val="en-US"/>
        </w:rPr>
        <w:t>ICP</w:t>
      </w:r>
      <w:r w:rsidRPr="003F1F5F">
        <w:rPr>
          <w:rFonts w:ascii="Times New Roman" w:hAnsi="Times New Roman" w:cs="Times New Roman"/>
        </w:rPr>
        <w:t>-</w:t>
      </w:r>
      <w:r w:rsidRPr="003F1F5F">
        <w:rPr>
          <w:rFonts w:ascii="Times New Roman" w:hAnsi="Times New Roman" w:cs="Times New Roman"/>
          <w:lang w:val="en-US"/>
        </w:rPr>
        <w:t>MS</w:t>
      </w:r>
      <w:r w:rsidRPr="003F1F5F">
        <w:rPr>
          <w:rFonts w:ascii="Times New Roman" w:hAnsi="Times New Roman" w:cs="Times New Roman"/>
        </w:rPr>
        <w:t xml:space="preserve"> усулида таҳлил қилиш учун ҳужайраларни ўстириш муҳитларини ёки уларнинг таркибий қисмларини пухта тайёрлаш юқори аниқликдаги, тўғри ва такрорланувчан натижаларни олишда ҳал қилувчи аҳамиятга эга. Атроф-муҳитдан ифлосланишига йўл қўймаслик учун намуналар билан ишлаш тоза ва назорат остидаги муҳитда, тегишли ускуналар ва сақлаш идишларидан фойдаланган ҳолда амалга оширилиши лозим. Таҳлилни ўтказиш учун масс-спектрометрияга яроқли бўлган юқори тозаликдаги материаллар ва реактивлардан фойдаланиш керак </w:t>
      </w:r>
    </w:p>
    <w:p w14:paraId="3133852E" w14:textId="77777777" w:rsidR="003F1F5F" w:rsidRPr="003F1F5F" w:rsidRDefault="003F1F5F" w:rsidP="003F1F5F">
      <w:pPr>
        <w:spacing w:after="0" w:line="240" w:lineRule="auto"/>
        <w:jc w:val="both"/>
        <w:rPr>
          <w:rFonts w:ascii="Times New Roman" w:hAnsi="Times New Roman" w:cs="Times New Roman"/>
        </w:rPr>
      </w:pPr>
    </w:p>
    <w:p w14:paraId="2089116D" w14:textId="77777777" w:rsidR="003F1F5F" w:rsidRPr="003F1F5F" w:rsidRDefault="003F1F5F" w:rsidP="003F1F5F">
      <w:pPr>
        <w:tabs>
          <w:tab w:val="left" w:pos="2472"/>
        </w:tabs>
        <w:spacing w:after="0" w:line="240" w:lineRule="auto"/>
        <w:jc w:val="both"/>
        <w:rPr>
          <w:rFonts w:ascii="Times New Roman" w:hAnsi="Times New Roman" w:cs="Times New Roman"/>
          <w:b/>
          <w:bCs/>
        </w:rPr>
      </w:pPr>
      <w:r w:rsidRPr="003F1F5F">
        <w:rPr>
          <w:rFonts w:ascii="Times New Roman" w:hAnsi="Times New Roman" w:cs="Times New Roman"/>
          <w:b/>
          <w:bCs/>
        </w:rPr>
        <w:t>4-жадвал. Ҳужайра култураси муҳитларининг таркибий қисмлари</w:t>
      </w:r>
    </w:p>
    <w:tbl>
      <w:tblPr>
        <w:tblStyle w:val="a3"/>
        <w:tblW w:w="4960" w:type="dxa"/>
        <w:jc w:val="right"/>
        <w:tblLayout w:type="fixed"/>
        <w:tblLook w:val="04A0" w:firstRow="1" w:lastRow="0" w:firstColumn="1" w:lastColumn="0" w:noHBand="0" w:noVBand="1"/>
      </w:tblPr>
      <w:tblGrid>
        <w:gridCol w:w="852"/>
        <w:gridCol w:w="2693"/>
        <w:gridCol w:w="1415"/>
      </w:tblGrid>
      <w:tr w:rsidR="003F1F5F" w:rsidRPr="003F1F5F" w14:paraId="6B50C409" w14:textId="77777777" w:rsidTr="00D50604">
        <w:trPr>
          <w:trHeight w:val="165"/>
          <w:jc w:val="right"/>
        </w:trPr>
        <w:tc>
          <w:tcPr>
            <w:tcW w:w="852" w:type="dxa"/>
            <w:hideMark/>
          </w:tcPr>
          <w:p w14:paraId="456E42A9"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b/>
                <w:bCs/>
                <w:color w:val="1F1F1F"/>
                <w:sz w:val="14"/>
                <w:szCs w:val="14"/>
                <w:bdr w:val="none" w:sz="0" w:space="0" w:color="auto" w:frame="1"/>
                <w:lang w:eastAsia="ru-RU"/>
              </w:rPr>
              <w:t xml:space="preserve">Намуна тури </w:t>
            </w:r>
          </w:p>
        </w:tc>
        <w:tc>
          <w:tcPr>
            <w:tcW w:w="2693" w:type="dxa"/>
            <w:hideMark/>
          </w:tcPr>
          <w:p w14:paraId="320032D9"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b/>
                <w:bCs/>
                <w:color w:val="1F1F1F"/>
                <w:sz w:val="14"/>
                <w:szCs w:val="14"/>
                <w:bdr w:val="none" w:sz="0" w:space="0" w:color="auto" w:frame="1"/>
                <w:lang w:eastAsia="ru-RU"/>
              </w:rPr>
              <w:t xml:space="preserve">Таърифи </w:t>
            </w:r>
          </w:p>
        </w:tc>
        <w:tc>
          <w:tcPr>
            <w:tcW w:w="1415" w:type="dxa"/>
            <w:hideMark/>
          </w:tcPr>
          <w:p w14:paraId="4CAB866C"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b/>
                <w:bCs/>
                <w:color w:val="1F1F1F"/>
                <w:sz w:val="14"/>
                <w:szCs w:val="14"/>
                <w:bdr w:val="none" w:sz="0" w:space="0" w:color="auto" w:frame="1"/>
                <w:lang w:eastAsia="ru-RU"/>
              </w:rPr>
              <w:t xml:space="preserve">Мисоллар </w:t>
            </w:r>
          </w:p>
        </w:tc>
      </w:tr>
      <w:tr w:rsidR="003F1F5F" w:rsidRPr="003F1F5F" w14:paraId="53BA5EF0" w14:textId="77777777" w:rsidTr="00D50604">
        <w:trPr>
          <w:trHeight w:val="1512"/>
          <w:jc w:val="right"/>
        </w:trPr>
        <w:tc>
          <w:tcPr>
            <w:tcW w:w="852" w:type="dxa"/>
            <w:hideMark/>
          </w:tcPr>
          <w:p w14:paraId="147D6F3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lastRenderedPageBreak/>
              <w:t xml:space="preserve">Базал ҳужайраларни ўстириш учун муҳит </w:t>
            </w:r>
          </w:p>
        </w:tc>
        <w:tc>
          <w:tcPr>
            <w:tcW w:w="2693" w:type="dxa"/>
            <w:hideMark/>
          </w:tcPr>
          <w:p w14:paraId="2B1FE0F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Ҳужайраларни </w:t>
            </w:r>
            <w:r w:rsidRPr="003F1F5F">
              <w:rPr>
                <w:rFonts w:ascii="Times New Roman" w:eastAsia="Times New Roman" w:hAnsi="Times New Roman" w:cs="Times New Roman"/>
                <w:i/>
                <w:iCs/>
                <w:color w:val="1F1F1F"/>
                <w:sz w:val="14"/>
                <w:szCs w:val="14"/>
                <w:bdr w:val="none" w:sz="0" w:space="0" w:color="auto" w:frame="1"/>
                <w:lang w:eastAsia="ru-RU"/>
              </w:rPr>
              <w:t>in vitro</w:t>
            </w:r>
            <w:r w:rsidRPr="003F1F5F">
              <w:rPr>
                <w:rFonts w:ascii="Times New Roman" w:eastAsia="Times New Roman" w:hAnsi="Times New Roman" w:cs="Times New Roman"/>
                <w:color w:val="1F1F1F"/>
                <w:sz w:val="14"/>
                <w:szCs w:val="14"/>
                <w:bdr w:val="none" w:sz="0" w:space="0" w:color="auto" w:frame="1"/>
                <w:lang w:eastAsia="ru-RU"/>
              </w:rPr>
              <w:t xml:space="preserve"> шароитида ўстириш ва ҳаёт фаолиятини сақлаб туриш учун зарур бўлган компонентларнинг мураккаб аралашмаси. Ҳужайра культураси муҳити, ҳужайраларни етиштириш жараёнининг босқичига ва муҳитнинг асосий мақсадига (ўсишни ёки мақсадли оқсил ишлаб чиқарилишини оптималлаштириш) қараб, ўстирувчи ёки маҳсулот берувчи (продуксион) муҳит сифатида фарқланиши мумкин. </w:t>
            </w:r>
          </w:p>
        </w:tc>
        <w:tc>
          <w:tcPr>
            <w:tcW w:w="1415" w:type="dxa"/>
            <w:hideMark/>
          </w:tcPr>
          <w:p w14:paraId="0105B9ED"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Дулбекко томонидан модификацияланган Игл муҳити (</w:t>
            </w:r>
            <w:r w:rsidRPr="003F1F5F">
              <w:rPr>
                <w:rFonts w:ascii="Times New Roman" w:eastAsia="Times New Roman" w:hAnsi="Times New Roman" w:cs="Times New Roman"/>
                <w:color w:val="1F1F1F"/>
                <w:sz w:val="14"/>
                <w:szCs w:val="14"/>
                <w:bdr w:val="none" w:sz="0" w:space="0" w:color="auto" w:frame="1"/>
                <w:lang w:val="en-US" w:eastAsia="ru-RU"/>
              </w:rPr>
              <w:t>DMEM</w:t>
            </w:r>
            <w:r w:rsidRPr="003F1F5F">
              <w:rPr>
                <w:rFonts w:ascii="Times New Roman" w:eastAsia="Times New Roman" w:hAnsi="Times New Roman" w:cs="Times New Roman"/>
                <w:color w:val="1F1F1F"/>
                <w:sz w:val="14"/>
                <w:szCs w:val="14"/>
                <w:bdr w:val="none" w:sz="0" w:space="0" w:color="auto" w:frame="1"/>
                <w:lang w:eastAsia="ru-RU"/>
              </w:rPr>
              <w:t>), Розуэлл Парк Мемориал институти муҳити (</w:t>
            </w:r>
            <w:r w:rsidRPr="003F1F5F">
              <w:rPr>
                <w:rFonts w:ascii="Times New Roman" w:eastAsia="Times New Roman" w:hAnsi="Times New Roman" w:cs="Times New Roman"/>
                <w:color w:val="1F1F1F"/>
                <w:sz w:val="14"/>
                <w:szCs w:val="14"/>
                <w:bdr w:val="none" w:sz="0" w:space="0" w:color="auto" w:frame="1"/>
                <w:lang w:val="en-US" w:eastAsia="ru-RU"/>
              </w:rPr>
              <w:t>RPMI</w:t>
            </w:r>
            <w:r w:rsidRPr="003F1F5F">
              <w:rPr>
                <w:rFonts w:ascii="Times New Roman" w:eastAsia="Times New Roman" w:hAnsi="Times New Roman" w:cs="Times New Roman"/>
                <w:color w:val="1F1F1F"/>
                <w:sz w:val="14"/>
                <w:szCs w:val="14"/>
                <w:bdr w:val="none" w:sz="0" w:space="0" w:color="auto" w:frame="1"/>
                <w:lang w:eastAsia="ru-RU"/>
              </w:rPr>
              <w:t>)</w:t>
            </w:r>
            <w:r w:rsidRPr="003F1F5F">
              <w:rPr>
                <w:rFonts w:ascii="Times New Roman" w:eastAsia="Times New Roman" w:hAnsi="Times New Roman" w:cs="Times New Roman"/>
                <w:color w:val="1F1F1F"/>
                <w:sz w:val="14"/>
                <w:szCs w:val="14"/>
                <w:bdr w:val="none" w:sz="0" w:space="0" w:color="auto" w:frame="1"/>
                <w:lang w:val="uz-Cyrl-UZ" w:eastAsia="ru-RU"/>
              </w:rPr>
              <w:t xml:space="preserve"> </w:t>
            </w:r>
            <w:r w:rsidRPr="003F1F5F">
              <w:rPr>
                <w:rFonts w:ascii="Times New Roman" w:eastAsia="Times New Roman" w:hAnsi="Times New Roman" w:cs="Times New Roman"/>
                <w:color w:val="1F1F1F"/>
                <w:sz w:val="14"/>
                <w:szCs w:val="14"/>
                <w:bdr w:val="none" w:sz="0" w:space="0" w:color="auto" w:frame="1"/>
                <w:lang w:eastAsia="ru-RU"/>
              </w:rPr>
              <w:t xml:space="preserve">каби классик рецептуралар. </w:t>
            </w:r>
          </w:p>
        </w:tc>
      </w:tr>
      <w:tr w:rsidR="003F1F5F" w:rsidRPr="003F1F5F" w14:paraId="52D243D3" w14:textId="77777777" w:rsidTr="00D50604">
        <w:trPr>
          <w:trHeight w:val="1010"/>
          <w:jc w:val="right"/>
        </w:trPr>
        <w:tc>
          <w:tcPr>
            <w:tcW w:w="852" w:type="dxa"/>
            <w:hideMark/>
          </w:tcPr>
          <w:p w14:paraId="2FD8EC9D"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Озиқлантирувчи муҳит </w:t>
            </w:r>
          </w:p>
        </w:tc>
        <w:tc>
          <w:tcPr>
            <w:tcW w:w="2693" w:type="dxa"/>
            <w:hideMark/>
          </w:tcPr>
          <w:p w14:paraId="2FFA16A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Шунингдек, тўйимли озуқа сифатида ҳам маълум; ҳужайра культураси жараёнида сарфланган компонентларни тўлдириш учун одатда ҳужайра культураси муҳитларига нисбатан сезиларли даражада юқори концентрацияларда тайёрланган компонентларнинг мураккаб аралашмаси. </w:t>
            </w:r>
          </w:p>
        </w:tc>
        <w:tc>
          <w:tcPr>
            <w:tcW w:w="1415" w:type="dxa"/>
            <w:hideMark/>
          </w:tcPr>
          <w:p w14:paraId="2843F9C8"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10 баробар концентрацияланган DMEM муҳити DMEM ҳужайра культураси муҳити учун озиқлантирувчи муҳит сифатида қаралиши мумкин. </w:t>
            </w:r>
          </w:p>
        </w:tc>
      </w:tr>
      <w:tr w:rsidR="003F1F5F" w:rsidRPr="003F1F5F" w14:paraId="2B5B8D4D" w14:textId="77777777" w:rsidTr="00D50604">
        <w:trPr>
          <w:trHeight w:val="50"/>
          <w:jc w:val="right"/>
        </w:trPr>
        <w:tc>
          <w:tcPr>
            <w:tcW w:w="852" w:type="dxa"/>
            <w:hideMark/>
          </w:tcPr>
          <w:p w14:paraId="6780CB25"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Қўшимча </w:t>
            </w:r>
          </w:p>
        </w:tc>
        <w:tc>
          <w:tcPr>
            <w:tcW w:w="2693" w:type="dxa"/>
            <w:hideMark/>
          </w:tcPr>
          <w:p w14:paraId="52FE2DF2"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Одатда ҳужайраларни етиштиришдан олдин ёки жараён давомида ҳужайра культураси муҳитига алоҳида қўшиладиган индивидуал компонент ёки компонентлар аралашмаси. Қўшимчалар муайян таъсирни келтириб чиқариш ёки ҳужайра культурасини махсус озуқа моддалари билан таъминлаш учун қўшилиши мумкин. Бундан ташқари, компонентлар беқарорлиги сабабли ҳам қўшимча сифатида киритилиши мумкин. </w:t>
            </w:r>
          </w:p>
        </w:tc>
        <w:tc>
          <w:tcPr>
            <w:tcW w:w="1415" w:type="dxa"/>
            <w:hideMark/>
          </w:tcPr>
          <w:p w14:paraId="7C357F24" w14:textId="77777777" w:rsidR="003F1F5F" w:rsidRPr="003F1F5F" w:rsidRDefault="003F1F5F" w:rsidP="003F1F5F">
            <w:pPr>
              <w:rPr>
                <w:rFonts w:ascii="Times New Roman" w:eastAsia="Times New Roman" w:hAnsi="Times New Roman" w:cs="Times New Roman"/>
                <w:color w:val="1F1F1F"/>
                <w:sz w:val="14"/>
                <w:szCs w:val="14"/>
                <w:lang w:eastAsia="ru-RU"/>
              </w:rPr>
            </w:pPr>
            <w:r w:rsidRPr="003F1F5F">
              <w:rPr>
                <w:rFonts w:ascii="Times New Roman" w:eastAsia="Times New Roman" w:hAnsi="Times New Roman" w:cs="Times New Roman"/>
                <w:color w:val="1F1F1F"/>
                <w:sz w:val="14"/>
                <w:szCs w:val="14"/>
                <w:bdr w:val="none" w:sz="0" w:space="0" w:color="auto" w:frame="1"/>
                <w:lang w:eastAsia="ru-RU"/>
              </w:rPr>
              <w:t xml:space="preserve">Аминокислоталар, дипептидлар, углеводлар, пептонлар, гидролизатлар, рекомбинант инсулин, метотрексат (MTX), метионин сульфоксимин (MSX). </w:t>
            </w:r>
          </w:p>
        </w:tc>
      </w:tr>
    </w:tbl>
    <w:p w14:paraId="72489B4F" w14:textId="77777777" w:rsidR="003F1F5F" w:rsidRPr="003F1F5F" w:rsidRDefault="003F1F5F" w:rsidP="003F1F5F">
      <w:pPr>
        <w:spacing w:after="0" w:line="240" w:lineRule="auto"/>
        <w:jc w:val="both"/>
        <w:rPr>
          <w:rFonts w:ascii="Times New Roman" w:hAnsi="Times New Roman" w:cs="Times New Roman"/>
        </w:rPr>
      </w:pPr>
    </w:p>
    <w:p w14:paraId="667B2BD2"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rPr>
        <w:t xml:space="preserve">Намуна олиш </w:t>
      </w:r>
      <w:r w:rsidRPr="003F1F5F">
        <w:rPr>
          <w:rFonts w:ascii="Times New Roman" w:hAnsi="Times New Roman" w:cs="Times New Roman"/>
          <w:b/>
          <w:bCs/>
          <w:lang w:val="uz-Cyrl-UZ"/>
        </w:rPr>
        <w:t>процедуралари</w:t>
      </w:r>
    </w:p>
    <w:p w14:paraId="1E4CF686"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Олинган натижалар бутун серия ёки партия учун репрезентатив бўлиши учун микроэлементлар таҳлилида намуналарнинг бир хиллигини (гомогенлигини) таъминлаш муҳим аҳамиятга эга. Намуна олишда ICH кўрсатмаларига амал қилиш тавсия этилади. Намуналар материалнинг бутун партияси учун репрезентатив бўлиши шарт. Агар бир хилликка (гомогенликка) нисбатан шубҳа мавжуд бўлса, синовларни давом эттиришдан олдин бу масалани ҳал қилиниши лозим.</w:t>
      </w:r>
    </w:p>
    <w:p w14:paraId="099A475A" w14:textId="77777777" w:rsidR="003F1F5F" w:rsidRPr="003F1F5F" w:rsidRDefault="003F1F5F" w:rsidP="003F1F5F">
      <w:pPr>
        <w:spacing w:after="0" w:line="240" w:lineRule="auto"/>
        <w:jc w:val="both"/>
        <w:rPr>
          <w:rFonts w:ascii="Times New Roman" w:hAnsi="Times New Roman" w:cs="Times New Roman"/>
        </w:rPr>
      </w:pPr>
    </w:p>
    <w:p w14:paraId="7EB004E9"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rPr>
        <w:t>Намуна олиш частотасини, намуналар ҳажмини ва қабул қилиш меъёрларини аниқлаш учун намуна олиш режаси ишлаб чиқилиши керак ҳамда у одатда статистик мезонларга асосланади. Жаҳон соғлиқни сақлаш ташкилотининг (</w:t>
      </w:r>
      <w:r w:rsidRPr="003F1F5F">
        <w:rPr>
          <w:rFonts w:ascii="Times New Roman" w:hAnsi="Times New Roman" w:cs="Times New Roman"/>
          <w:lang w:val="uz-Cyrl-UZ"/>
        </w:rPr>
        <w:t>Ж</w:t>
      </w:r>
      <w:r w:rsidRPr="003F1F5F">
        <w:rPr>
          <w:rFonts w:ascii="Times New Roman" w:hAnsi="Times New Roman" w:cs="Times New Roman"/>
        </w:rPr>
        <w:t>ССТ) фармацевтика маҳсулотлари ва ёндош материаллардан</w:t>
      </w:r>
      <w:r w:rsidRPr="003F1F5F">
        <w:rPr>
          <w:rFonts w:ascii="Times New Roman" w:hAnsi="Times New Roman" w:cs="Times New Roman"/>
          <w:lang w:val="uz-Cyrl-UZ"/>
        </w:rPr>
        <w:t xml:space="preserve"> </w:t>
      </w:r>
      <w:r w:rsidRPr="003F1F5F">
        <w:rPr>
          <w:rFonts w:ascii="Times New Roman" w:hAnsi="Times New Roman" w:cs="Times New Roman"/>
        </w:rPr>
        <w:t>намуна олиш бўйича йўриқномаси [3]</w:t>
      </w:r>
      <w:r w:rsidRPr="003F1F5F">
        <w:rPr>
          <w:rFonts w:ascii="Times New Roman" w:hAnsi="Times New Roman" w:cs="Times New Roman"/>
          <w:lang w:val="uz-Cyrl-UZ"/>
        </w:rPr>
        <w:t xml:space="preserve"> кенг иқтибос келтириладиган </w:t>
      </w:r>
      <w:r w:rsidRPr="003F1F5F">
        <w:rPr>
          <w:rFonts w:ascii="Times New Roman" w:hAnsi="Times New Roman" w:cs="Times New Roman"/>
        </w:rPr>
        <w:t xml:space="preserve"> стандарт ҳисобланади.</w:t>
      </w:r>
      <w:r w:rsidRPr="003F1F5F">
        <w:rPr>
          <w:rFonts w:ascii="Times New Roman" w:hAnsi="Times New Roman" w:cs="Times New Roman"/>
          <w:lang w:val="uz-Cyrl-UZ"/>
        </w:rPr>
        <w:t xml:space="preserve"> Намуна олиш режаси ўлчанаётган ўзига хос кўрсаткичларни (ушбу ҳолатда микроэлементлар аралашмаларини) ва нуқсонли серияни қабул қилиш билан боғлиқ хавфларни ҳисобга олиши керак. Материал ва жараён ҳақидаги билимлар намуна олиш режаси учун хавфларни баҳолаш жараёнига киритилиши лозим.</w:t>
      </w:r>
    </w:p>
    <w:p w14:paraId="41B947D8" w14:textId="77777777" w:rsidR="003F1F5F" w:rsidRPr="003F1F5F" w:rsidRDefault="003F1F5F" w:rsidP="003F1F5F">
      <w:pPr>
        <w:spacing w:after="0" w:line="240" w:lineRule="auto"/>
        <w:jc w:val="both"/>
        <w:rPr>
          <w:rFonts w:ascii="Times New Roman" w:hAnsi="Times New Roman" w:cs="Times New Roman"/>
          <w:lang w:val="uz-Cyrl-UZ"/>
        </w:rPr>
      </w:pPr>
    </w:p>
    <w:p w14:paraId="7C060434"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lang w:val="uz-Cyrl-UZ"/>
        </w:rPr>
        <w:t>Тайёр аралашмалар ва муҳит компонентлари учун намуна олиш жараёни мураккаб кимёвий жиҳатдан аниқланган (</w:t>
      </w:r>
      <w:r w:rsidRPr="003F1F5F">
        <w:rPr>
          <w:rFonts w:ascii="Times New Roman" w:hAnsi="Times New Roman" w:cs="Times New Roman"/>
          <w:bCs/>
          <w:lang w:val="uz-Cyrl-UZ"/>
        </w:rPr>
        <w:t xml:space="preserve">chemically defined, </w:t>
      </w:r>
      <w:r w:rsidRPr="003F1F5F">
        <w:rPr>
          <w:rFonts w:ascii="Times New Roman" w:hAnsi="Times New Roman" w:cs="Times New Roman"/>
          <w:lang w:val="uz-Cyrl-UZ"/>
        </w:rPr>
        <w:t>CD) кукунсимон аралашмага хос бўлган табиий ўзгарувчанликни ҳисобга олган ҳолда ишлаб чиқилиши керак. Ҳар бир сериядан олинадиган намуналар сони серия ҳажмига ва компонентнинг критиклик даражасига боғлиқдир.</w:t>
      </w:r>
    </w:p>
    <w:p w14:paraId="0DDC3DD3" w14:textId="77777777" w:rsidR="003F1F5F" w:rsidRPr="003F1F5F" w:rsidRDefault="003F1F5F" w:rsidP="003F1F5F">
      <w:pPr>
        <w:spacing w:after="0" w:line="240" w:lineRule="auto"/>
        <w:jc w:val="both"/>
        <w:rPr>
          <w:rFonts w:ascii="Times New Roman" w:hAnsi="Times New Roman" w:cs="Times New Roman"/>
          <w:lang w:val="uz-Cyrl-UZ"/>
        </w:rPr>
      </w:pPr>
    </w:p>
    <w:p w14:paraId="553C6FBD"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Хом ашё бир жинсли деб ҳисобланади ва ускуналарнинг умумий эриган қаттиқ моддалар (</w:t>
      </w:r>
      <w:r w:rsidRPr="003F1F5F">
        <w:rPr>
          <w:rFonts w:ascii="Times New Roman" w:hAnsi="Times New Roman" w:cs="Times New Roman"/>
          <w:bCs/>
          <w:lang w:val="uz-Cyrl-UZ"/>
        </w:rPr>
        <w:t xml:space="preserve">total dissolved solids, </w:t>
      </w:r>
      <w:r w:rsidRPr="003F1F5F">
        <w:rPr>
          <w:rFonts w:ascii="Times New Roman" w:hAnsi="Times New Roman" w:cs="Times New Roman"/>
          <w:lang w:val="uz-Cyrl-UZ"/>
        </w:rPr>
        <w:t>TDS) бўйича талабларини қондириш учун оптимал концентрацияларда тайёрланиши лозим. Концентрациялар, шунингдек, эрувчанлик ва мақсадли элементларни аниқлашнинг исталган чегаралари билан ҳам белгиланиши мумкин.</w:t>
      </w:r>
    </w:p>
    <w:p w14:paraId="0A978652" w14:textId="77777777" w:rsidR="003F1F5F" w:rsidRPr="003F1F5F" w:rsidRDefault="003F1F5F" w:rsidP="003F1F5F">
      <w:pPr>
        <w:spacing w:after="0" w:line="240" w:lineRule="auto"/>
        <w:jc w:val="both"/>
        <w:rPr>
          <w:rFonts w:ascii="Times New Roman" w:hAnsi="Times New Roman" w:cs="Times New Roman"/>
          <w:lang w:val="uz-Cyrl-UZ"/>
        </w:rPr>
      </w:pPr>
    </w:p>
    <w:p w14:paraId="7208B767"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Баъзан намуналар синовдан олдин бирлаштирилиши мумкин. Масалан, агар материалнинг битта серияси турли хил қадоқлаш идишларига тақсимланган бўлса, ҳар бир алоҳида идишдан олинган намуна ости намуналарини (остнамуналар) бирлаштириш орқали таҳлил учун ягона намуна тайёрланиши мумкин. Ушбу ёндашувда аралаштириш сифати ва бирлаштирилган намунанинг бир хиллигига (гомогенлигига) алоҳида эътибор қаратиш лозим. Бирлаштирилган намуна албатта ягона ишлаб чиқариш сериясидан олинган бўлиши шарт.</w:t>
      </w:r>
    </w:p>
    <w:p w14:paraId="5370CC6C" w14:textId="77777777" w:rsidR="003F1F5F" w:rsidRPr="003F1F5F" w:rsidRDefault="003F1F5F" w:rsidP="003F1F5F">
      <w:pPr>
        <w:spacing w:after="0" w:line="240" w:lineRule="auto"/>
        <w:jc w:val="both"/>
        <w:rPr>
          <w:rFonts w:ascii="Times New Roman" w:hAnsi="Times New Roman" w:cs="Times New Roman"/>
          <w:lang w:val="uz-Cyrl-UZ"/>
        </w:rPr>
      </w:pPr>
    </w:p>
    <w:p w14:paraId="295F3B8E"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Намуна турлари</w:t>
      </w:r>
    </w:p>
    <w:p w14:paraId="457C74C7"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 xml:space="preserve">Иккита асосий намуна тури мавжуд: ҳужайра культураси муҳитлари ва тайёр ҳужайра культураси муҳитини тайёрлаш учун ишлатиладиган ёки бевосита ҳужайра культурасига қўшиладиган алоҳида </w:t>
      </w:r>
      <w:r w:rsidRPr="003F1F5F">
        <w:rPr>
          <w:rFonts w:ascii="Times New Roman" w:hAnsi="Times New Roman" w:cs="Times New Roman"/>
          <w:lang w:val="uz-Cyrl-UZ"/>
        </w:rPr>
        <w:lastRenderedPageBreak/>
        <w:t>хом ашё материаллари. Синов процедуралари намуна турига қараб фарқланиши мумкин. Муҳит намуналари учун кўпинча ягона таҳлил процедурасидан фойдаланиш мумкин, чунки аксарият муҳитлар сувда эрувчан ёки улар учун маълум эритиш процедуралари мавжуд. Бироқ, алоҳида хом ашё материаллари учун таҳлил жараёнлари муайян материалнинг хусусиятларига қараб фарқ қилиши мумкин.</w:t>
      </w:r>
    </w:p>
    <w:p w14:paraId="5298C6FD" w14:textId="77777777" w:rsidR="003F1F5F" w:rsidRPr="003F1F5F" w:rsidRDefault="003F1F5F" w:rsidP="003F1F5F">
      <w:pPr>
        <w:spacing w:after="0" w:line="240" w:lineRule="auto"/>
        <w:jc w:val="both"/>
        <w:rPr>
          <w:rFonts w:ascii="Times New Roman" w:hAnsi="Times New Roman" w:cs="Times New Roman"/>
          <w:b/>
          <w:bCs/>
          <w:lang w:val="uz-Cyrl-UZ"/>
        </w:rPr>
      </w:pPr>
    </w:p>
    <w:p w14:paraId="4A16C9CD"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Баъзи материаллар юқори хавфли деб ҳисобланиши мумкин ва шу сабабли алоҳида эътибор талаб қилади [4]. Масалан, айрим материалларда бир хил такрорланувчи элементли аралашмалар тез-тез учраши маълум бўлиши мумкин. Бу кўпинча материалнинг қандай ишлаб чиқарилганлиги, қайта ишланганлиги ва/ёки сақланганлиги билан боғлиқ. Бундан ташқари, баъзи материаллар турли хил муҳит рецептураларида ҳар хил концентрацияларда ишлатилиши мумкин ва шу тарзда турли даражадаги аралашмаларни ҳамда улар билан боғлиқ хавфларни ташийди. Хавфни тегишли равишда камайтириш учун жараёнларни мослаштириш мақсадида ушбу юқори ва паст хавфли материалларни аниқлаш фойдали бўлиши мумкин.</w:t>
      </w:r>
    </w:p>
    <w:p w14:paraId="67489AE8" w14:textId="77777777" w:rsidR="003F1F5F" w:rsidRPr="003F1F5F" w:rsidRDefault="003F1F5F" w:rsidP="003F1F5F">
      <w:pPr>
        <w:spacing w:after="0" w:line="240" w:lineRule="auto"/>
        <w:jc w:val="both"/>
        <w:rPr>
          <w:rFonts w:ascii="Times New Roman" w:hAnsi="Times New Roman" w:cs="Times New Roman"/>
          <w:lang w:val="uz-Cyrl-UZ"/>
        </w:rPr>
      </w:pPr>
    </w:p>
    <w:p w14:paraId="676BA386"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Намуна ҳажми (тортим миқдори)</w:t>
      </w:r>
    </w:p>
    <w:p w14:paraId="276D4571"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Намуна ҳажми (тортим миқдори) шундай аниқланиши керакки, бунда бирикма тўлиқ эриши ва ICP-MS усули учун умумий эриган қаттиқ моддалар бўйича талабларга мувофиқ бўлиши лозим. Намуна ҳажми намуна таркибига, кенг тарқалган аралашмалар ҳақидаги олдинги маълумотларга ва синов мақсадига қараб фарқ қилади. Масалан, шакар миқдори юқори бўлган намуналар учун 0,5 г атрофидаги тортим миқдори етарли бўлиши мумкин. Бу ICP-MS ускунаси учун углерод миқдорини рухсат этилган оралиқда сақлашга ёрдам беради. Паст миқдори концентрациядаги аралашмаларни текширишда камида 2,0 г намуна тортмасидан</w:t>
      </w:r>
      <w:r w:rsidRPr="003F1F5F">
        <w:rPr>
          <w:rFonts w:ascii="Times New Roman" w:hAnsi="Times New Roman" w:cs="Times New Roman"/>
          <w:b/>
          <w:bCs/>
          <w:lang w:val="uz-Cyrl-UZ"/>
        </w:rPr>
        <w:t xml:space="preserve"> </w:t>
      </w:r>
      <w:r w:rsidRPr="003F1F5F">
        <w:rPr>
          <w:rFonts w:ascii="Times New Roman" w:hAnsi="Times New Roman" w:cs="Times New Roman"/>
          <w:lang w:val="uz-Cyrl-UZ"/>
        </w:rPr>
        <w:t>фойдаланиш мақсадга мувофиқ.</w:t>
      </w:r>
    </w:p>
    <w:p w14:paraId="260DB9E6" w14:textId="77777777" w:rsidR="003F1F5F" w:rsidRPr="003F1F5F" w:rsidRDefault="003F1F5F" w:rsidP="003F1F5F">
      <w:pPr>
        <w:spacing w:after="0" w:line="240" w:lineRule="auto"/>
        <w:jc w:val="both"/>
        <w:rPr>
          <w:rFonts w:ascii="Times New Roman" w:hAnsi="Times New Roman" w:cs="Times New Roman"/>
          <w:lang w:val="uz-Cyrl-UZ"/>
        </w:rPr>
      </w:pPr>
    </w:p>
    <w:p w14:paraId="77A168B8" w14:textId="77777777" w:rsidR="003F1F5F" w:rsidRPr="003F1F5F" w:rsidRDefault="003F1F5F" w:rsidP="003F1F5F">
      <w:pPr>
        <w:spacing w:after="0" w:line="240" w:lineRule="auto"/>
        <w:jc w:val="both"/>
        <w:rPr>
          <w:rFonts w:ascii="Times New Roman" w:hAnsi="Times New Roman" w:cs="Times New Roman"/>
        </w:rPr>
      </w:pPr>
    </w:p>
    <w:p w14:paraId="063B5595"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ТАҲЛИЛ УСУЛЛАРИ</w:t>
      </w:r>
    </w:p>
    <w:p w14:paraId="2D4ED6A0"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Кимёвий аспектлар</w:t>
      </w:r>
    </w:p>
    <w:p w14:paraId="448C7305"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 xml:space="preserve">Баъзи материаллар оддий ICP-MS суюлтиргичлари билан реакцияга киришиши мумкин. Масалан, кумуш нитрат хлоридли суюлтиргичга қўшилганда чўкмага тушади. Қалай хлорид сувда тўлиқ эриса-да, гидролизланиб, эримайдиган </w:t>
      </w:r>
      <w:r w:rsidRPr="003F1F5F">
        <w:rPr>
          <w:rFonts w:ascii="Times New Roman" w:hAnsi="Times New Roman" w:cs="Times New Roman"/>
          <w:bCs/>
          <w:lang w:val="uz-Cyrl-UZ"/>
        </w:rPr>
        <w:t>асосли</w:t>
      </w:r>
      <w:r w:rsidRPr="003F1F5F">
        <w:rPr>
          <w:rFonts w:ascii="Times New Roman" w:hAnsi="Times New Roman" w:cs="Times New Roman"/>
          <w:lang w:val="uz-Cyrl-UZ"/>
        </w:rPr>
        <w:t xml:space="preserve"> туз ҳосил қилиши мумкин. Бундай чўкиш реакциялари ҳар бир материал учун олдиндан маълум бўлиши ва олдини олиш чораларини кўриш керак. Бундан ташқари, баъзи элементлар бошқаларга қараганда кўпроқ учувчан, беқарор ёки идиш ҳамда қувур деворларига ёпишишга моил бўлиши мумкин. Ҳар бир материалнинг кимёвий хусусиятлари билан боғлиқ хатоларни бартараф этиш учун таҳлил жараёнлари мослаштирилиши лозим.</w:t>
      </w:r>
    </w:p>
    <w:p w14:paraId="5B2557D0" w14:textId="77777777" w:rsidR="003F1F5F" w:rsidRPr="003F1F5F" w:rsidRDefault="003F1F5F" w:rsidP="003F1F5F">
      <w:pPr>
        <w:spacing w:after="0" w:line="240" w:lineRule="auto"/>
        <w:jc w:val="both"/>
        <w:rPr>
          <w:del w:id="0" w:author="Администратор" w:date="2026-02-19T16:38:00Z"/>
          <w:rFonts w:ascii="Times New Roman" w:hAnsi="Times New Roman" w:cs="Times New Roman"/>
          <w:b/>
          <w:bCs/>
        </w:rPr>
      </w:pPr>
    </w:p>
    <w:p w14:paraId="42A6ADF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lang w:val="uz-Cyrl-UZ"/>
        </w:rPr>
        <w:t>Аналитик асбоб-ускуналар</w:t>
      </w:r>
      <w:r w:rsidRPr="003F1F5F">
        <w:rPr>
          <w:rFonts w:ascii="Times New Roman" w:hAnsi="Times New Roman" w:cs="Times New Roman"/>
          <w:b/>
          <w:bCs/>
        </w:rPr>
        <w:t xml:space="preserve"> </w:t>
      </w:r>
    </w:p>
    <w:p w14:paraId="0F6CA9AF"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Ҳужайра культураси муҳитларида микроэлементларни миқдорий ўлчаш учун тегишли аналитик асбоб-ускуналарни танлаш бир қатор омилларга боғлиқ. Бу омилларга махсус аниқланадиган элементлар ва мақсадли аналитлар сони, ҳар бир элементнинг мақсадли концентрацияси, усулнинг талаб қилинадиган тўғрилиги ва аниқлиги, муҳитнинг ўзига хос таркиби ва талаб қилинадиган таҳлилий ўтказиш қобилияти, маҳлилий ходимларнинг тажриба даражаси киради.</w:t>
      </w:r>
    </w:p>
    <w:p w14:paraId="56B666F4" w14:textId="77777777" w:rsidR="003F1F5F" w:rsidRPr="003F1F5F" w:rsidRDefault="003F1F5F" w:rsidP="003F1F5F">
      <w:pPr>
        <w:spacing w:after="0" w:line="240" w:lineRule="auto"/>
        <w:jc w:val="both"/>
        <w:rPr>
          <w:rFonts w:ascii="Times New Roman" w:hAnsi="Times New Roman" w:cs="Times New Roman"/>
          <w:lang w:val="uz-Cyrl-UZ"/>
        </w:rPr>
      </w:pPr>
    </w:p>
    <w:p w14:paraId="2E988A50"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Квадруполли индуктив боғланган плазмали масс-спектрометрия (quadrupole-based inductively coupled plasma mass spectrometry, ICP-Q-MS), эҳтимол, ҳужайра культураси муҳитларидаги микроэлементларни миқдорий аниқлаш учун энг кўп қўлланиладиган усул бўлиб, бу жуда кенг динамик диапазонга эга бўлган, ультра-микромиқдорларни аниқлашга қодир ва кўп элементли таҳлил имкониятига эга асбоб-ускуналар синфидир. Усул сифатида, ушбу турдаги таҳлилий тизимлар анча такомиллашган: уларнинг таҳлилий муаммолари аниқ белгиланган ва ҳал этилган, улар нисбатан кенг тарқалган.  Ҳозирги кунда ICP-Q-MS ни яхши биладиган, индуктив боғланган плазмали масс-спектрометрия бўйича кўплаб тажрибали мутахассислар мавжуд [5].</w:t>
      </w:r>
    </w:p>
    <w:p w14:paraId="2CFEF994" w14:textId="77777777" w:rsidR="003F1F5F" w:rsidRPr="003F1F5F" w:rsidRDefault="003F1F5F" w:rsidP="003F1F5F">
      <w:pPr>
        <w:spacing w:after="0" w:line="240" w:lineRule="auto"/>
        <w:jc w:val="both"/>
        <w:rPr>
          <w:rFonts w:ascii="Times New Roman" w:hAnsi="Times New Roman" w:cs="Times New Roman"/>
          <w:lang w:val="uz-Cyrl-UZ"/>
        </w:rPr>
      </w:pPr>
    </w:p>
    <w:p w14:paraId="4CB9666D" w14:textId="77777777" w:rsidR="003F1F5F" w:rsidRPr="003F1F5F" w:rsidRDefault="003F1F5F" w:rsidP="003F1F5F">
      <w:pPr>
        <w:spacing w:after="0" w:line="240" w:lineRule="auto"/>
        <w:jc w:val="both"/>
        <w:rPr>
          <w:rFonts w:ascii="Times New Roman" w:hAnsi="Times New Roman" w:cs="Times New Roman"/>
          <w:lang w:val="uz-Cyrl-UZ"/>
        </w:rPr>
      </w:pPr>
    </w:p>
    <w:p w14:paraId="7F9B3E42"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 xml:space="preserve">Бироқ, соҳада бошқа асбоб-ускуналар услублари ҳам мавжуд бўлиб, улар муайян шароитларда микроэлементларни миқдорий аниқлаш учун мос келиши мумкин. ICP-OES, графит печли атом-абсорбцион спектроскопия (GFAAS), гидрид ҳосил қилиш орқали атом-абсорбцион спектроскопия ёки рентгенофлуоресцент спектроскопия (XRF) ҳужайра культураси хом ашёларидаги </w:t>
      </w:r>
      <w:r w:rsidRPr="003F1F5F">
        <w:rPr>
          <w:rFonts w:ascii="Times New Roman" w:hAnsi="Times New Roman" w:cs="Times New Roman"/>
          <w:lang w:val="uz-Cyrl-UZ"/>
        </w:rPr>
        <w:lastRenderedPageBreak/>
        <w:t>микроэлементларни аниқлаш ва тавсифлаш қобилиятига эга, бироқ уларнинг ҳар бири ўз чекловларига эга. Ушбу боб доирасида ICP-MS элементларни тавсифлаш учун энг кўп қиррали ва сезгир аналитик услуб сифатида қаралади ҳамда аналитик процедуралар бўйича муҳокаманинг асосий мавзуси ҳисобланади.</w:t>
      </w:r>
    </w:p>
    <w:p w14:paraId="01B061F1" w14:textId="77777777" w:rsidR="003F1F5F" w:rsidRPr="003F1F5F" w:rsidRDefault="003F1F5F" w:rsidP="003F1F5F">
      <w:pPr>
        <w:spacing w:after="0" w:line="240" w:lineRule="auto"/>
        <w:jc w:val="both"/>
        <w:rPr>
          <w:rFonts w:ascii="Times New Roman" w:hAnsi="Times New Roman" w:cs="Times New Roman"/>
          <w:lang w:val="uz-Cyrl-UZ"/>
        </w:rPr>
      </w:pPr>
    </w:p>
    <w:p w14:paraId="66AA06AE" w14:textId="77777777" w:rsidR="003F1F5F" w:rsidRPr="003F1F5F" w:rsidRDefault="003F1F5F" w:rsidP="003F1F5F">
      <w:pPr>
        <w:spacing w:after="0" w:line="240" w:lineRule="auto"/>
        <w:jc w:val="both"/>
        <w:rPr>
          <w:rFonts w:ascii="Times New Roman" w:hAnsi="Times New Roman" w:cs="Times New Roman"/>
          <w:lang w:val="uz-Cyrl-UZ"/>
        </w:rPr>
      </w:pPr>
    </w:p>
    <w:p w14:paraId="23CF40E5" w14:textId="77777777" w:rsidR="003F1F5F" w:rsidRPr="003F1F5F" w:rsidRDefault="003F1F5F" w:rsidP="003F1F5F">
      <w:pPr>
        <w:spacing w:after="0" w:line="240" w:lineRule="auto"/>
        <w:jc w:val="both"/>
        <w:rPr>
          <w:rFonts w:ascii="Times New Roman" w:hAnsi="Times New Roman" w:cs="Times New Roman"/>
          <w:lang w:val="uz-Cyrl-UZ"/>
        </w:rPr>
      </w:pPr>
    </w:p>
    <w:p w14:paraId="60F94916"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Намуна тайёрлаш</w:t>
      </w:r>
    </w:p>
    <w:p w14:paraId="5675BE29" w14:textId="77777777" w:rsidR="003F1F5F" w:rsidRPr="003F1F5F" w:rsidRDefault="003F1F5F" w:rsidP="003F1F5F">
      <w:pPr>
        <w:spacing w:after="0" w:line="240" w:lineRule="auto"/>
        <w:jc w:val="both"/>
        <w:rPr>
          <w:rFonts w:ascii="Times New Roman" w:hAnsi="Times New Roman" w:cs="Times New Roman"/>
          <w:lang w:val="uz-Cyrl-UZ"/>
        </w:rPr>
      </w:pPr>
      <w:r w:rsidRPr="003F1F5F">
        <w:rPr>
          <w:rFonts w:ascii="Times New Roman" w:hAnsi="Times New Roman" w:cs="Times New Roman"/>
          <w:lang w:val="uz-Cyrl-UZ"/>
        </w:rPr>
        <w:t xml:space="preserve">Намуна тайёрлаш шакллари суюлтирилмаган эритма, бевосита сувли эритма ва билвосита эритмани ўз ичига олади. Намуна тайёрлашнинг мос шаклини танлаш синалаётган материалга боғлиқ бўлиб, бу аналитикнинг вазифасидир. Қуйидаги </w:t>
      </w:r>
      <w:r w:rsidRPr="003F1F5F">
        <w:rPr>
          <w:rFonts w:ascii="Times New Roman" w:hAnsi="Times New Roman" w:cs="Times New Roman"/>
          <w:i/>
          <w:iCs/>
          <w:lang w:val="uz-Cyrl-UZ"/>
        </w:rPr>
        <w:t xml:space="preserve">5-жадвалга </w:t>
      </w:r>
      <w:r w:rsidRPr="003F1F5F">
        <w:rPr>
          <w:rFonts w:ascii="Times New Roman" w:hAnsi="Times New Roman" w:cs="Times New Roman"/>
          <w:lang w:val="uz-Cyrl-UZ"/>
        </w:rPr>
        <w:t>қаралсин:</w:t>
      </w:r>
    </w:p>
    <w:p w14:paraId="7E0D1DAE" w14:textId="77777777" w:rsidR="003F1F5F" w:rsidRPr="003F1F5F" w:rsidRDefault="003F1F5F" w:rsidP="003F1F5F">
      <w:pPr>
        <w:spacing w:after="0" w:line="240" w:lineRule="auto"/>
        <w:jc w:val="both"/>
        <w:rPr>
          <w:rFonts w:ascii="Times New Roman" w:hAnsi="Times New Roman" w:cs="Times New Roman"/>
          <w:lang w:val="uz-Cyrl-UZ"/>
        </w:rPr>
      </w:pPr>
    </w:p>
    <w:p w14:paraId="5838A6E7"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5-жадвал</w:t>
      </w:r>
    </w:p>
    <w:tbl>
      <w:tblPr>
        <w:tblW w:w="4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1"/>
        <w:gridCol w:w="3106"/>
      </w:tblGrid>
      <w:tr w:rsidR="003F1F5F" w:rsidRPr="003F1F5F" w14:paraId="68DB5FF2" w14:textId="77777777" w:rsidTr="00D50604">
        <w:trPr>
          <w:trHeight w:val="248"/>
          <w:tblHeader/>
        </w:trPr>
        <w:tc>
          <w:tcPr>
            <w:tcW w:w="1751" w:type="dxa"/>
            <w:vAlign w:val="center"/>
            <w:hideMark/>
          </w:tcPr>
          <w:p w14:paraId="1067CE27"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Намуна тури</w:t>
            </w:r>
          </w:p>
        </w:tc>
        <w:tc>
          <w:tcPr>
            <w:tcW w:w="3106" w:type="dxa"/>
            <w:vAlign w:val="center"/>
            <w:hideMark/>
          </w:tcPr>
          <w:p w14:paraId="795C66A9" w14:textId="77777777" w:rsidR="003F1F5F" w:rsidRPr="003F1F5F" w:rsidRDefault="003F1F5F" w:rsidP="003F1F5F">
            <w:pPr>
              <w:spacing w:after="0" w:line="240" w:lineRule="auto"/>
              <w:jc w:val="both"/>
              <w:rPr>
                <w:rFonts w:ascii="Times New Roman" w:hAnsi="Times New Roman" w:cs="Times New Roman"/>
                <w:b/>
                <w:bCs/>
                <w:lang w:val="uz-Cyrl-UZ"/>
              </w:rPr>
            </w:pPr>
            <w:r w:rsidRPr="003F1F5F">
              <w:rPr>
                <w:rFonts w:ascii="Times New Roman" w:hAnsi="Times New Roman" w:cs="Times New Roman"/>
                <w:b/>
                <w:bCs/>
                <w:lang w:val="uz-Cyrl-UZ"/>
              </w:rPr>
              <w:t>Тавсия этилган тайёргарлик</w:t>
            </w:r>
            <w:hyperlink r:id="rId5" w:anchor="FN_RKY_WQP_PYB" w:history="1">
              <w:r w:rsidRPr="003F1F5F">
                <w:rPr>
                  <w:rFonts w:ascii="Times New Roman" w:hAnsi="Times New Roman" w:cs="Times New Roman"/>
                  <w:b/>
                  <w:bCs/>
                  <w:color w:val="0563C1" w:themeColor="hyperlink"/>
                  <w:u w:val="single"/>
                  <w:vertAlign w:val="superscript"/>
                  <w:lang w:val="en-US"/>
                </w:rPr>
                <w:t>a</w:t>
              </w:r>
            </w:hyperlink>
          </w:p>
        </w:tc>
      </w:tr>
      <w:tr w:rsidR="003F1F5F" w:rsidRPr="003F1F5F" w14:paraId="09883106" w14:textId="77777777" w:rsidTr="00D50604">
        <w:trPr>
          <w:trHeight w:val="507"/>
        </w:trPr>
        <w:tc>
          <w:tcPr>
            <w:tcW w:w="1751" w:type="dxa"/>
            <w:vAlign w:val="center"/>
            <w:hideMark/>
          </w:tcPr>
          <w:p w14:paraId="42FCBF2D" w14:textId="77777777" w:rsidR="003F1F5F" w:rsidRPr="003F1F5F" w:rsidRDefault="003F1F5F" w:rsidP="003F1F5F">
            <w:pPr>
              <w:spacing w:after="0" w:line="240" w:lineRule="auto"/>
              <w:jc w:val="both"/>
              <w:rPr>
                <w:rFonts w:ascii="Times New Roman" w:hAnsi="Times New Roman" w:cs="Times New Roman"/>
                <w:bCs/>
                <w:strike/>
                <w:lang w:val="uz-Cyrl-UZ"/>
              </w:rPr>
            </w:pPr>
            <w:r w:rsidRPr="003F1F5F">
              <w:rPr>
                <w:rFonts w:ascii="Times New Roman" w:hAnsi="Times New Roman" w:cs="Times New Roman"/>
                <w:lang w:val="uz-Cyrl-UZ"/>
              </w:rPr>
              <w:t>Суюлтирилмаган эритма/Бошланғич эритма</w:t>
            </w:r>
          </w:p>
        </w:tc>
        <w:tc>
          <w:tcPr>
            <w:tcW w:w="3106" w:type="dxa"/>
            <w:vAlign w:val="center"/>
            <w:hideMark/>
          </w:tcPr>
          <w:p w14:paraId="753EE947"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rPr>
              <w:t>Суюлтирилмаган</w:t>
            </w:r>
            <w:r w:rsidRPr="003F1F5F">
              <w:rPr>
                <w:rFonts w:ascii="Times New Roman" w:hAnsi="Times New Roman" w:cs="Times New Roman"/>
                <w:bCs/>
                <w:lang w:val="uz-Cyrl-UZ"/>
              </w:rPr>
              <w:t xml:space="preserve"> суюқ намуна ишлатилади</w:t>
            </w:r>
          </w:p>
        </w:tc>
      </w:tr>
      <w:tr w:rsidR="003F1F5F" w:rsidRPr="003F1F5F" w14:paraId="6BED0995" w14:textId="77777777" w:rsidTr="00D50604">
        <w:trPr>
          <w:trHeight w:val="507"/>
        </w:trPr>
        <w:tc>
          <w:tcPr>
            <w:tcW w:w="1751" w:type="dxa"/>
            <w:vAlign w:val="center"/>
            <w:hideMark/>
          </w:tcPr>
          <w:p w14:paraId="48CD59C4" w14:textId="77777777" w:rsidR="003F1F5F" w:rsidRPr="003F1F5F" w:rsidRDefault="003F1F5F" w:rsidP="003F1F5F">
            <w:pPr>
              <w:spacing w:after="0" w:line="240" w:lineRule="auto"/>
              <w:jc w:val="both"/>
              <w:rPr>
                <w:rFonts w:ascii="Times New Roman" w:hAnsi="Times New Roman" w:cs="Times New Roman"/>
                <w:bCs/>
                <w:lang w:val="uz-Cyrl-UZ"/>
              </w:rPr>
            </w:pPr>
            <w:r w:rsidRPr="003F1F5F">
              <w:rPr>
                <w:rFonts w:ascii="Times New Roman" w:hAnsi="Times New Roman" w:cs="Times New Roman"/>
                <w:bCs/>
                <w:lang w:val="uz-Cyrl-UZ"/>
              </w:rPr>
              <w:t>Бевосита сувли эритма</w:t>
            </w:r>
          </w:p>
        </w:tc>
        <w:tc>
          <w:tcPr>
            <w:tcW w:w="3106" w:type="dxa"/>
            <w:vAlign w:val="center"/>
            <w:hideMark/>
          </w:tcPr>
          <w:p w14:paraId="08F9A2F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Агар намуна сувли эритувчида эриса, қўлланилади</w:t>
            </w:r>
          </w:p>
        </w:tc>
      </w:tr>
      <w:tr w:rsidR="003F1F5F" w:rsidRPr="003F1F5F" w14:paraId="64626AB3" w14:textId="77777777" w:rsidTr="00D50604">
        <w:trPr>
          <w:trHeight w:val="1274"/>
        </w:trPr>
        <w:tc>
          <w:tcPr>
            <w:tcW w:w="1751" w:type="dxa"/>
            <w:vAlign w:val="center"/>
            <w:hideMark/>
          </w:tcPr>
          <w:p w14:paraId="7F959A0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Билвосита эритма</w:t>
            </w:r>
          </w:p>
        </w:tc>
        <w:tc>
          <w:tcPr>
            <w:tcW w:w="3106" w:type="dxa"/>
            <w:vAlign w:val="center"/>
            <w:hideMark/>
          </w:tcPr>
          <w:p w14:paraId="2942026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Агар намуна сувда ёки органик эритувчида эримаса, ёпиқ идишда парчала</w:t>
            </w:r>
            <w:r w:rsidRPr="003F1F5F">
              <w:rPr>
                <w:rFonts w:ascii="Times New Roman" w:hAnsi="Times New Roman" w:cs="Times New Roman"/>
                <w:bCs/>
                <w:lang w:val="uz-Cyrl-UZ"/>
              </w:rPr>
              <w:t>ни</w:t>
            </w:r>
            <w:r w:rsidRPr="003F1F5F">
              <w:rPr>
                <w:rFonts w:ascii="Times New Roman" w:hAnsi="Times New Roman" w:cs="Times New Roman"/>
                <w:bCs/>
              </w:rPr>
              <w:t>ш жараёни қўлланилади</w:t>
            </w:r>
          </w:p>
        </w:tc>
      </w:tr>
      <w:tr w:rsidR="003F1F5F" w:rsidRPr="003F1F5F" w14:paraId="331FFF0F" w14:textId="77777777" w:rsidTr="00D50604">
        <w:trPr>
          <w:trHeight w:val="1024"/>
        </w:trPr>
        <w:tc>
          <w:tcPr>
            <w:tcW w:w="1751" w:type="dxa"/>
            <w:vAlign w:val="center"/>
            <w:hideMark/>
          </w:tcPr>
          <w:p w14:paraId="2EA453F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Қаттиқ намуна</w:t>
            </w:r>
          </w:p>
        </w:tc>
        <w:tc>
          <w:tcPr>
            <w:tcW w:w="3106" w:type="dxa"/>
            <w:vAlign w:val="center"/>
            <w:hideMark/>
          </w:tcPr>
          <w:p w14:paraId="7135AC4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Тегишли эритувчида тўлиқ эритилади ва зарур бўлса суюлтирилади</w:t>
            </w:r>
          </w:p>
        </w:tc>
      </w:tr>
      <w:tr w:rsidR="003F1F5F" w:rsidRPr="003F1F5F" w14:paraId="5465BF5D" w14:textId="77777777" w:rsidTr="00D50604">
        <w:trPr>
          <w:trHeight w:val="756"/>
        </w:trPr>
        <w:tc>
          <w:tcPr>
            <w:tcW w:w="1751" w:type="dxa"/>
            <w:vAlign w:val="center"/>
            <w:hideMark/>
          </w:tcPr>
          <w:p w14:paraId="6D88AA4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Суюқ намуна</w:t>
            </w:r>
          </w:p>
        </w:tc>
        <w:tc>
          <w:tcPr>
            <w:tcW w:w="3106" w:type="dxa"/>
            <w:vAlign w:val="center"/>
            <w:hideMark/>
          </w:tcPr>
          <w:p w14:paraId="2EFA539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Зарур ҳолларда мос эритувчида суюлтирилади.</w:t>
            </w:r>
          </w:p>
        </w:tc>
      </w:tr>
      <w:tr w:rsidR="003F1F5F" w:rsidRPr="003F1F5F" w14:paraId="1A3E8460" w14:textId="77777777" w:rsidTr="00D50604">
        <w:trPr>
          <w:trHeight w:val="1024"/>
        </w:trPr>
        <w:tc>
          <w:tcPr>
            <w:tcW w:w="1751" w:type="dxa"/>
            <w:vAlign w:val="center"/>
            <w:hideMark/>
          </w:tcPr>
          <w:p w14:paraId="5E6B481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Органик компонентларни ўз ичига олган намуналар</w:t>
            </w:r>
          </w:p>
        </w:tc>
        <w:tc>
          <w:tcPr>
            <w:tcW w:w="3106" w:type="dxa"/>
            <w:vAlign w:val="center"/>
            <w:hideMark/>
          </w:tcPr>
          <w:p w14:paraId="54BAB85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Мос эритувчида суюлтирилиб, шаффоф ҳолатга келгунча қиздирилади.</w:t>
            </w:r>
          </w:p>
        </w:tc>
      </w:tr>
    </w:tbl>
    <w:p w14:paraId="6B691523" w14:textId="77777777" w:rsidR="003F1F5F" w:rsidRPr="003F1F5F" w:rsidRDefault="003F1F5F" w:rsidP="003F1F5F">
      <w:pPr>
        <w:spacing w:after="0" w:line="240" w:lineRule="auto"/>
        <w:jc w:val="both"/>
        <w:rPr>
          <w:rFonts w:ascii="Times New Roman" w:hAnsi="Times New Roman" w:cs="Times New Roman"/>
        </w:rPr>
      </w:pPr>
    </w:p>
    <w:p w14:paraId="395CDDBF"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vertAlign w:val="superscript"/>
        </w:rPr>
        <w:t xml:space="preserve">а </w:t>
      </w:r>
      <w:r w:rsidRPr="003F1F5F">
        <w:rPr>
          <w:rFonts w:ascii="Times New Roman" w:hAnsi="Times New Roman" w:cs="Times New Roman"/>
        </w:rPr>
        <w:t xml:space="preserve">Батафсил маълумотни </w:t>
      </w:r>
      <w:r w:rsidRPr="003F1F5F">
        <w:rPr>
          <w:rFonts w:ascii="Times New Roman" w:hAnsi="Times New Roman" w:cs="Times New Roman"/>
          <w:i/>
          <w:iCs/>
          <w:lang w:val="uz-Cyrl-UZ"/>
        </w:rPr>
        <w:t>“</w:t>
      </w:r>
      <w:r w:rsidRPr="003F1F5F">
        <w:rPr>
          <w:rFonts w:ascii="Times New Roman" w:hAnsi="Times New Roman" w:cs="Times New Roman"/>
          <w:i/>
          <w:iCs/>
        </w:rPr>
        <w:t>Плазма спектрокимёси</w:t>
      </w:r>
      <w:r w:rsidRPr="003F1F5F">
        <w:rPr>
          <w:rFonts w:ascii="Times New Roman" w:hAnsi="Times New Roman" w:cs="Times New Roman"/>
          <w:i/>
          <w:iCs/>
          <w:lang w:val="uz-Cyrl-UZ"/>
        </w:rPr>
        <w:t>”</w:t>
      </w:r>
      <w:r w:rsidRPr="003F1F5F">
        <w:rPr>
          <w:rFonts w:ascii="Times New Roman" w:hAnsi="Times New Roman" w:cs="Times New Roman"/>
          <w:i/>
          <w:iCs/>
        </w:rPr>
        <w:t xml:space="preserve"> </w:t>
      </w:r>
      <w:r w:rsidRPr="003F1F5F">
        <w:rPr>
          <w:rFonts w:ascii="Cambria Math" w:hAnsi="Cambria Math" w:cs="Cambria Math"/>
        </w:rPr>
        <w:t>〈</w:t>
      </w:r>
      <w:r w:rsidRPr="003F1F5F">
        <w:rPr>
          <w:rFonts w:ascii="Times New Roman" w:hAnsi="Times New Roman" w:cs="Times New Roman"/>
          <w:i/>
          <w:iCs/>
        </w:rPr>
        <w:t>730</w:t>
      </w:r>
      <w:r w:rsidRPr="003F1F5F">
        <w:rPr>
          <w:rFonts w:ascii="Cambria Math" w:hAnsi="Cambria Math" w:cs="Cambria Math"/>
        </w:rPr>
        <w:t>〉</w:t>
      </w:r>
      <w:r w:rsidRPr="003F1F5F">
        <w:rPr>
          <w:rFonts w:ascii="Times New Roman" w:hAnsi="Times New Roman" w:cs="Times New Roman"/>
        </w:rPr>
        <w:t xml:space="preserve"> ва </w:t>
      </w:r>
      <w:r w:rsidRPr="003F1F5F">
        <w:rPr>
          <w:rFonts w:ascii="Times New Roman" w:hAnsi="Times New Roman" w:cs="Times New Roman"/>
          <w:i/>
          <w:iCs/>
          <w:lang w:val="uz-Cyrl-UZ"/>
        </w:rPr>
        <w:t>“</w:t>
      </w:r>
      <w:r w:rsidRPr="003F1F5F">
        <w:rPr>
          <w:rFonts w:ascii="Times New Roman" w:hAnsi="Times New Roman" w:cs="Times New Roman"/>
          <w:i/>
          <w:iCs/>
        </w:rPr>
        <w:t>Плазма спектрокимёси - назария ва амалиёт</w:t>
      </w:r>
      <w:r w:rsidRPr="003F1F5F">
        <w:rPr>
          <w:rFonts w:ascii="Times New Roman" w:hAnsi="Times New Roman" w:cs="Times New Roman"/>
          <w:i/>
          <w:iCs/>
          <w:lang w:val="uz-Cyrl-UZ"/>
        </w:rPr>
        <w:t>”</w:t>
      </w:r>
      <w:r w:rsidRPr="003F1F5F">
        <w:rPr>
          <w:rFonts w:ascii="Times New Roman" w:hAnsi="Times New Roman" w:cs="Times New Roman"/>
          <w:i/>
          <w:iCs/>
        </w:rPr>
        <w:t xml:space="preserve"> </w:t>
      </w:r>
      <w:r w:rsidRPr="003F1F5F">
        <w:rPr>
          <w:rFonts w:ascii="Cambria Math" w:hAnsi="Cambria Math" w:cs="Cambria Math"/>
        </w:rPr>
        <w:t>〈</w:t>
      </w:r>
      <w:r w:rsidRPr="003F1F5F">
        <w:rPr>
          <w:rFonts w:ascii="Times New Roman" w:hAnsi="Times New Roman" w:cs="Times New Roman"/>
          <w:i/>
          <w:iCs/>
        </w:rPr>
        <w:t>1730</w:t>
      </w:r>
      <w:r w:rsidRPr="003F1F5F">
        <w:rPr>
          <w:rFonts w:ascii="Cambria Math" w:hAnsi="Cambria Math" w:cs="Cambria Math"/>
        </w:rPr>
        <w:t>〉</w:t>
      </w:r>
      <w:r w:rsidRPr="003F1F5F">
        <w:rPr>
          <w:rFonts w:ascii="Cambria Math" w:hAnsi="Cambria Math" w:cs="Cambria Math"/>
          <w:lang w:val="uz-Cyrl-UZ"/>
        </w:rPr>
        <w:t xml:space="preserve"> </w:t>
      </w:r>
      <w:r w:rsidRPr="003F1F5F">
        <w:rPr>
          <w:rFonts w:ascii="Times New Roman" w:hAnsi="Times New Roman" w:cs="Times New Roman"/>
        </w:rPr>
        <w:t>бўлимларидан кўри</w:t>
      </w:r>
      <w:r w:rsidRPr="003F1F5F">
        <w:rPr>
          <w:rFonts w:ascii="Times New Roman" w:hAnsi="Times New Roman" w:cs="Times New Roman"/>
          <w:lang w:val="uz-Cyrl-UZ"/>
        </w:rPr>
        <w:t>лсин</w:t>
      </w:r>
      <w:r w:rsidRPr="003F1F5F">
        <w:rPr>
          <w:rFonts w:ascii="Times New Roman" w:hAnsi="Times New Roman" w:cs="Times New Roman"/>
        </w:rPr>
        <w:t>.</w:t>
      </w:r>
    </w:p>
    <w:p w14:paraId="3AB3AFF2" w14:textId="77777777" w:rsidR="003F1F5F" w:rsidRPr="003F1F5F" w:rsidRDefault="003F1F5F" w:rsidP="003F1F5F">
      <w:pPr>
        <w:spacing w:after="0" w:line="240" w:lineRule="auto"/>
        <w:jc w:val="both"/>
        <w:rPr>
          <w:rFonts w:ascii="Times New Roman" w:hAnsi="Times New Roman" w:cs="Times New Roman"/>
        </w:rPr>
      </w:pPr>
    </w:p>
    <w:p w14:paraId="1A719C4D" w14:textId="77777777" w:rsidR="003F1F5F" w:rsidRPr="003F1F5F" w:rsidRDefault="003F1F5F" w:rsidP="003F1F5F">
      <w:pPr>
        <w:spacing w:after="0" w:line="240" w:lineRule="auto"/>
        <w:jc w:val="both"/>
        <w:rPr>
          <w:rFonts w:ascii="Times New Roman" w:hAnsi="Times New Roman" w:cs="Times New Roman"/>
        </w:rPr>
      </w:pPr>
    </w:p>
    <w:p w14:paraId="1385F118"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МАТЕРИАЛЛАР ВА РЕАКТИВЛАР</w:t>
      </w:r>
    </w:p>
    <w:p w14:paraId="147EE543"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 xml:space="preserve">Намуналар учун </w:t>
      </w:r>
      <w:r w:rsidRPr="003F1F5F">
        <w:rPr>
          <w:rFonts w:ascii="Times New Roman" w:hAnsi="Times New Roman" w:cs="Times New Roman"/>
          <w:b/>
          <w:bCs/>
          <w:lang w:val="uz-Cyrl-UZ"/>
        </w:rPr>
        <w:t>контейнерлар</w:t>
      </w:r>
      <w:r w:rsidRPr="003F1F5F">
        <w:rPr>
          <w:rFonts w:ascii="Times New Roman" w:hAnsi="Times New Roman" w:cs="Times New Roman"/>
          <w:b/>
          <w:bCs/>
        </w:rPr>
        <w:t xml:space="preserve">: </w:t>
      </w:r>
      <w:r w:rsidRPr="003F1F5F">
        <w:rPr>
          <w:rFonts w:ascii="Times New Roman" w:hAnsi="Times New Roman" w:cs="Times New Roman"/>
        </w:rPr>
        <w:t>намуналарни кислота билан ювилган ёки таркибида оғир металлар миқдори камлиги текширилган пластик идишларда (бир марталик ёки бир марталик ишлатиладиган) сақлаш тавсия этилади.</w:t>
      </w:r>
    </w:p>
    <w:p w14:paraId="632DF003"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Деионлаштирилган сув:</w:t>
      </w:r>
      <w:r w:rsidRPr="003F1F5F">
        <w:rPr>
          <w:rFonts w:ascii="Times New Roman" w:hAnsi="Times New Roman" w:cs="Times New Roman"/>
        </w:rPr>
        <w:t xml:space="preserve"> суюлтириш учун ўта юқори тозаликдаги 18 МΩ.см сув.</w:t>
      </w:r>
    </w:p>
    <w:p w14:paraId="745D9787"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Кислоталар</w:t>
      </w:r>
      <w:r w:rsidRPr="003F1F5F">
        <w:rPr>
          <w:rFonts w:ascii="Times New Roman" w:hAnsi="Times New Roman" w:cs="Times New Roman"/>
        </w:rPr>
        <w:t>: масс-спектрометрик сифатга эга юқори тозаликдаги кислоталар (масалан, нитрат кислота, хлорид кислота, сульфат кислота).</w:t>
      </w:r>
    </w:p>
    <w:p w14:paraId="458AFA39"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Калибрлаш стандартлари:</w:t>
      </w:r>
      <w:r w:rsidRPr="003F1F5F">
        <w:rPr>
          <w:rFonts w:ascii="Times New Roman" w:hAnsi="Times New Roman" w:cs="Times New Roman"/>
        </w:rPr>
        <w:t xml:space="preserve"> Стандартлаштирувчи ташкилотларнинг эталонларигача кузатилувчан б</w:t>
      </w:r>
      <w:r w:rsidRPr="003F1F5F">
        <w:rPr>
          <w:rFonts w:ascii="Times New Roman" w:hAnsi="Times New Roman" w:cs="Times New Roman"/>
          <w:lang w:val="uz-Cyrl-UZ"/>
        </w:rPr>
        <w:t>ў</w:t>
      </w:r>
      <w:r w:rsidRPr="003F1F5F">
        <w:rPr>
          <w:rFonts w:ascii="Times New Roman" w:hAnsi="Times New Roman" w:cs="Times New Roman"/>
        </w:rPr>
        <w:t>лиши.</w:t>
      </w:r>
    </w:p>
    <w:p w14:paraId="7FAE30FF"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Ички стандартлар:</w:t>
      </w:r>
      <w:r w:rsidRPr="003F1F5F">
        <w:rPr>
          <w:rFonts w:ascii="Times New Roman" w:hAnsi="Times New Roman" w:cs="Times New Roman"/>
        </w:rPr>
        <w:t xml:space="preserve"> Сертификатланган ICP-MS даражасидаги стандарт намуналар.</w:t>
      </w:r>
    </w:p>
    <w:p w14:paraId="589AB41A"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b/>
          <w:bCs/>
        </w:rPr>
        <w:t>Намуналарни қайта ишлаш:</w:t>
      </w:r>
      <w:r w:rsidRPr="003F1F5F">
        <w:rPr>
          <w:rFonts w:ascii="Times New Roman" w:hAnsi="Times New Roman" w:cs="Times New Roman"/>
        </w:rPr>
        <w:t xml:space="preserve"> Контаминацияни (ифлосланишни) минималлаштириш учун намуналар билан ишлаш ва уларни тайёрлаш жараёни кимёвий тортма шкаф</w:t>
      </w:r>
      <w:r w:rsidRPr="003F1F5F">
        <w:rPr>
          <w:rFonts w:ascii="Times New Roman" w:hAnsi="Times New Roman" w:cs="Times New Roman"/>
          <w:lang w:val="uz-Cyrl-UZ"/>
        </w:rPr>
        <w:t>и</w:t>
      </w:r>
      <w:r w:rsidRPr="003F1F5F">
        <w:rPr>
          <w:rFonts w:ascii="Times New Roman" w:hAnsi="Times New Roman" w:cs="Times New Roman"/>
        </w:rPr>
        <w:t xml:space="preserve">да амалга оширилиши мумкин. Шунингдек, ламинар ҳаво оқимига эга бўлган микроэлементлар учун махсус тортма шкафидан ҳам фойдаланиш мумкин. Шкаф тоза бўлиши ва атроф-муҳитнинг потенциал ифлослантирувчиларидан холи бўлиши керак. Микроэлементлар намуналарини тайёрлаш учун алоҳида ажратилган ҳудудга эга бўлиш тавсия этилади. Атроф-муҳитдан ифлосланишнинг </w:t>
      </w:r>
      <w:r w:rsidRPr="003F1F5F">
        <w:rPr>
          <w:rFonts w:ascii="Times New Roman" w:hAnsi="Times New Roman" w:cs="Times New Roman"/>
        </w:rPr>
        <w:lastRenderedPageBreak/>
        <w:t>потенциал манбаларига қуйидагилар киради: вентиляция тешиклари ва шифт плиткалари, қоғоз сочиқлар, қўлқоплар ва шиша идишлар, сарфланувчи материаллар (трубкалар, пипетка учлари) ва реактивлар ҳам ифлосланиш манбаи бўлиши мумкин.</w:t>
      </w:r>
    </w:p>
    <w:p w14:paraId="41FC20E3"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Барча намуналар билан бир вақтда, таҳлил қилинаётган намунанинг ўзидан ташқари, проба тайёрлашда қўлланиладиган барча компонентларни ўз ичига олган лаборатория назорат "б</w:t>
      </w:r>
      <w:r w:rsidRPr="003F1F5F">
        <w:rPr>
          <w:rFonts w:ascii="Times New Roman" w:hAnsi="Times New Roman" w:cs="Times New Roman"/>
          <w:lang w:val="uz-Cyrl-UZ"/>
        </w:rPr>
        <w:t>ланк</w:t>
      </w:r>
      <w:r w:rsidRPr="003F1F5F">
        <w:rPr>
          <w:rFonts w:ascii="Times New Roman" w:hAnsi="Times New Roman" w:cs="Times New Roman"/>
        </w:rPr>
        <w:t>" намунаси тайёрланиши ва таҳлил қилиниши керак.</w:t>
      </w:r>
    </w:p>
    <w:p w14:paraId="00867D56" w14:textId="77777777" w:rsidR="003F1F5F" w:rsidRPr="003F1F5F" w:rsidRDefault="003F1F5F" w:rsidP="003F1F5F">
      <w:pPr>
        <w:spacing w:after="0" w:line="240" w:lineRule="auto"/>
        <w:jc w:val="both"/>
        <w:rPr>
          <w:rFonts w:ascii="Times New Roman" w:hAnsi="Times New Roman" w:cs="Times New Roman"/>
        </w:rPr>
      </w:pPr>
    </w:p>
    <w:p w14:paraId="4282E9B0" w14:textId="77777777" w:rsidR="003F1F5F" w:rsidRPr="003F1F5F" w:rsidRDefault="003F1F5F" w:rsidP="003F1F5F">
      <w:pPr>
        <w:spacing w:after="0" w:line="240" w:lineRule="auto"/>
        <w:jc w:val="both"/>
        <w:rPr>
          <w:rFonts w:ascii="Times New Roman" w:hAnsi="Times New Roman" w:cs="Times New Roman"/>
        </w:rPr>
      </w:pPr>
    </w:p>
    <w:p w14:paraId="334BED8A" w14:textId="77777777" w:rsidR="003F1F5F" w:rsidRPr="003F1F5F" w:rsidRDefault="003F1F5F" w:rsidP="003F1F5F">
      <w:pPr>
        <w:spacing w:after="0" w:line="240" w:lineRule="auto"/>
        <w:jc w:val="both"/>
        <w:rPr>
          <w:rFonts w:ascii="Times New Roman" w:hAnsi="Times New Roman" w:cs="Times New Roman"/>
        </w:rPr>
      </w:pPr>
    </w:p>
    <w:p w14:paraId="02E49BF5" w14:textId="77777777" w:rsidR="003F1F5F" w:rsidRPr="003F1F5F" w:rsidRDefault="003F1F5F" w:rsidP="003F1F5F">
      <w:pPr>
        <w:spacing w:after="0" w:line="240" w:lineRule="auto"/>
        <w:jc w:val="both"/>
        <w:rPr>
          <w:rFonts w:ascii="Times New Roman" w:hAnsi="Times New Roman" w:cs="Times New Roman"/>
        </w:rPr>
      </w:pPr>
    </w:p>
    <w:p w14:paraId="173FAACC"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ИЧКИ СТАНДАРТЛАШ ВА НАМУНАНИ СУЮЛТИРИШ МАСАЛАЛАРИ</w:t>
      </w:r>
    </w:p>
    <w:p w14:paraId="00880EB6"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Ҳужайра культураси муҳитлари углеводлар, тузлар, нуклеин кислоталар, аминокислоталар, витаминлар ва озуқавий микроэлементлардан ташкил топган мураккаб, кўп компонентли аралашмалардир. Муайян муҳит компонентлари ва уларнинг концентрациялари тўғрисидаги батафсил маълумотларга эга бўлиш ICP-MS таҳлилини муваффақиятли амалга оширишнинг муҳим омили ҳисобланади.</w:t>
      </w:r>
    </w:p>
    <w:p w14:paraId="7EA901E1" w14:textId="77777777" w:rsidR="003F1F5F" w:rsidRPr="003F1F5F" w:rsidRDefault="003F1F5F" w:rsidP="003F1F5F">
      <w:pPr>
        <w:spacing w:after="0" w:line="240" w:lineRule="auto"/>
        <w:jc w:val="both"/>
        <w:rPr>
          <w:rFonts w:ascii="Times New Roman" w:hAnsi="Times New Roman" w:cs="Times New Roman"/>
        </w:rPr>
      </w:pPr>
    </w:p>
    <w:p w14:paraId="34BA038F"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Аксарият ҳолларда культура муҳити суюлтирилган кислотали эритувчида бевосита эритилади. Ушбу муҳитлар сувда юқори эрувчанлик хусусиятига эга бўлиб, намунани тўлиқ минерализация қилиш (парчалаш) синов эритмаси матрицасидан ноорганик компонентларнинг чиқариб ташланишига олиб келмайди.</w:t>
      </w:r>
    </w:p>
    <w:p w14:paraId="5F275CD7" w14:textId="77777777" w:rsidR="003F1F5F" w:rsidRPr="003F1F5F" w:rsidRDefault="003F1F5F" w:rsidP="003F1F5F">
      <w:pPr>
        <w:spacing w:after="0" w:line="240" w:lineRule="auto"/>
        <w:jc w:val="both"/>
        <w:rPr>
          <w:rFonts w:ascii="Times New Roman" w:hAnsi="Times New Roman" w:cs="Times New Roman"/>
        </w:rPr>
      </w:pPr>
    </w:p>
    <w:p w14:paraId="0421806C" w14:textId="77777777" w:rsidR="003F1F5F" w:rsidRPr="003F1F5F" w:rsidRDefault="003F1F5F" w:rsidP="003F1F5F">
      <w:pPr>
        <w:spacing w:after="0" w:line="240" w:lineRule="auto"/>
        <w:jc w:val="both"/>
        <w:rPr>
          <w:rFonts w:ascii="Times New Roman" w:hAnsi="Times New Roman" w:cs="Times New Roman"/>
        </w:rPr>
      </w:pPr>
    </w:p>
    <w:p w14:paraId="14485A52" w14:textId="77777777" w:rsidR="003F1F5F" w:rsidRPr="003F1F5F" w:rsidRDefault="003F1F5F" w:rsidP="003F1F5F">
      <w:pPr>
        <w:spacing w:after="0" w:line="240" w:lineRule="auto"/>
        <w:jc w:val="both"/>
        <w:rPr>
          <w:rFonts w:ascii="Times New Roman" w:hAnsi="Times New Roman" w:cs="Times New Roman"/>
        </w:rPr>
      </w:pPr>
    </w:p>
    <w:p w14:paraId="36BDC046"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Умуман олганда, ICP-MS учун намуналарни эритиш стратегияси эриган қаттиқ моддаларнинг умумий улуши 0,2 % дан (100 мл эритувчидаги эриган модданинг умумий миқдори грамм ҳисобида) ошмаслигини тақозо этади. Хусусан, ноорганик тузлар ICP-MS таҳлилининг аниқлигига сезиларли таъсир кўрсатиши мумкин. Масалан, идеал ҳолатда масс-спектрометрга киритиладиган натрийнинг умумий миқдори 1000 мкг/мл (ppm) дан ошмаслиги лозим. Натрийнинг (ёки осон ионлашадиган бошқа элементларнинг) ppm даражасида мавжудлиги ICP-MS таҳлилига учта йўл билан таъсир кўрсатади:</w:t>
      </w:r>
    </w:p>
    <w:p w14:paraId="28861805" w14:textId="77777777" w:rsidR="003F1F5F" w:rsidRPr="003F1F5F" w:rsidRDefault="003F1F5F" w:rsidP="003F1F5F">
      <w:pPr>
        <w:spacing w:after="0" w:line="240" w:lineRule="auto"/>
        <w:jc w:val="both"/>
        <w:rPr>
          <w:rFonts w:ascii="Times New Roman" w:hAnsi="Times New Roman" w:cs="Times New Roman"/>
        </w:rPr>
      </w:pPr>
    </w:p>
    <w:p w14:paraId="3B544272"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 Плазма ионлари манбаи кўпроқ ўтказувчан бўлиб қолади, бу эса 1% (ҳажм/ҳажм) нитрат кислота каби тоза ишчи стандарт матрица киритилгандаги плазманинг </w:t>
      </w:r>
      <w:r w:rsidRPr="003F1F5F">
        <w:rPr>
          <w:rFonts w:ascii="Times New Roman" w:hAnsi="Times New Roman" w:cs="Times New Roman"/>
          <w:lang w:val="uz-Cyrl-UZ"/>
        </w:rPr>
        <w:t>“</w:t>
      </w:r>
      <w:r w:rsidRPr="003F1F5F">
        <w:rPr>
          <w:rFonts w:ascii="Times New Roman" w:hAnsi="Times New Roman" w:cs="Times New Roman"/>
        </w:rPr>
        <w:t>нормал</w:t>
      </w:r>
      <w:r w:rsidRPr="003F1F5F">
        <w:rPr>
          <w:rFonts w:ascii="Times New Roman" w:hAnsi="Times New Roman" w:cs="Times New Roman"/>
          <w:lang w:val="uz-Cyrl-UZ"/>
        </w:rPr>
        <w:t>”</w:t>
      </w:r>
      <w:r w:rsidRPr="003F1F5F">
        <w:rPr>
          <w:rFonts w:ascii="Times New Roman" w:hAnsi="Times New Roman" w:cs="Times New Roman"/>
        </w:rPr>
        <w:t xml:space="preserve"> ҳароратига нисбатан сезиларли даражада совишига олиб келади. Бу эса ўз навбатида элементнинг ионлашган атомлари улушини камайтиради (2-жадвалга қар</w:t>
      </w:r>
      <w:r w:rsidRPr="003F1F5F">
        <w:rPr>
          <w:rFonts w:ascii="Times New Roman" w:hAnsi="Times New Roman" w:cs="Times New Roman"/>
          <w:lang w:val="uz-Cyrl-UZ"/>
        </w:rPr>
        <w:t>алсин</w:t>
      </w:r>
      <w:r w:rsidRPr="003F1F5F">
        <w:rPr>
          <w:rFonts w:ascii="Times New Roman" w:hAnsi="Times New Roman" w:cs="Times New Roman"/>
        </w:rPr>
        <w:t>). Элементнинг ионланиш потенциали қанчалик юқори бўлса, бу таъсир шунчалик яққол кўринади.</w:t>
      </w:r>
    </w:p>
    <w:p w14:paraId="2A85E5F5" w14:textId="77777777" w:rsidR="003F1F5F" w:rsidRPr="003F1F5F" w:rsidRDefault="003F1F5F" w:rsidP="003F1F5F">
      <w:pPr>
        <w:spacing w:after="0" w:line="240" w:lineRule="auto"/>
        <w:jc w:val="both"/>
        <w:rPr>
          <w:rFonts w:ascii="Times New Roman" w:hAnsi="Times New Roman" w:cs="Times New Roman"/>
        </w:rPr>
      </w:pPr>
    </w:p>
    <w:p w14:paraId="6DD3B9F9" w14:textId="77777777" w:rsidR="003F1F5F" w:rsidRPr="003F1F5F" w:rsidRDefault="003F1F5F" w:rsidP="003F1F5F">
      <w:pPr>
        <w:spacing w:after="0" w:line="240" w:lineRule="auto"/>
        <w:jc w:val="both"/>
        <w:rPr>
          <w:rFonts w:ascii="Times New Roman" w:hAnsi="Times New Roman" w:cs="Times New Roman"/>
          <w:lang w:val="en-US"/>
        </w:rPr>
      </w:pPr>
      <w:r w:rsidRPr="003F1F5F">
        <w:rPr>
          <w:rFonts w:ascii="Times New Roman" w:hAnsi="Times New Roman" w:cs="Times New Roman"/>
          <w:lang w:val="en-US"/>
        </w:rPr>
        <w:t xml:space="preserve">• </w:t>
      </w:r>
      <w:r w:rsidRPr="003F1F5F">
        <w:rPr>
          <w:rFonts w:ascii="Times New Roman" w:hAnsi="Times New Roman" w:cs="Times New Roman"/>
        </w:rPr>
        <w:t>Ион</w:t>
      </w:r>
      <w:r w:rsidRPr="003F1F5F">
        <w:rPr>
          <w:rFonts w:ascii="Times New Roman" w:hAnsi="Times New Roman" w:cs="Times New Roman"/>
          <w:lang w:val="en-US"/>
        </w:rPr>
        <w:t xml:space="preserve"> </w:t>
      </w:r>
      <w:r w:rsidRPr="003F1F5F">
        <w:rPr>
          <w:rFonts w:ascii="Times New Roman" w:hAnsi="Times New Roman" w:cs="Times New Roman"/>
        </w:rPr>
        <w:t>оқимида</w:t>
      </w:r>
      <w:r w:rsidRPr="003F1F5F">
        <w:rPr>
          <w:rFonts w:ascii="Times New Roman" w:hAnsi="Times New Roman" w:cs="Times New Roman"/>
          <w:lang w:val="en-US"/>
        </w:rPr>
        <w:t xml:space="preserve"> </w:t>
      </w:r>
      <w:r w:rsidRPr="003F1F5F">
        <w:rPr>
          <w:rFonts w:ascii="Times New Roman" w:hAnsi="Times New Roman" w:cs="Times New Roman"/>
        </w:rPr>
        <w:t>ўтказувчан</w:t>
      </w:r>
      <w:r w:rsidRPr="003F1F5F">
        <w:rPr>
          <w:rFonts w:ascii="Times New Roman" w:hAnsi="Times New Roman" w:cs="Times New Roman"/>
          <w:lang w:val="en-US"/>
        </w:rPr>
        <w:t xml:space="preserve"> </w:t>
      </w:r>
      <w:r w:rsidRPr="003F1F5F">
        <w:rPr>
          <w:rFonts w:ascii="Times New Roman" w:hAnsi="Times New Roman" w:cs="Times New Roman"/>
        </w:rPr>
        <w:t>ионларнинг</w:t>
      </w:r>
      <w:r w:rsidRPr="003F1F5F">
        <w:rPr>
          <w:rFonts w:ascii="Times New Roman" w:hAnsi="Times New Roman" w:cs="Times New Roman"/>
          <w:lang w:val="en-US"/>
        </w:rPr>
        <w:t xml:space="preserve"> </w:t>
      </w:r>
      <w:r w:rsidRPr="003F1F5F">
        <w:rPr>
          <w:rFonts w:ascii="Times New Roman" w:hAnsi="Times New Roman" w:cs="Times New Roman"/>
        </w:rPr>
        <w:t>мавжудлиги</w:t>
      </w:r>
      <w:r w:rsidRPr="003F1F5F">
        <w:rPr>
          <w:rFonts w:ascii="Times New Roman" w:hAnsi="Times New Roman" w:cs="Times New Roman"/>
          <w:lang w:val="en-US"/>
        </w:rPr>
        <w:t xml:space="preserve"> </w:t>
      </w:r>
      <w:r w:rsidRPr="003F1F5F">
        <w:rPr>
          <w:rFonts w:ascii="Times New Roman" w:hAnsi="Times New Roman" w:cs="Times New Roman"/>
        </w:rPr>
        <w:t>аналитик</w:t>
      </w:r>
      <w:r w:rsidRPr="003F1F5F">
        <w:rPr>
          <w:rFonts w:ascii="Times New Roman" w:hAnsi="Times New Roman" w:cs="Times New Roman"/>
          <w:lang w:val="en-US"/>
        </w:rPr>
        <w:t xml:space="preserve"> </w:t>
      </w:r>
      <w:r w:rsidRPr="003F1F5F">
        <w:rPr>
          <w:rFonts w:ascii="Times New Roman" w:hAnsi="Times New Roman" w:cs="Times New Roman"/>
        </w:rPr>
        <w:t>квадруполдаги</w:t>
      </w:r>
      <w:r w:rsidRPr="003F1F5F">
        <w:rPr>
          <w:rFonts w:ascii="Times New Roman" w:hAnsi="Times New Roman" w:cs="Times New Roman"/>
          <w:lang w:val="en-US"/>
        </w:rPr>
        <w:t xml:space="preserve"> </w:t>
      </w:r>
      <w:r w:rsidRPr="003F1F5F">
        <w:rPr>
          <w:rFonts w:ascii="Times New Roman" w:hAnsi="Times New Roman" w:cs="Times New Roman"/>
        </w:rPr>
        <w:t>қутбий</w:t>
      </w:r>
      <w:r w:rsidRPr="003F1F5F">
        <w:rPr>
          <w:rFonts w:ascii="Times New Roman" w:hAnsi="Times New Roman" w:cs="Times New Roman"/>
          <w:lang w:val="en-US"/>
        </w:rPr>
        <w:t xml:space="preserve"> </w:t>
      </w:r>
      <w:r w:rsidRPr="003F1F5F">
        <w:rPr>
          <w:rFonts w:ascii="Times New Roman" w:hAnsi="Times New Roman" w:cs="Times New Roman"/>
        </w:rPr>
        <w:t>силжиш</w:t>
      </w:r>
      <w:r w:rsidRPr="003F1F5F">
        <w:rPr>
          <w:rFonts w:ascii="Times New Roman" w:hAnsi="Times New Roman" w:cs="Times New Roman"/>
          <w:lang w:val="en-US"/>
        </w:rPr>
        <w:t xml:space="preserve"> </w:t>
      </w:r>
      <w:r w:rsidRPr="003F1F5F">
        <w:rPr>
          <w:rFonts w:ascii="Times New Roman" w:hAnsi="Times New Roman" w:cs="Times New Roman"/>
        </w:rPr>
        <w:t>таъсирини</w:t>
      </w:r>
      <w:r w:rsidRPr="003F1F5F">
        <w:rPr>
          <w:rFonts w:ascii="Times New Roman" w:hAnsi="Times New Roman" w:cs="Times New Roman"/>
          <w:lang w:val="en-US"/>
        </w:rPr>
        <w:t xml:space="preserve"> </w:t>
      </w:r>
      <w:r w:rsidRPr="003F1F5F">
        <w:rPr>
          <w:rFonts w:ascii="Times New Roman" w:hAnsi="Times New Roman" w:cs="Times New Roman"/>
        </w:rPr>
        <w:t>ўзгартиради</w:t>
      </w:r>
      <w:r w:rsidRPr="003F1F5F">
        <w:rPr>
          <w:rFonts w:ascii="Times New Roman" w:hAnsi="Times New Roman" w:cs="Times New Roman"/>
          <w:lang w:val="en-US"/>
        </w:rPr>
        <w:t xml:space="preserve">. </w:t>
      </w:r>
      <w:r w:rsidRPr="003F1F5F">
        <w:rPr>
          <w:rFonts w:ascii="Times New Roman" w:hAnsi="Times New Roman" w:cs="Times New Roman"/>
        </w:rPr>
        <w:t>Бу</w:t>
      </w:r>
      <w:r w:rsidRPr="003F1F5F">
        <w:rPr>
          <w:rFonts w:ascii="Times New Roman" w:hAnsi="Times New Roman" w:cs="Times New Roman"/>
          <w:lang w:val="en-US"/>
        </w:rPr>
        <w:t xml:space="preserve"> </w:t>
      </w:r>
      <w:r w:rsidRPr="003F1F5F">
        <w:rPr>
          <w:rFonts w:ascii="Times New Roman" w:hAnsi="Times New Roman" w:cs="Times New Roman"/>
        </w:rPr>
        <w:t>кичик</w:t>
      </w:r>
      <w:r w:rsidRPr="003F1F5F">
        <w:rPr>
          <w:rFonts w:ascii="Times New Roman" w:hAnsi="Times New Roman" w:cs="Times New Roman"/>
          <w:lang w:val="en-US"/>
        </w:rPr>
        <w:t xml:space="preserve"> </w:t>
      </w:r>
      <w:r w:rsidRPr="003F1F5F">
        <w:rPr>
          <w:rFonts w:ascii="Times New Roman" w:hAnsi="Times New Roman" w:cs="Times New Roman"/>
        </w:rPr>
        <w:t>массали</w:t>
      </w:r>
      <w:r w:rsidRPr="003F1F5F">
        <w:rPr>
          <w:rFonts w:ascii="Times New Roman" w:hAnsi="Times New Roman" w:cs="Times New Roman"/>
          <w:lang w:val="en-US"/>
        </w:rPr>
        <w:t xml:space="preserve"> </w:t>
      </w:r>
      <w:r w:rsidRPr="003F1F5F">
        <w:rPr>
          <w:rFonts w:ascii="Times New Roman" w:hAnsi="Times New Roman" w:cs="Times New Roman"/>
        </w:rPr>
        <w:t>ионларнинг</w:t>
      </w:r>
      <w:r w:rsidRPr="003F1F5F">
        <w:rPr>
          <w:rFonts w:ascii="Times New Roman" w:hAnsi="Times New Roman" w:cs="Times New Roman"/>
          <w:lang w:val="en-US"/>
        </w:rPr>
        <w:t xml:space="preserve"> </w:t>
      </w:r>
      <w:r w:rsidRPr="003F1F5F">
        <w:rPr>
          <w:rFonts w:ascii="Times New Roman" w:hAnsi="Times New Roman" w:cs="Times New Roman"/>
        </w:rPr>
        <w:t>саноқ</w:t>
      </w:r>
      <w:r w:rsidRPr="003F1F5F">
        <w:rPr>
          <w:rFonts w:ascii="Times New Roman" w:hAnsi="Times New Roman" w:cs="Times New Roman"/>
          <w:lang w:val="en-US"/>
        </w:rPr>
        <w:t xml:space="preserve"> </w:t>
      </w:r>
      <w:r w:rsidRPr="003F1F5F">
        <w:rPr>
          <w:rFonts w:ascii="Times New Roman" w:hAnsi="Times New Roman" w:cs="Times New Roman"/>
        </w:rPr>
        <w:t>частотасини</w:t>
      </w:r>
      <w:r w:rsidRPr="003F1F5F">
        <w:rPr>
          <w:rFonts w:ascii="Times New Roman" w:hAnsi="Times New Roman" w:cs="Times New Roman"/>
          <w:lang w:val="en-US"/>
        </w:rPr>
        <w:t xml:space="preserve"> </w:t>
      </w:r>
      <w:r w:rsidRPr="003F1F5F">
        <w:rPr>
          <w:rFonts w:ascii="Times New Roman" w:hAnsi="Times New Roman" w:cs="Times New Roman"/>
        </w:rPr>
        <w:t>катта</w:t>
      </w:r>
      <w:r w:rsidRPr="003F1F5F">
        <w:rPr>
          <w:rFonts w:ascii="Times New Roman" w:hAnsi="Times New Roman" w:cs="Times New Roman"/>
          <w:lang w:val="en-US"/>
        </w:rPr>
        <w:t xml:space="preserve"> </w:t>
      </w:r>
      <w:r w:rsidRPr="003F1F5F">
        <w:rPr>
          <w:rFonts w:ascii="Times New Roman" w:hAnsi="Times New Roman" w:cs="Times New Roman"/>
        </w:rPr>
        <w:t>массали</w:t>
      </w:r>
      <w:r w:rsidRPr="003F1F5F">
        <w:rPr>
          <w:rFonts w:ascii="Times New Roman" w:hAnsi="Times New Roman" w:cs="Times New Roman"/>
          <w:lang w:val="en-US"/>
        </w:rPr>
        <w:t xml:space="preserve"> </w:t>
      </w:r>
      <w:r w:rsidRPr="003F1F5F">
        <w:rPr>
          <w:rFonts w:ascii="Times New Roman" w:hAnsi="Times New Roman" w:cs="Times New Roman"/>
        </w:rPr>
        <w:t>ионларнинг</w:t>
      </w:r>
      <w:r w:rsidRPr="003F1F5F">
        <w:rPr>
          <w:rFonts w:ascii="Times New Roman" w:hAnsi="Times New Roman" w:cs="Times New Roman"/>
          <w:lang w:val="en-US"/>
        </w:rPr>
        <w:t xml:space="preserve"> </w:t>
      </w:r>
      <w:r w:rsidRPr="003F1F5F">
        <w:rPr>
          <w:rFonts w:ascii="Times New Roman" w:hAnsi="Times New Roman" w:cs="Times New Roman"/>
        </w:rPr>
        <w:t>саноқ</w:t>
      </w:r>
      <w:r w:rsidRPr="003F1F5F">
        <w:rPr>
          <w:rFonts w:ascii="Times New Roman" w:hAnsi="Times New Roman" w:cs="Times New Roman"/>
          <w:lang w:val="en-US"/>
        </w:rPr>
        <w:t xml:space="preserve"> </w:t>
      </w:r>
      <w:r w:rsidRPr="003F1F5F">
        <w:rPr>
          <w:rFonts w:ascii="Times New Roman" w:hAnsi="Times New Roman" w:cs="Times New Roman"/>
        </w:rPr>
        <w:t>частотасига</w:t>
      </w:r>
      <w:r w:rsidRPr="003F1F5F">
        <w:rPr>
          <w:rFonts w:ascii="Times New Roman" w:hAnsi="Times New Roman" w:cs="Times New Roman"/>
          <w:lang w:val="en-US"/>
        </w:rPr>
        <w:t xml:space="preserve"> </w:t>
      </w:r>
      <w:r w:rsidRPr="003F1F5F">
        <w:rPr>
          <w:rFonts w:ascii="Times New Roman" w:hAnsi="Times New Roman" w:cs="Times New Roman"/>
        </w:rPr>
        <w:t>нисбатан</w:t>
      </w:r>
      <w:r w:rsidRPr="003F1F5F">
        <w:rPr>
          <w:rFonts w:ascii="Times New Roman" w:hAnsi="Times New Roman" w:cs="Times New Roman"/>
          <w:lang w:val="en-US"/>
        </w:rPr>
        <w:t xml:space="preserve"> </w:t>
      </w:r>
      <w:r w:rsidRPr="003F1F5F">
        <w:rPr>
          <w:rFonts w:ascii="Times New Roman" w:hAnsi="Times New Roman" w:cs="Times New Roman"/>
        </w:rPr>
        <w:t>сезиларли</w:t>
      </w:r>
      <w:r w:rsidRPr="003F1F5F">
        <w:rPr>
          <w:rFonts w:ascii="Times New Roman" w:hAnsi="Times New Roman" w:cs="Times New Roman"/>
          <w:lang w:val="en-US"/>
        </w:rPr>
        <w:t xml:space="preserve"> </w:t>
      </w:r>
      <w:r w:rsidRPr="003F1F5F">
        <w:rPr>
          <w:rFonts w:ascii="Times New Roman" w:hAnsi="Times New Roman" w:cs="Times New Roman"/>
        </w:rPr>
        <w:t>даражада</w:t>
      </w:r>
      <w:r w:rsidRPr="003F1F5F">
        <w:rPr>
          <w:rFonts w:ascii="Times New Roman" w:hAnsi="Times New Roman" w:cs="Times New Roman"/>
          <w:lang w:val="en-US"/>
        </w:rPr>
        <w:t xml:space="preserve"> </w:t>
      </w:r>
      <w:r w:rsidRPr="003F1F5F">
        <w:rPr>
          <w:rFonts w:ascii="Times New Roman" w:hAnsi="Times New Roman" w:cs="Times New Roman"/>
        </w:rPr>
        <w:t>юқорига</w:t>
      </w:r>
      <w:r w:rsidRPr="003F1F5F">
        <w:rPr>
          <w:rFonts w:ascii="Times New Roman" w:hAnsi="Times New Roman" w:cs="Times New Roman"/>
          <w:lang w:val="en-US"/>
        </w:rPr>
        <w:t xml:space="preserve"> </w:t>
      </w:r>
      <w:r w:rsidRPr="003F1F5F">
        <w:rPr>
          <w:rFonts w:ascii="Times New Roman" w:hAnsi="Times New Roman" w:cs="Times New Roman"/>
        </w:rPr>
        <w:t>силжитиши</w:t>
      </w:r>
      <w:r w:rsidRPr="003F1F5F">
        <w:rPr>
          <w:rFonts w:ascii="Times New Roman" w:hAnsi="Times New Roman" w:cs="Times New Roman"/>
          <w:lang w:val="en-US"/>
        </w:rPr>
        <w:t xml:space="preserve"> </w:t>
      </w:r>
      <w:r w:rsidRPr="003F1F5F">
        <w:rPr>
          <w:rFonts w:ascii="Times New Roman" w:hAnsi="Times New Roman" w:cs="Times New Roman"/>
        </w:rPr>
        <w:t>мумкин</w:t>
      </w:r>
      <w:r w:rsidRPr="003F1F5F">
        <w:rPr>
          <w:rFonts w:ascii="Times New Roman" w:hAnsi="Times New Roman" w:cs="Times New Roman"/>
          <w:lang w:val="en-US"/>
        </w:rPr>
        <w:t>.</w:t>
      </w:r>
    </w:p>
    <w:p w14:paraId="6E927AB8" w14:textId="77777777" w:rsidR="003F1F5F" w:rsidRPr="003F1F5F" w:rsidRDefault="003F1F5F" w:rsidP="003F1F5F">
      <w:pPr>
        <w:spacing w:after="0" w:line="240" w:lineRule="auto"/>
        <w:jc w:val="both"/>
        <w:rPr>
          <w:rFonts w:ascii="Times New Roman" w:hAnsi="Times New Roman" w:cs="Times New Roman"/>
          <w:lang w:val="en-US"/>
        </w:rPr>
      </w:pPr>
    </w:p>
    <w:p w14:paraId="047AC907" w14:textId="77777777" w:rsidR="003F1F5F" w:rsidRPr="003F1F5F" w:rsidRDefault="003F1F5F" w:rsidP="003F1F5F">
      <w:pPr>
        <w:spacing w:after="0" w:line="240" w:lineRule="auto"/>
        <w:jc w:val="both"/>
        <w:rPr>
          <w:rFonts w:ascii="Times New Roman" w:hAnsi="Times New Roman" w:cs="Times New Roman"/>
          <w:lang w:val="en-US"/>
        </w:rPr>
      </w:pPr>
      <w:r w:rsidRPr="003F1F5F">
        <w:rPr>
          <w:rFonts w:ascii="Times New Roman" w:hAnsi="Times New Roman" w:cs="Times New Roman"/>
          <w:lang w:val="en-US"/>
        </w:rPr>
        <w:t xml:space="preserve">• </w:t>
      </w:r>
      <w:r w:rsidRPr="003F1F5F">
        <w:rPr>
          <w:rFonts w:ascii="Times New Roman" w:hAnsi="Times New Roman" w:cs="Times New Roman"/>
        </w:rPr>
        <w:t>Вақт</w:t>
      </w:r>
      <w:r w:rsidRPr="003F1F5F">
        <w:rPr>
          <w:rFonts w:ascii="Times New Roman" w:hAnsi="Times New Roman" w:cs="Times New Roman"/>
          <w:lang w:val="en-US"/>
        </w:rPr>
        <w:t xml:space="preserve"> </w:t>
      </w:r>
      <w:r w:rsidRPr="003F1F5F">
        <w:rPr>
          <w:rFonts w:ascii="Times New Roman" w:hAnsi="Times New Roman" w:cs="Times New Roman"/>
        </w:rPr>
        <w:t>ўтиши</w:t>
      </w:r>
      <w:r w:rsidRPr="003F1F5F">
        <w:rPr>
          <w:rFonts w:ascii="Times New Roman" w:hAnsi="Times New Roman" w:cs="Times New Roman"/>
          <w:lang w:val="en-US"/>
        </w:rPr>
        <w:t xml:space="preserve"> </w:t>
      </w:r>
      <w:r w:rsidRPr="003F1F5F">
        <w:rPr>
          <w:rFonts w:ascii="Times New Roman" w:hAnsi="Times New Roman" w:cs="Times New Roman"/>
        </w:rPr>
        <w:t>билан</w:t>
      </w:r>
      <w:r w:rsidRPr="003F1F5F">
        <w:rPr>
          <w:rFonts w:ascii="Times New Roman" w:hAnsi="Times New Roman" w:cs="Times New Roman"/>
          <w:lang w:val="en-US"/>
        </w:rPr>
        <w:t xml:space="preserve"> </w:t>
      </w:r>
      <w:r w:rsidRPr="003F1F5F">
        <w:rPr>
          <w:rFonts w:ascii="Times New Roman" w:hAnsi="Times New Roman" w:cs="Times New Roman"/>
        </w:rPr>
        <w:t>плазма</w:t>
      </w:r>
      <w:r w:rsidRPr="003F1F5F">
        <w:rPr>
          <w:rFonts w:ascii="Times New Roman" w:hAnsi="Times New Roman" w:cs="Times New Roman"/>
          <w:lang w:val="en-US"/>
        </w:rPr>
        <w:t xml:space="preserve"> </w:t>
      </w:r>
      <w:r w:rsidRPr="003F1F5F">
        <w:rPr>
          <w:rFonts w:ascii="Times New Roman" w:hAnsi="Times New Roman" w:cs="Times New Roman"/>
        </w:rPr>
        <w:t>юзасида</w:t>
      </w:r>
      <w:r w:rsidRPr="003F1F5F">
        <w:rPr>
          <w:rFonts w:ascii="Times New Roman" w:hAnsi="Times New Roman" w:cs="Times New Roman"/>
          <w:lang w:val="en-US"/>
        </w:rPr>
        <w:t xml:space="preserve"> </w:t>
      </w:r>
      <w:r w:rsidRPr="003F1F5F">
        <w:rPr>
          <w:rFonts w:ascii="Times New Roman" w:hAnsi="Times New Roman" w:cs="Times New Roman"/>
        </w:rPr>
        <w:t>ёки</w:t>
      </w:r>
      <w:r w:rsidRPr="003F1F5F">
        <w:rPr>
          <w:rFonts w:ascii="Times New Roman" w:hAnsi="Times New Roman" w:cs="Times New Roman"/>
          <w:lang w:val="en-US"/>
        </w:rPr>
        <w:t xml:space="preserve"> </w:t>
      </w:r>
      <w:r w:rsidRPr="003F1F5F">
        <w:rPr>
          <w:rFonts w:ascii="Times New Roman" w:hAnsi="Times New Roman" w:cs="Times New Roman"/>
        </w:rPr>
        <w:t>вакуум</w:t>
      </w:r>
      <w:r w:rsidRPr="003F1F5F">
        <w:rPr>
          <w:rFonts w:ascii="Times New Roman" w:hAnsi="Times New Roman" w:cs="Times New Roman"/>
          <w:lang w:val="en-US"/>
        </w:rPr>
        <w:t xml:space="preserve"> </w:t>
      </w:r>
      <w:r w:rsidRPr="003F1F5F">
        <w:rPr>
          <w:rFonts w:ascii="Times New Roman" w:hAnsi="Times New Roman" w:cs="Times New Roman"/>
        </w:rPr>
        <w:t>чегарасида</w:t>
      </w:r>
      <w:r w:rsidRPr="003F1F5F">
        <w:rPr>
          <w:rFonts w:ascii="Times New Roman" w:hAnsi="Times New Roman" w:cs="Times New Roman"/>
          <w:lang w:val="en-US"/>
        </w:rPr>
        <w:t xml:space="preserve"> </w:t>
      </w:r>
      <w:r w:rsidRPr="003F1F5F">
        <w:rPr>
          <w:rFonts w:ascii="Times New Roman" w:hAnsi="Times New Roman" w:cs="Times New Roman"/>
        </w:rPr>
        <w:t>натрий</w:t>
      </w:r>
      <w:r w:rsidRPr="003F1F5F">
        <w:rPr>
          <w:rFonts w:ascii="Times New Roman" w:hAnsi="Times New Roman" w:cs="Times New Roman"/>
          <w:lang w:val="en-US"/>
        </w:rPr>
        <w:t xml:space="preserve"> </w:t>
      </w:r>
      <w:r w:rsidRPr="003F1F5F">
        <w:rPr>
          <w:rFonts w:ascii="Times New Roman" w:hAnsi="Times New Roman" w:cs="Times New Roman"/>
        </w:rPr>
        <w:t>ионларининг</w:t>
      </w:r>
      <w:r w:rsidRPr="003F1F5F">
        <w:rPr>
          <w:rFonts w:ascii="Times New Roman" w:hAnsi="Times New Roman" w:cs="Times New Roman"/>
          <w:lang w:val="en-US"/>
        </w:rPr>
        <w:t xml:space="preserve"> </w:t>
      </w:r>
      <w:r w:rsidRPr="003F1F5F">
        <w:rPr>
          <w:rFonts w:ascii="Times New Roman" w:hAnsi="Times New Roman" w:cs="Times New Roman"/>
        </w:rPr>
        <w:t>чўкиши</w:t>
      </w:r>
      <w:r w:rsidRPr="003F1F5F">
        <w:rPr>
          <w:rFonts w:ascii="Times New Roman" w:hAnsi="Times New Roman" w:cs="Times New Roman"/>
          <w:lang w:val="en-US"/>
        </w:rPr>
        <w:t xml:space="preserve"> </w:t>
      </w:r>
      <w:r w:rsidRPr="003F1F5F">
        <w:rPr>
          <w:rFonts w:ascii="Times New Roman" w:hAnsi="Times New Roman" w:cs="Times New Roman"/>
        </w:rPr>
        <w:t>туфайли</w:t>
      </w:r>
      <w:r w:rsidRPr="003F1F5F">
        <w:rPr>
          <w:rFonts w:ascii="Times New Roman" w:hAnsi="Times New Roman" w:cs="Times New Roman"/>
          <w:lang w:val="en-US"/>
        </w:rPr>
        <w:t xml:space="preserve"> </w:t>
      </w:r>
      <w:r w:rsidRPr="003F1F5F">
        <w:rPr>
          <w:rFonts w:ascii="Times New Roman" w:hAnsi="Times New Roman" w:cs="Times New Roman"/>
        </w:rPr>
        <w:t>умумий</w:t>
      </w:r>
      <w:r w:rsidRPr="003F1F5F">
        <w:rPr>
          <w:rFonts w:ascii="Times New Roman" w:hAnsi="Times New Roman" w:cs="Times New Roman"/>
          <w:lang w:val="en-US"/>
        </w:rPr>
        <w:t xml:space="preserve"> </w:t>
      </w:r>
      <w:r w:rsidRPr="003F1F5F">
        <w:rPr>
          <w:rFonts w:ascii="Times New Roman" w:hAnsi="Times New Roman" w:cs="Times New Roman"/>
        </w:rPr>
        <w:t>жавоб</w:t>
      </w:r>
      <w:r w:rsidRPr="003F1F5F">
        <w:rPr>
          <w:rFonts w:ascii="Times New Roman" w:hAnsi="Times New Roman" w:cs="Times New Roman"/>
          <w:lang w:val="en-US"/>
        </w:rPr>
        <w:t xml:space="preserve"> </w:t>
      </w:r>
      <w:r w:rsidRPr="003F1F5F">
        <w:rPr>
          <w:rFonts w:ascii="Times New Roman" w:hAnsi="Times New Roman" w:cs="Times New Roman"/>
        </w:rPr>
        <w:t>даражасининг</w:t>
      </w:r>
      <w:r w:rsidRPr="003F1F5F">
        <w:rPr>
          <w:rFonts w:ascii="Times New Roman" w:hAnsi="Times New Roman" w:cs="Times New Roman"/>
          <w:lang w:val="en-US"/>
        </w:rPr>
        <w:t xml:space="preserve"> </w:t>
      </w:r>
      <w:r w:rsidRPr="003F1F5F">
        <w:rPr>
          <w:rFonts w:ascii="Times New Roman" w:hAnsi="Times New Roman" w:cs="Times New Roman"/>
        </w:rPr>
        <w:t>пасайиши</w:t>
      </w:r>
      <w:r w:rsidRPr="003F1F5F">
        <w:rPr>
          <w:rFonts w:ascii="Times New Roman" w:hAnsi="Times New Roman" w:cs="Times New Roman"/>
          <w:lang w:val="en-US"/>
        </w:rPr>
        <w:t xml:space="preserve"> </w:t>
      </w:r>
      <w:r w:rsidRPr="003F1F5F">
        <w:rPr>
          <w:rFonts w:ascii="Times New Roman" w:hAnsi="Times New Roman" w:cs="Times New Roman"/>
        </w:rPr>
        <w:t>кузатилади</w:t>
      </w:r>
      <w:r w:rsidRPr="003F1F5F">
        <w:rPr>
          <w:rFonts w:ascii="Times New Roman" w:hAnsi="Times New Roman" w:cs="Times New Roman"/>
          <w:lang w:val="en-US"/>
        </w:rPr>
        <w:t>.</w:t>
      </w:r>
    </w:p>
    <w:p w14:paraId="757EBF79" w14:textId="77777777" w:rsidR="003F1F5F" w:rsidRPr="003F1F5F" w:rsidRDefault="003F1F5F" w:rsidP="003F1F5F">
      <w:pPr>
        <w:spacing w:after="0" w:line="240" w:lineRule="auto"/>
        <w:jc w:val="both"/>
        <w:rPr>
          <w:rFonts w:ascii="Times New Roman" w:hAnsi="Times New Roman" w:cs="Times New Roman"/>
          <w:lang w:val="uz-Cyrl-UZ"/>
        </w:rPr>
      </w:pPr>
    </w:p>
    <w:p w14:paraId="1A846C10" w14:textId="77777777" w:rsidR="003F1F5F" w:rsidRPr="003F1F5F" w:rsidRDefault="003F1F5F" w:rsidP="003F1F5F">
      <w:pPr>
        <w:spacing w:after="0" w:line="240" w:lineRule="auto"/>
        <w:jc w:val="both"/>
        <w:rPr>
          <w:rFonts w:ascii="Times New Roman" w:hAnsi="Times New Roman" w:cs="Times New Roman"/>
          <w:lang w:val="en-US"/>
        </w:rPr>
      </w:pPr>
    </w:p>
    <w:p w14:paraId="653252E3" w14:textId="77777777" w:rsidR="003F1F5F" w:rsidRPr="003F1F5F" w:rsidRDefault="003F1F5F" w:rsidP="003F1F5F">
      <w:pPr>
        <w:spacing w:after="0" w:line="240" w:lineRule="auto"/>
        <w:jc w:val="both"/>
        <w:rPr>
          <w:rFonts w:ascii="Times New Roman" w:hAnsi="Times New Roman" w:cs="Times New Roman"/>
          <w:lang w:val="en-US"/>
        </w:rPr>
      </w:pPr>
      <w:r w:rsidRPr="003F1F5F">
        <w:rPr>
          <w:rFonts w:ascii="Times New Roman" w:hAnsi="Times New Roman" w:cs="Times New Roman"/>
        </w:rPr>
        <w:t>Барча</w:t>
      </w:r>
      <w:r w:rsidRPr="003F1F5F">
        <w:rPr>
          <w:rFonts w:ascii="Times New Roman" w:hAnsi="Times New Roman" w:cs="Times New Roman"/>
          <w:lang w:val="en-US"/>
        </w:rPr>
        <w:t xml:space="preserve"> </w:t>
      </w:r>
      <w:r w:rsidRPr="003F1F5F">
        <w:rPr>
          <w:rFonts w:ascii="Times New Roman" w:hAnsi="Times New Roman" w:cs="Times New Roman"/>
        </w:rPr>
        <w:t>таҳлиллар</w:t>
      </w:r>
      <w:r w:rsidRPr="003F1F5F">
        <w:rPr>
          <w:rFonts w:ascii="Times New Roman" w:hAnsi="Times New Roman" w:cs="Times New Roman"/>
          <w:lang w:val="en-US"/>
        </w:rPr>
        <w:t xml:space="preserve"> </w:t>
      </w:r>
      <w:r w:rsidRPr="003F1F5F">
        <w:rPr>
          <w:rFonts w:ascii="Times New Roman" w:hAnsi="Times New Roman" w:cs="Times New Roman"/>
        </w:rPr>
        <w:t>учун</w:t>
      </w:r>
      <w:r w:rsidRPr="003F1F5F">
        <w:rPr>
          <w:rFonts w:ascii="Times New Roman" w:hAnsi="Times New Roman" w:cs="Times New Roman"/>
          <w:lang w:val="en-US"/>
        </w:rPr>
        <w:t xml:space="preserve"> </w:t>
      </w:r>
      <w:r w:rsidRPr="003F1F5F">
        <w:rPr>
          <w:rFonts w:ascii="Times New Roman" w:hAnsi="Times New Roman" w:cs="Times New Roman"/>
        </w:rPr>
        <w:t>аналитга</w:t>
      </w:r>
      <w:r w:rsidRPr="003F1F5F">
        <w:rPr>
          <w:rFonts w:ascii="Times New Roman" w:hAnsi="Times New Roman" w:cs="Times New Roman"/>
          <w:lang w:val="en-US"/>
        </w:rPr>
        <w:t xml:space="preserve"> </w:t>
      </w:r>
      <w:r w:rsidRPr="003F1F5F">
        <w:rPr>
          <w:rFonts w:ascii="Times New Roman" w:hAnsi="Times New Roman" w:cs="Times New Roman"/>
        </w:rPr>
        <w:t>тўғри</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стандартни</w:t>
      </w:r>
      <w:r w:rsidRPr="003F1F5F">
        <w:rPr>
          <w:rFonts w:ascii="Times New Roman" w:hAnsi="Times New Roman" w:cs="Times New Roman"/>
          <w:lang w:val="en-US"/>
        </w:rPr>
        <w:t xml:space="preserve"> </w:t>
      </w:r>
      <w:r w:rsidRPr="003F1F5F">
        <w:rPr>
          <w:rFonts w:ascii="Times New Roman" w:hAnsi="Times New Roman" w:cs="Times New Roman"/>
        </w:rPr>
        <w:t>қўллаш</w:t>
      </w:r>
      <w:r w:rsidRPr="003F1F5F">
        <w:rPr>
          <w:rFonts w:ascii="Times New Roman" w:hAnsi="Times New Roman" w:cs="Times New Roman"/>
          <w:lang w:val="en-US"/>
        </w:rPr>
        <w:t xml:space="preserve"> </w:t>
      </w:r>
      <w:r w:rsidRPr="003F1F5F">
        <w:rPr>
          <w:rFonts w:ascii="Times New Roman" w:hAnsi="Times New Roman" w:cs="Times New Roman"/>
        </w:rPr>
        <w:t>айниқса</w:t>
      </w:r>
      <w:r w:rsidRPr="003F1F5F">
        <w:rPr>
          <w:rFonts w:ascii="Times New Roman" w:hAnsi="Times New Roman" w:cs="Times New Roman"/>
          <w:lang w:val="en-US"/>
        </w:rPr>
        <w:t xml:space="preserve"> </w:t>
      </w:r>
      <w:r w:rsidRPr="003F1F5F">
        <w:rPr>
          <w:rFonts w:ascii="Times New Roman" w:hAnsi="Times New Roman" w:cs="Times New Roman"/>
        </w:rPr>
        <w:t>муҳимдир</w:t>
      </w:r>
      <w:r w:rsidRPr="003F1F5F">
        <w:rPr>
          <w:rFonts w:ascii="Times New Roman" w:hAnsi="Times New Roman" w:cs="Times New Roman"/>
          <w:lang w:val="en-US"/>
        </w:rPr>
        <w:t xml:space="preserve">. </w:t>
      </w:r>
      <w:r w:rsidRPr="003F1F5F">
        <w:rPr>
          <w:rFonts w:ascii="Times New Roman" w:hAnsi="Times New Roman" w:cs="Times New Roman"/>
        </w:rPr>
        <w:t>Барча</w:t>
      </w:r>
      <w:r w:rsidRPr="003F1F5F">
        <w:rPr>
          <w:rFonts w:ascii="Times New Roman" w:hAnsi="Times New Roman" w:cs="Times New Roman"/>
          <w:lang w:val="en-US"/>
        </w:rPr>
        <w:t xml:space="preserve"> </w:t>
      </w:r>
      <w:r w:rsidRPr="003F1F5F">
        <w:rPr>
          <w:rFonts w:ascii="Times New Roman" w:hAnsi="Times New Roman" w:cs="Times New Roman"/>
        </w:rPr>
        <w:t>калибрлаш</w:t>
      </w:r>
      <w:r w:rsidRPr="003F1F5F">
        <w:rPr>
          <w:rFonts w:ascii="Times New Roman" w:hAnsi="Times New Roman" w:cs="Times New Roman"/>
          <w:lang w:val="en-US"/>
        </w:rPr>
        <w:t xml:space="preserve"> </w:t>
      </w:r>
      <w:r w:rsidRPr="003F1F5F">
        <w:rPr>
          <w:rFonts w:ascii="Times New Roman" w:hAnsi="Times New Roman" w:cs="Times New Roman"/>
        </w:rPr>
        <w:t>стандартлари</w:t>
      </w:r>
      <w:r w:rsidRPr="003F1F5F">
        <w:rPr>
          <w:rFonts w:ascii="Times New Roman" w:hAnsi="Times New Roman" w:cs="Times New Roman"/>
          <w:lang w:val="en-US"/>
        </w:rPr>
        <w:t xml:space="preserve"> </w:t>
      </w:r>
      <w:r w:rsidRPr="003F1F5F">
        <w:rPr>
          <w:rFonts w:ascii="Times New Roman" w:hAnsi="Times New Roman" w:cs="Times New Roman"/>
        </w:rPr>
        <w:t>ва</w:t>
      </w:r>
      <w:r w:rsidRPr="003F1F5F">
        <w:rPr>
          <w:rFonts w:ascii="Times New Roman" w:hAnsi="Times New Roman" w:cs="Times New Roman"/>
          <w:lang w:val="en-US"/>
        </w:rPr>
        <w:t xml:space="preserve"> </w:t>
      </w:r>
      <w:r w:rsidRPr="003F1F5F">
        <w:rPr>
          <w:rFonts w:ascii="Times New Roman" w:hAnsi="Times New Roman" w:cs="Times New Roman"/>
        </w:rPr>
        <w:t>намуна</w:t>
      </w:r>
      <w:r w:rsidRPr="003F1F5F">
        <w:rPr>
          <w:rFonts w:ascii="Times New Roman" w:hAnsi="Times New Roman" w:cs="Times New Roman"/>
          <w:lang w:val="en-US"/>
        </w:rPr>
        <w:t xml:space="preserve"> </w:t>
      </w:r>
      <w:r w:rsidRPr="003F1F5F">
        <w:rPr>
          <w:rFonts w:ascii="Times New Roman" w:hAnsi="Times New Roman" w:cs="Times New Roman"/>
        </w:rPr>
        <w:t>эритмаларига</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стандартнинг</w:t>
      </w:r>
      <w:r w:rsidRPr="003F1F5F">
        <w:rPr>
          <w:rFonts w:ascii="Times New Roman" w:hAnsi="Times New Roman" w:cs="Times New Roman"/>
          <w:lang w:val="en-US"/>
        </w:rPr>
        <w:t xml:space="preserve"> </w:t>
      </w:r>
      <w:r w:rsidRPr="003F1F5F">
        <w:rPr>
          <w:rFonts w:ascii="Times New Roman" w:hAnsi="Times New Roman" w:cs="Times New Roman"/>
        </w:rPr>
        <w:t>бир</w:t>
      </w:r>
      <w:r w:rsidRPr="003F1F5F">
        <w:rPr>
          <w:rFonts w:ascii="Times New Roman" w:hAnsi="Times New Roman" w:cs="Times New Roman"/>
          <w:lang w:val="en-US"/>
        </w:rPr>
        <w:t xml:space="preserve"> </w:t>
      </w:r>
      <w:r w:rsidRPr="003F1F5F">
        <w:rPr>
          <w:rFonts w:ascii="Times New Roman" w:hAnsi="Times New Roman" w:cs="Times New Roman"/>
        </w:rPr>
        <w:t>ёки</w:t>
      </w:r>
      <w:r w:rsidRPr="003F1F5F">
        <w:rPr>
          <w:rFonts w:ascii="Times New Roman" w:hAnsi="Times New Roman" w:cs="Times New Roman"/>
          <w:lang w:val="en-US"/>
        </w:rPr>
        <w:t xml:space="preserve"> </w:t>
      </w:r>
      <w:r w:rsidRPr="003F1F5F">
        <w:rPr>
          <w:rFonts w:ascii="Times New Roman" w:hAnsi="Times New Roman" w:cs="Times New Roman"/>
        </w:rPr>
        <w:t>бир</w:t>
      </w:r>
      <w:r w:rsidRPr="003F1F5F">
        <w:rPr>
          <w:rFonts w:ascii="Times New Roman" w:hAnsi="Times New Roman" w:cs="Times New Roman"/>
          <w:lang w:val="en-US"/>
        </w:rPr>
        <w:t xml:space="preserve"> </w:t>
      </w:r>
      <w:r w:rsidRPr="003F1F5F">
        <w:rPr>
          <w:rFonts w:ascii="Times New Roman" w:hAnsi="Times New Roman" w:cs="Times New Roman"/>
        </w:rPr>
        <w:t>нечта</w:t>
      </w:r>
      <w:r w:rsidRPr="003F1F5F">
        <w:rPr>
          <w:rFonts w:ascii="Times New Roman" w:hAnsi="Times New Roman" w:cs="Times New Roman"/>
          <w:lang w:val="en-US"/>
        </w:rPr>
        <w:t xml:space="preserve"> </w:t>
      </w:r>
      <w:r w:rsidRPr="003F1F5F">
        <w:rPr>
          <w:rFonts w:ascii="Times New Roman" w:hAnsi="Times New Roman" w:cs="Times New Roman"/>
        </w:rPr>
        <w:t>элементларини</w:t>
      </w:r>
      <w:r w:rsidRPr="003F1F5F">
        <w:rPr>
          <w:rFonts w:ascii="Times New Roman" w:hAnsi="Times New Roman" w:cs="Times New Roman"/>
          <w:lang w:val="en-US"/>
        </w:rPr>
        <w:t xml:space="preserve"> </w:t>
      </w:r>
      <w:r w:rsidRPr="003F1F5F">
        <w:rPr>
          <w:rFonts w:ascii="Times New Roman" w:hAnsi="Times New Roman" w:cs="Times New Roman"/>
        </w:rPr>
        <w:t>қўшиш</w:t>
      </w:r>
      <w:r w:rsidRPr="003F1F5F">
        <w:rPr>
          <w:rFonts w:ascii="Times New Roman" w:hAnsi="Times New Roman" w:cs="Times New Roman"/>
          <w:lang w:val="en-US"/>
        </w:rPr>
        <w:t xml:space="preserve"> </w:t>
      </w:r>
      <w:r w:rsidRPr="003F1F5F">
        <w:rPr>
          <w:rFonts w:ascii="Times New Roman" w:hAnsi="Times New Roman" w:cs="Times New Roman"/>
        </w:rPr>
        <w:t>тавсия</w:t>
      </w:r>
      <w:r w:rsidRPr="003F1F5F">
        <w:rPr>
          <w:rFonts w:ascii="Times New Roman" w:hAnsi="Times New Roman" w:cs="Times New Roman"/>
          <w:lang w:val="en-US"/>
        </w:rPr>
        <w:t xml:space="preserve"> </w:t>
      </w:r>
      <w:r w:rsidRPr="003F1F5F">
        <w:rPr>
          <w:rFonts w:ascii="Times New Roman" w:hAnsi="Times New Roman" w:cs="Times New Roman"/>
        </w:rPr>
        <w:t>этилади</w:t>
      </w:r>
      <w:r w:rsidRPr="003F1F5F">
        <w:rPr>
          <w:rFonts w:ascii="Times New Roman" w:hAnsi="Times New Roman" w:cs="Times New Roman"/>
          <w:lang w:val="en-US"/>
        </w:rPr>
        <w:t xml:space="preserve">, </w:t>
      </w:r>
      <w:r w:rsidRPr="003F1F5F">
        <w:rPr>
          <w:rFonts w:ascii="Times New Roman" w:hAnsi="Times New Roman" w:cs="Times New Roman"/>
        </w:rPr>
        <w:t>токи</w:t>
      </w:r>
      <w:r w:rsidRPr="003F1F5F">
        <w:rPr>
          <w:rFonts w:ascii="Times New Roman" w:hAnsi="Times New Roman" w:cs="Times New Roman"/>
          <w:lang w:val="en-US"/>
        </w:rPr>
        <w:t xml:space="preserve"> </w:t>
      </w:r>
      <w:r w:rsidRPr="003F1F5F">
        <w:rPr>
          <w:rFonts w:ascii="Times New Roman" w:hAnsi="Times New Roman" w:cs="Times New Roman"/>
        </w:rPr>
        <w:t>улар</w:t>
      </w:r>
      <w:r w:rsidRPr="003F1F5F">
        <w:rPr>
          <w:rFonts w:ascii="Times New Roman" w:hAnsi="Times New Roman" w:cs="Times New Roman"/>
          <w:lang w:val="en-US"/>
        </w:rPr>
        <w:t xml:space="preserve"> </w:t>
      </w:r>
      <w:r w:rsidRPr="003F1F5F">
        <w:rPr>
          <w:rFonts w:ascii="Times New Roman" w:hAnsi="Times New Roman" w:cs="Times New Roman"/>
        </w:rPr>
        <w:t>эталон</w:t>
      </w:r>
      <w:r w:rsidRPr="003F1F5F">
        <w:rPr>
          <w:rFonts w:ascii="Times New Roman" w:hAnsi="Times New Roman" w:cs="Times New Roman"/>
          <w:lang w:val="en-US"/>
        </w:rPr>
        <w:t xml:space="preserve"> </w:t>
      </w:r>
      <w:r w:rsidRPr="003F1F5F">
        <w:rPr>
          <w:rFonts w:ascii="Times New Roman" w:hAnsi="Times New Roman" w:cs="Times New Roman"/>
        </w:rPr>
        <w:t>интенсивликлар</w:t>
      </w:r>
      <w:r w:rsidRPr="003F1F5F">
        <w:rPr>
          <w:rFonts w:ascii="Times New Roman" w:hAnsi="Times New Roman" w:cs="Times New Roman"/>
          <w:lang w:val="en-US"/>
        </w:rPr>
        <w:t xml:space="preserve"> </w:t>
      </w:r>
      <w:r w:rsidRPr="003F1F5F">
        <w:rPr>
          <w:rFonts w:ascii="Times New Roman" w:hAnsi="Times New Roman" w:cs="Times New Roman"/>
        </w:rPr>
        <w:t>сифатида</w:t>
      </w:r>
      <w:r w:rsidRPr="003F1F5F">
        <w:rPr>
          <w:rFonts w:ascii="Times New Roman" w:hAnsi="Times New Roman" w:cs="Times New Roman"/>
          <w:lang w:val="en-US"/>
        </w:rPr>
        <w:t xml:space="preserve"> </w:t>
      </w:r>
      <w:r w:rsidRPr="003F1F5F">
        <w:rPr>
          <w:rFonts w:ascii="Times New Roman" w:hAnsi="Times New Roman" w:cs="Times New Roman"/>
        </w:rPr>
        <w:t>хизмат</w:t>
      </w:r>
      <w:r w:rsidRPr="003F1F5F">
        <w:rPr>
          <w:rFonts w:ascii="Times New Roman" w:hAnsi="Times New Roman" w:cs="Times New Roman"/>
          <w:lang w:val="en-US"/>
        </w:rPr>
        <w:t xml:space="preserve"> </w:t>
      </w:r>
      <w:r w:rsidRPr="003F1F5F">
        <w:rPr>
          <w:rFonts w:ascii="Times New Roman" w:hAnsi="Times New Roman" w:cs="Times New Roman"/>
        </w:rPr>
        <w:t>қилсин</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w:t>
      </w:r>
      <w:r w:rsidRPr="003F1F5F">
        <w:rPr>
          <w:rFonts w:ascii="Times New Roman" w:hAnsi="Times New Roman" w:cs="Times New Roman"/>
          <w:lang w:val="en-US"/>
        </w:rPr>
        <w:t xml:space="preserve"> </w:t>
      </w:r>
      <w:r w:rsidRPr="003F1F5F">
        <w:rPr>
          <w:rFonts w:ascii="Times New Roman" w:hAnsi="Times New Roman" w:cs="Times New Roman"/>
        </w:rPr>
        <w:t>массасининг</w:t>
      </w:r>
      <w:r w:rsidRPr="003F1F5F">
        <w:rPr>
          <w:rFonts w:ascii="Times New Roman" w:hAnsi="Times New Roman" w:cs="Times New Roman"/>
          <w:lang w:val="en-US"/>
        </w:rPr>
        <w:t xml:space="preserve"> </w:t>
      </w:r>
      <w:r w:rsidRPr="003F1F5F">
        <w:rPr>
          <w:rFonts w:ascii="Times New Roman" w:hAnsi="Times New Roman" w:cs="Times New Roman"/>
        </w:rPr>
        <w:t>интенсивлиги</w:t>
      </w:r>
      <w:r w:rsidRPr="003F1F5F">
        <w:rPr>
          <w:rFonts w:ascii="Times New Roman" w:hAnsi="Times New Roman" w:cs="Times New Roman"/>
          <w:lang w:val="en-US"/>
        </w:rPr>
        <w:t xml:space="preserve"> </w:t>
      </w:r>
      <w:r w:rsidRPr="003F1F5F">
        <w:rPr>
          <w:rFonts w:ascii="Times New Roman" w:hAnsi="Times New Roman" w:cs="Times New Roman"/>
        </w:rPr>
        <w:t>танланган</w:t>
      </w:r>
      <w:r w:rsidRPr="003F1F5F">
        <w:rPr>
          <w:rFonts w:ascii="Times New Roman" w:hAnsi="Times New Roman" w:cs="Times New Roman"/>
          <w:lang w:val="en-US"/>
        </w:rPr>
        <w:t xml:space="preserve"> </w:t>
      </w:r>
      <w:r w:rsidRPr="003F1F5F">
        <w:rPr>
          <w:rFonts w:ascii="Times New Roman" w:hAnsi="Times New Roman" w:cs="Times New Roman"/>
        </w:rPr>
        <w:t>эталон</w:t>
      </w:r>
      <w:r w:rsidRPr="003F1F5F">
        <w:rPr>
          <w:rFonts w:ascii="Times New Roman" w:hAnsi="Times New Roman" w:cs="Times New Roman"/>
          <w:lang w:val="en-US"/>
        </w:rPr>
        <w:t xml:space="preserve"> </w:t>
      </w:r>
      <w:r w:rsidRPr="003F1F5F">
        <w:rPr>
          <w:rFonts w:ascii="Times New Roman" w:hAnsi="Times New Roman" w:cs="Times New Roman"/>
        </w:rPr>
        <w:t>нуқтасидан</w:t>
      </w:r>
      <w:r w:rsidRPr="003F1F5F">
        <w:rPr>
          <w:rFonts w:ascii="Times New Roman" w:hAnsi="Times New Roman" w:cs="Times New Roman"/>
          <w:lang w:val="en-US"/>
        </w:rPr>
        <w:t xml:space="preserve">, </w:t>
      </w:r>
      <w:r w:rsidRPr="003F1F5F">
        <w:rPr>
          <w:rFonts w:ascii="Times New Roman" w:hAnsi="Times New Roman" w:cs="Times New Roman"/>
        </w:rPr>
        <w:t>масалан</w:t>
      </w:r>
      <w:r w:rsidRPr="003F1F5F">
        <w:rPr>
          <w:rFonts w:ascii="Times New Roman" w:hAnsi="Times New Roman" w:cs="Times New Roman"/>
          <w:lang w:val="en-US"/>
        </w:rPr>
        <w:t xml:space="preserve">, </w:t>
      </w:r>
      <w:r w:rsidRPr="003F1F5F">
        <w:rPr>
          <w:rFonts w:ascii="Times New Roman" w:hAnsi="Times New Roman" w:cs="Times New Roman"/>
        </w:rPr>
        <w:t>дастлабки</w:t>
      </w:r>
      <w:r w:rsidRPr="003F1F5F">
        <w:rPr>
          <w:rFonts w:ascii="Times New Roman" w:hAnsi="Times New Roman" w:cs="Times New Roman"/>
          <w:lang w:val="en-US"/>
        </w:rPr>
        <w:t xml:space="preserve"> </w:t>
      </w:r>
      <w:r w:rsidRPr="003F1F5F">
        <w:rPr>
          <w:rFonts w:ascii="Times New Roman" w:hAnsi="Times New Roman" w:cs="Times New Roman"/>
          <w:highlight w:val="magenta"/>
        </w:rPr>
        <w:t>бўш</w:t>
      </w:r>
      <w:r w:rsidRPr="003F1F5F">
        <w:rPr>
          <w:rFonts w:ascii="Times New Roman" w:hAnsi="Times New Roman" w:cs="Times New Roman"/>
          <w:highlight w:val="magenta"/>
          <w:lang w:val="en-US"/>
        </w:rPr>
        <w:t xml:space="preserve"> </w:t>
      </w:r>
      <w:r w:rsidRPr="003F1F5F">
        <w:rPr>
          <w:rFonts w:ascii="Times New Roman" w:hAnsi="Times New Roman" w:cs="Times New Roman"/>
          <w:highlight w:val="magenta"/>
        </w:rPr>
        <w:t>эритмадан</w:t>
      </w:r>
      <w:r w:rsidRPr="003F1F5F">
        <w:rPr>
          <w:rFonts w:ascii="Times New Roman" w:hAnsi="Times New Roman" w:cs="Times New Roman"/>
          <w:highlight w:val="magenta"/>
          <w:lang w:val="en-US"/>
        </w:rPr>
        <w:t xml:space="preserve"> </w:t>
      </w:r>
      <w:r w:rsidRPr="003F1F5F">
        <w:rPr>
          <w:rFonts w:ascii="Times New Roman" w:hAnsi="Times New Roman" w:cs="Times New Roman"/>
        </w:rPr>
        <w:t>олинган</w:t>
      </w:r>
      <w:r w:rsidRPr="003F1F5F">
        <w:rPr>
          <w:rFonts w:ascii="Times New Roman" w:hAnsi="Times New Roman" w:cs="Times New Roman"/>
          <w:lang w:val="en-US"/>
        </w:rPr>
        <w:t xml:space="preserve"> </w:t>
      </w:r>
      <w:r w:rsidRPr="003F1F5F">
        <w:rPr>
          <w:rFonts w:ascii="Times New Roman" w:hAnsi="Times New Roman" w:cs="Times New Roman"/>
        </w:rPr>
        <w:t>худди</w:t>
      </w:r>
      <w:r w:rsidRPr="003F1F5F">
        <w:rPr>
          <w:rFonts w:ascii="Times New Roman" w:hAnsi="Times New Roman" w:cs="Times New Roman"/>
          <w:lang w:val="en-US"/>
        </w:rPr>
        <w:t xml:space="preserve"> </w:t>
      </w:r>
      <w:r w:rsidRPr="003F1F5F">
        <w:rPr>
          <w:rFonts w:ascii="Times New Roman" w:hAnsi="Times New Roman" w:cs="Times New Roman"/>
        </w:rPr>
        <w:t>шу</w:t>
      </w:r>
      <w:r w:rsidRPr="003F1F5F">
        <w:rPr>
          <w:rFonts w:ascii="Times New Roman" w:hAnsi="Times New Roman" w:cs="Times New Roman"/>
          <w:lang w:val="en-US"/>
        </w:rPr>
        <w:t xml:space="preserve"> </w:t>
      </w:r>
      <w:r w:rsidRPr="003F1F5F">
        <w:rPr>
          <w:rFonts w:ascii="Times New Roman" w:hAnsi="Times New Roman" w:cs="Times New Roman"/>
        </w:rPr>
        <w:t>сигнал</w:t>
      </w:r>
      <w:r w:rsidRPr="003F1F5F">
        <w:rPr>
          <w:rFonts w:ascii="Times New Roman" w:hAnsi="Times New Roman" w:cs="Times New Roman"/>
          <w:lang w:val="en-US"/>
        </w:rPr>
        <w:t xml:space="preserve"> </w:t>
      </w:r>
      <w:r w:rsidRPr="003F1F5F">
        <w:rPr>
          <w:rFonts w:ascii="Times New Roman" w:hAnsi="Times New Roman" w:cs="Times New Roman"/>
        </w:rPr>
        <w:t>билан</w:t>
      </w:r>
      <w:r w:rsidRPr="003F1F5F">
        <w:rPr>
          <w:rFonts w:ascii="Times New Roman" w:hAnsi="Times New Roman" w:cs="Times New Roman"/>
          <w:lang w:val="en-US"/>
        </w:rPr>
        <w:t xml:space="preserve"> </w:t>
      </w:r>
      <w:r w:rsidRPr="003F1F5F">
        <w:rPr>
          <w:rFonts w:ascii="Times New Roman" w:hAnsi="Times New Roman" w:cs="Times New Roman"/>
        </w:rPr>
        <w:t>таққосланади</w:t>
      </w:r>
      <w:r w:rsidRPr="003F1F5F">
        <w:rPr>
          <w:rFonts w:ascii="Times New Roman" w:hAnsi="Times New Roman" w:cs="Times New Roman"/>
          <w:lang w:val="en-US"/>
        </w:rPr>
        <w:t xml:space="preserve">. </w:t>
      </w:r>
      <w:r w:rsidRPr="003F1F5F">
        <w:rPr>
          <w:rFonts w:ascii="Times New Roman" w:hAnsi="Times New Roman" w:cs="Times New Roman"/>
        </w:rPr>
        <w:t>Намуна</w:t>
      </w:r>
      <w:r w:rsidRPr="003F1F5F">
        <w:rPr>
          <w:rFonts w:ascii="Times New Roman" w:hAnsi="Times New Roman" w:cs="Times New Roman"/>
          <w:lang w:val="en-US"/>
        </w:rPr>
        <w:t xml:space="preserve"> </w:t>
      </w:r>
      <w:r w:rsidRPr="003F1F5F">
        <w:rPr>
          <w:rFonts w:ascii="Times New Roman" w:hAnsi="Times New Roman" w:cs="Times New Roman"/>
        </w:rPr>
        <w:t>матрицаси</w:t>
      </w:r>
      <w:r w:rsidRPr="003F1F5F">
        <w:rPr>
          <w:rFonts w:ascii="Times New Roman" w:hAnsi="Times New Roman" w:cs="Times New Roman"/>
          <w:lang w:val="en-US"/>
        </w:rPr>
        <w:t xml:space="preserve">, </w:t>
      </w:r>
      <w:r w:rsidRPr="003F1F5F">
        <w:rPr>
          <w:rFonts w:ascii="Times New Roman" w:hAnsi="Times New Roman" w:cs="Times New Roman"/>
          <w:highlight w:val="magenta"/>
        </w:rPr>
        <w:t>полиатомли</w:t>
      </w:r>
      <w:r w:rsidRPr="003F1F5F">
        <w:rPr>
          <w:rFonts w:ascii="Times New Roman" w:hAnsi="Times New Roman" w:cs="Times New Roman"/>
          <w:highlight w:val="magenta"/>
          <w:lang w:val="en-US"/>
        </w:rPr>
        <w:t xml:space="preserve"> </w:t>
      </w:r>
      <w:r w:rsidRPr="003F1F5F">
        <w:rPr>
          <w:rFonts w:ascii="Times New Roman" w:hAnsi="Times New Roman" w:cs="Times New Roman"/>
          <w:highlight w:val="magenta"/>
        </w:rPr>
        <w:t>спектрал</w:t>
      </w:r>
      <w:r w:rsidRPr="003F1F5F">
        <w:rPr>
          <w:rFonts w:ascii="Times New Roman" w:hAnsi="Times New Roman" w:cs="Times New Roman"/>
          <w:highlight w:val="magenta"/>
          <w:lang w:val="en-US"/>
        </w:rPr>
        <w:t xml:space="preserve"> </w:t>
      </w:r>
      <w:r w:rsidRPr="003F1F5F">
        <w:rPr>
          <w:rFonts w:ascii="Times New Roman" w:hAnsi="Times New Roman" w:cs="Times New Roman"/>
          <w:highlight w:val="magenta"/>
        </w:rPr>
        <w:t>қопланишлар</w:t>
      </w:r>
      <w:r w:rsidRPr="003F1F5F">
        <w:rPr>
          <w:rFonts w:ascii="Times New Roman" w:hAnsi="Times New Roman" w:cs="Times New Roman"/>
          <w:highlight w:val="magenta"/>
          <w:lang w:val="en-US"/>
        </w:rPr>
        <w:t xml:space="preserve"> </w:t>
      </w:r>
      <w:r w:rsidRPr="003F1F5F">
        <w:rPr>
          <w:rFonts w:ascii="Times New Roman" w:hAnsi="Times New Roman" w:cs="Times New Roman"/>
        </w:rPr>
        <w:t>ва</w:t>
      </w:r>
      <w:r w:rsidRPr="003F1F5F">
        <w:rPr>
          <w:rFonts w:ascii="Times New Roman" w:hAnsi="Times New Roman" w:cs="Times New Roman"/>
          <w:lang w:val="en-US"/>
        </w:rPr>
        <w:t xml:space="preserve"> </w:t>
      </w:r>
      <w:r w:rsidRPr="003F1F5F">
        <w:rPr>
          <w:rFonts w:ascii="Times New Roman" w:hAnsi="Times New Roman" w:cs="Times New Roman"/>
          <w:lang w:val="uz-Cyrl-UZ"/>
        </w:rPr>
        <w:t>мақсадл</w:t>
      </w:r>
      <w:r w:rsidRPr="003F1F5F">
        <w:rPr>
          <w:rFonts w:ascii="Times New Roman" w:hAnsi="Times New Roman" w:cs="Times New Roman"/>
        </w:rPr>
        <w:t>и</w:t>
      </w:r>
      <w:r w:rsidRPr="003F1F5F">
        <w:rPr>
          <w:rFonts w:ascii="Times New Roman" w:hAnsi="Times New Roman" w:cs="Times New Roman"/>
          <w:lang w:val="en-US"/>
        </w:rPr>
        <w:t xml:space="preserve"> </w:t>
      </w:r>
      <w:r w:rsidRPr="003F1F5F">
        <w:rPr>
          <w:rFonts w:ascii="Times New Roman" w:hAnsi="Times New Roman" w:cs="Times New Roman"/>
        </w:rPr>
        <w:t>элементларга</w:t>
      </w:r>
      <w:r w:rsidRPr="003F1F5F">
        <w:rPr>
          <w:rFonts w:ascii="Times New Roman" w:hAnsi="Times New Roman" w:cs="Times New Roman"/>
          <w:lang w:val="en-US"/>
        </w:rPr>
        <w:t xml:space="preserve"> </w:t>
      </w:r>
      <w:r w:rsidRPr="003F1F5F">
        <w:rPr>
          <w:rFonts w:ascii="Times New Roman" w:hAnsi="Times New Roman" w:cs="Times New Roman"/>
        </w:rPr>
        <w:t>қараб</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стандартнинг</w:t>
      </w:r>
      <w:r w:rsidRPr="003F1F5F">
        <w:rPr>
          <w:rFonts w:ascii="Times New Roman" w:hAnsi="Times New Roman" w:cs="Times New Roman"/>
          <w:lang w:val="en-US"/>
        </w:rPr>
        <w:t xml:space="preserve"> </w:t>
      </w:r>
      <w:r w:rsidRPr="003F1F5F">
        <w:rPr>
          <w:rFonts w:ascii="Times New Roman" w:hAnsi="Times New Roman" w:cs="Times New Roman"/>
        </w:rPr>
        <w:t>бир</w:t>
      </w:r>
      <w:r w:rsidRPr="003F1F5F">
        <w:rPr>
          <w:rFonts w:ascii="Times New Roman" w:hAnsi="Times New Roman" w:cs="Times New Roman"/>
          <w:lang w:val="en-US"/>
        </w:rPr>
        <w:t xml:space="preserve"> </w:t>
      </w:r>
      <w:r w:rsidRPr="003F1F5F">
        <w:rPr>
          <w:rFonts w:ascii="Times New Roman" w:hAnsi="Times New Roman" w:cs="Times New Roman"/>
        </w:rPr>
        <w:t>нечта</w:t>
      </w:r>
      <w:r w:rsidRPr="003F1F5F">
        <w:rPr>
          <w:rFonts w:ascii="Times New Roman" w:hAnsi="Times New Roman" w:cs="Times New Roman"/>
          <w:lang w:val="en-US"/>
        </w:rPr>
        <w:t xml:space="preserve"> </w:t>
      </w:r>
      <w:r w:rsidRPr="003F1F5F">
        <w:rPr>
          <w:rFonts w:ascii="Times New Roman" w:hAnsi="Times New Roman" w:cs="Times New Roman"/>
        </w:rPr>
        <w:t>элементлари</w:t>
      </w:r>
      <w:r w:rsidRPr="003F1F5F">
        <w:rPr>
          <w:rFonts w:ascii="Times New Roman" w:hAnsi="Times New Roman" w:cs="Times New Roman"/>
          <w:lang w:val="en-US"/>
        </w:rPr>
        <w:t xml:space="preserve"> </w:t>
      </w:r>
      <w:r w:rsidRPr="003F1F5F">
        <w:rPr>
          <w:rFonts w:ascii="Times New Roman" w:hAnsi="Times New Roman" w:cs="Times New Roman"/>
        </w:rPr>
        <w:t>талаб</w:t>
      </w:r>
      <w:r w:rsidRPr="003F1F5F">
        <w:rPr>
          <w:rFonts w:ascii="Times New Roman" w:hAnsi="Times New Roman" w:cs="Times New Roman"/>
          <w:lang w:val="en-US"/>
        </w:rPr>
        <w:t xml:space="preserve"> </w:t>
      </w:r>
      <w:r w:rsidRPr="003F1F5F">
        <w:rPr>
          <w:rFonts w:ascii="Times New Roman" w:hAnsi="Times New Roman" w:cs="Times New Roman"/>
        </w:rPr>
        <w:t>қилиниши</w:t>
      </w:r>
      <w:r w:rsidRPr="003F1F5F">
        <w:rPr>
          <w:rFonts w:ascii="Times New Roman" w:hAnsi="Times New Roman" w:cs="Times New Roman"/>
          <w:lang w:val="en-US"/>
        </w:rPr>
        <w:t xml:space="preserve"> </w:t>
      </w:r>
      <w:r w:rsidRPr="003F1F5F">
        <w:rPr>
          <w:rFonts w:ascii="Times New Roman" w:hAnsi="Times New Roman" w:cs="Times New Roman"/>
        </w:rPr>
        <w:t>мумкин</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стандартни</w:t>
      </w:r>
      <w:r w:rsidRPr="003F1F5F">
        <w:rPr>
          <w:rFonts w:ascii="Times New Roman" w:hAnsi="Times New Roman" w:cs="Times New Roman"/>
          <w:lang w:val="en-US"/>
        </w:rPr>
        <w:t xml:space="preserve"> </w:t>
      </w:r>
      <w:r w:rsidRPr="003F1F5F">
        <w:rPr>
          <w:rFonts w:ascii="Times New Roman" w:hAnsi="Times New Roman" w:cs="Times New Roman"/>
        </w:rPr>
        <w:t>танлаш</w:t>
      </w:r>
      <w:r w:rsidRPr="003F1F5F">
        <w:rPr>
          <w:rFonts w:ascii="Times New Roman" w:hAnsi="Times New Roman" w:cs="Times New Roman"/>
          <w:lang w:val="en-US"/>
        </w:rPr>
        <w:t xml:space="preserve"> </w:t>
      </w:r>
      <w:r w:rsidRPr="003F1F5F">
        <w:rPr>
          <w:rFonts w:ascii="Times New Roman" w:hAnsi="Times New Roman" w:cs="Times New Roman"/>
        </w:rPr>
        <w:t>тегишли</w:t>
      </w:r>
      <w:r w:rsidRPr="003F1F5F">
        <w:rPr>
          <w:rFonts w:ascii="Times New Roman" w:hAnsi="Times New Roman" w:cs="Times New Roman"/>
          <w:lang w:val="en-US"/>
        </w:rPr>
        <w:t xml:space="preserve"> </w:t>
      </w:r>
      <w:r w:rsidRPr="003F1F5F">
        <w:rPr>
          <w:rFonts w:ascii="Times New Roman" w:hAnsi="Times New Roman" w:cs="Times New Roman"/>
        </w:rPr>
        <w:t>аниқликни</w:t>
      </w:r>
      <w:r w:rsidRPr="003F1F5F">
        <w:rPr>
          <w:rFonts w:ascii="Times New Roman" w:hAnsi="Times New Roman" w:cs="Times New Roman"/>
          <w:lang w:val="en-US"/>
        </w:rPr>
        <w:t xml:space="preserve"> </w:t>
      </w:r>
      <w:r w:rsidRPr="003F1F5F">
        <w:rPr>
          <w:rFonts w:ascii="Times New Roman" w:hAnsi="Times New Roman" w:cs="Times New Roman"/>
        </w:rPr>
        <w:t>таъминлаш</w:t>
      </w:r>
      <w:r w:rsidRPr="003F1F5F">
        <w:rPr>
          <w:rFonts w:ascii="Times New Roman" w:hAnsi="Times New Roman" w:cs="Times New Roman"/>
          <w:lang w:val="en-US"/>
        </w:rPr>
        <w:t xml:space="preserve"> </w:t>
      </w:r>
      <w:r w:rsidRPr="003F1F5F">
        <w:rPr>
          <w:rFonts w:ascii="Times New Roman" w:hAnsi="Times New Roman" w:cs="Times New Roman"/>
        </w:rPr>
        <w:t>учун</w:t>
      </w:r>
      <w:r w:rsidRPr="003F1F5F">
        <w:rPr>
          <w:rFonts w:ascii="Times New Roman" w:hAnsi="Times New Roman" w:cs="Times New Roman"/>
          <w:lang w:val="en-US"/>
        </w:rPr>
        <w:t xml:space="preserve"> </w:t>
      </w:r>
      <w:r w:rsidRPr="003F1F5F">
        <w:rPr>
          <w:rFonts w:ascii="Times New Roman" w:hAnsi="Times New Roman" w:cs="Times New Roman"/>
        </w:rPr>
        <w:t>усулни</w:t>
      </w:r>
      <w:r w:rsidRPr="003F1F5F">
        <w:rPr>
          <w:rFonts w:ascii="Times New Roman" w:hAnsi="Times New Roman" w:cs="Times New Roman"/>
          <w:lang w:val="en-US"/>
        </w:rPr>
        <w:t xml:space="preserve"> </w:t>
      </w:r>
      <w:r w:rsidRPr="003F1F5F">
        <w:rPr>
          <w:rFonts w:ascii="Times New Roman" w:hAnsi="Times New Roman" w:cs="Times New Roman"/>
        </w:rPr>
        <w:t>тавсифлаш</w:t>
      </w:r>
      <w:r w:rsidRPr="003F1F5F">
        <w:rPr>
          <w:rFonts w:ascii="Times New Roman" w:hAnsi="Times New Roman" w:cs="Times New Roman"/>
          <w:lang w:val="en-US"/>
        </w:rPr>
        <w:t xml:space="preserve"> </w:t>
      </w:r>
      <w:r w:rsidRPr="003F1F5F">
        <w:rPr>
          <w:rFonts w:ascii="Times New Roman" w:hAnsi="Times New Roman" w:cs="Times New Roman"/>
        </w:rPr>
        <w:t>тажрибалари</w:t>
      </w:r>
      <w:r w:rsidRPr="003F1F5F">
        <w:rPr>
          <w:rFonts w:ascii="Times New Roman" w:hAnsi="Times New Roman" w:cs="Times New Roman"/>
          <w:lang w:val="en-US"/>
        </w:rPr>
        <w:t xml:space="preserve"> </w:t>
      </w:r>
      <w:r w:rsidRPr="003F1F5F">
        <w:rPr>
          <w:rFonts w:ascii="Times New Roman" w:hAnsi="Times New Roman" w:cs="Times New Roman"/>
        </w:rPr>
        <w:t>пайтида</w:t>
      </w:r>
      <w:r w:rsidRPr="003F1F5F">
        <w:rPr>
          <w:rFonts w:ascii="Times New Roman" w:hAnsi="Times New Roman" w:cs="Times New Roman"/>
          <w:lang w:val="en-US"/>
        </w:rPr>
        <w:t xml:space="preserve"> </w:t>
      </w:r>
      <w:r w:rsidRPr="003F1F5F">
        <w:rPr>
          <w:rFonts w:ascii="Times New Roman" w:hAnsi="Times New Roman" w:cs="Times New Roman"/>
        </w:rPr>
        <w:t>кўриб</w:t>
      </w:r>
      <w:r w:rsidRPr="003F1F5F">
        <w:rPr>
          <w:rFonts w:ascii="Times New Roman" w:hAnsi="Times New Roman" w:cs="Times New Roman"/>
          <w:lang w:val="en-US"/>
        </w:rPr>
        <w:t xml:space="preserve"> </w:t>
      </w:r>
      <w:r w:rsidRPr="003F1F5F">
        <w:rPr>
          <w:rFonts w:ascii="Times New Roman" w:hAnsi="Times New Roman" w:cs="Times New Roman"/>
        </w:rPr>
        <w:t>чиқилиши</w:t>
      </w:r>
      <w:r w:rsidRPr="003F1F5F">
        <w:rPr>
          <w:rFonts w:ascii="Times New Roman" w:hAnsi="Times New Roman" w:cs="Times New Roman"/>
          <w:lang w:val="en-US"/>
        </w:rPr>
        <w:t xml:space="preserve"> </w:t>
      </w:r>
      <w:r w:rsidRPr="003F1F5F">
        <w:rPr>
          <w:rFonts w:ascii="Times New Roman" w:hAnsi="Times New Roman" w:cs="Times New Roman"/>
        </w:rPr>
        <w:t>керак</w:t>
      </w:r>
      <w:r w:rsidRPr="003F1F5F">
        <w:rPr>
          <w:rFonts w:ascii="Times New Roman" w:hAnsi="Times New Roman" w:cs="Times New Roman"/>
          <w:lang w:val="en-US"/>
        </w:rPr>
        <w:t xml:space="preserve">. </w:t>
      </w:r>
      <w:r w:rsidRPr="003F1F5F">
        <w:rPr>
          <w:rFonts w:ascii="Times New Roman" w:hAnsi="Times New Roman" w:cs="Times New Roman"/>
        </w:rPr>
        <w:t>Кўп</w:t>
      </w:r>
      <w:r w:rsidRPr="003F1F5F">
        <w:rPr>
          <w:rFonts w:ascii="Times New Roman" w:hAnsi="Times New Roman" w:cs="Times New Roman"/>
          <w:lang w:val="en-US"/>
        </w:rPr>
        <w:t xml:space="preserve"> </w:t>
      </w:r>
      <w:r w:rsidRPr="003F1F5F">
        <w:rPr>
          <w:rFonts w:ascii="Times New Roman" w:hAnsi="Times New Roman" w:cs="Times New Roman"/>
        </w:rPr>
        <w:t>ҳолларда</w:t>
      </w:r>
      <w:r w:rsidRPr="003F1F5F">
        <w:rPr>
          <w:rFonts w:ascii="Times New Roman" w:hAnsi="Times New Roman" w:cs="Times New Roman"/>
          <w:lang w:val="en-US"/>
        </w:rPr>
        <w:t xml:space="preserve"> </w:t>
      </w:r>
      <w:r w:rsidRPr="003F1F5F">
        <w:rPr>
          <w:rFonts w:ascii="Times New Roman" w:hAnsi="Times New Roman" w:cs="Times New Roman"/>
        </w:rPr>
        <w:t>энг</w:t>
      </w:r>
      <w:r w:rsidRPr="003F1F5F">
        <w:rPr>
          <w:rFonts w:ascii="Times New Roman" w:hAnsi="Times New Roman" w:cs="Times New Roman"/>
          <w:lang w:val="en-US"/>
        </w:rPr>
        <w:t xml:space="preserve"> </w:t>
      </w:r>
      <w:r w:rsidRPr="003F1F5F">
        <w:rPr>
          <w:rFonts w:ascii="Times New Roman" w:hAnsi="Times New Roman" w:cs="Times New Roman"/>
        </w:rPr>
        <w:t>муҳим</w:t>
      </w:r>
      <w:r w:rsidRPr="003F1F5F">
        <w:rPr>
          <w:rFonts w:ascii="Times New Roman" w:hAnsi="Times New Roman" w:cs="Times New Roman"/>
          <w:lang w:val="en-US"/>
        </w:rPr>
        <w:t xml:space="preserve"> </w:t>
      </w:r>
      <w:r w:rsidRPr="003F1F5F">
        <w:rPr>
          <w:rFonts w:ascii="Times New Roman" w:hAnsi="Times New Roman" w:cs="Times New Roman"/>
        </w:rPr>
        <w:t>омил</w:t>
      </w:r>
      <w:r w:rsidRPr="003F1F5F">
        <w:rPr>
          <w:rFonts w:ascii="Times New Roman" w:hAnsi="Times New Roman" w:cs="Times New Roman"/>
          <w:lang w:val="en-US"/>
        </w:rPr>
        <w:t xml:space="preserve"> </w:t>
      </w:r>
      <w:r w:rsidRPr="003F1F5F">
        <w:rPr>
          <w:rFonts w:ascii="Times New Roman" w:hAnsi="Times New Roman" w:cs="Times New Roman"/>
        </w:rPr>
        <w:t>таҳлил</w:t>
      </w:r>
      <w:r w:rsidRPr="003F1F5F">
        <w:rPr>
          <w:rFonts w:ascii="Times New Roman" w:hAnsi="Times New Roman" w:cs="Times New Roman"/>
          <w:lang w:val="en-US"/>
        </w:rPr>
        <w:t xml:space="preserve"> </w:t>
      </w:r>
      <w:r w:rsidRPr="003F1F5F">
        <w:rPr>
          <w:rFonts w:ascii="Times New Roman" w:hAnsi="Times New Roman" w:cs="Times New Roman"/>
        </w:rPr>
        <w:t>қилинаётган</w:t>
      </w:r>
      <w:r w:rsidRPr="003F1F5F">
        <w:rPr>
          <w:rFonts w:ascii="Times New Roman" w:hAnsi="Times New Roman" w:cs="Times New Roman"/>
          <w:lang w:val="en-US"/>
        </w:rPr>
        <w:t xml:space="preserve"> </w:t>
      </w:r>
      <w:r w:rsidRPr="003F1F5F">
        <w:rPr>
          <w:rFonts w:ascii="Times New Roman" w:hAnsi="Times New Roman" w:cs="Times New Roman"/>
        </w:rPr>
        <w:t>элементлар</w:t>
      </w:r>
      <w:r w:rsidRPr="003F1F5F">
        <w:rPr>
          <w:rFonts w:ascii="Times New Roman" w:hAnsi="Times New Roman" w:cs="Times New Roman"/>
          <w:lang w:val="en-US"/>
        </w:rPr>
        <w:t xml:space="preserve"> </w:t>
      </w:r>
      <w:r w:rsidRPr="003F1F5F">
        <w:rPr>
          <w:rFonts w:ascii="Times New Roman" w:hAnsi="Times New Roman" w:cs="Times New Roman"/>
        </w:rPr>
        <w:t>масса</w:t>
      </w:r>
      <w:r w:rsidRPr="003F1F5F">
        <w:rPr>
          <w:rFonts w:ascii="Times New Roman" w:hAnsi="Times New Roman" w:cs="Times New Roman"/>
          <w:lang w:val="en-US"/>
        </w:rPr>
        <w:t xml:space="preserve"> </w:t>
      </w:r>
      <w:r w:rsidRPr="003F1F5F">
        <w:rPr>
          <w:rFonts w:ascii="Times New Roman" w:hAnsi="Times New Roman" w:cs="Times New Roman"/>
        </w:rPr>
        <w:t>диапазонининг</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стандартлар</w:t>
      </w:r>
      <w:r w:rsidRPr="003F1F5F">
        <w:rPr>
          <w:rFonts w:ascii="Times New Roman" w:hAnsi="Times New Roman" w:cs="Times New Roman"/>
          <w:lang w:val="en-US"/>
        </w:rPr>
        <w:t xml:space="preserve"> </w:t>
      </w:r>
      <w:r w:rsidRPr="003F1F5F">
        <w:rPr>
          <w:rFonts w:ascii="Times New Roman" w:hAnsi="Times New Roman" w:cs="Times New Roman"/>
        </w:rPr>
        <w:t>масса</w:t>
      </w:r>
      <w:r w:rsidRPr="003F1F5F">
        <w:rPr>
          <w:rFonts w:ascii="Times New Roman" w:hAnsi="Times New Roman" w:cs="Times New Roman"/>
          <w:lang w:val="en-US"/>
        </w:rPr>
        <w:t xml:space="preserve"> </w:t>
      </w:r>
      <w:r w:rsidRPr="003F1F5F">
        <w:rPr>
          <w:rFonts w:ascii="Times New Roman" w:hAnsi="Times New Roman" w:cs="Times New Roman"/>
        </w:rPr>
        <w:t>диапазонига</w:t>
      </w:r>
      <w:r w:rsidRPr="003F1F5F">
        <w:rPr>
          <w:rFonts w:ascii="Times New Roman" w:hAnsi="Times New Roman" w:cs="Times New Roman"/>
          <w:lang w:val="en-US"/>
        </w:rPr>
        <w:t xml:space="preserve"> </w:t>
      </w:r>
      <w:r w:rsidRPr="003F1F5F">
        <w:rPr>
          <w:rFonts w:ascii="Times New Roman" w:hAnsi="Times New Roman" w:cs="Times New Roman"/>
        </w:rPr>
        <w:t>мос</w:t>
      </w:r>
      <w:r w:rsidRPr="003F1F5F">
        <w:rPr>
          <w:rFonts w:ascii="Times New Roman" w:hAnsi="Times New Roman" w:cs="Times New Roman"/>
          <w:lang w:val="en-US"/>
        </w:rPr>
        <w:t xml:space="preserve"> </w:t>
      </w:r>
      <w:r w:rsidRPr="003F1F5F">
        <w:rPr>
          <w:rFonts w:ascii="Times New Roman" w:hAnsi="Times New Roman" w:cs="Times New Roman"/>
        </w:rPr>
        <w:t>келиши</w:t>
      </w:r>
      <w:r w:rsidRPr="003F1F5F">
        <w:rPr>
          <w:rFonts w:ascii="Times New Roman" w:hAnsi="Times New Roman" w:cs="Times New Roman"/>
          <w:lang w:val="en-US"/>
        </w:rPr>
        <w:t xml:space="preserve"> </w:t>
      </w:r>
      <w:r w:rsidRPr="003F1F5F">
        <w:rPr>
          <w:rFonts w:ascii="Times New Roman" w:hAnsi="Times New Roman" w:cs="Times New Roman"/>
        </w:rPr>
        <w:t>ҳисобланади</w:t>
      </w:r>
      <w:r w:rsidRPr="003F1F5F">
        <w:rPr>
          <w:rFonts w:ascii="Times New Roman" w:hAnsi="Times New Roman" w:cs="Times New Roman"/>
          <w:lang w:val="en-US"/>
        </w:rPr>
        <w:t xml:space="preserve">, </w:t>
      </w:r>
      <w:r w:rsidRPr="003F1F5F">
        <w:rPr>
          <w:rFonts w:ascii="Times New Roman" w:hAnsi="Times New Roman" w:cs="Times New Roman"/>
        </w:rPr>
        <w:t>аммо</w:t>
      </w:r>
      <w:r w:rsidRPr="003F1F5F">
        <w:rPr>
          <w:rFonts w:ascii="Times New Roman" w:hAnsi="Times New Roman" w:cs="Times New Roman"/>
          <w:lang w:val="en-US"/>
        </w:rPr>
        <w:t xml:space="preserve"> </w:t>
      </w:r>
      <w:r w:rsidRPr="003F1F5F">
        <w:rPr>
          <w:rFonts w:ascii="Times New Roman" w:hAnsi="Times New Roman" w:cs="Times New Roman"/>
        </w:rPr>
        <w:t>туз</w:t>
      </w:r>
      <w:r w:rsidRPr="003F1F5F">
        <w:rPr>
          <w:rFonts w:ascii="Times New Roman" w:hAnsi="Times New Roman" w:cs="Times New Roman"/>
          <w:lang w:val="en-US"/>
        </w:rPr>
        <w:t xml:space="preserve"> </w:t>
      </w:r>
      <w:r w:rsidRPr="003F1F5F">
        <w:rPr>
          <w:rFonts w:ascii="Times New Roman" w:hAnsi="Times New Roman" w:cs="Times New Roman"/>
        </w:rPr>
        <w:t>ионларининг</w:t>
      </w:r>
      <w:r w:rsidRPr="003F1F5F">
        <w:rPr>
          <w:rFonts w:ascii="Times New Roman" w:hAnsi="Times New Roman" w:cs="Times New Roman"/>
          <w:lang w:val="en-US"/>
        </w:rPr>
        <w:t xml:space="preserve"> </w:t>
      </w:r>
      <w:r w:rsidRPr="003F1F5F">
        <w:rPr>
          <w:rFonts w:ascii="Times New Roman" w:hAnsi="Times New Roman" w:cs="Times New Roman"/>
        </w:rPr>
        <w:t>ионлашган</w:t>
      </w:r>
      <w:r w:rsidRPr="003F1F5F">
        <w:rPr>
          <w:rFonts w:ascii="Times New Roman" w:hAnsi="Times New Roman" w:cs="Times New Roman"/>
          <w:lang w:val="en-US"/>
        </w:rPr>
        <w:t xml:space="preserve"> </w:t>
      </w:r>
      <w:r w:rsidRPr="003F1F5F">
        <w:rPr>
          <w:rFonts w:ascii="Times New Roman" w:hAnsi="Times New Roman" w:cs="Times New Roman"/>
        </w:rPr>
        <w:t>улушига</w:t>
      </w:r>
      <w:r w:rsidRPr="003F1F5F">
        <w:rPr>
          <w:rFonts w:ascii="Times New Roman" w:hAnsi="Times New Roman" w:cs="Times New Roman"/>
          <w:lang w:val="en-US"/>
        </w:rPr>
        <w:t xml:space="preserve"> </w:t>
      </w:r>
      <w:r w:rsidRPr="003F1F5F">
        <w:rPr>
          <w:rFonts w:ascii="Times New Roman" w:hAnsi="Times New Roman" w:cs="Times New Roman"/>
        </w:rPr>
        <w:t>таъсирини</w:t>
      </w:r>
      <w:r w:rsidRPr="003F1F5F">
        <w:rPr>
          <w:rFonts w:ascii="Times New Roman" w:hAnsi="Times New Roman" w:cs="Times New Roman"/>
          <w:lang w:val="en-US"/>
        </w:rPr>
        <w:t xml:space="preserve"> </w:t>
      </w:r>
      <w:r w:rsidRPr="003F1F5F">
        <w:rPr>
          <w:rFonts w:ascii="Times New Roman" w:hAnsi="Times New Roman" w:cs="Times New Roman"/>
        </w:rPr>
        <w:t>ҳам</w:t>
      </w:r>
      <w:r w:rsidRPr="003F1F5F">
        <w:rPr>
          <w:rFonts w:ascii="Times New Roman" w:hAnsi="Times New Roman" w:cs="Times New Roman"/>
          <w:lang w:val="en-US"/>
        </w:rPr>
        <w:t xml:space="preserve"> </w:t>
      </w:r>
      <w:r w:rsidRPr="003F1F5F">
        <w:rPr>
          <w:rFonts w:ascii="Times New Roman" w:hAnsi="Times New Roman" w:cs="Times New Roman"/>
        </w:rPr>
        <w:t>ҳисобга</w:t>
      </w:r>
      <w:r w:rsidRPr="003F1F5F">
        <w:rPr>
          <w:rFonts w:ascii="Times New Roman" w:hAnsi="Times New Roman" w:cs="Times New Roman"/>
          <w:lang w:val="en-US"/>
        </w:rPr>
        <w:t xml:space="preserve"> </w:t>
      </w:r>
      <w:r w:rsidRPr="003F1F5F">
        <w:rPr>
          <w:rFonts w:ascii="Times New Roman" w:hAnsi="Times New Roman" w:cs="Times New Roman"/>
        </w:rPr>
        <w:t>олиш</w:t>
      </w:r>
      <w:r w:rsidRPr="003F1F5F">
        <w:rPr>
          <w:rFonts w:ascii="Times New Roman" w:hAnsi="Times New Roman" w:cs="Times New Roman"/>
          <w:lang w:val="en-US"/>
        </w:rPr>
        <w:t xml:space="preserve"> </w:t>
      </w:r>
      <w:r w:rsidRPr="003F1F5F">
        <w:rPr>
          <w:rFonts w:ascii="Times New Roman" w:hAnsi="Times New Roman" w:cs="Times New Roman"/>
        </w:rPr>
        <w:t>зарур</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стандартни</w:t>
      </w:r>
      <w:r w:rsidRPr="003F1F5F">
        <w:rPr>
          <w:rFonts w:ascii="Times New Roman" w:hAnsi="Times New Roman" w:cs="Times New Roman"/>
          <w:lang w:val="en-US"/>
        </w:rPr>
        <w:t xml:space="preserve"> </w:t>
      </w:r>
      <w:r w:rsidRPr="003F1F5F">
        <w:rPr>
          <w:rFonts w:ascii="Times New Roman" w:hAnsi="Times New Roman" w:cs="Times New Roman"/>
        </w:rPr>
        <w:t>танлаш</w:t>
      </w:r>
      <w:r w:rsidRPr="003F1F5F">
        <w:rPr>
          <w:rFonts w:ascii="Times New Roman" w:hAnsi="Times New Roman" w:cs="Times New Roman"/>
          <w:lang w:val="en-US"/>
        </w:rPr>
        <w:t xml:space="preserve"> </w:t>
      </w:r>
      <w:r w:rsidRPr="003F1F5F">
        <w:rPr>
          <w:rFonts w:ascii="Times New Roman" w:hAnsi="Times New Roman" w:cs="Times New Roman"/>
        </w:rPr>
        <w:t>жараёнида</w:t>
      </w:r>
      <w:r w:rsidRPr="003F1F5F">
        <w:rPr>
          <w:rFonts w:ascii="Times New Roman" w:hAnsi="Times New Roman" w:cs="Times New Roman"/>
          <w:lang w:val="en-US"/>
        </w:rPr>
        <w:t xml:space="preserve"> </w:t>
      </w:r>
      <w:r w:rsidRPr="003F1F5F">
        <w:rPr>
          <w:rFonts w:ascii="Times New Roman" w:hAnsi="Times New Roman" w:cs="Times New Roman"/>
        </w:rPr>
        <w:t>бир</w:t>
      </w:r>
      <w:r w:rsidRPr="003F1F5F">
        <w:rPr>
          <w:rFonts w:ascii="Times New Roman" w:hAnsi="Times New Roman" w:cs="Times New Roman"/>
          <w:lang w:val="en-US"/>
        </w:rPr>
        <w:t>-</w:t>
      </w:r>
      <w:r w:rsidRPr="003F1F5F">
        <w:rPr>
          <w:rFonts w:ascii="Times New Roman" w:hAnsi="Times New Roman" w:cs="Times New Roman"/>
        </w:rPr>
        <w:t>бирини</w:t>
      </w:r>
      <w:r w:rsidRPr="003F1F5F">
        <w:rPr>
          <w:rFonts w:ascii="Times New Roman" w:hAnsi="Times New Roman" w:cs="Times New Roman"/>
          <w:lang w:val="en-US"/>
        </w:rPr>
        <w:t xml:space="preserve"> </w:t>
      </w:r>
      <w:r w:rsidRPr="003F1F5F">
        <w:rPr>
          <w:rFonts w:ascii="Times New Roman" w:hAnsi="Times New Roman" w:cs="Times New Roman"/>
        </w:rPr>
        <w:t>қоплайдиган</w:t>
      </w:r>
      <w:r w:rsidRPr="003F1F5F">
        <w:rPr>
          <w:rFonts w:ascii="Times New Roman" w:hAnsi="Times New Roman" w:cs="Times New Roman"/>
          <w:lang w:val="en-US"/>
        </w:rPr>
        <w:t xml:space="preserve"> </w:t>
      </w:r>
      <w:r w:rsidRPr="003F1F5F">
        <w:rPr>
          <w:rFonts w:ascii="Times New Roman" w:hAnsi="Times New Roman" w:cs="Times New Roman"/>
        </w:rPr>
        <w:t>изотоп</w:t>
      </w:r>
      <w:r w:rsidRPr="003F1F5F">
        <w:rPr>
          <w:rFonts w:ascii="Times New Roman" w:hAnsi="Times New Roman" w:cs="Times New Roman"/>
          <w:lang w:val="en-US"/>
        </w:rPr>
        <w:t xml:space="preserve"> </w:t>
      </w:r>
      <w:r w:rsidRPr="003F1F5F">
        <w:rPr>
          <w:rFonts w:ascii="Times New Roman" w:hAnsi="Times New Roman" w:cs="Times New Roman"/>
        </w:rPr>
        <w:t>массаларига</w:t>
      </w:r>
      <w:r w:rsidRPr="003F1F5F">
        <w:rPr>
          <w:rFonts w:ascii="Times New Roman" w:hAnsi="Times New Roman" w:cs="Times New Roman"/>
          <w:lang w:val="en-US"/>
        </w:rPr>
        <w:t xml:space="preserve"> </w:t>
      </w:r>
      <w:r w:rsidRPr="003F1F5F">
        <w:rPr>
          <w:rFonts w:ascii="Times New Roman" w:hAnsi="Times New Roman" w:cs="Times New Roman"/>
        </w:rPr>
        <w:t>эга</w:t>
      </w:r>
      <w:r w:rsidRPr="003F1F5F">
        <w:rPr>
          <w:rFonts w:ascii="Times New Roman" w:hAnsi="Times New Roman" w:cs="Times New Roman"/>
          <w:lang w:val="en-US"/>
        </w:rPr>
        <w:t xml:space="preserve"> </w:t>
      </w:r>
      <w:r w:rsidRPr="003F1F5F">
        <w:rPr>
          <w:rFonts w:ascii="Times New Roman" w:hAnsi="Times New Roman" w:cs="Times New Roman"/>
        </w:rPr>
        <w:t>бўлмаган</w:t>
      </w:r>
      <w:r w:rsidRPr="003F1F5F">
        <w:rPr>
          <w:rFonts w:ascii="Times New Roman" w:hAnsi="Times New Roman" w:cs="Times New Roman"/>
          <w:lang w:val="en-US"/>
        </w:rPr>
        <w:t xml:space="preserve"> </w:t>
      </w:r>
      <w:r w:rsidRPr="003F1F5F">
        <w:rPr>
          <w:rFonts w:ascii="Times New Roman" w:hAnsi="Times New Roman" w:cs="Times New Roman"/>
        </w:rPr>
        <w:lastRenderedPageBreak/>
        <w:t>элементларни</w:t>
      </w:r>
      <w:r w:rsidRPr="003F1F5F">
        <w:rPr>
          <w:rFonts w:ascii="Times New Roman" w:hAnsi="Times New Roman" w:cs="Times New Roman"/>
          <w:lang w:val="en-US"/>
        </w:rPr>
        <w:t xml:space="preserve"> </w:t>
      </w:r>
      <w:r w:rsidRPr="003F1F5F">
        <w:rPr>
          <w:rFonts w:ascii="Times New Roman" w:hAnsi="Times New Roman" w:cs="Times New Roman"/>
        </w:rPr>
        <w:t>диққат</w:t>
      </w:r>
      <w:r w:rsidRPr="003F1F5F">
        <w:rPr>
          <w:rFonts w:ascii="Times New Roman" w:hAnsi="Times New Roman" w:cs="Times New Roman"/>
          <w:lang w:val="en-US"/>
        </w:rPr>
        <w:t xml:space="preserve"> </w:t>
      </w:r>
      <w:r w:rsidRPr="003F1F5F">
        <w:rPr>
          <w:rFonts w:ascii="Times New Roman" w:hAnsi="Times New Roman" w:cs="Times New Roman"/>
        </w:rPr>
        <w:t>билан</w:t>
      </w:r>
      <w:r w:rsidRPr="003F1F5F">
        <w:rPr>
          <w:rFonts w:ascii="Times New Roman" w:hAnsi="Times New Roman" w:cs="Times New Roman"/>
          <w:lang w:val="en-US"/>
        </w:rPr>
        <w:t xml:space="preserve"> </w:t>
      </w:r>
      <w:r w:rsidRPr="003F1F5F">
        <w:rPr>
          <w:rFonts w:ascii="Times New Roman" w:hAnsi="Times New Roman" w:cs="Times New Roman"/>
        </w:rPr>
        <w:t>танлаш</w:t>
      </w:r>
      <w:r w:rsidRPr="003F1F5F">
        <w:rPr>
          <w:rFonts w:ascii="Times New Roman" w:hAnsi="Times New Roman" w:cs="Times New Roman"/>
          <w:lang w:val="en-US"/>
        </w:rPr>
        <w:t xml:space="preserve"> </w:t>
      </w:r>
      <w:r w:rsidRPr="003F1F5F">
        <w:rPr>
          <w:rFonts w:ascii="Times New Roman" w:hAnsi="Times New Roman" w:cs="Times New Roman"/>
        </w:rPr>
        <w:t>ва</w:t>
      </w:r>
      <w:r w:rsidRPr="003F1F5F">
        <w:rPr>
          <w:rFonts w:ascii="Times New Roman" w:hAnsi="Times New Roman" w:cs="Times New Roman"/>
          <w:lang w:val="en-US"/>
        </w:rPr>
        <w:t xml:space="preserve"> </w:t>
      </w:r>
      <w:r w:rsidRPr="003F1F5F">
        <w:rPr>
          <w:rFonts w:ascii="Times New Roman" w:hAnsi="Times New Roman" w:cs="Times New Roman"/>
        </w:rPr>
        <w:t>синов</w:t>
      </w:r>
      <w:r w:rsidRPr="003F1F5F">
        <w:rPr>
          <w:rFonts w:ascii="Times New Roman" w:hAnsi="Times New Roman" w:cs="Times New Roman"/>
          <w:lang w:val="en-US"/>
        </w:rPr>
        <w:t xml:space="preserve"> </w:t>
      </w:r>
      <w:r w:rsidRPr="003F1F5F">
        <w:rPr>
          <w:rFonts w:ascii="Times New Roman" w:hAnsi="Times New Roman" w:cs="Times New Roman"/>
        </w:rPr>
        <w:t>эритмаларида</w:t>
      </w:r>
      <w:r w:rsidRPr="003F1F5F">
        <w:rPr>
          <w:rFonts w:ascii="Times New Roman" w:hAnsi="Times New Roman" w:cs="Times New Roman"/>
          <w:lang w:val="en-US"/>
        </w:rPr>
        <w:t xml:space="preserve"> </w:t>
      </w:r>
      <w:r w:rsidRPr="003F1F5F">
        <w:rPr>
          <w:rFonts w:ascii="Times New Roman" w:hAnsi="Times New Roman" w:cs="Times New Roman"/>
        </w:rPr>
        <w:t>ички</w:t>
      </w:r>
      <w:r w:rsidRPr="003F1F5F">
        <w:rPr>
          <w:rFonts w:ascii="Times New Roman" w:hAnsi="Times New Roman" w:cs="Times New Roman"/>
          <w:lang w:val="en-US"/>
        </w:rPr>
        <w:t xml:space="preserve"> </w:t>
      </w:r>
      <w:r w:rsidRPr="003F1F5F">
        <w:rPr>
          <w:rFonts w:ascii="Times New Roman" w:hAnsi="Times New Roman" w:cs="Times New Roman"/>
        </w:rPr>
        <w:t>стандарт</w:t>
      </w:r>
      <w:r w:rsidRPr="003F1F5F">
        <w:rPr>
          <w:rFonts w:ascii="Times New Roman" w:hAnsi="Times New Roman" w:cs="Times New Roman"/>
          <w:lang w:val="en-US"/>
        </w:rPr>
        <w:t xml:space="preserve"> </w:t>
      </w:r>
      <w:r w:rsidRPr="003F1F5F">
        <w:rPr>
          <w:rFonts w:ascii="Times New Roman" w:hAnsi="Times New Roman" w:cs="Times New Roman"/>
        </w:rPr>
        <w:t>элементи</w:t>
      </w:r>
      <w:r w:rsidRPr="003F1F5F">
        <w:rPr>
          <w:rFonts w:ascii="Times New Roman" w:hAnsi="Times New Roman" w:cs="Times New Roman"/>
          <w:lang w:val="en-US"/>
        </w:rPr>
        <w:t xml:space="preserve"> </w:t>
      </w:r>
      <w:r w:rsidRPr="003F1F5F">
        <w:rPr>
          <w:rFonts w:ascii="Times New Roman" w:hAnsi="Times New Roman" w:cs="Times New Roman"/>
        </w:rPr>
        <w:t>йўқлигига</w:t>
      </w:r>
      <w:r w:rsidRPr="003F1F5F">
        <w:rPr>
          <w:rFonts w:ascii="Times New Roman" w:hAnsi="Times New Roman" w:cs="Times New Roman"/>
          <w:lang w:val="en-US"/>
        </w:rPr>
        <w:t xml:space="preserve"> </w:t>
      </w:r>
      <w:r w:rsidRPr="003F1F5F">
        <w:rPr>
          <w:rFonts w:ascii="Times New Roman" w:hAnsi="Times New Roman" w:cs="Times New Roman"/>
        </w:rPr>
        <w:t>ишонч</w:t>
      </w:r>
      <w:r w:rsidRPr="003F1F5F">
        <w:rPr>
          <w:rFonts w:ascii="Times New Roman" w:hAnsi="Times New Roman" w:cs="Times New Roman"/>
          <w:lang w:val="en-US"/>
        </w:rPr>
        <w:t xml:space="preserve"> </w:t>
      </w:r>
      <w:r w:rsidRPr="003F1F5F">
        <w:rPr>
          <w:rFonts w:ascii="Times New Roman" w:hAnsi="Times New Roman" w:cs="Times New Roman"/>
        </w:rPr>
        <w:t>ҳосил</w:t>
      </w:r>
      <w:r w:rsidRPr="003F1F5F">
        <w:rPr>
          <w:rFonts w:ascii="Times New Roman" w:hAnsi="Times New Roman" w:cs="Times New Roman"/>
          <w:lang w:val="en-US"/>
        </w:rPr>
        <w:t xml:space="preserve"> </w:t>
      </w:r>
      <w:r w:rsidRPr="003F1F5F">
        <w:rPr>
          <w:rFonts w:ascii="Times New Roman" w:hAnsi="Times New Roman" w:cs="Times New Roman"/>
        </w:rPr>
        <w:t>қилиш</w:t>
      </w:r>
      <w:r w:rsidRPr="003F1F5F">
        <w:rPr>
          <w:rFonts w:ascii="Times New Roman" w:hAnsi="Times New Roman" w:cs="Times New Roman"/>
          <w:lang w:val="en-US"/>
        </w:rPr>
        <w:t xml:space="preserve"> </w:t>
      </w:r>
      <w:r w:rsidRPr="003F1F5F">
        <w:rPr>
          <w:rFonts w:ascii="Times New Roman" w:hAnsi="Times New Roman" w:cs="Times New Roman"/>
        </w:rPr>
        <w:t>лозим</w:t>
      </w:r>
      <w:r w:rsidRPr="003F1F5F">
        <w:rPr>
          <w:rFonts w:ascii="Times New Roman" w:hAnsi="Times New Roman" w:cs="Times New Roman"/>
          <w:lang w:val="en-US"/>
        </w:rPr>
        <w:t>.</w:t>
      </w:r>
    </w:p>
    <w:p w14:paraId="56A2CDB1" w14:textId="77777777" w:rsidR="003F1F5F" w:rsidRPr="003F1F5F" w:rsidRDefault="003F1F5F" w:rsidP="003F1F5F">
      <w:pPr>
        <w:spacing w:after="0" w:line="240" w:lineRule="auto"/>
        <w:jc w:val="both"/>
        <w:rPr>
          <w:rFonts w:ascii="Times New Roman" w:hAnsi="Times New Roman" w:cs="Times New Roman"/>
          <w:lang w:val="en-US"/>
        </w:rPr>
      </w:pPr>
    </w:p>
    <w:p w14:paraId="3EB9E979"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i/>
          <w:iCs/>
          <w:lang w:val="en-US"/>
        </w:rPr>
        <w:t>6-</w:t>
      </w:r>
      <w:r w:rsidRPr="003F1F5F">
        <w:rPr>
          <w:rFonts w:ascii="Times New Roman" w:hAnsi="Times New Roman" w:cs="Times New Roman"/>
          <w:i/>
          <w:iCs/>
        </w:rPr>
        <w:t>жадвалда</w:t>
      </w:r>
      <w:r w:rsidRPr="003F1F5F">
        <w:rPr>
          <w:rFonts w:ascii="Times New Roman" w:hAnsi="Times New Roman" w:cs="Times New Roman"/>
          <w:i/>
          <w:iCs/>
          <w:lang w:val="en-US"/>
        </w:rPr>
        <w:t xml:space="preserve"> </w:t>
      </w:r>
      <w:r w:rsidRPr="003F1F5F">
        <w:rPr>
          <w:rFonts w:ascii="Times New Roman" w:hAnsi="Times New Roman" w:cs="Times New Roman"/>
        </w:rPr>
        <w:t>келтирилган</w:t>
      </w:r>
      <w:r w:rsidRPr="003F1F5F">
        <w:rPr>
          <w:rFonts w:ascii="Times New Roman" w:hAnsi="Times New Roman" w:cs="Times New Roman"/>
          <w:lang w:val="en-US"/>
        </w:rPr>
        <w:t xml:space="preserve"> </w:t>
      </w:r>
      <w:r w:rsidRPr="003F1F5F">
        <w:rPr>
          <w:rFonts w:ascii="Times New Roman" w:hAnsi="Times New Roman" w:cs="Times New Roman"/>
        </w:rPr>
        <w:t>ионланиш</w:t>
      </w:r>
      <w:r w:rsidRPr="003F1F5F">
        <w:rPr>
          <w:rFonts w:ascii="Times New Roman" w:hAnsi="Times New Roman" w:cs="Times New Roman"/>
          <w:lang w:val="en-US"/>
        </w:rPr>
        <w:t xml:space="preserve"> </w:t>
      </w:r>
      <w:r w:rsidRPr="003F1F5F">
        <w:rPr>
          <w:rFonts w:ascii="Times New Roman" w:hAnsi="Times New Roman" w:cs="Times New Roman"/>
        </w:rPr>
        <w:t>потенциали</w:t>
      </w:r>
      <w:r w:rsidRPr="003F1F5F">
        <w:rPr>
          <w:rFonts w:ascii="Times New Roman" w:hAnsi="Times New Roman" w:cs="Times New Roman"/>
          <w:lang w:val="en-US"/>
        </w:rPr>
        <w:t xml:space="preserve"> </w:t>
      </w:r>
      <w:r w:rsidRPr="003F1F5F">
        <w:rPr>
          <w:rFonts w:ascii="Times New Roman" w:hAnsi="Times New Roman" w:cs="Times New Roman"/>
        </w:rPr>
        <w:t>маълумотларидан</w:t>
      </w:r>
      <w:r w:rsidRPr="003F1F5F">
        <w:rPr>
          <w:rFonts w:ascii="Times New Roman" w:hAnsi="Times New Roman" w:cs="Times New Roman"/>
          <w:lang w:val="en-US"/>
        </w:rPr>
        <w:t xml:space="preserve"> </w:t>
      </w:r>
      <w:r w:rsidRPr="003F1F5F">
        <w:rPr>
          <w:rFonts w:ascii="Times New Roman" w:hAnsi="Times New Roman" w:cs="Times New Roman"/>
        </w:rPr>
        <w:t>шуни</w:t>
      </w:r>
      <w:r w:rsidRPr="003F1F5F">
        <w:rPr>
          <w:rFonts w:ascii="Times New Roman" w:hAnsi="Times New Roman" w:cs="Times New Roman"/>
          <w:lang w:val="en-US"/>
        </w:rPr>
        <w:t xml:space="preserve"> </w:t>
      </w:r>
      <w:r w:rsidRPr="003F1F5F">
        <w:rPr>
          <w:rFonts w:ascii="Times New Roman" w:hAnsi="Times New Roman" w:cs="Times New Roman"/>
        </w:rPr>
        <w:t>таъкидлаш</w:t>
      </w:r>
      <w:r w:rsidRPr="003F1F5F">
        <w:rPr>
          <w:rFonts w:ascii="Times New Roman" w:hAnsi="Times New Roman" w:cs="Times New Roman"/>
          <w:lang w:val="en-US"/>
        </w:rPr>
        <w:t xml:space="preserve"> </w:t>
      </w:r>
      <w:r w:rsidRPr="003F1F5F">
        <w:rPr>
          <w:rFonts w:ascii="Times New Roman" w:hAnsi="Times New Roman" w:cs="Times New Roman"/>
        </w:rPr>
        <w:t>лозимки</w:t>
      </w:r>
      <w:r w:rsidRPr="003F1F5F">
        <w:rPr>
          <w:rFonts w:ascii="Times New Roman" w:hAnsi="Times New Roman" w:cs="Times New Roman"/>
          <w:lang w:val="en-US"/>
        </w:rPr>
        <w:t xml:space="preserve">, </w:t>
      </w:r>
      <w:r w:rsidRPr="003F1F5F">
        <w:rPr>
          <w:rFonts w:ascii="Times New Roman" w:hAnsi="Times New Roman" w:cs="Times New Roman"/>
        </w:rPr>
        <w:t>иккита</w:t>
      </w:r>
      <w:r w:rsidRPr="003F1F5F">
        <w:rPr>
          <w:rFonts w:ascii="Times New Roman" w:hAnsi="Times New Roman" w:cs="Times New Roman"/>
          <w:lang w:val="en-US"/>
        </w:rPr>
        <w:t xml:space="preserve"> </w:t>
      </w:r>
      <w:r w:rsidRPr="003F1F5F">
        <w:rPr>
          <w:rFonts w:ascii="Times New Roman" w:hAnsi="Times New Roman" w:cs="Times New Roman"/>
        </w:rPr>
        <w:t>элемент</w:t>
      </w:r>
      <w:r w:rsidRPr="003F1F5F">
        <w:rPr>
          <w:rFonts w:ascii="Times New Roman" w:hAnsi="Times New Roman" w:cs="Times New Roman"/>
          <w:lang w:val="en-US"/>
        </w:rPr>
        <w:t xml:space="preserve"> - </w:t>
      </w:r>
      <w:r w:rsidRPr="003F1F5F">
        <w:rPr>
          <w:rFonts w:ascii="Times New Roman" w:hAnsi="Times New Roman" w:cs="Times New Roman"/>
        </w:rPr>
        <w:t>селен</w:t>
      </w:r>
      <w:r w:rsidRPr="003F1F5F">
        <w:rPr>
          <w:rFonts w:ascii="Times New Roman" w:hAnsi="Times New Roman" w:cs="Times New Roman"/>
          <w:lang w:val="en-US"/>
        </w:rPr>
        <w:t xml:space="preserve"> </w:t>
      </w:r>
      <w:r w:rsidRPr="003F1F5F">
        <w:rPr>
          <w:rFonts w:ascii="Times New Roman" w:hAnsi="Times New Roman" w:cs="Times New Roman"/>
        </w:rPr>
        <w:t>ва</w:t>
      </w:r>
      <w:r w:rsidRPr="003F1F5F">
        <w:rPr>
          <w:rFonts w:ascii="Times New Roman" w:hAnsi="Times New Roman" w:cs="Times New Roman"/>
          <w:lang w:val="en-US"/>
        </w:rPr>
        <w:t xml:space="preserve"> </w:t>
      </w:r>
      <w:r w:rsidRPr="003F1F5F">
        <w:rPr>
          <w:rFonts w:ascii="Times New Roman" w:hAnsi="Times New Roman" w:cs="Times New Roman"/>
        </w:rPr>
        <w:t>рух</w:t>
      </w:r>
      <w:r w:rsidRPr="003F1F5F">
        <w:rPr>
          <w:rFonts w:ascii="Times New Roman" w:hAnsi="Times New Roman" w:cs="Times New Roman"/>
          <w:lang w:val="en-US"/>
        </w:rPr>
        <w:t xml:space="preserve"> - 10 </w:t>
      </w:r>
      <w:r w:rsidRPr="003F1F5F">
        <w:rPr>
          <w:rFonts w:ascii="Times New Roman" w:hAnsi="Times New Roman" w:cs="Times New Roman"/>
        </w:rPr>
        <w:t>эВ</w:t>
      </w:r>
      <w:r w:rsidRPr="003F1F5F">
        <w:rPr>
          <w:rFonts w:ascii="Times New Roman" w:hAnsi="Times New Roman" w:cs="Times New Roman"/>
          <w:lang w:val="en-US"/>
        </w:rPr>
        <w:t xml:space="preserve"> </w:t>
      </w:r>
      <w:r w:rsidRPr="003F1F5F">
        <w:rPr>
          <w:rFonts w:ascii="Times New Roman" w:hAnsi="Times New Roman" w:cs="Times New Roman"/>
        </w:rPr>
        <w:t>га</w:t>
      </w:r>
      <w:r w:rsidRPr="003F1F5F">
        <w:rPr>
          <w:rFonts w:ascii="Times New Roman" w:hAnsi="Times New Roman" w:cs="Times New Roman"/>
          <w:lang w:val="en-US"/>
        </w:rPr>
        <w:t xml:space="preserve"> </w:t>
      </w:r>
      <w:r w:rsidRPr="003F1F5F">
        <w:rPr>
          <w:rFonts w:ascii="Times New Roman" w:hAnsi="Times New Roman" w:cs="Times New Roman"/>
        </w:rPr>
        <w:t>яқин</w:t>
      </w:r>
      <w:r w:rsidRPr="003F1F5F">
        <w:rPr>
          <w:rFonts w:ascii="Times New Roman" w:hAnsi="Times New Roman" w:cs="Times New Roman"/>
          <w:lang w:val="en-US"/>
        </w:rPr>
        <w:t xml:space="preserve"> </w:t>
      </w:r>
      <w:r w:rsidRPr="003F1F5F">
        <w:rPr>
          <w:rFonts w:ascii="Times New Roman" w:hAnsi="Times New Roman" w:cs="Times New Roman"/>
        </w:rPr>
        <w:t>ионланиш</w:t>
      </w:r>
      <w:r w:rsidRPr="003F1F5F">
        <w:rPr>
          <w:rFonts w:ascii="Times New Roman" w:hAnsi="Times New Roman" w:cs="Times New Roman"/>
          <w:lang w:val="en-US"/>
        </w:rPr>
        <w:t xml:space="preserve"> </w:t>
      </w:r>
      <w:r w:rsidRPr="003F1F5F">
        <w:rPr>
          <w:rFonts w:ascii="Times New Roman" w:hAnsi="Times New Roman" w:cs="Times New Roman"/>
        </w:rPr>
        <w:t>потенциалига</w:t>
      </w:r>
      <w:r w:rsidRPr="003F1F5F">
        <w:rPr>
          <w:rFonts w:ascii="Times New Roman" w:hAnsi="Times New Roman" w:cs="Times New Roman"/>
          <w:lang w:val="en-US"/>
        </w:rPr>
        <w:t xml:space="preserve"> </w:t>
      </w:r>
      <w:r w:rsidRPr="003F1F5F">
        <w:rPr>
          <w:rFonts w:ascii="Times New Roman" w:hAnsi="Times New Roman" w:cs="Times New Roman"/>
        </w:rPr>
        <w:t>эга</w:t>
      </w:r>
      <w:r w:rsidRPr="003F1F5F">
        <w:rPr>
          <w:rFonts w:ascii="Times New Roman" w:hAnsi="Times New Roman" w:cs="Times New Roman"/>
          <w:lang w:val="en-US"/>
        </w:rPr>
        <w:t xml:space="preserve">. </w:t>
      </w:r>
      <w:r w:rsidRPr="003F1F5F">
        <w:rPr>
          <w:rFonts w:ascii="Times New Roman" w:hAnsi="Times New Roman" w:cs="Times New Roman"/>
        </w:rPr>
        <w:t>Шунингдек, ички стандартнинг икки элементи - бериллий ва теллур ҳам 10 эВ га яқин потенциалга эга. Бошқа микроэлементлар ва ички стандарт элементларнинг аксарияти 8 эВ ва ундан паст ионланиш потенциалига эга.</w:t>
      </w:r>
    </w:p>
    <w:p w14:paraId="7D3EAF8E" w14:textId="77777777" w:rsidR="003F1F5F" w:rsidRPr="003F1F5F" w:rsidRDefault="003F1F5F" w:rsidP="003F1F5F">
      <w:pPr>
        <w:spacing w:after="0" w:line="240" w:lineRule="auto"/>
        <w:jc w:val="both"/>
        <w:rPr>
          <w:rFonts w:ascii="Times New Roman" w:hAnsi="Times New Roman" w:cs="Times New Roman"/>
        </w:rPr>
      </w:pPr>
    </w:p>
    <w:p w14:paraId="68E1CA4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6-жадвал. Микроэлементлар ва ички стандарт элементларнинг ионланиш потенциаллари (</w:t>
      </w:r>
      <w:r w:rsidRPr="003F1F5F">
        <w:rPr>
          <w:rFonts w:ascii="Times New Roman" w:hAnsi="Times New Roman" w:cs="Times New Roman"/>
          <w:b/>
          <w:bCs/>
          <w:i/>
          <w:iCs/>
        </w:rPr>
        <w:t>4</w:t>
      </w:r>
      <w:r w:rsidRPr="003F1F5F">
        <w:rPr>
          <w:rFonts w:ascii="Times New Roman" w:hAnsi="Times New Roman" w:cs="Times New Roman"/>
          <w:b/>
          <w:bCs/>
        </w:rPr>
        <w:t>)</w:t>
      </w:r>
    </w:p>
    <w:p w14:paraId="391AE595" w14:textId="77777777" w:rsidR="003F1F5F" w:rsidRPr="003F1F5F" w:rsidRDefault="003F1F5F" w:rsidP="003F1F5F">
      <w:pPr>
        <w:spacing w:after="0" w:line="240" w:lineRule="auto"/>
        <w:jc w:val="both"/>
        <w:rPr>
          <w:rFonts w:ascii="Times New Roman" w:hAnsi="Times New Roman" w:cs="Times New Roman"/>
        </w:rPr>
      </w:pPr>
    </w:p>
    <w:p w14:paraId="57E65766" w14:textId="77777777" w:rsidR="003F1F5F" w:rsidRPr="003F1F5F" w:rsidRDefault="003F1F5F" w:rsidP="003F1F5F">
      <w:pPr>
        <w:spacing w:after="0" w:line="240" w:lineRule="auto"/>
        <w:jc w:val="both"/>
        <w:rPr>
          <w:rFonts w:ascii="Times New Roman" w:hAnsi="Times New Roman" w:cs="Times New Roman"/>
        </w:rPr>
      </w:pPr>
    </w:p>
    <w:tbl>
      <w:tblPr>
        <w:tblW w:w="5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1"/>
        <w:gridCol w:w="1493"/>
        <w:gridCol w:w="1212"/>
        <w:gridCol w:w="1454"/>
      </w:tblGrid>
      <w:tr w:rsidR="003F1F5F" w:rsidRPr="003F1F5F" w14:paraId="5F979B0C" w14:textId="77777777" w:rsidTr="00D50604">
        <w:trPr>
          <w:trHeight w:val="1001"/>
          <w:tblHeader/>
        </w:trPr>
        <w:tc>
          <w:tcPr>
            <w:tcW w:w="1011" w:type="dxa"/>
            <w:vAlign w:val="center"/>
            <w:hideMark/>
          </w:tcPr>
          <w:p w14:paraId="3AB3CED4"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Элемент</w:t>
            </w:r>
          </w:p>
        </w:tc>
        <w:tc>
          <w:tcPr>
            <w:tcW w:w="1493" w:type="dxa"/>
            <w:vAlign w:val="center"/>
            <w:hideMark/>
          </w:tcPr>
          <w:p w14:paraId="1F126EA3"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Аналитик масса (АМ)</w:t>
            </w:r>
          </w:p>
        </w:tc>
        <w:tc>
          <w:tcPr>
            <w:tcW w:w="1212" w:type="dxa"/>
            <w:vAlign w:val="center"/>
            <w:hideMark/>
          </w:tcPr>
          <w:p w14:paraId="212B31F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Биринчи ионланиш потенциали (эВ)</w:t>
            </w:r>
          </w:p>
        </w:tc>
        <w:tc>
          <w:tcPr>
            <w:tcW w:w="1454" w:type="dxa"/>
            <w:vAlign w:val="center"/>
            <w:hideMark/>
          </w:tcPr>
          <w:p w14:paraId="1128A6E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7500°C да ионланган қисми (%)</w:t>
            </w:r>
          </w:p>
        </w:tc>
      </w:tr>
      <w:tr w:rsidR="003F1F5F" w:rsidRPr="003F1F5F" w14:paraId="4A4388EF" w14:textId="77777777" w:rsidTr="00D50604">
        <w:trPr>
          <w:trHeight w:val="237"/>
        </w:trPr>
        <w:tc>
          <w:tcPr>
            <w:tcW w:w="1011" w:type="dxa"/>
            <w:vAlign w:val="center"/>
            <w:hideMark/>
          </w:tcPr>
          <w:p w14:paraId="5623FED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Alyuminiy</w:t>
            </w:r>
          </w:p>
        </w:tc>
        <w:tc>
          <w:tcPr>
            <w:tcW w:w="1493" w:type="dxa"/>
            <w:vAlign w:val="center"/>
            <w:hideMark/>
          </w:tcPr>
          <w:p w14:paraId="3DF5468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27</w:t>
            </w:r>
          </w:p>
        </w:tc>
        <w:tc>
          <w:tcPr>
            <w:tcW w:w="1212" w:type="dxa"/>
            <w:vAlign w:val="center"/>
            <w:hideMark/>
          </w:tcPr>
          <w:p w14:paraId="059F14D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42EE47C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73765FE7" w14:textId="77777777" w:rsidTr="00D50604">
        <w:trPr>
          <w:trHeight w:val="247"/>
        </w:trPr>
        <w:tc>
          <w:tcPr>
            <w:tcW w:w="1011" w:type="dxa"/>
            <w:vAlign w:val="center"/>
            <w:hideMark/>
          </w:tcPr>
          <w:p w14:paraId="1BE9202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Surma</w:t>
            </w:r>
          </w:p>
        </w:tc>
        <w:tc>
          <w:tcPr>
            <w:tcW w:w="1493" w:type="dxa"/>
            <w:vAlign w:val="center"/>
            <w:hideMark/>
          </w:tcPr>
          <w:p w14:paraId="59833E2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121, 123</w:t>
            </w:r>
          </w:p>
        </w:tc>
        <w:tc>
          <w:tcPr>
            <w:tcW w:w="1212" w:type="dxa"/>
            <w:vAlign w:val="center"/>
            <w:hideMark/>
          </w:tcPr>
          <w:p w14:paraId="1AF42AA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2415CD6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r>
      <w:tr w:rsidR="003F1F5F" w:rsidRPr="003F1F5F" w14:paraId="15F98768" w14:textId="77777777" w:rsidTr="00D50604">
        <w:trPr>
          <w:trHeight w:val="237"/>
        </w:trPr>
        <w:tc>
          <w:tcPr>
            <w:tcW w:w="1011" w:type="dxa"/>
            <w:vAlign w:val="center"/>
            <w:hideMark/>
          </w:tcPr>
          <w:p w14:paraId="1F4A1F8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Бериллий</w:t>
            </w:r>
            <w:hyperlink r:id="rId6"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79A916C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w:t>
            </w:r>
          </w:p>
        </w:tc>
        <w:tc>
          <w:tcPr>
            <w:tcW w:w="1212" w:type="dxa"/>
            <w:vAlign w:val="center"/>
            <w:hideMark/>
          </w:tcPr>
          <w:p w14:paraId="66DC814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9-10</w:t>
            </w:r>
          </w:p>
        </w:tc>
        <w:tc>
          <w:tcPr>
            <w:tcW w:w="1454" w:type="dxa"/>
            <w:vAlign w:val="center"/>
            <w:hideMark/>
          </w:tcPr>
          <w:p w14:paraId="345758E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75</w:t>
            </w:r>
          </w:p>
        </w:tc>
      </w:tr>
      <w:tr w:rsidR="003F1F5F" w:rsidRPr="003F1F5F" w14:paraId="596B6EBB" w14:textId="77777777" w:rsidTr="00D50604">
        <w:trPr>
          <w:trHeight w:val="247"/>
        </w:trPr>
        <w:tc>
          <w:tcPr>
            <w:tcW w:w="1011" w:type="dxa"/>
            <w:vAlign w:val="center"/>
            <w:hideMark/>
          </w:tcPr>
          <w:p w14:paraId="20CC683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Висмут</w:t>
            </w:r>
            <w:hyperlink r:id="rId7" w:anchor="FN_SLV_P4C_LTB" w:history="1">
              <w:r w:rsidRPr="003F1F5F">
                <w:rPr>
                  <w:rFonts w:ascii="Times New Roman" w:hAnsi="Times New Roman" w:cs="Times New Roman"/>
                  <w:bCs/>
                  <w:color w:val="0563C1" w:themeColor="hyperlink"/>
                  <w:u w:val="single"/>
                  <w:vertAlign w:val="superscript"/>
                  <w:lang w:val="en-US"/>
                </w:rPr>
                <w:t>a</w:t>
              </w:r>
            </w:hyperlink>
          </w:p>
        </w:tc>
        <w:tc>
          <w:tcPr>
            <w:tcW w:w="1493" w:type="dxa"/>
            <w:vAlign w:val="center"/>
            <w:hideMark/>
          </w:tcPr>
          <w:p w14:paraId="5CC5D73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209</w:t>
            </w:r>
          </w:p>
        </w:tc>
        <w:tc>
          <w:tcPr>
            <w:tcW w:w="1212" w:type="dxa"/>
            <w:vAlign w:val="center"/>
            <w:hideMark/>
          </w:tcPr>
          <w:p w14:paraId="2CDF759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13AFC6D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92</w:t>
            </w:r>
          </w:p>
        </w:tc>
      </w:tr>
      <w:tr w:rsidR="003F1F5F" w:rsidRPr="003F1F5F" w14:paraId="48A31F5D" w14:textId="77777777" w:rsidTr="00D50604">
        <w:trPr>
          <w:trHeight w:val="237"/>
        </w:trPr>
        <w:tc>
          <w:tcPr>
            <w:tcW w:w="1011" w:type="dxa"/>
            <w:vAlign w:val="center"/>
            <w:hideMark/>
          </w:tcPr>
          <w:p w14:paraId="0983F33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Kadmiy</w:t>
            </w:r>
          </w:p>
        </w:tc>
        <w:tc>
          <w:tcPr>
            <w:tcW w:w="1493" w:type="dxa"/>
            <w:vAlign w:val="center"/>
            <w:hideMark/>
          </w:tcPr>
          <w:p w14:paraId="26168BC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111, 114</w:t>
            </w:r>
          </w:p>
        </w:tc>
        <w:tc>
          <w:tcPr>
            <w:tcW w:w="1212" w:type="dxa"/>
            <w:vAlign w:val="center"/>
            <w:hideMark/>
          </w:tcPr>
          <w:p w14:paraId="49FD225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9-10</w:t>
            </w:r>
          </w:p>
        </w:tc>
        <w:tc>
          <w:tcPr>
            <w:tcW w:w="1454" w:type="dxa"/>
            <w:vAlign w:val="center"/>
            <w:hideMark/>
          </w:tcPr>
          <w:p w14:paraId="0F1C382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85</w:t>
            </w:r>
          </w:p>
        </w:tc>
      </w:tr>
      <w:tr w:rsidR="003F1F5F" w:rsidRPr="003F1F5F" w14:paraId="40DA4432" w14:textId="77777777" w:rsidTr="00D50604">
        <w:trPr>
          <w:trHeight w:val="247"/>
        </w:trPr>
        <w:tc>
          <w:tcPr>
            <w:tcW w:w="1011" w:type="dxa"/>
            <w:vAlign w:val="center"/>
            <w:hideMark/>
          </w:tcPr>
          <w:p w14:paraId="34F6FB8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Kobalt</w:t>
            </w:r>
          </w:p>
        </w:tc>
        <w:tc>
          <w:tcPr>
            <w:tcW w:w="1493" w:type="dxa"/>
            <w:vAlign w:val="center"/>
            <w:hideMark/>
          </w:tcPr>
          <w:p w14:paraId="021CC54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59</w:t>
            </w:r>
          </w:p>
        </w:tc>
        <w:tc>
          <w:tcPr>
            <w:tcW w:w="1212" w:type="dxa"/>
            <w:vAlign w:val="center"/>
            <w:hideMark/>
          </w:tcPr>
          <w:p w14:paraId="24C9476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58C60C7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92</w:t>
            </w:r>
          </w:p>
        </w:tc>
      </w:tr>
      <w:tr w:rsidR="003F1F5F" w:rsidRPr="003F1F5F" w14:paraId="3FFE9ED6" w14:textId="77777777" w:rsidTr="00D50604">
        <w:trPr>
          <w:trHeight w:val="237"/>
        </w:trPr>
        <w:tc>
          <w:tcPr>
            <w:tcW w:w="1011" w:type="dxa"/>
            <w:vAlign w:val="center"/>
            <w:hideMark/>
          </w:tcPr>
          <w:p w14:paraId="107706C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Xrom</w:t>
            </w:r>
          </w:p>
        </w:tc>
        <w:tc>
          <w:tcPr>
            <w:tcW w:w="1493" w:type="dxa"/>
            <w:vAlign w:val="center"/>
            <w:hideMark/>
          </w:tcPr>
          <w:p w14:paraId="414B1D1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52, 53</w:t>
            </w:r>
          </w:p>
        </w:tc>
        <w:tc>
          <w:tcPr>
            <w:tcW w:w="1212" w:type="dxa"/>
            <w:vAlign w:val="center"/>
            <w:hideMark/>
          </w:tcPr>
          <w:p w14:paraId="79A7C24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33D6516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67DD65B2" w14:textId="77777777" w:rsidTr="00D50604">
        <w:trPr>
          <w:trHeight w:val="247"/>
        </w:trPr>
        <w:tc>
          <w:tcPr>
            <w:tcW w:w="1011" w:type="dxa"/>
            <w:vAlign w:val="center"/>
            <w:hideMark/>
          </w:tcPr>
          <w:p w14:paraId="2620423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Mis</w:t>
            </w:r>
          </w:p>
        </w:tc>
        <w:tc>
          <w:tcPr>
            <w:tcW w:w="1493" w:type="dxa"/>
            <w:vAlign w:val="center"/>
            <w:hideMark/>
          </w:tcPr>
          <w:p w14:paraId="3E994D5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63, 65</w:t>
            </w:r>
          </w:p>
        </w:tc>
        <w:tc>
          <w:tcPr>
            <w:tcW w:w="1212" w:type="dxa"/>
            <w:vAlign w:val="center"/>
            <w:hideMark/>
          </w:tcPr>
          <w:p w14:paraId="1A37D04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6A3E01F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90</w:t>
            </w:r>
          </w:p>
        </w:tc>
      </w:tr>
      <w:tr w:rsidR="003F1F5F" w:rsidRPr="003F1F5F" w14:paraId="237AE51F" w14:textId="77777777" w:rsidTr="00D50604">
        <w:trPr>
          <w:trHeight w:val="237"/>
        </w:trPr>
        <w:tc>
          <w:tcPr>
            <w:tcW w:w="1011" w:type="dxa"/>
            <w:vAlign w:val="center"/>
            <w:hideMark/>
          </w:tcPr>
          <w:p w14:paraId="3393542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Галлий</w:t>
            </w:r>
            <w:hyperlink r:id="rId8"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360F302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69</w:t>
            </w:r>
          </w:p>
        </w:tc>
        <w:tc>
          <w:tcPr>
            <w:tcW w:w="1212" w:type="dxa"/>
            <w:vAlign w:val="center"/>
            <w:hideMark/>
          </w:tcPr>
          <w:p w14:paraId="7FB6606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129CC69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1507AA29" w14:textId="77777777" w:rsidTr="00D50604">
        <w:trPr>
          <w:trHeight w:val="247"/>
        </w:trPr>
        <w:tc>
          <w:tcPr>
            <w:tcW w:w="1011" w:type="dxa"/>
            <w:vAlign w:val="center"/>
            <w:hideMark/>
          </w:tcPr>
          <w:p w14:paraId="3CB4A96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Германий</w:t>
            </w:r>
            <w:hyperlink r:id="rId9"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79D4D2A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72</w:t>
            </w:r>
          </w:p>
        </w:tc>
        <w:tc>
          <w:tcPr>
            <w:tcW w:w="1212" w:type="dxa"/>
            <w:vAlign w:val="center"/>
            <w:hideMark/>
          </w:tcPr>
          <w:p w14:paraId="74A1330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672F1A0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90</w:t>
            </w:r>
          </w:p>
        </w:tc>
      </w:tr>
      <w:tr w:rsidR="003F1F5F" w:rsidRPr="003F1F5F" w14:paraId="5A81EDF7" w14:textId="77777777" w:rsidTr="00D50604">
        <w:trPr>
          <w:trHeight w:val="237"/>
        </w:trPr>
        <w:tc>
          <w:tcPr>
            <w:tcW w:w="1011" w:type="dxa"/>
            <w:vAlign w:val="center"/>
            <w:hideMark/>
          </w:tcPr>
          <w:p w14:paraId="6217B24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Индий</w:t>
            </w:r>
            <w:hyperlink r:id="rId10"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421EF6E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115</w:t>
            </w:r>
          </w:p>
        </w:tc>
        <w:tc>
          <w:tcPr>
            <w:tcW w:w="1212" w:type="dxa"/>
            <w:vAlign w:val="center"/>
            <w:hideMark/>
          </w:tcPr>
          <w:p w14:paraId="38F3D79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7DA2682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99</w:t>
            </w:r>
          </w:p>
        </w:tc>
      </w:tr>
      <w:tr w:rsidR="003F1F5F" w:rsidRPr="003F1F5F" w14:paraId="63C79774" w14:textId="77777777" w:rsidTr="00D50604">
        <w:trPr>
          <w:trHeight w:val="247"/>
        </w:trPr>
        <w:tc>
          <w:tcPr>
            <w:tcW w:w="1011" w:type="dxa"/>
            <w:vAlign w:val="center"/>
            <w:hideMark/>
          </w:tcPr>
          <w:p w14:paraId="4593024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Темир</w:t>
            </w:r>
          </w:p>
        </w:tc>
        <w:tc>
          <w:tcPr>
            <w:tcW w:w="1493" w:type="dxa"/>
            <w:vAlign w:val="center"/>
            <w:hideMark/>
          </w:tcPr>
          <w:p w14:paraId="33CA7C8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56, 57</w:t>
            </w:r>
          </w:p>
        </w:tc>
        <w:tc>
          <w:tcPr>
            <w:tcW w:w="1212" w:type="dxa"/>
            <w:vAlign w:val="center"/>
            <w:hideMark/>
          </w:tcPr>
          <w:p w14:paraId="7A18767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1784FC1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96</w:t>
            </w:r>
          </w:p>
        </w:tc>
      </w:tr>
      <w:tr w:rsidR="003F1F5F" w:rsidRPr="003F1F5F" w14:paraId="39446E05" w14:textId="77777777" w:rsidTr="00D50604">
        <w:trPr>
          <w:trHeight w:val="237"/>
        </w:trPr>
        <w:tc>
          <w:tcPr>
            <w:tcW w:w="1011" w:type="dxa"/>
            <w:vAlign w:val="center"/>
            <w:hideMark/>
          </w:tcPr>
          <w:p w14:paraId="7B0A379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Лютеций</w:t>
            </w:r>
            <w:hyperlink r:id="rId11"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5202D49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175</w:t>
            </w:r>
          </w:p>
        </w:tc>
        <w:tc>
          <w:tcPr>
            <w:tcW w:w="1212" w:type="dxa"/>
            <w:vAlign w:val="center"/>
            <w:hideMark/>
          </w:tcPr>
          <w:p w14:paraId="51A2D57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6EE3EE9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99</w:t>
            </w:r>
          </w:p>
        </w:tc>
      </w:tr>
      <w:tr w:rsidR="003F1F5F" w:rsidRPr="003F1F5F" w14:paraId="1BE6A355" w14:textId="77777777" w:rsidTr="00D50604">
        <w:trPr>
          <w:trHeight w:val="247"/>
        </w:trPr>
        <w:tc>
          <w:tcPr>
            <w:tcW w:w="1011" w:type="dxa"/>
            <w:vAlign w:val="center"/>
            <w:hideMark/>
          </w:tcPr>
          <w:p w14:paraId="113D8FF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Магний</w:t>
            </w:r>
          </w:p>
        </w:tc>
        <w:tc>
          <w:tcPr>
            <w:tcW w:w="1493" w:type="dxa"/>
            <w:vAlign w:val="center"/>
            <w:hideMark/>
          </w:tcPr>
          <w:p w14:paraId="01C8713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24, 25, 26</w:t>
            </w:r>
          </w:p>
        </w:tc>
        <w:tc>
          <w:tcPr>
            <w:tcW w:w="1212" w:type="dxa"/>
            <w:vAlign w:val="center"/>
            <w:hideMark/>
          </w:tcPr>
          <w:p w14:paraId="01AB075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19458AB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0419A702" w14:textId="77777777" w:rsidTr="00D50604">
        <w:trPr>
          <w:trHeight w:val="237"/>
        </w:trPr>
        <w:tc>
          <w:tcPr>
            <w:tcW w:w="1011" w:type="dxa"/>
            <w:vAlign w:val="center"/>
            <w:hideMark/>
          </w:tcPr>
          <w:p w14:paraId="7A14A9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Марганец</w:t>
            </w:r>
          </w:p>
        </w:tc>
        <w:tc>
          <w:tcPr>
            <w:tcW w:w="1493" w:type="dxa"/>
            <w:vAlign w:val="center"/>
            <w:hideMark/>
          </w:tcPr>
          <w:p w14:paraId="05B6541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55</w:t>
            </w:r>
          </w:p>
        </w:tc>
        <w:tc>
          <w:tcPr>
            <w:tcW w:w="1212" w:type="dxa"/>
            <w:vAlign w:val="center"/>
            <w:hideMark/>
          </w:tcPr>
          <w:p w14:paraId="3EC399D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70F1B78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95</w:t>
            </w:r>
          </w:p>
        </w:tc>
      </w:tr>
      <w:tr w:rsidR="003F1F5F" w:rsidRPr="003F1F5F" w14:paraId="6655AF61" w14:textId="77777777" w:rsidTr="00D50604">
        <w:trPr>
          <w:trHeight w:val="247"/>
        </w:trPr>
        <w:tc>
          <w:tcPr>
            <w:tcW w:w="1011" w:type="dxa"/>
            <w:vAlign w:val="center"/>
            <w:hideMark/>
          </w:tcPr>
          <w:p w14:paraId="6728B4C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Молибден</w:t>
            </w:r>
          </w:p>
        </w:tc>
        <w:tc>
          <w:tcPr>
            <w:tcW w:w="1493" w:type="dxa"/>
            <w:vAlign w:val="center"/>
            <w:hideMark/>
          </w:tcPr>
          <w:p w14:paraId="1FACAB0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92, 95, 96, 98</w:t>
            </w:r>
          </w:p>
        </w:tc>
        <w:tc>
          <w:tcPr>
            <w:tcW w:w="1212" w:type="dxa"/>
            <w:vAlign w:val="center"/>
            <w:hideMark/>
          </w:tcPr>
          <w:p w14:paraId="3E294EB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51BD4D9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78EAF116" w14:textId="77777777" w:rsidTr="00D50604">
        <w:trPr>
          <w:trHeight w:val="237"/>
        </w:trPr>
        <w:tc>
          <w:tcPr>
            <w:tcW w:w="1011" w:type="dxa"/>
            <w:vAlign w:val="center"/>
            <w:hideMark/>
          </w:tcPr>
          <w:p w14:paraId="0036182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Никель</w:t>
            </w:r>
          </w:p>
        </w:tc>
        <w:tc>
          <w:tcPr>
            <w:tcW w:w="1493" w:type="dxa"/>
            <w:vAlign w:val="center"/>
            <w:hideMark/>
          </w:tcPr>
          <w:p w14:paraId="364A141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60</w:t>
            </w:r>
          </w:p>
        </w:tc>
        <w:tc>
          <w:tcPr>
            <w:tcW w:w="1212" w:type="dxa"/>
            <w:vAlign w:val="center"/>
            <w:hideMark/>
          </w:tcPr>
          <w:p w14:paraId="52F1BAD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1E9944A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w:t>
            </w:r>
          </w:p>
        </w:tc>
      </w:tr>
      <w:tr w:rsidR="003F1F5F" w:rsidRPr="003F1F5F" w14:paraId="76F4369C" w14:textId="77777777" w:rsidTr="00D50604">
        <w:trPr>
          <w:trHeight w:val="247"/>
        </w:trPr>
        <w:tc>
          <w:tcPr>
            <w:tcW w:w="1011" w:type="dxa"/>
            <w:vAlign w:val="center"/>
            <w:hideMark/>
          </w:tcPr>
          <w:p w14:paraId="682FCAF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Скандий</w:t>
            </w:r>
            <w:hyperlink r:id="rId12"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0C89FD7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45</w:t>
            </w:r>
          </w:p>
        </w:tc>
        <w:tc>
          <w:tcPr>
            <w:tcW w:w="1212" w:type="dxa"/>
            <w:vAlign w:val="center"/>
            <w:hideMark/>
          </w:tcPr>
          <w:p w14:paraId="24CE47C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18A46C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100</w:t>
            </w:r>
          </w:p>
        </w:tc>
      </w:tr>
      <w:tr w:rsidR="003F1F5F" w:rsidRPr="003F1F5F" w14:paraId="519E85C3" w14:textId="77777777" w:rsidTr="00D50604">
        <w:trPr>
          <w:trHeight w:val="237"/>
        </w:trPr>
        <w:tc>
          <w:tcPr>
            <w:tcW w:w="1011" w:type="dxa"/>
            <w:vAlign w:val="center"/>
            <w:hideMark/>
          </w:tcPr>
          <w:p w14:paraId="11DFEF7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Селен</w:t>
            </w:r>
          </w:p>
        </w:tc>
        <w:tc>
          <w:tcPr>
            <w:tcW w:w="1493" w:type="dxa"/>
            <w:vAlign w:val="center"/>
            <w:hideMark/>
          </w:tcPr>
          <w:p w14:paraId="56F183C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77, 78, 80, 82</w:t>
            </w:r>
          </w:p>
        </w:tc>
        <w:tc>
          <w:tcPr>
            <w:tcW w:w="1212" w:type="dxa"/>
            <w:vAlign w:val="center"/>
            <w:hideMark/>
          </w:tcPr>
          <w:p w14:paraId="0A58B52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9-10</w:t>
            </w:r>
          </w:p>
        </w:tc>
        <w:tc>
          <w:tcPr>
            <w:tcW w:w="1454" w:type="dxa"/>
            <w:vAlign w:val="center"/>
            <w:hideMark/>
          </w:tcPr>
          <w:p w14:paraId="082A161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33</w:t>
            </w:r>
          </w:p>
        </w:tc>
      </w:tr>
      <w:tr w:rsidR="003F1F5F" w:rsidRPr="003F1F5F" w14:paraId="20F123EB" w14:textId="77777777" w:rsidTr="00D50604">
        <w:trPr>
          <w:trHeight w:val="247"/>
        </w:trPr>
        <w:tc>
          <w:tcPr>
            <w:tcW w:w="1011" w:type="dxa"/>
            <w:vAlign w:val="center"/>
            <w:hideMark/>
          </w:tcPr>
          <w:p w14:paraId="497E6B0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Қалай</w:t>
            </w:r>
          </w:p>
        </w:tc>
        <w:tc>
          <w:tcPr>
            <w:tcW w:w="1493" w:type="dxa"/>
            <w:vAlign w:val="center"/>
            <w:hideMark/>
          </w:tcPr>
          <w:p w14:paraId="11DC8F3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118, 120</w:t>
            </w:r>
          </w:p>
        </w:tc>
        <w:tc>
          <w:tcPr>
            <w:tcW w:w="1212" w:type="dxa"/>
            <w:vAlign w:val="center"/>
            <w:hideMark/>
          </w:tcPr>
          <w:p w14:paraId="556ECFC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c>
          <w:tcPr>
            <w:tcW w:w="1454" w:type="dxa"/>
            <w:vAlign w:val="center"/>
            <w:hideMark/>
          </w:tcPr>
          <w:p w14:paraId="1725D1D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96</w:t>
            </w:r>
          </w:p>
        </w:tc>
      </w:tr>
      <w:tr w:rsidR="003F1F5F" w:rsidRPr="003F1F5F" w14:paraId="1F22973B" w14:textId="77777777" w:rsidTr="00D50604">
        <w:trPr>
          <w:trHeight w:val="237"/>
        </w:trPr>
        <w:tc>
          <w:tcPr>
            <w:tcW w:w="1011" w:type="dxa"/>
            <w:vAlign w:val="center"/>
            <w:hideMark/>
          </w:tcPr>
          <w:p w14:paraId="5DFBA1E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Тербий</w:t>
            </w:r>
            <w:hyperlink r:id="rId13"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197FB36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159</w:t>
            </w:r>
          </w:p>
        </w:tc>
        <w:tc>
          <w:tcPr>
            <w:tcW w:w="1212" w:type="dxa"/>
            <w:vAlign w:val="center"/>
            <w:hideMark/>
          </w:tcPr>
          <w:p w14:paraId="53113F2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57B03D0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99</w:t>
            </w:r>
          </w:p>
        </w:tc>
      </w:tr>
      <w:tr w:rsidR="003F1F5F" w:rsidRPr="003F1F5F" w14:paraId="4604001C" w14:textId="77777777" w:rsidTr="00D50604">
        <w:trPr>
          <w:trHeight w:val="247"/>
        </w:trPr>
        <w:tc>
          <w:tcPr>
            <w:tcW w:w="1011" w:type="dxa"/>
            <w:vAlign w:val="center"/>
            <w:hideMark/>
          </w:tcPr>
          <w:p w14:paraId="0D1069C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Теллур</w:t>
            </w:r>
            <w:hyperlink r:id="rId14" w:anchor="FN_SLV_P4C_LTB" w:history="1">
              <w:r w:rsidRPr="003F1F5F">
                <w:rPr>
                  <w:rFonts w:ascii="Times New Roman" w:hAnsi="Times New Roman" w:cs="Times New Roman"/>
                  <w:bCs/>
                  <w:color w:val="0563C1" w:themeColor="hyperlink"/>
                  <w:u w:val="single"/>
                  <w:vertAlign w:val="superscript"/>
                </w:rPr>
                <w:t>а</w:t>
              </w:r>
            </w:hyperlink>
            <w:r w:rsidRPr="003F1F5F">
              <w:rPr>
                <w:rFonts w:ascii="Times New Roman" w:hAnsi="Times New Roman" w:cs="Times New Roman"/>
                <w:bCs/>
                <w:vertAlign w:val="superscript"/>
              </w:rPr>
              <w:t>,</w:t>
            </w:r>
            <w:hyperlink r:id="rId15" w:anchor="FN_DNC_HQC_LTB" w:history="1">
              <w:r w:rsidRPr="003F1F5F">
                <w:rPr>
                  <w:rFonts w:ascii="Times New Roman" w:hAnsi="Times New Roman" w:cs="Times New Roman"/>
                  <w:bCs/>
                  <w:color w:val="0563C1" w:themeColor="hyperlink"/>
                  <w:u w:val="single"/>
                  <w:vertAlign w:val="superscript"/>
                </w:rPr>
                <w:t>б</w:t>
              </w:r>
            </w:hyperlink>
          </w:p>
        </w:tc>
        <w:tc>
          <w:tcPr>
            <w:tcW w:w="1493" w:type="dxa"/>
            <w:vAlign w:val="center"/>
            <w:hideMark/>
          </w:tcPr>
          <w:p w14:paraId="49B7E69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126, 128, 130</w:t>
            </w:r>
          </w:p>
        </w:tc>
        <w:tc>
          <w:tcPr>
            <w:tcW w:w="1212" w:type="dxa"/>
            <w:vAlign w:val="center"/>
            <w:hideMark/>
          </w:tcPr>
          <w:p w14:paraId="2F16182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9-10</w:t>
            </w:r>
          </w:p>
        </w:tc>
        <w:tc>
          <w:tcPr>
            <w:tcW w:w="1454" w:type="dxa"/>
            <w:vAlign w:val="center"/>
            <w:hideMark/>
          </w:tcPr>
          <w:p w14:paraId="7DA88BB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66</w:t>
            </w:r>
          </w:p>
        </w:tc>
      </w:tr>
      <w:tr w:rsidR="003F1F5F" w:rsidRPr="003F1F5F" w14:paraId="4BABCF89" w14:textId="77777777" w:rsidTr="00D50604">
        <w:trPr>
          <w:trHeight w:val="237"/>
        </w:trPr>
        <w:tc>
          <w:tcPr>
            <w:tcW w:w="1011" w:type="dxa"/>
            <w:vAlign w:val="center"/>
            <w:hideMark/>
          </w:tcPr>
          <w:p w14:paraId="228500E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Титан</w:t>
            </w:r>
          </w:p>
        </w:tc>
        <w:tc>
          <w:tcPr>
            <w:tcW w:w="1493" w:type="dxa"/>
            <w:vAlign w:val="center"/>
            <w:hideMark/>
          </w:tcPr>
          <w:p w14:paraId="638133E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47</w:t>
            </w:r>
          </w:p>
        </w:tc>
        <w:tc>
          <w:tcPr>
            <w:tcW w:w="1212" w:type="dxa"/>
            <w:vAlign w:val="center"/>
            <w:hideMark/>
          </w:tcPr>
          <w:p w14:paraId="6EB0FA6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168371A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99</w:t>
            </w:r>
          </w:p>
        </w:tc>
      </w:tr>
      <w:tr w:rsidR="003F1F5F" w:rsidRPr="003F1F5F" w14:paraId="7E85C3C7" w14:textId="77777777" w:rsidTr="00D50604">
        <w:trPr>
          <w:trHeight w:val="247"/>
        </w:trPr>
        <w:tc>
          <w:tcPr>
            <w:tcW w:w="1011" w:type="dxa"/>
            <w:vAlign w:val="center"/>
            <w:hideMark/>
          </w:tcPr>
          <w:p w14:paraId="194599A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Уран</w:t>
            </w:r>
            <w:hyperlink r:id="rId16"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1E238DA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238</w:t>
            </w:r>
          </w:p>
        </w:tc>
        <w:tc>
          <w:tcPr>
            <w:tcW w:w="1212" w:type="dxa"/>
            <w:vAlign w:val="center"/>
            <w:hideMark/>
          </w:tcPr>
          <w:p w14:paraId="54FF1E0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5A30003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100</w:t>
            </w:r>
          </w:p>
        </w:tc>
      </w:tr>
      <w:tr w:rsidR="003F1F5F" w:rsidRPr="003F1F5F" w14:paraId="3D21C2CB" w14:textId="77777777" w:rsidTr="00D50604">
        <w:trPr>
          <w:trHeight w:val="237"/>
        </w:trPr>
        <w:tc>
          <w:tcPr>
            <w:tcW w:w="1011" w:type="dxa"/>
            <w:vAlign w:val="center"/>
            <w:hideMark/>
          </w:tcPr>
          <w:p w14:paraId="6CB49C2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Ванадий</w:t>
            </w:r>
          </w:p>
        </w:tc>
        <w:tc>
          <w:tcPr>
            <w:tcW w:w="1493" w:type="dxa"/>
            <w:vAlign w:val="center"/>
            <w:hideMark/>
          </w:tcPr>
          <w:p w14:paraId="67D795E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51</w:t>
            </w:r>
          </w:p>
        </w:tc>
        <w:tc>
          <w:tcPr>
            <w:tcW w:w="1212" w:type="dxa"/>
            <w:vAlign w:val="center"/>
            <w:hideMark/>
          </w:tcPr>
          <w:p w14:paraId="549EA3F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650648B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99</w:t>
            </w:r>
          </w:p>
        </w:tc>
      </w:tr>
      <w:tr w:rsidR="003F1F5F" w:rsidRPr="003F1F5F" w14:paraId="2A45E5C9" w14:textId="77777777" w:rsidTr="00D50604">
        <w:trPr>
          <w:trHeight w:val="247"/>
        </w:trPr>
        <w:tc>
          <w:tcPr>
            <w:tcW w:w="1011" w:type="dxa"/>
            <w:vAlign w:val="center"/>
            <w:hideMark/>
          </w:tcPr>
          <w:p w14:paraId="533AC5C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Иттрий</w:t>
            </w:r>
            <w:hyperlink r:id="rId17" w:anchor="FN_SLV_P4C_LTB" w:history="1">
              <w:r w:rsidRPr="003F1F5F">
                <w:rPr>
                  <w:rFonts w:ascii="Times New Roman" w:hAnsi="Times New Roman" w:cs="Times New Roman"/>
                  <w:bCs/>
                  <w:color w:val="0563C1" w:themeColor="hyperlink"/>
                  <w:u w:val="single"/>
                  <w:vertAlign w:val="superscript"/>
                </w:rPr>
                <w:t>а</w:t>
              </w:r>
            </w:hyperlink>
          </w:p>
        </w:tc>
        <w:tc>
          <w:tcPr>
            <w:tcW w:w="1493" w:type="dxa"/>
            <w:vAlign w:val="center"/>
            <w:hideMark/>
          </w:tcPr>
          <w:p w14:paraId="10C3446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89</w:t>
            </w:r>
          </w:p>
        </w:tc>
        <w:tc>
          <w:tcPr>
            <w:tcW w:w="1212" w:type="dxa"/>
            <w:vAlign w:val="center"/>
            <w:hideMark/>
          </w:tcPr>
          <w:p w14:paraId="2E250C9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&lt;7</w:t>
            </w:r>
          </w:p>
        </w:tc>
        <w:tc>
          <w:tcPr>
            <w:tcW w:w="1454" w:type="dxa"/>
            <w:vAlign w:val="center"/>
            <w:hideMark/>
          </w:tcPr>
          <w:p w14:paraId="5E602A5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98</w:t>
            </w:r>
          </w:p>
        </w:tc>
      </w:tr>
      <w:tr w:rsidR="003F1F5F" w:rsidRPr="003F1F5F" w14:paraId="25C447EB" w14:textId="77777777" w:rsidTr="00D50604">
        <w:trPr>
          <w:trHeight w:val="247"/>
        </w:trPr>
        <w:tc>
          <w:tcPr>
            <w:tcW w:w="1011" w:type="dxa"/>
            <w:vAlign w:val="center"/>
            <w:hideMark/>
          </w:tcPr>
          <w:p w14:paraId="568D2C1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Рух</w:t>
            </w:r>
          </w:p>
        </w:tc>
        <w:tc>
          <w:tcPr>
            <w:tcW w:w="1493" w:type="dxa"/>
            <w:vAlign w:val="center"/>
            <w:hideMark/>
          </w:tcPr>
          <w:p w14:paraId="00E1EAB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64, 66</w:t>
            </w:r>
          </w:p>
        </w:tc>
        <w:tc>
          <w:tcPr>
            <w:tcW w:w="1212" w:type="dxa"/>
            <w:vAlign w:val="center"/>
            <w:hideMark/>
          </w:tcPr>
          <w:p w14:paraId="75F63F5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9-10</w:t>
            </w:r>
          </w:p>
        </w:tc>
        <w:tc>
          <w:tcPr>
            <w:tcW w:w="1454" w:type="dxa"/>
            <w:vAlign w:val="center"/>
            <w:hideMark/>
          </w:tcPr>
          <w:p w14:paraId="02E852F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78</w:t>
            </w:r>
          </w:p>
        </w:tc>
      </w:tr>
    </w:tbl>
    <w:p w14:paraId="7607C8F4" w14:textId="77777777" w:rsidR="003F1F5F" w:rsidRPr="003F1F5F" w:rsidRDefault="003F1F5F" w:rsidP="003F1F5F">
      <w:pPr>
        <w:spacing w:after="0" w:line="240" w:lineRule="auto"/>
        <w:jc w:val="both"/>
        <w:rPr>
          <w:rFonts w:ascii="Times New Roman" w:hAnsi="Times New Roman" w:cs="Times New Roman"/>
          <w:vertAlign w:val="superscript"/>
        </w:rPr>
      </w:pPr>
    </w:p>
    <w:p w14:paraId="23B52D88" w14:textId="77777777" w:rsidR="003F1F5F" w:rsidRPr="003F1F5F" w:rsidRDefault="003F1F5F" w:rsidP="003F1F5F">
      <w:pPr>
        <w:spacing w:after="0" w:line="240" w:lineRule="auto"/>
        <w:jc w:val="both"/>
        <w:rPr>
          <w:rFonts w:ascii="Times New Roman" w:hAnsi="Times New Roman" w:cs="Times New Roman"/>
          <w:vertAlign w:val="superscript"/>
        </w:rPr>
      </w:pPr>
    </w:p>
    <w:p w14:paraId="78A07BAA" w14:textId="77777777" w:rsidR="003F1F5F" w:rsidRPr="003F1F5F" w:rsidRDefault="003F1F5F" w:rsidP="003F1F5F">
      <w:pPr>
        <w:spacing w:after="0" w:line="240" w:lineRule="auto"/>
        <w:jc w:val="both"/>
        <w:rPr>
          <w:rFonts w:ascii="Times New Roman" w:hAnsi="Times New Roman" w:cs="Times New Roman"/>
          <w:vertAlign w:val="superscript"/>
        </w:rPr>
      </w:pPr>
    </w:p>
    <w:p w14:paraId="3FB530FA" w14:textId="77777777" w:rsidR="003F1F5F" w:rsidRPr="003F1F5F" w:rsidRDefault="003F1F5F" w:rsidP="003F1F5F">
      <w:pPr>
        <w:spacing w:after="0" w:line="240" w:lineRule="auto"/>
        <w:jc w:val="both"/>
        <w:rPr>
          <w:rFonts w:ascii="Times New Roman" w:hAnsi="Times New Roman" w:cs="Times New Roman"/>
          <w:vertAlign w:val="superscript"/>
        </w:rPr>
      </w:pPr>
    </w:p>
    <w:p w14:paraId="2524C95A"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vertAlign w:val="superscript"/>
        </w:rPr>
        <w:t>а</w:t>
      </w:r>
      <w:r w:rsidRPr="003F1F5F">
        <w:rPr>
          <w:rFonts w:ascii="Times New Roman" w:hAnsi="Times New Roman" w:cs="Times New Roman"/>
        </w:rPr>
        <w:t xml:space="preserve"> Ички стандарт элемент.</w:t>
      </w:r>
    </w:p>
    <w:p w14:paraId="0F4D5611" w14:textId="77777777" w:rsidR="003F1F5F" w:rsidRPr="003F1F5F" w:rsidRDefault="003F1F5F" w:rsidP="003F1F5F">
      <w:pPr>
        <w:spacing w:after="0" w:line="240" w:lineRule="auto"/>
        <w:jc w:val="both"/>
        <w:rPr>
          <w:rFonts w:ascii="Times New Roman" w:hAnsi="Times New Roman" w:cs="Times New Roman"/>
          <w:lang w:val="en-US"/>
        </w:rPr>
      </w:pPr>
      <w:r w:rsidRPr="003F1F5F">
        <w:rPr>
          <w:rFonts w:ascii="Times New Roman" w:hAnsi="Times New Roman" w:cs="Times New Roman"/>
          <w:vertAlign w:val="superscript"/>
        </w:rPr>
        <w:t xml:space="preserve">б </w:t>
      </w:r>
      <w:r w:rsidRPr="003F1F5F">
        <w:rPr>
          <w:rFonts w:ascii="Times New Roman" w:hAnsi="Times New Roman" w:cs="Times New Roman"/>
        </w:rPr>
        <w:t xml:space="preserve">Теллур изотоплари қалай ва сурма билан </w:t>
      </w:r>
      <w:r w:rsidRPr="003F1F5F">
        <w:rPr>
          <w:rFonts w:ascii="Times New Roman" w:hAnsi="Times New Roman" w:cs="Times New Roman"/>
          <w:highlight w:val="lightGray"/>
        </w:rPr>
        <w:t xml:space="preserve">изобарик интерференцияга </w:t>
      </w:r>
      <w:r w:rsidRPr="003F1F5F">
        <w:rPr>
          <w:rFonts w:ascii="Times New Roman" w:hAnsi="Times New Roman" w:cs="Times New Roman"/>
        </w:rPr>
        <w:t>эга.</w:t>
      </w:r>
    </w:p>
    <w:p w14:paraId="24EB91E2" w14:textId="77777777" w:rsidR="003F1F5F" w:rsidRPr="003F1F5F" w:rsidRDefault="003F1F5F" w:rsidP="003F1F5F">
      <w:pPr>
        <w:spacing w:after="0" w:line="240" w:lineRule="auto"/>
        <w:jc w:val="both"/>
        <w:rPr>
          <w:rFonts w:ascii="Times New Roman" w:hAnsi="Times New Roman" w:cs="Times New Roman"/>
        </w:rPr>
      </w:pPr>
    </w:p>
    <w:p w14:paraId="7C485E6B"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МАТРИЦА ТАЪСИРЛАРИ</w:t>
      </w:r>
    </w:p>
    <w:p w14:paraId="7F5B2E78"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lastRenderedPageBreak/>
        <w:t xml:space="preserve">ICP-MS матрицага боғлиқ </w:t>
      </w:r>
      <w:r w:rsidRPr="003F1F5F">
        <w:rPr>
          <w:rFonts w:ascii="Times New Roman" w:hAnsi="Times New Roman" w:cs="Times New Roman"/>
          <w:highlight w:val="magenta"/>
        </w:rPr>
        <w:t xml:space="preserve">усул </w:t>
      </w:r>
      <w:r w:rsidRPr="003F1F5F">
        <w:rPr>
          <w:rFonts w:ascii="Times New Roman" w:hAnsi="Times New Roman" w:cs="Times New Roman"/>
        </w:rPr>
        <w:t>ҳисобланади. Матрицалар сигнал интенсивлигига мутаносиб бўлган пуркаш ва ионлаш самарадорлигига таъсир кўрсатади. Шу сабабли, намуналарни тайёрлаш жараёнидан қатъи назар, калибрлаш стандартлари ва намуналари матрицасининг элементар таркибий қисмларини имкон қадар мослаштириш муҳимдир.</w:t>
      </w:r>
    </w:p>
    <w:p w14:paraId="6812BEAE" w14:textId="77777777" w:rsidR="003F1F5F" w:rsidRPr="003F1F5F" w:rsidRDefault="003F1F5F" w:rsidP="003F1F5F">
      <w:pPr>
        <w:spacing w:after="0" w:line="240" w:lineRule="auto"/>
        <w:jc w:val="both"/>
        <w:rPr>
          <w:rFonts w:ascii="Times New Roman" w:hAnsi="Times New Roman" w:cs="Times New Roman"/>
        </w:rPr>
      </w:pPr>
    </w:p>
    <w:p w14:paraId="322A1A9D" w14:textId="77777777" w:rsidR="003F1F5F" w:rsidRPr="003F1F5F" w:rsidRDefault="003F1F5F" w:rsidP="003F1F5F">
      <w:pPr>
        <w:spacing w:after="0" w:line="240" w:lineRule="auto"/>
        <w:jc w:val="both"/>
        <w:rPr>
          <w:rFonts w:ascii="Times New Roman" w:hAnsi="Times New Roman" w:cs="Times New Roman"/>
        </w:rPr>
      </w:pPr>
    </w:p>
    <w:p w14:paraId="144BC71D"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Туз сақлаган синов эритмаларида из элементларини ўлчаш аниқлигини сақлаб қолиш учун намуна матрицасини суюлтириш, тегишли ички стандартлаштириш усулини қўллаш ва/ёки калибрлаш стандартининг ишчи суюлтиргич матрицасини синов эритмалари билан мослаштириш лозим.</w:t>
      </w:r>
    </w:p>
    <w:p w14:paraId="3A22615A" w14:textId="77777777" w:rsidR="003F1F5F" w:rsidRPr="003F1F5F" w:rsidRDefault="003F1F5F" w:rsidP="003F1F5F">
      <w:pPr>
        <w:spacing w:after="0" w:line="240" w:lineRule="auto"/>
        <w:jc w:val="both"/>
        <w:rPr>
          <w:rFonts w:ascii="Times New Roman" w:hAnsi="Times New Roman" w:cs="Times New Roman"/>
        </w:rPr>
      </w:pPr>
    </w:p>
    <w:p w14:paraId="53FD8DEA"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Ҳужайра ўстириш муҳитларида мавжуд бўлган органик матрицалардаги углерод мишяк ва селен </w:t>
      </w:r>
      <w:r w:rsidRPr="003F1F5F">
        <w:rPr>
          <w:rFonts w:ascii="Times New Roman" w:hAnsi="Times New Roman" w:cs="Times New Roman"/>
          <w:i/>
          <w:iCs/>
        </w:rPr>
        <w:t xml:space="preserve">(6) </w:t>
      </w:r>
      <w:r w:rsidRPr="003F1F5F">
        <w:rPr>
          <w:rFonts w:ascii="Times New Roman" w:hAnsi="Times New Roman" w:cs="Times New Roman"/>
        </w:rPr>
        <w:t xml:space="preserve">каби айрим элементлар учун </w:t>
      </w:r>
      <w:r w:rsidRPr="003F1F5F">
        <w:rPr>
          <w:rFonts w:ascii="Times New Roman" w:hAnsi="Times New Roman" w:cs="Times New Roman"/>
          <w:highlight w:val="lightGray"/>
        </w:rPr>
        <w:t xml:space="preserve">плазма кучайишини </w:t>
      </w:r>
      <w:r w:rsidRPr="003F1F5F">
        <w:rPr>
          <w:rFonts w:ascii="Times New Roman" w:hAnsi="Times New Roman" w:cs="Times New Roman"/>
          <w:highlight w:val="magenta"/>
        </w:rPr>
        <w:t xml:space="preserve">плазма стимулланишини </w:t>
      </w:r>
      <w:r w:rsidRPr="003F1F5F">
        <w:rPr>
          <w:rFonts w:ascii="Times New Roman" w:hAnsi="Times New Roman" w:cs="Times New Roman"/>
        </w:rPr>
        <w:t>келтириб чиқариши мумкин. Углероднинг кучайтирувчи таъсирига қарши курашиш учун суюлтиргичга спирт каби углерод манбаси қўшилиши мумкин, бу стандарт ва намуна матрицаларининг бир хил таркибини таъминлайди.</w:t>
      </w:r>
    </w:p>
    <w:p w14:paraId="413A2A24" w14:textId="77777777" w:rsidR="003F1F5F" w:rsidRPr="003F1F5F" w:rsidRDefault="003F1F5F" w:rsidP="003F1F5F">
      <w:pPr>
        <w:spacing w:after="0" w:line="240" w:lineRule="auto"/>
        <w:jc w:val="both"/>
        <w:rPr>
          <w:rFonts w:ascii="Times New Roman" w:hAnsi="Times New Roman" w:cs="Times New Roman"/>
        </w:rPr>
      </w:pPr>
    </w:p>
    <w:p w14:paraId="6F6F82A3"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highlight w:val="lightGray"/>
        </w:rPr>
        <w:t>IZOBARIK ТЎSIQLAR</w:t>
      </w:r>
    </w:p>
    <w:p w14:paraId="23F3A612"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ИCП-Қ-МС қурилмалари ягона аниқликдаги масс-спектрометрлардир. Шу сабабли улар яхши тавсифланган тўғридан-тўғри изотоп масса халақит берувчи омиллар (изобарик) ва полиатомик масса халақит берувчи омиллар туфайли ўзига хосликнинг пасайишига дучор бўлади. "Полиатомик" атамаси ICP масс-спектрометрининг биринчи вакуум соҳасидаги таркибий ионлардан ҳосил бўлган ион турларига нисбатан қўлланилади. Типик микроэлементлар ва тегишли халақит берувчи омилларнинг тўлиқ бўлмаган рўйхати </w:t>
      </w:r>
      <w:r w:rsidRPr="003F1F5F">
        <w:rPr>
          <w:rFonts w:ascii="Times New Roman" w:hAnsi="Times New Roman" w:cs="Times New Roman"/>
          <w:i/>
          <w:iCs/>
        </w:rPr>
        <w:t xml:space="preserve">7-жадвалда </w:t>
      </w:r>
      <w:r w:rsidRPr="003F1F5F">
        <w:rPr>
          <w:rFonts w:ascii="Times New Roman" w:hAnsi="Times New Roman" w:cs="Times New Roman"/>
        </w:rPr>
        <w:t>келтирилган.</w:t>
      </w:r>
    </w:p>
    <w:p w14:paraId="5536C7F2" w14:textId="77777777" w:rsidR="003F1F5F" w:rsidRPr="003F1F5F" w:rsidRDefault="003F1F5F" w:rsidP="003F1F5F">
      <w:pPr>
        <w:spacing w:after="0" w:line="240" w:lineRule="auto"/>
        <w:jc w:val="both"/>
        <w:rPr>
          <w:rFonts w:ascii="Times New Roman" w:hAnsi="Times New Roman" w:cs="Times New Roman"/>
        </w:rPr>
      </w:pPr>
    </w:p>
    <w:p w14:paraId="31A16CBA"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 xml:space="preserve">7-жадвал. </w:t>
      </w:r>
      <w:r w:rsidRPr="003F1F5F">
        <w:rPr>
          <w:rFonts w:ascii="Times New Roman" w:hAnsi="Times New Roman" w:cs="Times New Roman"/>
          <w:b/>
          <w:bCs/>
          <w:highlight w:val="lightGray"/>
        </w:rPr>
        <w:t>Бирлик аниқлик даражасидаги изобарик ва полиатомик тўсиқлар</w:t>
      </w:r>
    </w:p>
    <w:p w14:paraId="18D4DEEF" w14:textId="77777777" w:rsidR="003F1F5F" w:rsidRPr="003F1F5F" w:rsidRDefault="003F1F5F" w:rsidP="003F1F5F">
      <w:pPr>
        <w:spacing w:after="0" w:line="240" w:lineRule="auto"/>
        <w:jc w:val="both"/>
        <w:rPr>
          <w:rFonts w:ascii="Times New Roman" w:hAnsi="Times New Roman" w:cs="Times New Roman"/>
          <w:b/>
          <w:bCs/>
        </w:rPr>
      </w:pPr>
    </w:p>
    <w:tbl>
      <w:tblPr>
        <w:tblW w:w="5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81"/>
        <w:gridCol w:w="3190"/>
        <w:gridCol w:w="1206"/>
      </w:tblGrid>
      <w:tr w:rsidR="003F1F5F" w:rsidRPr="003F1F5F" w14:paraId="0A1185BA" w14:textId="77777777" w:rsidTr="00D50604">
        <w:trPr>
          <w:trHeight w:val="496"/>
          <w:tblHeader/>
        </w:trPr>
        <w:tc>
          <w:tcPr>
            <w:tcW w:w="781" w:type="dxa"/>
            <w:vAlign w:val="bottom"/>
            <w:hideMark/>
          </w:tcPr>
          <w:p w14:paraId="3979359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Element</w:t>
            </w:r>
          </w:p>
        </w:tc>
        <w:tc>
          <w:tcPr>
            <w:tcW w:w="3190" w:type="dxa"/>
            <w:vAlign w:val="bottom"/>
            <w:hideMark/>
          </w:tcPr>
          <w:p w14:paraId="7A0AAA1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 xml:space="preserve">Аналитик изотоплар (изобарик ва полиатомик </w:t>
            </w:r>
            <w:r w:rsidRPr="003F1F5F">
              <w:rPr>
                <w:rFonts w:ascii="Times New Roman" w:hAnsi="Times New Roman" w:cs="Times New Roman"/>
                <w:b/>
                <w:bCs/>
                <w:highlight w:val="lightGray"/>
              </w:rPr>
              <w:t xml:space="preserve">тўсиқлар </w:t>
            </w:r>
            <w:r w:rsidRPr="003F1F5F">
              <w:rPr>
                <w:rFonts w:ascii="Times New Roman" w:hAnsi="Times New Roman" w:cs="Times New Roman"/>
                <w:b/>
                <w:bCs/>
                <w:highlight w:val="magenta"/>
              </w:rPr>
              <w:t>спектрал қопламалар</w:t>
            </w:r>
            <w:r w:rsidRPr="003F1F5F">
              <w:rPr>
                <w:rFonts w:ascii="Times New Roman" w:hAnsi="Times New Roman" w:cs="Times New Roman"/>
                <w:b/>
                <w:bCs/>
              </w:rPr>
              <w:t>)</w:t>
            </w:r>
          </w:p>
        </w:tc>
        <w:tc>
          <w:tcPr>
            <w:tcW w:w="1206" w:type="dxa"/>
            <w:vAlign w:val="bottom"/>
            <w:hideMark/>
          </w:tcPr>
          <w:p w14:paraId="062D11D3"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Izohlar</w:t>
            </w:r>
          </w:p>
        </w:tc>
      </w:tr>
      <w:tr w:rsidR="003F1F5F" w:rsidRPr="003F1F5F" w14:paraId="36AD681D" w14:textId="77777777" w:rsidTr="00D50604">
        <w:trPr>
          <w:trHeight w:val="757"/>
        </w:trPr>
        <w:tc>
          <w:tcPr>
            <w:tcW w:w="781" w:type="dxa"/>
            <w:vAlign w:val="bottom"/>
            <w:hideMark/>
          </w:tcPr>
          <w:p w14:paraId="5D43DB4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Alyuminiy</w:t>
            </w:r>
          </w:p>
        </w:tc>
        <w:tc>
          <w:tcPr>
            <w:tcW w:w="3190" w:type="dxa"/>
            <w:vAlign w:val="bottom"/>
            <w:hideMark/>
          </w:tcPr>
          <w:p w14:paraId="0F40212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27 (</w:t>
            </w:r>
            <w:r w:rsidRPr="003F1F5F">
              <w:rPr>
                <w:rFonts w:ascii="Times New Roman" w:hAnsi="Times New Roman" w:cs="Times New Roman"/>
                <w:bCs/>
                <w:vertAlign w:val="superscript"/>
              </w:rPr>
              <w:t>13</w:t>
            </w:r>
            <w:r w:rsidRPr="003F1F5F">
              <w:rPr>
                <w:rFonts w:ascii="Times New Roman" w:hAnsi="Times New Roman" w:cs="Times New Roman"/>
                <w:bCs/>
              </w:rPr>
              <w:t>C</w:t>
            </w:r>
            <w:r w:rsidRPr="003F1F5F">
              <w:rPr>
                <w:rFonts w:ascii="Times New Roman" w:hAnsi="Times New Roman" w:cs="Times New Roman"/>
                <w:bCs/>
                <w:vertAlign w:val="superscript"/>
              </w:rPr>
              <w:t>14</w:t>
            </w:r>
            <w:r w:rsidRPr="003F1F5F">
              <w:rPr>
                <w:rFonts w:ascii="Times New Roman" w:hAnsi="Times New Roman" w:cs="Times New Roman"/>
                <w:bCs/>
              </w:rPr>
              <w:t xml:space="preserve">Н,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12</w:t>
            </w:r>
            <w:r w:rsidRPr="003F1F5F">
              <w:rPr>
                <w:rFonts w:ascii="Times New Roman" w:hAnsi="Times New Roman" w:cs="Times New Roman"/>
                <w:bCs/>
              </w:rPr>
              <w:t>C</w:t>
            </w:r>
            <w:r w:rsidRPr="003F1F5F">
              <w:rPr>
                <w:rFonts w:ascii="Times New Roman" w:hAnsi="Times New Roman" w:cs="Times New Roman"/>
                <w:bCs/>
                <w:vertAlign w:val="superscript"/>
              </w:rPr>
              <w:t>14</w:t>
            </w:r>
            <w:r w:rsidRPr="003F1F5F">
              <w:rPr>
                <w:rFonts w:ascii="Times New Roman" w:hAnsi="Times New Roman" w:cs="Times New Roman"/>
                <w:bCs/>
              </w:rPr>
              <w:t>Н)</w:t>
            </w:r>
          </w:p>
        </w:tc>
        <w:tc>
          <w:tcPr>
            <w:tcW w:w="1206" w:type="dxa"/>
            <w:vAlign w:val="bottom"/>
            <w:hideMark/>
          </w:tcPr>
          <w:p w14:paraId="2A45111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Паст концентрацияда мураккаблик</w:t>
            </w:r>
          </w:p>
        </w:tc>
      </w:tr>
      <w:tr w:rsidR="003F1F5F" w:rsidRPr="003F1F5F" w14:paraId="17B78E64" w14:textId="77777777" w:rsidTr="00D50604">
        <w:trPr>
          <w:trHeight w:val="757"/>
        </w:trPr>
        <w:tc>
          <w:tcPr>
            <w:tcW w:w="781" w:type="dxa"/>
            <w:vAlign w:val="bottom"/>
            <w:hideMark/>
          </w:tcPr>
          <w:p w14:paraId="357FE25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Сурма</w:t>
            </w:r>
          </w:p>
        </w:tc>
        <w:tc>
          <w:tcPr>
            <w:tcW w:w="3190" w:type="dxa"/>
            <w:vAlign w:val="bottom"/>
            <w:hideMark/>
          </w:tcPr>
          <w:p w14:paraId="061A501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121, 123</w:t>
            </w:r>
          </w:p>
        </w:tc>
        <w:tc>
          <w:tcPr>
            <w:tcW w:w="1206" w:type="dxa"/>
            <w:vAlign w:val="bottom"/>
            <w:hideMark/>
          </w:tcPr>
          <w:p w14:paraId="3A7E3B5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Аралашма; сезиларли тўсиқлар йўқ</w:t>
            </w:r>
          </w:p>
        </w:tc>
      </w:tr>
      <w:tr w:rsidR="003F1F5F" w:rsidRPr="003F1F5F" w14:paraId="2D0E62D6" w14:textId="77777777" w:rsidTr="00D50604">
        <w:trPr>
          <w:trHeight w:val="1532"/>
        </w:trPr>
        <w:tc>
          <w:tcPr>
            <w:tcW w:w="781" w:type="dxa"/>
            <w:vAlign w:val="bottom"/>
            <w:hideMark/>
          </w:tcPr>
          <w:p w14:paraId="77DE499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Кадмий</w:t>
            </w:r>
          </w:p>
        </w:tc>
        <w:tc>
          <w:tcPr>
            <w:tcW w:w="3190" w:type="dxa"/>
            <w:vAlign w:val="bottom"/>
            <w:hideMark/>
          </w:tcPr>
          <w:p w14:paraId="25BB5AE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111 (</w:t>
            </w:r>
            <w:r w:rsidRPr="003F1F5F">
              <w:rPr>
                <w:rFonts w:ascii="Times New Roman" w:hAnsi="Times New Roman" w:cs="Times New Roman"/>
                <w:bCs/>
                <w:vertAlign w:val="superscript"/>
              </w:rPr>
              <w:t xml:space="preserve">16095 </w:t>
            </w:r>
            <w:r w:rsidRPr="003F1F5F">
              <w:rPr>
                <w:rFonts w:ascii="Times New Roman" w:hAnsi="Times New Roman" w:cs="Times New Roman"/>
                <w:bCs/>
              </w:rPr>
              <w:t>Мо), 114 (</w:t>
            </w:r>
            <w:r w:rsidRPr="003F1F5F">
              <w:rPr>
                <w:rFonts w:ascii="Times New Roman" w:hAnsi="Times New Roman" w:cs="Times New Roman"/>
                <w:bCs/>
                <w:vertAlign w:val="superscript"/>
              </w:rPr>
              <w:t>114</w:t>
            </w:r>
            <w:r w:rsidRPr="003F1F5F">
              <w:rPr>
                <w:rFonts w:ascii="Times New Roman" w:hAnsi="Times New Roman" w:cs="Times New Roman"/>
                <w:bCs/>
              </w:rPr>
              <w:t>Сн)</w:t>
            </w:r>
          </w:p>
        </w:tc>
        <w:tc>
          <w:tcPr>
            <w:tcW w:w="1206" w:type="dxa"/>
            <w:vAlign w:val="bottom"/>
            <w:hideMark/>
          </w:tcPr>
          <w:p w14:paraId="1F9B8A1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 xml:space="preserve">Aralashma; </w:t>
            </w:r>
            <w:r w:rsidRPr="003F1F5F">
              <w:rPr>
                <w:rFonts w:ascii="Times New Roman" w:hAnsi="Times New Roman" w:cs="Times New Roman"/>
                <w:vertAlign w:val="superscript"/>
              </w:rPr>
              <w:t xml:space="preserve">16095Мо </w:t>
            </w:r>
            <w:r w:rsidRPr="003F1F5F">
              <w:rPr>
                <w:rFonts w:ascii="Times New Roman" w:hAnsi="Times New Roman" w:cs="Times New Roman"/>
              </w:rPr>
              <w:t xml:space="preserve">ни сусайтириш учун кинетик энергия бўйича дискриминация; </w:t>
            </w:r>
            <w:r w:rsidRPr="003F1F5F">
              <w:rPr>
                <w:rFonts w:ascii="Times New Roman" w:hAnsi="Times New Roman" w:cs="Times New Roman"/>
                <w:vertAlign w:val="superscript"/>
              </w:rPr>
              <w:t xml:space="preserve">114Сн </w:t>
            </w:r>
            <w:r w:rsidRPr="003F1F5F">
              <w:rPr>
                <w:rFonts w:ascii="Times New Roman" w:hAnsi="Times New Roman" w:cs="Times New Roman"/>
              </w:rPr>
              <w:t>учун элементлараро тузатиш</w:t>
            </w:r>
          </w:p>
        </w:tc>
      </w:tr>
      <w:tr w:rsidR="003F1F5F" w:rsidRPr="003F1F5F" w14:paraId="683C2F49" w14:textId="77777777" w:rsidTr="00D50604">
        <w:trPr>
          <w:trHeight w:val="993"/>
        </w:trPr>
        <w:tc>
          <w:tcPr>
            <w:tcW w:w="781" w:type="dxa"/>
            <w:vAlign w:val="bottom"/>
            <w:hideMark/>
          </w:tcPr>
          <w:p w14:paraId="1BF27F9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Kobalt</w:t>
            </w:r>
          </w:p>
        </w:tc>
        <w:tc>
          <w:tcPr>
            <w:tcW w:w="3190" w:type="dxa"/>
            <w:vAlign w:val="bottom"/>
            <w:hideMark/>
          </w:tcPr>
          <w:p w14:paraId="4115812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59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58</w:t>
            </w:r>
            <w:r w:rsidRPr="003F1F5F">
              <w:rPr>
                <w:rFonts w:ascii="Times New Roman" w:hAnsi="Times New Roman" w:cs="Times New Roman"/>
                <w:bCs/>
              </w:rPr>
              <w:t>Ни)</w:t>
            </w:r>
          </w:p>
        </w:tc>
        <w:tc>
          <w:tcPr>
            <w:tcW w:w="1206" w:type="dxa"/>
            <w:vAlign w:val="bottom"/>
            <w:hideMark/>
          </w:tcPr>
          <w:p w14:paraId="7108589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 xml:space="preserve">Plazma ёки вакуум </w:t>
            </w:r>
            <w:r w:rsidRPr="003F1F5F">
              <w:rPr>
                <w:rFonts w:ascii="Times New Roman" w:hAnsi="Times New Roman" w:cs="Times New Roman"/>
                <w:highlight w:val="lightGray"/>
              </w:rPr>
              <w:t xml:space="preserve">интерфейсидан </w:t>
            </w:r>
            <w:r w:rsidRPr="003F1F5F">
              <w:rPr>
                <w:rFonts w:ascii="Times New Roman" w:hAnsi="Times New Roman" w:cs="Times New Roman"/>
              </w:rPr>
              <w:t>никель foni</w:t>
            </w:r>
          </w:p>
        </w:tc>
      </w:tr>
      <w:tr w:rsidR="003F1F5F" w:rsidRPr="003F1F5F" w14:paraId="2EA813C8" w14:textId="77777777" w:rsidTr="00D50604">
        <w:trPr>
          <w:trHeight w:val="508"/>
        </w:trPr>
        <w:tc>
          <w:tcPr>
            <w:tcW w:w="781" w:type="dxa"/>
            <w:vAlign w:val="bottom"/>
            <w:hideMark/>
          </w:tcPr>
          <w:p w14:paraId="67EF02D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lastRenderedPageBreak/>
              <w:t>Xrom</w:t>
            </w:r>
          </w:p>
        </w:tc>
        <w:tc>
          <w:tcPr>
            <w:tcW w:w="3190" w:type="dxa"/>
            <w:vAlign w:val="bottom"/>
            <w:hideMark/>
          </w:tcPr>
          <w:p w14:paraId="574C236E" w14:textId="77777777" w:rsidR="003F1F5F" w:rsidRPr="003F1F5F" w:rsidRDefault="003F1F5F" w:rsidP="003F1F5F">
            <w:pPr>
              <w:spacing w:after="0" w:line="240" w:lineRule="auto"/>
              <w:jc w:val="both"/>
              <w:rPr>
                <w:rFonts w:ascii="Times New Roman" w:hAnsi="Times New Roman" w:cs="Times New Roman"/>
                <w:bCs/>
                <w:lang w:val="en-US"/>
              </w:rPr>
            </w:pPr>
            <w:r w:rsidRPr="003F1F5F">
              <w:rPr>
                <w:rFonts w:ascii="Times New Roman" w:hAnsi="Times New Roman" w:cs="Times New Roman"/>
                <w:bCs/>
                <w:lang w:val="en-US"/>
              </w:rPr>
              <w:t>52 (</w:t>
            </w:r>
            <w:r w:rsidRPr="003F1F5F">
              <w:rPr>
                <w:rFonts w:ascii="Times New Roman" w:hAnsi="Times New Roman" w:cs="Times New Roman"/>
                <w:bCs/>
                <w:vertAlign w:val="superscript"/>
                <w:lang w:val="en-US"/>
              </w:rPr>
              <w:t>12</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 xml:space="preserve">Ар, </w:t>
            </w:r>
            <w:r w:rsidRPr="003F1F5F">
              <w:rPr>
                <w:rFonts w:ascii="Times New Roman" w:hAnsi="Times New Roman" w:cs="Times New Roman"/>
                <w:bCs/>
                <w:vertAlign w:val="superscript"/>
                <w:lang w:val="en-US"/>
              </w:rPr>
              <w:t>12</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Ca), 53 (</w:t>
            </w:r>
            <w:r w:rsidRPr="003F1F5F">
              <w:rPr>
                <w:rFonts w:ascii="Times New Roman" w:hAnsi="Times New Roman" w:cs="Times New Roman"/>
                <w:bCs/>
                <w:vertAlign w:val="superscript"/>
                <w:lang w:val="en-US"/>
              </w:rPr>
              <w:t>16</w:t>
            </w:r>
            <w:r w:rsidRPr="003F1F5F">
              <w:rPr>
                <w:rFonts w:ascii="Times New Roman" w:hAnsi="Times New Roman" w:cs="Times New Roman"/>
                <w:bCs/>
                <w:lang w:val="en-US"/>
              </w:rPr>
              <w:t>О</w:t>
            </w:r>
            <w:r w:rsidRPr="003F1F5F">
              <w:rPr>
                <w:rFonts w:ascii="Times New Roman" w:hAnsi="Times New Roman" w:cs="Times New Roman"/>
                <w:bCs/>
                <w:vertAlign w:val="superscript"/>
                <w:lang w:val="en-US"/>
              </w:rPr>
              <w:t>37</w:t>
            </w:r>
            <w:r w:rsidRPr="003F1F5F">
              <w:rPr>
                <w:rFonts w:ascii="Times New Roman" w:hAnsi="Times New Roman" w:cs="Times New Roman"/>
                <w:bCs/>
                <w:lang w:val="en-US"/>
              </w:rPr>
              <w:t xml:space="preserve">Cl, </w:t>
            </w:r>
            <w:r w:rsidRPr="003F1F5F">
              <w:rPr>
                <w:rFonts w:ascii="Times New Roman" w:hAnsi="Times New Roman" w:cs="Times New Roman"/>
                <w:bCs/>
                <w:vertAlign w:val="superscript"/>
                <w:lang w:val="en-US"/>
              </w:rPr>
              <w:t>1</w:t>
            </w:r>
            <w:r w:rsidRPr="003F1F5F">
              <w:rPr>
                <w:rFonts w:ascii="Times New Roman" w:hAnsi="Times New Roman" w:cs="Times New Roman"/>
                <w:bCs/>
                <w:lang w:val="en-US"/>
              </w:rPr>
              <w:t>H</w:t>
            </w:r>
            <w:r w:rsidRPr="003F1F5F">
              <w:rPr>
                <w:rFonts w:ascii="Times New Roman" w:hAnsi="Times New Roman" w:cs="Times New Roman"/>
                <w:bCs/>
                <w:vertAlign w:val="superscript"/>
                <w:lang w:val="en-US"/>
              </w:rPr>
              <w:t>12</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 xml:space="preserve">Ar, </w:t>
            </w:r>
            <w:r w:rsidRPr="003F1F5F">
              <w:rPr>
                <w:rFonts w:ascii="Times New Roman" w:hAnsi="Times New Roman" w:cs="Times New Roman"/>
                <w:bCs/>
                <w:vertAlign w:val="superscript"/>
                <w:lang w:val="en-US"/>
              </w:rPr>
              <w:t>1</w:t>
            </w:r>
            <w:r w:rsidRPr="003F1F5F">
              <w:rPr>
                <w:rFonts w:ascii="Times New Roman" w:hAnsi="Times New Roman" w:cs="Times New Roman"/>
                <w:bCs/>
                <w:lang w:val="en-US"/>
              </w:rPr>
              <w:t>H</w:t>
            </w:r>
            <w:r w:rsidRPr="003F1F5F">
              <w:rPr>
                <w:rFonts w:ascii="Times New Roman" w:hAnsi="Times New Roman" w:cs="Times New Roman"/>
                <w:bCs/>
                <w:vertAlign w:val="superscript"/>
                <w:lang w:val="en-US"/>
              </w:rPr>
              <w:t>12</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 xml:space="preserve">Ca, </w:t>
            </w:r>
            <w:r w:rsidRPr="003F1F5F">
              <w:rPr>
                <w:rFonts w:ascii="Times New Roman" w:hAnsi="Times New Roman" w:cs="Times New Roman"/>
                <w:bCs/>
                <w:vertAlign w:val="superscript"/>
                <w:lang w:val="en-US"/>
              </w:rPr>
              <w:t>13</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 xml:space="preserve">Ar, </w:t>
            </w:r>
            <w:r w:rsidRPr="003F1F5F">
              <w:rPr>
                <w:rFonts w:ascii="Times New Roman" w:hAnsi="Times New Roman" w:cs="Times New Roman"/>
                <w:bCs/>
                <w:vertAlign w:val="superscript"/>
                <w:lang w:val="en-US"/>
              </w:rPr>
              <w:t>13</w:t>
            </w:r>
            <w:r w:rsidRPr="003F1F5F">
              <w:rPr>
                <w:rFonts w:ascii="Times New Roman" w:hAnsi="Times New Roman" w:cs="Times New Roman"/>
                <w:bCs/>
                <w:lang w:val="en-US"/>
              </w:rPr>
              <w:t>C</w:t>
            </w:r>
            <w:r w:rsidRPr="003F1F5F">
              <w:rPr>
                <w:rFonts w:ascii="Times New Roman" w:hAnsi="Times New Roman" w:cs="Times New Roman"/>
                <w:bCs/>
                <w:vertAlign w:val="superscript"/>
                <w:lang w:val="en-US"/>
              </w:rPr>
              <w:t>40</w:t>
            </w:r>
            <w:r w:rsidRPr="003F1F5F">
              <w:rPr>
                <w:rFonts w:ascii="Times New Roman" w:hAnsi="Times New Roman" w:cs="Times New Roman"/>
                <w:bCs/>
                <w:lang w:val="en-US"/>
              </w:rPr>
              <w:t>Cа)</w:t>
            </w:r>
          </w:p>
        </w:tc>
        <w:tc>
          <w:tcPr>
            <w:tcW w:w="1206" w:type="dxa"/>
            <w:vAlign w:val="bottom"/>
            <w:hideMark/>
          </w:tcPr>
          <w:p w14:paraId="1EF8177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Таркибий қисм ёки аралашма</w:t>
            </w:r>
          </w:p>
        </w:tc>
      </w:tr>
      <w:tr w:rsidR="003F1F5F" w:rsidRPr="003F1F5F" w14:paraId="1B7582F9" w14:textId="77777777" w:rsidTr="00D50604">
        <w:trPr>
          <w:trHeight w:val="745"/>
        </w:trPr>
        <w:tc>
          <w:tcPr>
            <w:tcW w:w="781" w:type="dxa"/>
            <w:vAlign w:val="bottom"/>
            <w:hideMark/>
          </w:tcPr>
          <w:p w14:paraId="010BAF4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Mis</w:t>
            </w:r>
          </w:p>
        </w:tc>
        <w:tc>
          <w:tcPr>
            <w:tcW w:w="3190" w:type="dxa"/>
            <w:vAlign w:val="bottom"/>
            <w:hideMark/>
          </w:tcPr>
          <w:p w14:paraId="3851206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63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23</w:t>
            </w:r>
            <w:r w:rsidRPr="003F1F5F">
              <w:rPr>
                <w:rFonts w:ascii="Times New Roman" w:hAnsi="Times New Roman" w:cs="Times New Roman"/>
                <w:bCs/>
              </w:rPr>
              <w:t>На), 65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25</w:t>
            </w:r>
            <w:r w:rsidRPr="003F1F5F">
              <w:rPr>
                <w:rFonts w:ascii="Times New Roman" w:hAnsi="Times New Roman" w:cs="Times New Roman"/>
                <w:bCs/>
              </w:rPr>
              <w:t>Мг)</w:t>
            </w:r>
          </w:p>
        </w:tc>
        <w:tc>
          <w:tcPr>
            <w:tcW w:w="1206" w:type="dxa"/>
            <w:vAlign w:val="bottom"/>
            <w:hideMark/>
          </w:tcPr>
          <w:p w14:paraId="1B54B37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Муҳитда мавжуд бўлган натрий, магний</w:t>
            </w:r>
          </w:p>
        </w:tc>
      </w:tr>
      <w:tr w:rsidR="003F1F5F" w:rsidRPr="003F1F5F" w14:paraId="3A716FBD" w14:textId="77777777" w:rsidTr="00D50604">
        <w:trPr>
          <w:trHeight w:val="757"/>
        </w:trPr>
        <w:tc>
          <w:tcPr>
            <w:tcW w:w="781" w:type="dxa"/>
            <w:vAlign w:val="bottom"/>
            <w:hideMark/>
          </w:tcPr>
          <w:p w14:paraId="062E3A6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Темир</w:t>
            </w:r>
          </w:p>
        </w:tc>
        <w:tc>
          <w:tcPr>
            <w:tcW w:w="3190" w:type="dxa"/>
            <w:vAlign w:val="bottom"/>
            <w:hideMark/>
          </w:tcPr>
          <w:p w14:paraId="3683B19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56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16</w:t>
            </w:r>
            <w:r w:rsidRPr="003F1F5F">
              <w:rPr>
                <w:rFonts w:ascii="Times New Roman" w:hAnsi="Times New Roman" w:cs="Times New Roman"/>
                <w:bCs/>
              </w:rPr>
              <w:t xml:space="preserve">О, </w:t>
            </w:r>
            <w:r w:rsidRPr="003F1F5F">
              <w:rPr>
                <w:rFonts w:ascii="Times New Roman" w:hAnsi="Times New Roman" w:cs="Times New Roman"/>
                <w:bCs/>
                <w:vertAlign w:val="superscript"/>
              </w:rPr>
              <w:t>40</w:t>
            </w:r>
            <w:r w:rsidRPr="003F1F5F">
              <w:rPr>
                <w:rFonts w:ascii="Times New Roman" w:hAnsi="Times New Roman" w:cs="Times New Roman"/>
                <w:bCs/>
              </w:rPr>
              <w:t>Cа</w:t>
            </w:r>
            <w:r w:rsidRPr="003F1F5F">
              <w:rPr>
                <w:rFonts w:ascii="Times New Roman" w:hAnsi="Times New Roman" w:cs="Times New Roman"/>
                <w:bCs/>
                <w:vertAlign w:val="superscript"/>
              </w:rPr>
              <w:t>16</w:t>
            </w:r>
            <w:r w:rsidRPr="003F1F5F">
              <w:rPr>
                <w:rFonts w:ascii="Times New Roman" w:hAnsi="Times New Roman" w:cs="Times New Roman"/>
                <w:bCs/>
              </w:rPr>
              <w:t>О), 57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1</w:t>
            </w:r>
            <w:r w:rsidRPr="003F1F5F">
              <w:rPr>
                <w:rFonts w:ascii="Times New Roman" w:hAnsi="Times New Roman" w:cs="Times New Roman"/>
                <w:bCs/>
              </w:rPr>
              <w:t xml:space="preserve">Ҳ, </w:t>
            </w:r>
            <w:r w:rsidRPr="003F1F5F">
              <w:rPr>
                <w:rFonts w:ascii="Times New Roman" w:hAnsi="Times New Roman" w:cs="Times New Roman"/>
                <w:bCs/>
                <w:vertAlign w:val="superscript"/>
              </w:rPr>
              <w:t>40</w:t>
            </w:r>
            <w:r w:rsidRPr="003F1F5F">
              <w:rPr>
                <w:rFonts w:ascii="Times New Roman" w:hAnsi="Times New Roman" w:cs="Times New Roman"/>
                <w:bCs/>
              </w:rPr>
              <w:t>Cа</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1</w:t>
            </w:r>
            <w:r w:rsidRPr="003F1F5F">
              <w:rPr>
                <w:rFonts w:ascii="Times New Roman" w:hAnsi="Times New Roman" w:cs="Times New Roman"/>
                <w:bCs/>
              </w:rPr>
              <w:t>Ҳ)</w:t>
            </w:r>
          </w:p>
        </w:tc>
        <w:tc>
          <w:tcPr>
            <w:tcW w:w="1206" w:type="dxa"/>
            <w:vAlign w:val="bottom"/>
            <w:hideMark/>
          </w:tcPr>
          <w:p w14:paraId="75402FA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Юқори консентратсияларда мавжуд бўлиши ёки аралашма сифатида ўлчаниши мумкин</w:t>
            </w:r>
          </w:p>
        </w:tc>
      </w:tr>
      <w:tr w:rsidR="003F1F5F" w:rsidRPr="003F1F5F" w14:paraId="1AC393D5" w14:textId="77777777" w:rsidTr="00D50604">
        <w:trPr>
          <w:trHeight w:val="1490"/>
        </w:trPr>
        <w:tc>
          <w:tcPr>
            <w:tcW w:w="781" w:type="dxa"/>
            <w:vAlign w:val="bottom"/>
            <w:hideMark/>
          </w:tcPr>
          <w:p w14:paraId="2CD87D8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Магний</w:t>
            </w:r>
          </w:p>
        </w:tc>
        <w:tc>
          <w:tcPr>
            <w:tcW w:w="3190" w:type="dxa"/>
            <w:vAlign w:val="bottom"/>
            <w:hideMark/>
          </w:tcPr>
          <w:p w14:paraId="0855668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24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rPr>
              <w:t xml:space="preserve">,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23</w:t>
            </w:r>
            <w:r w:rsidRPr="003F1F5F">
              <w:rPr>
                <w:rFonts w:ascii="Times New Roman" w:hAnsi="Times New Roman" w:cs="Times New Roman"/>
                <w:bCs/>
              </w:rPr>
              <w:t>На), 25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13</w:t>
            </w:r>
            <w:r w:rsidRPr="003F1F5F">
              <w:rPr>
                <w:rFonts w:ascii="Times New Roman" w:hAnsi="Times New Roman" w:cs="Times New Roman"/>
                <w:bCs/>
                <w:lang w:val="en-US"/>
              </w:rPr>
              <w:t>C</w:t>
            </w:r>
            <w:r w:rsidRPr="003F1F5F">
              <w:rPr>
                <w:rFonts w:ascii="Times New Roman" w:hAnsi="Times New Roman" w:cs="Times New Roman"/>
                <w:bCs/>
              </w:rPr>
              <w:t xml:space="preserve">,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w:t>
            </w:r>
            <w:r w:rsidRPr="003F1F5F">
              <w:rPr>
                <w:rFonts w:ascii="Times New Roman" w:hAnsi="Times New Roman" w:cs="Times New Roman"/>
                <w:bCs/>
              </w:rPr>
              <w:t>Ҳ), 26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14</w:t>
            </w:r>
            <w:r w:rsidRPr="003F1F5F">
              <w:rPr>
                <w:rFonts w:ascii="Times New Roman" w:hAnsi="Times New Roman" w:cs="Times New Roman"/>
                <w:bCs/>
              </w:rPr>
              <w:t xml:space="preserve">Н,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13</w:t>
            </w:r>
            <w:r w:rsidRPr="003F1F5F">
              <w:rPr>
                <w:rFonts w:ascii="Times New Roman" w:hAnsi="Times New Roman" w:cs="Times New Roman"/>
                <w:bCs/>
                <w:lang w:val="en-US"/>
              </w:rPr>
              <w:t>C</w:t>
            </w:r>
            <w:r w:rsidRPr="003F1F5F">
              <w:rPr>
                <w:rFonts w:ascii="Times New Roman" w:hAnsi="Times New Roman" w:cs="Times New Roman"/>
                <w:bCs/>
                <w:vertAlign w:val="superscript"/>
              </w:rPr>
              <w:t>1</w:t>
            </w:r>
            <w:r w:rsidRPr="003F1F5F">
              <w:rPr>
                <w:rFonts w:ascii="Times New Roman" w:hAnsi="Times New Roman" w:cs="Times New Roman"/>
                <w:bCs/>
              </w:rPr>
              <w:t>Ҳ)</w:t>
            </w:r>
          </w:p>
        </w:tc>
        <w:tc>
          <w:tcPr>
            <w:tcW w:w="1206" w:type="dxa"/>
            <w:vAlign w:val="bottom"/>
            <w:hideMark/>
          </w:tcPr>
          <w:p w14:paraId="4F4B673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Одатда из миқдорига етмайдиган консентратсияларда таркибий қисм ҳисобланади</w:t>
            </w:r>
          </w:p>
        </w:tc>
      </w:tr>
      <w:tr w:rsidR="003F1F5F" w:rsidRPr="003F1F5F" w14:paraId="777392E7" w14:textId="77777777" w:rsidTr="00D50604">
        <w:trPr>
          <w:trHeight w:val="757"/>
        </w:trPr>
        <w:tc>
          <w:tcPr>
            <w:tcW w:w="781" w:type="dxa"/>
            <w:vAlign w:val="bottom"/>
            <w:hideMark/>
          </w:tcPr>
          <w:p w14:paraId="5C0B069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Марганец</w:t>
            </w:r>
          </w:p>
        </w:tc>
        <w:tc>
          <w:tcPr>
            <w:tcW w:w="3190" w:type="dxa"/>
            <w:vAlign w:val="bottom"/>
            <w:hideMark/>
          </w:tcPr>
          <w:p w14:paraId="2E0932F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55 (</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39</w:t>
            </w:r>
            <w:r w:rsidRPr="003F1F5F">
              <w:rPr>
                <w:rFonts w:ascii="Times New Roman" w:hAnsi="Times New Roman" w:cs="Times New Roman"/>
                <w:bCs/>
              </w:rPr>
              <w:t>К)</w:t>
            </w:r>
          </w:p>
        </w:tc>
        <w:tc>
          <w:tcPr>
            <w:tcW w:w="1206" w:type="dxa"/>
            <w:vAlign w:val="bottom"/>
            <w:hideMark/>
          </w:tcPr>
          <w:p w14:paraId="31F3F7B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Муҳитда мавжуд бўлган калий</w:t>
            </w:r>
          </w:p>
        </w:tc>
      </w:tr>
      <w:tr w:rsidR="003F1F5F" w:rsidRPr="003F1F5F" w14:paraId="2B09687E" w14:textId="77777777" w:rsidTr="00D50604">
        <w:trPr>
          <w:trHeight w:val="757"/>
        </w:trPr>
        <w:tc>
          <w:tcPr>
            <w:tcW w:w="781" w:type="dxa"/>
            <w:vAlign w:val="bottom"/>
            <w:hideMark/>
          </w:tcPr>
          <w:p w14:paraId="27D79D2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Молибден</w:t>
            </w:r>
          </w:p>
        </w:tc>
        <w:tc>
          <w:tcPr>
            <w:tcW w:w="3190" w:type="dxa"/>
            <w:vAlign w:val="bottom"/>
            <w:hideMark/>
          </w:tcPr>
          <w:p w14:paraId="15B5D1E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92, 95, 96, 98</w:t>
            </w:r>
          </w:p>
        </w:tc>
        <w:tc>
          <w:tcPr>
            <w:tcW w:w="1206" w:type="dxa"/>
            <w:vAlign w:val="bottom"/>
            <w:hideMark/>
          </w:tcPr>
          <w:p w14:paraId="7B41EC0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Сезиларли халақитларсиз</w:t>
            </w:r>
          </w:p>
        </w:tc>
      </w:tr>
      <w:tr w:rsidR="003F1F5F" w:rsidRPr="003F1F5F" w14:paraId="6172FA9B" w14:textId="77777777" w:rsidTr="00D50604">
        <w:trPr>
          <w:trHeight w:val="993"/>
        </w:trPr>
        <w:tc>
          <w:tcPr>
            <w:tcW w:w="781" w:type="dxa"/>
            <w:vAlign w:val="bottom"/>
            <w:hideMark/>
          </w:tcPr>
          <w:p w14:paraId="22FA856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Никель</w:t>
            </w:r>
          </w:p>
        </w:tc>
        <w:tc>
          <w:tcPr>
            <w:tcW w:w="3190" w:type="dxa"/>
            <w:vAlign w:val="bottom"/>
            <w:hideMark/>
          </w:tcPr>
          <w:p w14:paraId="7FDCEC9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58 (</w:t>
            </w:r>
            <w:r w:rsidRPr="003F1F5F">
              <w:rPr>
                <w:rFonts w:ascii="Times New Roman" w:hAnsi="Times New Roman" w:cs="Times New Roman"/>
                <w:bCs/>
                <w:vertAlign w:val="superscript"/>
              </w:rPr>
              <w:t>58</w:t>
            </w:r>
            <w:r w:rsidRPr="003F1F5F">
              <w:rPr>
                <w:rFonts w:ascii="Times New Roman" w:hAnsi="Times New Roman" w:cs="Times New Roman"/>
                <w:bCs/>
              </w:rPr>
              <w:t>Фе), 60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59</w:t>
            </w:r>
            <w:r w:rsidRPr="003F1F5F">
              <w:rPr>
                <w:rFonts w:ascii="Times New Roman" w:hAnsi="Times New Roman" w:cs="Times New Roman"/>
                <w:bCs/>
              </w:rPr>
              <w:t xml:space="preserve">Cо, </w:t>
            </w:r>
            <w:r w:rsidRPr="003F1F5F">
              <w:rPr>
                <w:rFonts w:ascii="Times New Roman" w:hAnsi="Times New Roman" w:cs="Times New Roman"/>
                <w:bCs/>
                <w:vertAlign w:val="superscript"/>
              </w:rPr>
              <w:t>12</w:t>
            </w:r>
            <w:r w:rsidRPr="003F1F5F">
              <w:rPr>
                <w:rFonts w:ascii="Times New Roman" w:hAnsi="Times New Roman" w:cs="Times New Roman"/>
                <w:bCs/>
              </w:rPr>
              <w:t>C</w:t>
            </w:r>
            <w:r w:rsidRPr="003F1F5F">
              <w:rPr>
                <w:rFonts w:ascii="Times New Roman" w:hAnsi="Times New Roman" w:cs="Times New Roman"/>
                <w:bCs/>
                <w:vertAlign w:val="superscript"/>
              </w:rPr>
              <w:t>48</w:t>
            </w:r>
            <w:r w:rsidRPr="003F1F5F">
              <w:rPr>
                <w:rFonts w:ascii="Times New Roman" w:hAnsi="Times New Roman" w:cs="Times New Roman"/>
                <w:bCs/>
              </w:rPr>
              <w:t>Ти)</w:t>
            </w:r>
          </w:p>
        </w:tc>
        <w:tc>
          <w:tcPr>
            <w:tcW w:w="1206" w:type="dxa"/>
            <w:vAlign w:val="bottom"/>
            <w:hideMark/>
          </w:tcPr>
          <w:p w14:paraId="596DB98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 xml:space="preserve">Плазма ёки </w:t>
            </w:r>
            <w:r w:rsidRPr="003F1F5F">
              <w:rPr>
                <w:rFonts w:ascii="Times New Roman" w:hAnsi="Times New Roman" w:cs="Times New Roman"/>
                <w:highlight w:val="lightGray"/>
              </w:rPr>
              <w:t xml:space="preserve">вакуум интерфейсидан </w:t>
            </w:r>
            <w:r w:rsidRPr="003F1F5F">
              <w:rPr>
                <w:rFonts w:ascii="Times New Roman" w:hAnsi="Times New Roman" w:cs="Times New Roman"/>
              </w:rPr>
              <w:t>фон никель</w:t>
            </w:r>
          </w:p>
        </w:tc>
      </w:tr>
      <w:tr w:rsidR="003F1F5F" w:rsidRPr="003F1F5F" w14:paraId="0AB379D0" w14:textId="77777777" w:rsidTr="00D50604">
        <w:trPr>
          <w:trHeight w:val="1502"/>
        </w:trPr>
        <w:tc>
          <w:tcPr>
            <w:tcW w:w="781" w:type="dxa"/>
            <w:vAlign w:val="bottom"/>
            <w:hideMark/>
          </w:tcPr>
          <w:p w14:paraId="1304FD9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Селен</w:t>
            </w:r>
          </w:p>
        </w:tc>
        <w:tc>
          <w:tcPr>
            <w:tcW w:w="3190" w:type="dxa"/>
            <w:vAlign w:val="bottom"/>
            <w:hideMark/>
          </w:tcPr>
          <w:p w14:paraId="4181C8F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77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37</w:t>
            </w:r>
            <w:r w:rsidRPr="003F1F5F">
              <w:rPr>
                <w:rFonts w:ascii="Times New Roman" w:hAnsi="Times New Roman" w:cs="Times New Roman"/>
                <w:bCs/>
                <w:lang w:val="en-US"/>
              </w:rPr>
              <w:t>C</w:t>
            </w:r>
            <w:r w:rsidRPr="003F1F5F">
              <w:rPr>
                <w:rFonts w:ascii="Times New Roman" w:hAnsi="Times New Roman" w:cs="Times New Roman"/>
                <w:bCs/>
              </w:rPr>
              <w:t xml:space="preserve">л, </w:t>
            </w:r>
            <w:r w:rsidRPr="003F1F5F">
              <w:rPr>
                <w:rFonts w:ascii="Times New Roman" w:hAnsi="Times New Roman" w:cs="Times New Roman"/>
                <w:bCs/>
                <w:vertAlign w:val="superscript"/>
              </w:rPr>
              <w:t>40</w:t>
            </w:r>
            <w:r w:rsidRPr="003F1F5F">
              <w:rPr>
                <w:rFonts w:ascii="Times New Roman" w:hAnsi="Times New Roman" w:cs="Times New Roman"/>
                <w:bCs/>
                <w:lang w:val="en-US"/>
              </w:rPr>
              <w:t>C</w:t>
            </w:r>
            <w:r w:rsidRPr="003F1F5F">
              <w:rPr>
                <w:rFonts w:ascii="Times New Roman" w:hAnsi="Times New Roman" w:cs="Times New Roman"/>
                <w:bCs/>
              </w:rPr>
              <w:t>а</w:t>
            </w:r>
            <w:r w:rsidRPr="003F1F5F">
              <w:rPr>
                <w:rFonts w:ascii="Times New Roman" w:hAnsi="Times New Roman" w:cs="Times New Roman"/>
                <w:bCs/>
                <w:vertAlign w:val="superscript"/>
              </w:rPr>
              <w:t>37</w:t>
            </w:r>
            <w:r w:rsidRPr="003F1F5F">
              <w:rPr>
                <w:rFonts w:ascii="Times New Roman" w:hAnsi="Times New Roman" w:cs="Times New Roman"/>
                <w:bCs/>
                <w:lang w:val="en-US"/>
              </w:rPr>
              <w:t>C</w:t>
            </w:r>
            <w:r w:rsidRPr="003F1F5F">
              <w:rPr>
                <w:rFonts w:ascii="Times New Roman" w:hAnsi="Times New Roman" w:cs="Times New Roman"/>
                <w:bCs/>
              </w:rPr>
              <w:t>л), 78 (</w:t>
            </w:r>
            <w:r w:rsidRPr="003F1F5F">
              <w:rPr>
                <w:rFonts w:ascii="Times New Roman" w:hAnsi="Times New Roman" w:cs="Times New Roman"/>
                <w:bCs/>
                <w:vertAlign w:val="superscript"/>
              </w:rPr>
              <w:t>78</w:t>
            </w:r>
            <w:r w:rsidRPr="003F1F5F">
              <w:rPr>
                <w:rFonts w:ascii="Times New Roman" w:hAnsi="Times New Roman" w:cs="Times New Roman"/>
                <w:bCs/>
              </w:rPr>
              <w:t xml:space="preserve">Кр,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37</w:t>
            </w:r>
            <w:r w:rsidRPr="003F1F5F">
              <w:rPr>
                <w:rFonts w:ascii="Times New Roman" w:hAnsi="Times New Roman" w:cs="Times New Roman"/>
                <w:bCs/>
                <w:lang w:val="en-US"/>
              </w:rPr>
              <w:t>C</w:t>
            </w:r>
            <w:r w:rsidRPr="003F1F5F">
              <w:rPr>
                <w:rFonts w:ascii="Times New Roman" w:hAnsi="Times New Roman" w:cs="Times New Roman"/>
                <w:bCs/>
              </w:rPr>
              <w:t xml:space="preserve">л, </w:t>
            </w:r>
            <w:r w:rsidRPr="003F1F5F">
              <w:rPr>
                <w:rFonts w:ascii="Times New Roman" w:hAnsi="Times New Roman" w:cs="Times New Roman"/>
                <w:bCs/>
                <w:vertAlign w:val="superscript"/>
              </w:rPr>
              <w:t>14</w:t>
            </w:r>
            <w:r w:rsidRPr="003F1F5F">
              <w:rPr>
                <w:rFonts w:ascii="Times New Roman" w:hAnsi="Times New Roman" w:cs="Times New Roman"/>
                <w:bCs/>
              </w:rPr>
              <w:t>Н</w:t>
            </w:r>
            <w:r w:rsidRPr="003F1F5F">
              <w:rPr>
                <w:rFonts w:ascii="Times New Roman" w:hAnsi="Times New Roman" w:cs="Times New Roman"/>
                <w:bCs/>
                <w:vertAlign w:val="superscript"/>
              </w:rPr>
              <w:t>64</w:t>
            </w:r>
            <w:r w:rsidRPr="003F1F5F">
              <w:rPr>
                <w:rFonts w:ascii="Times New Roman" w:hAnsi="Times New Roman" w:cs="Times New Roman"/>
                <w:bCs/>
              </w:rPr>
              <w:t xml:space="preserve">Зн,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66</w:t>
            </w:r>
            <w:r w:rsidRPr="003F1F5F">
              <w:rPr>
                <w:rFonts w:ascii="Times New Roman" w:hAnsi="Times New Roman" w:cs="Times New Roman"/>
                <w:bCs/>
              </w:rPr>
              <w:t>Зн), 80 (</w:t>
            </w:r>
            <w:r w:rsidRPr="003F1F5F">
              <w:rPr>
                <w:rFonts w:ascii="Times New Roman" w:hAnsi="Times New Roman" w:cs="Times New Roman"/>
                <w:bCs/>
                <w:vertAlign w:val="superscript"/>
              </w:rPr>
              <w:t>80</w:t>
            </w:r>
            <w:r w:rsidRPr="003F1F5F">
              <w:rPr>
                <w:rFonts w:ascii="Times New Roman" w:hAnsi="Times New Roman" w:cs="Times New Roman"/>
                <w:bCs/>
              </w:rPr>
              <w:t xml:space="preserve">Кр, </w:t>
            </w:r>
            <w:r w:rsidRPr="003F1F5F">
              <w:rPr>
                <w:rFonts w:ascii="Times New Roman" w:hAnsi="Times New Roman" w:cs="Times New Roman"/>
                <w:bCs/>
                <w:vertAlign w:val="superscript"/>
              </w:rPr>
              <w:t>40</w:t>
            </w:r>
            <w:r w:rsidRPr="003F1F5F">
              <w:rPr>
                <w:rFonts w:ascii="Times New Roman" w:hAnsi="Times New Roman" w:cs="Times New Roman"/>
                <w:bCs/>
              </w:rPr>
              <w:t>Ар</w:t>
            </w:r>
            <w:r w:rsidRPr="003F1F5F">
              <w:rPr>
                <w:rFonts w:ascii="Times New Roman" w:hAnsi="Times New Roman" w:cs="Times New Roman"/>
                <w:bCs/>
                <w:vertAlign w:val="superscript"/>
              </w:rPr>
              <w:t>40</w:t>
            </w:r>
            <w:r w:rsidRPr="003F1F5F">
              <w:rPr>
                <w:rFonts w:ascii="Times New Roman" w:hAnsi="Times New Roman" w:cs="Times New Roman"/>
                <w:bCs/>
              </w:rPr>
              <w:t xml:space="preserve">Ар, </w:t>
            </w:r>
            <w:r w:rsidRPr="003F1F5F">
              <w:rPr>
                <w:rFonts w:ascii="Times New Roman" w:hAnsi="Times New Roman" w:cs="Times New Roman"/>
                <w:bCs/>
                <w:vertAlign w:val="superscript"/>
              </w:rPr>
              <w:t>40</w:t>
            </w:r>
            <w:r w:rsidRPr="003F1F5F">
              <w:rPr>
                <w:rFonts w:ascii="Times New Roman" w:hAnsi="Times New Roman" w:cs="Times New Roman"/>
                <w:bCs/>
                <w:lang w:val="en-US"/>
              </w:rPr>
              <w:t>C</w:t>
            </w:r>
            <w:r w:rsidRPr="003F1F5F">
              <w:rPr>
                <w:rFonts w:ascii="Times New Roman" w:hAnsi="Times New Roman" w:cs="Times New Roman"/>
                <w:bCs/>
              </w:rPr>
              <w:t>а</w:t>
            </w:r>
            <w:r w:rsidRPr="003F1F5F">
              <w:rPr>
                <w:rFonts w:ascii="Times New Roman" w:hAnsi="Times New Roman" w:cs="Times New Roman"/>
                <w:bCs/>
                <w:vertAlign w:val="superscript"/>
              </w:rPr>
              <w:t>40</w:t>
            </w:r>
            <w:r w:rsidRPr="003F1F5F">
              <w:rPr>
                <w:rFonts w:ascii="Times New Roman" w:hAnsi="Times New Roman" w:cs="Times New Roman"/>
                <w:bCs/>
              </w:rPr>
              <w:t>Ар), 82 (</w:t>
            </w:r>
            <w:r w:rsidRPr="003F1F5F">
              <w:rPr>
                <w:rFonts w:ascii="Times New Roman" w:hAnsi="Times New Roman" w:cs="Times New Roman"/>
                <w:bCs/>
                <w:vertAlign w:val="superscript"/>
              </w:rPr>
              <w:t>82</w:t>
            </w:r>
            <w:r w:rsidRPr="003F1F5F">
              <w:rPr>
                <w:rFonts w:ascii="Times New Roman" w:hAnsi="Times New Roman" w:cs="Times New Roman"/>
                <w:bCs/>
              </w:rPr>
              <w:t xml:space="preserve">Кр, </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66</w:t>
            </w:r>
            <w:r w:rsidRPr="003F1F5F">
              <w:rPr>
                <w:rFonts w:ascii="Times New Roman" w:hAnsi="Times New Roman" w:cs="Times New Roman"/>
                <w:bCs/>
              </w:rPr>
              <w:t>Зн)</w:t>
            </w:r>
          </w:p>
        </w:tc>
        <w:tc>
          <w:tcPr>
            <w:tcW w:w="1206" w:type="dxa"/>
            <w:vAlign w:val="bottom"/>
            <w:hideMark/>
          </w:tcPr>
          <w:p w14:paraId="2B08C67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Суюқ аргон таркибидаги криптон (78 Кр: 0,4%, 80Кр: 2,3%, 82Кр: 12%)</w:t>
            </w:r>
          </w:p>
        </w:tc>
      </w:tr>
      <w:tr w:rsidR="003F1F5F" w:rsidRPr="003F1F5F" w14:paraId="5B873574" w14:textId="77777777" w:rsidTr="00D50604">
        <w:trPr>
          <w:trHeight w:val="508"/>
        </w:trPr>
        <w:tc>
          <w:tcPr>
            <w:tcW w:w="781" w:type="dxa"/>
            <w:vAlign w:val="bottom"/>
            <w:hideMark/>
          </w:tcPr>
          <w:p w14:paraId="2254D03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Қалай</w:t>
            </w:r>
          </w:p>
        </w:tc>
        <w:tc>
          <w:tcPr>
            <w:tcW w:w="3190" w:type="dxa"/>
            <w:vAlign w:val="bottom"/>
            <w:hideMark/>
          </w:tcPr>
          <w:p w14:paraId="2AC4BBE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116 (</w:t>
            </w:r>
            <w:r w:rsidRPr="003F1F5F">
              <w:rPr>
                <w:rFonts w:ascii="Times New Roman" w:hAnsi="Times New Roman" w:cs="Times New Roman"/>
                <w:bCs/>
                <w:vertAlign w:val="superscript"/>
              </w:rPr>
              <w:t>116</w:t>
            </w:r>
            <w:r w:rsidRPr="003F1F5F">
              <w:rPr>
                <w:rFonts w:ascii="Times New Roman" w:hAnsi="Times New Roman" w:cs="Times New Roman"/>
                <w:bCs/>
              </w:rPr>
              <w:t xml:space="preserve">Cд, </w:t>
            </w:r>
            <w:r w:rsidRPr="003F1F5F">
              <w:rPr>
                <w:rFonts w:ascii="Times New Roman" w:hAnsi="Times New Roman" w:cs="Times New Roman"/>
                <w:bCs/>
                <w:vertAlign w:val="superscript"/>
              </w:rPr>
              <w:t>1</w:t>
            </w:r>
            <w:r w:rsidRPr="003F1F5F">
              <w:rPr>
                <w:rFonts w:ascii="Times New Roman" w:hAnsi="Times New Roman" w:cs="Times New Roman"/>
                <w:bCs/>
              </w:rPr>
              <w:t>Ҳ</w:t>
            </w:r>
            <w:r w:rsidRPr="003F1F5F">
              <w:rPr>
                <w:rFonts w:ascii="Times New Roman" w:hAnsi="Times New Roman" w:cs="Times New Roman"/>
                <w:bCs/>
                <w:vertAlign w:val="superscript"/>
              </w:rPr>
              <w:t>115</w:t>
            </w:r>
            <w:r w:rsidRPr="003F1F5F">
              <w:rPr>
                <w:rFonts w:ascii="Times New Roman" w:hAnsi="Times New Roman" w:cs="Times New Roman"/>
                <w:bCs/>
              </w:rPr>
              <w:t>Ин), 118, 120</w:t>
            </w:r>
          </w:p>
        </w:tc>
        <w:tc>
          <w:tcPr>
            <w:tcW w:w="1206" w:type="dxa"/>
            <w:vAlign w:val="bottom"/>
            <w:hideMark/>
          </w:tcPr>
          <w:p w14:paraId="5869524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Таркибий қисм ёки аралашма</w:t>
            </w:r>
          </w:p>
        </w:tc>
      </w:tr>
      <w:tr w:rsidR="003F1F5F" w:rsidRPr="003F1F5F" w14:paraId="03381506" w14:textId="77777777" w:rsidTr="00D50604">
        <w:trPr>
          <w:trHeight w:val="1059"/>
        </w:trPr>
        <w:tc>
          <w:tcPr>
            <w:tcW w:w="781" w:type="dxa"/>
            <w:vAlign w:val="bottom"/>
            <w:hideMark/>
          </w:tcPr>
          <w:p w14:paraId="6D1A890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Титан</w:t>
            </w:r>
          </w:p>
        </w:tc>
        <w:tc>
          <w:tcPr>
            <w:tcW w:w="3190" w:type="dxa"/>
            <w:vAlign w:val="bottom"/>
            <w:hideMark/>
          </w:tcPr>
          <w:p w14:paraId="2E08460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46 (</w:t>
            </w:r>
            <w:r w:rsidRPr="003F1F5F">
              <w:rPr>
                <w:rFonts w:ascii="Times New Roman" w:hAnsi="Times New Roman" w:cs="Times New Roman"/>
                <w:bCs/>
                <w:vertAlign w:val="superscript"/>
              </w:rPr>
              <w:t>45</w:t>
            </w:r>
            <w:r w:rsidRPr="003F1F5F">
              <w:rPr>
                <w:rFonts w:ascii="Times New Roman" w:hAnsi="Times New Roman" w:cs="Times New Roman"/>
                <w:bCs/>
              </w:rPr>
              <w:t>С</w:t>
            </w:r>
            <w:r w:rsidRPr="003F1F5F">
              <w:rPr>
                <w:rFonts w:ascii="Times New Roman" w:hAnsi="Times New Roman" w:cs="Times New Roman"/>
                <w:bCs/>
                <w:lang w:val="en-US"/>
              </w:rPr>
              <w:t>c</w:t>
            </w:r>
            <w:r w:rsidRPr="003F1F5F">
              <w:rPr>
                <w:rFonts w:ascii="Times New Roman" w:hAnsi="Times New Roman" w:cs="Times New Roman"/>
                <w:bCs/>
                <w:vertAlign w:val="superscript"/>
              </w:rPr>
              <w:t>1</w:t>
            </w:r>
            <w:r w:rsidRPr="003F1F5F">
              <w:rPr>
                <w:rFonts w:ascii="Times New Roman" w:hAnsi="Times New Roman" w:cs="Times New Roman"/>
                <w:bCs/>
              </w:rPr>
              <w:t>Ҳ), 47 (</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31</w:t>
            </w:r>
            <w:r w:rsidRPr="003F1F5F">
              <w:rPr>
                <w:rFonts w:ascii="Times New Roman" w:hAnsi="Times New Roman" w:cs="Times New Roman"/>
                <w:bCs/>
              </w:rPr>
              <w:t xml:space="preserve">П, </w:t>
            </w:r>
            <w:r w:rsidRPr="003F1F5F">
              <w:rPr>
                <w:rFonts w:ascii="Times New Roman" w:hAnsi="Times New Roman" w:cs="Times New Roman"/>
                <w:bCs/>
                <w:vertAlign w:val="superscript"/>
              </w:rPr>
              <w:t>12</w:t>
            </w:r>
            <w:r w:rsidRPr="003F1F5F">
              <w:rPr>
                <w:rFonts w:ascii="Times New Roman" w:hAnsi="Times New Roman" w:cs="Times New Roman"/>
                <w:bCs/>
                <w:lang w:val="en-US"/>
              </w:rPr>
              <w:t>C</w:t>
            </w:r>
            <w:r w:rsidRPr="003F1F5F">
              <w:rPr>
                <w:rFonts w:ascii="Times New Roman" w:hAnsi="Times New Roman" w:cs="Times New Roman"/>
                <w:bCs/>
                <w:vertAlign w:val="superscript"/>
              </w:rPr>
              <w:t>35</w:t>
            </w:r>
            <w:r w:rsidRPr="003F1F5F">
              <w:rPr>
                <w:rFonts w:ascii="Times New Roman" w:hAnsi="Times New Roman" w:cs="Times New Roman"/>
                <w:bCs/>
                <w:lang w:val="en-US"/>
              </w:rPr>
              <w:t>C</w:t>
            </w:r>
            <w:r w:rsidRPr="003F1F5F">
              <w:rPr>
                <w:rFonts w:ascii="Times New Roman" w:hAnsi="Times New Roman" w:cs="Times New Roman"/>
                <w:bCs/>
              </w:rPr>
              <w:t>л), 48 (</w:t>
            </w:r>
            <w:r w:rsidRPr="003F1F5F">
              <w:rPr>
                <w:rFonts w:ascii="Times New Roman" w:hAnsi="Times New Roman" w:cs="Times New Roman"/>
                <w:bCs/>
                <w:vertAlign w:val="superscript"/>
              </w:rPr>
              <w:t>48</w:t>
            </w:r>
            <w:r w:rsidRPr="003F1F5F">
              <w:rPr>
                <w:rFonts w:ascii="Times New Roman" w:hAnsi="Times New Roman" w:cs="Times New Roman"/>
                <w:bCs/>
                <w:lang w:val="en-US"/>
              </w:rPr>
              <w:t>C</w:t>
            </w:r>
            <w:r w:rsidRPr="003F1F5F">
              <w:rPr>
                <w:rFonts w:ascii="Times New Roman" w:hAnsi="Times New Roman" w:cs="Times New Roman"/>
                <w:bCs/>
              </w:rPr>
              <w:t>а), 50 (</w:t>
            </w:r>
            <w:r w:rsidRPr="003F1F5F">
              <w:rPr>
                <w:rFonts w:ascii="Times New Roman" w:hAnsi="Times New Roman" w:cs="Times New Roman"/>
                <w:bCs/>
                <w:vertAlign w:val="superscript"/>
              </w:rPr>
              <w:t>50</w:t>
            </w:r>
            <w:r w:rsidRPr="003F1F5F">
              <w:rPr>
                <w:rFonts w:ascii="Times New Roman" w:hAnsi="Times New Roman" w:cs="Times New Roman"/>
                <w:bCs/>
                <w:lang w:val="en-US"/>
              </w:rPr>
              <w:t>C</w:t>
            </w:r>
            <w:r w:rsidRPr="003F1F5F">
              <w:rPr>
                <w:rFonts w:ascii="Times New Roman" w:hAnsi="Times New Roman" w:cs="Times New Roman"/>
                <w:bCs/>
              </w:rPr>
              <w:t>р)</w:t>
            </w:r>
          </w:p>
        </w:tc>
        <w:tc>
          <w:tcPr>
            <w:tcW w:w="1206" w:type="dxa"/>
            <w:vAlign w:val="bottom"/>
            <w:hideMark/>
          </w:tcPr>
          <w:p w14:paraId="0E73956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 xml:space="preserve">Аралашма; 48 ва 50 изотоплари одатда муҳитда </w:t>
            </w:r>
            <w:r w:rsidRPr="003F1F5F">
              <w:rPr>
                <w:rFonts w:ascii="Times New Roman" w:hAnsi="Times New Roman" w:cs="Times New Roman"/>
              </w:rPr>
              <w:lastRenderedPageBreak/>
              <w:t>синовлар учун мавжуд эмас</w:t>
            </w:r>
          </w:p>
        </w:tc>
      </w:tr>
      <w:tr w:rsidR="003F1F5F" w:rsidRPr="003F1F5F" w14:paraId="2AE25ED2" w14:textId="77777777" w:rsidTr="00D50604">
        <w:trPr>
          <w:trHeight w:val="757"/>
        </w:trPr>
        <w:tc>
          <w:tcPr>
            <w:tcW w:w="781" w:type="dxa"/>
            <w:vAlign w:val="bottom"/>
            <w:hideMark/>
          </w:tcPr>
          <w:p w14:paraId="198B30E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lastRenderedPageBreak/>
              <w:t>Ванадий</w:t>
            </w:r>
          </w:p>
        </w:tc>
        <w:tc>
          <w:tcPr>
            <w:tcW w:w="3190" w:type="dxa"/>
            <w:vAlign w:val="bottom"/>
            <w:hideMark/>
          </w:tcPr>
          <w:p w14:paraId="0BE0618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51 (</w:t>
            </w:r>
            <w:r w:rsidRPr="003F1F5F">
              <w:rPr>
                <w:rFonts w:ascii="Times New Roman" w:hAnsi="Times New Roman" w:cs="Times New Roman"/>
                <w:bCs/>
                <w:vertAlign w:val="superscript"/>
              </w:rPr>
              <w:t>16</w:t>
            </w:r>
            <w:r w:rsidRPr="003F1F5F">
              <w:rPr>
                <w:rFonts w:ascii="Times New Roman" w:hAnsi="Times New Roman" w:cs="Times New Roman"/>
                <w:bCs/>
              </w:rPr>
              <w:t>О</w:t>
            </w:r>
            <w:r w:rsidRPr="003F1F5F">
              <w:rPr>
                <w:rFonts w:ascii="Times New Roman" w:hAnsi="Times New Roman" w:cs="Times New Roman"/>
                <w:bCs/>
                <w:vertAlign w:val="superscript"/>
              </w:rPr>
              <w:t>35</w:t>
            </w:r>
            <w:r w:rsidRPr="003F1F5F">
              <w:rPr>
                <w:rFonts w:ascii="Times New Roman" w:hAnsi="Times New Roman" w:cs="Times New Roman"/>
                <w:bCs/>
                <w:lang w:val="en-US"/>
              </w:rPr>
              <w:t>C</w:t>
            </w:r>
            <w:r w:rsidRPr="003F1F5F">
              <w:rPr>
                <w:rFonts w:ascii="Times New Roman" w:hAnsi="Times New Roman" w:cs="Times New Roman"/>
                <w:bCs/>
              </w:rPr>
              <w:t xml:space="preserve">л, </w:t>
            </w:r>
            <w:r w:rsidRPr="003F1F5F">
              <w:rPr>
                <w:rFonts w:ascii="Times New Roman" w:hAnsi="Times New Roman" w:cs="Times New Roman"/>
                <w:bCs/>
                <w:vertAlign w:val="superscript"/>
              </w:rPr>
              <w:t>14</w:t>
            </w:r>
            <w:r w:rsidRPr="003F1F5F">
              <w:rPr>
                <w:rFonts w:ascii="Times New Roman" w:hAnsi="Times New Roman" w:cs="Times New Roman"/>
                <w:bCs/>
              </w:rPr>
              <w:t>Н</w:t>
            </w:r>
            <w:r w:rsidRPr="003F1F5F">
              <w:rPr>
                <w:rFonts w:ascii="Times New Roman" w:hAnsi="Times New Roman" w:cs="Times New Roman"/>
                <w:bCs/>
                <w:vertAlign w:val="superscript"/>
              </w:rPr>
              <w:t>37</w:t>
            </w:r>
            <w:r w:rsidRPr="003F1F5F">
              <w:rPr>
                <w:rFonts w:ascii="Times New Roman" w:hAnsi="Times New Roman" w:cs="Times New Roman"/>
                <w:bCs/>
                <w:lang w:val="en-US"/>
              </w:rPr>
              <w:t>C</w:t>
            </w:r>
            <w:r w:rsidRPr="003F1F5F">
              <w:rPr>
                <w:rFonts w:ascii="Times New Roman" w:hAnsi="Times New Roman" w:cs="Times New Roman"/>
                <w:bCs/>
              </w:rPr>
              <w:t>л)</w:t>
            </w:r>
          </w:p>
        </w:tc>
        <w:tc>
          <w:tcPr>
            <w:tcW w:w="1206" w:type="dxa"/>
            <w:vAlign w:val="bottom"/>
            <w:hideMark/>
          </w:tcPr>
          <w:p w14:paraId="3A09F3F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Муҳитда мавжуд бўлган хлор</w:t>
            </w:r>
          </w:p>
        </w:tc>
      </w:tr>
      <w:tr w:rsidR="003F1F5F" w:rsidRPr="003F1F5F" w14:paraId="5A22419C" w14:textId="77777777" w:rsidTr="00D50604">
        <w:trPr>
          <w:trHeight w:val="745"/>
        </w:trPr>
        <w:tc>
          <w:tcPr>
            <w:tcW w:w="781" w:type="dxa"/>
            <w:vAlign w:val="bottom"/>
            <w:hideMark/>
          </w:tcPr>
          <w:p w14:paraId="495C685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Рух</w:t>
            </w:r>
          </w:p>
        </w:tc>
        <w:tc>
          <w:tcPr>
            <w:tcW w:w="3190" w:type="dxa"/>
            <w:vAlign w:val="bottom"/>
            <w:hideMark/>
          </w:tcPr>
          <w:p w14:paraId="791AD6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64 (</w:t>
            </w:r>
            <w:r w:rsidRPr="003F1F5F">
              <w:rPr>
                <w:rFonts w:ascii="Times New Roman" w:hAnsi="Times New Roman" w:cs="Times New Roman"/>
                <w:bCs/>
                <w:vertAlign w:val="superscript"/>
              </w:rPr>
              <w:t>32</w:t>
            </w:r>
            <w:r w:rsidRPr="003F1F5F">
              <w:rPr>
                <w:rFonts w:ascii="Times New Roman" w:hAnsi="Times New Roman" w:cs="Times New Roman"/>
                <w:bCs/>
              </w:rPr>
              <w:t>С</w:t>
            </w:r>
            <w:r w:rsidRPr="003F1F5F">
              <w:rPr>
                <w:rFonts w:ascii="Times New Roman" w:hAnsi="Times New Roman" w:cs="Times New Roman"/>
                <w:bCs/>
                <w:vertAlign w:val="superscript"/>
              </w:rPr>
              <w:t>32</w:t>
            </w:r>
            <w:r w:rsidRPr="003F1F5F">
              <w:rPr>
                <w:rFonts w:ascii="Times New Roman" w:hAnsi="Times New Roman" w:cs="Times New Roman"/>
                <w:bCs/>
              </w:rPr>
              <w:t>С), 66 (</w:t>
            </w:r>
            <w:r w:rsidRPr="003F1F5F">
              <w:rPr>
                <w:rFonts w:ascii="Times New Roman" w:hAnsi="Times New Roman" w:cs="Times New Roman"/>
                <w:bCs/>
                <w:vertAlign w:val="superscript"/>
              </w:rPr>
              <w:t>32</w:t>
            </w:r>
            <w:r w:rsidRPr="003F1F5F">
              <w:rPr>
                <w:rFonts w:ascii="Times New Roman" w:hAnsi="Times New Roman" w:cs="Times New Roman"/>
                <w:bCs/>
              </w:rPr>
              <w:t>С</w:t>
            </w:r>
            <w:r w:rsidRPr="003F1F5F">
              <w:rPr>
                <w:rFonts w:ascii="Times New Roman" w:hAnsi="Times New Roman" w:cs="Times New Roman"/>
                <w:bCs/>
                <w:vertAlign w:val="superscript"/>
              </w:rPr>
              <w:t>34</w:t>
            </w:r>
            <w:r w:rsidRPr="003F1F5F">
              <w:rPr>
                <w:rFonts w:ascii="Times New Roman" w:hAnsi="Times New Roman" w:cs="Times New Roman"/>
                <w:bCs/>
              </w:rPr>
              <w:t>С)</w:t>
            </w:r>
          </w:p>
        </w:tc>
        <w:tc>
          <w:tcPr>
            <w:tcW w:w="1206" w:type="dxa"/>
            <w:vAlign w:val="bottom"/>
            <w:hideMark/>
          </w:tcPr>
          <w:p w14:paraId="15B4F4D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Муҳитда мавжуд бўлган олтингугурт</w:t>
            </w:r>
          </w:p>
        </w:tc>
      </w:tr>
    </w:tbl>
    <w:p w14:paraId="6F3BE585" w14:textId="77777777" w:rsidR="003F1F5F" w:rsidRPr="003F1F5F" w:rsidRDefault="003F1F5F" w:rsidP="003F1F5F">
      <w:pPr>
        <w:spacing w:after="0" w:line="240" w:lineRule="auto"/>
        <w:jc w:val="both"/>
        <w:rPr>
          <w:rFonts w:ascii="Times New Roman" w:hAnsi="Times New Roman" w:cs="Times New Roman"/>
        </w:rPr>
      </w:pPr>
    </w:p>
    <w:p w14:paraId="67E11613"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Кўп атомли </w:t>
      </w:r>
      <w:r w:rsidRPr="003F1F5F">
        <w:rPr>
          <w:rFonts w:ascii="Times New Roman" w:hAnsi="Times New Roman" w:cs="Times New Roman"/>
          <w:highlight w:val="lightGray"/>
        </w:rPr>
        <w:t xml:space="preserve">халақитлар </w:t>
      </w:r>
      <w:r w:rsidRPr="003F1F5F">
        <w:rPr>
          <w:rFonts w:ascii="Times New Roman" w:hAnsi="Times New Roman" w:cs="Times New Roman"/>
          <w:highlight w:val="magenta"/>
        </w:rPr>
        <w:t xml:space="preserve">ва спектрал қопламалар </w:t>
      </w:r>
      <w:r w:rsidRPr="003F1F5F">
        <w:rPr>
          <w:rFonts w:ascii="Times New Roman" w:hAnsi="Times New Roman" w:cs="Times New Roman"/>
        </w:rPr>
        <w:t xml:space="preserve">тўқнашув ёки реакция ячейкалари технологияси ёрдамида кучсизлантирилади. </w:t>
      </w:r>
      <w:r w:rsidRPr="003F1F5F">
        <w:rPr>
          <w:rFonts w:ascii="Times New Roman" w:hAnsi="Times New Roman" w:cs="Times New Roman"/>
          <w:highlight w:val="lightGray"/>
        </w:rPr>
        <w:t xml:space="preserve">Тўқнашув </w:t>
      </w:r>
      <w:r w:rsidRPr="003F1F5F">
        <w:rPr>
          <w:rFonts w:ascii="Times New Roman" w:hAnsi="Times New Roman" w:cs="Times New Roman"/>
        </w:rPr>
        <w:t xml:space="preserve">ёки реакцион ячейкалар масс-спектрометрнинг ион линзасининг таркибий қисмлари ҳисобланади. Аслида, улар инерт (гелий, водород) </w:t>
      </w:r>
      <w:r w:rsidRPr="003F1F5F">
        <w:rPr>
          <w:rFonts w:ascii="Times New Roman" w:hAnsi="Times New Roman" w:cs="Times New Roman"/>
          <w:highlight w:val="lightGray"/>
        </w:rPr>
        <w:t xml:space="preserve">ёки </w:t>
      </w:r>
      <w:r w:rsidRPr="003F1F5F">
        <w:rPr>
          <w:rFonts w:ascii="Times New Roman" w:hAnsi="Times New Roman" w:cs="Times New Roman"/>
          <w:highlight w:val="magenta"/>
        </w:rPr>
        <w:t xml:space="preserve">реакцион </w:t>
      </w:r>
      <w:r w:rsidRPr="003F1F5F">
        <w:rPr>
          <w:rFonts w:ascii="Times New Roman" w:hAnsi="Times New Roman" w:cs="Times New Roman"/>
        </w:rPr>
        <w:t xml:space="preserve">(кислород, аммиак) газ билан тўлдирилган кўп қутбли ионли йўналтирувчилардир. Инерт газдан фойдаланилганда, маълумотларни йиғиш режими </w:t>
      </w:r>
      <w:r w:rsidRPr="003F1F5F">
        <w:rPr>
          <w:rFonts w:ascii="Times New Roman" w:hAnsi="Times New Roman" w:cs="Times New Roman"/>
          <w:bCs/>
          <w:highlight w:val="magenta"/>
        </w:rPr>
        <w:t>кинетик энергия дискриминацияси (</w:t>
      </w:r>
      <w:r w:rsidRPr="003F1F5F">
        <w:rPr>
          <w:rFonts w:ascii="Times New Roman" w:hAnsi="Times New Roman" w:cs="Times New Roman"/>
          <w:bCs/>
          <w:highlight w:val="magenta"/>
          <w:lang w:val="en-US"/>
        </w:rPr>
        <w:t>kinetic</w:t>
      </w:r>
      <w:r w:rsidRPr="003F1F5F">
        <w:rPr>
          <w:rFonts w:ascii="Times New Roman" w:hAnsi="Times New Roman" w:cs="Times New Roman"/>
          <w:bCs/>
          <w:highlight w:val="magenta"/>
        </w:rPr>
        <w:t xml:space="preserve"> </w:t>
      </w:r>
      <w:r w:rsidRPr="003F1F5F">
        <w:rPr>
          <w:rFonts w:ascii="Times New Roman" w:hAnsi="Times New Roman" w:cs="Times New Roman"/>
          <w:bCs/>
          <w:highlight w:val="magenta"/>
          <w:lang w:val="en-US"/>
        </w:rPr>
        <w:t>energy</w:t>
      </w:r>
      <w:r w:rsidRPr="003F1F5F">
        <w:rPr>
          <w:rFonts w:ascii="Times New Roman" w:hAnsi="Times New Roman" w:cs="Times New Roman"/>
          <w:bCs/>
          <w:highlight w:val="magenta"/>
        </w:rPr>
        <w:t xml:space="preserve"> </w:t>
      </w:r>
      <w:r w:rsidRPr="003F1F5F">
        <w:rPr>
          <w:rFonts w:ascii="Times New Roman" w:hAnsi="Times New Roman" w:cs="Times New Roman"/>
          <w:bCs/>
          <w:highlight w:val="magenta"/>
          <w:lang w:val="en-US"/>
        </w:rPr>
        <w:t>discrimination</w:t>
      </w:r>
      <w:r w:rsidRPr="003F1F5F">
        <w:rPr>
          <w:rFonts w:ascii="Times New Roman" w:hAnsi="Times New Roman" w:cs="Times New Roman"/>
          <w:bCs/>
          <w:highlight w:val="magenta"/>
        </w:rPr>
        <w:t xml:space="preserve">, </w:t>
      </w:r>
      <w:r w:rsidRPr="003F1F5F">
        <w:rPr>
          <w:rFonts w:ascii="Times New Roman" w:hAnsi="Times New Roman" w:cs="Times New Roman"/>
          <w:bCs/>
        </w:rPr>
        <w:t xml:space="preserve">КЕД) дейилади. Агар </w:t>
      </w:r>
      <w:r w:rsidRPr="003F1F5F">
        <w:rPr>
          <w:rFonts w:ascii="Times New Roman" w:hAnsi="Times New Roman" w:cs="Times New Roman"/>
          <w:highlight w:val="magenta"/>
        </w:rPr>
        <w:t xml:space="preserve">реакцион </w:t>
      </w:r>
      <w:r w:rsidRPr="003F1F5F">
        <w:rPr>
          <w:rFonts w:ascii="Times New Roman" w:hAnsi="Times New Roman" w:cs="Times New Roman"/>
        </w:rPr>
        <w:t xml:space="preserve">газ ишлатилса, маълумотларни йиғиш режими </w:t>
      </w:r>
      <w:r w:rsidRPr="003F1F5F">
        <w:rPr>
          <w:rFonts w:ascii="Times New Roman" w:hAnsi="Times New Roman" w:cs="Times New Roman"/>
          <w:bCs/>
          <w:highlight w:val="magenta"/>
        </w:rPr>
        <w:t>динамик реакцион ячейка (</w:t>
      </w:r>
      <w:r w:rsidRPr="003F1F5F">
        <w:rPr>
          <w:rFonts w:ascii="Times New Roman" w:hAnsi="Times New Roman" w:cs="Times New Roman"/>
          <w:bCs/>
          <w:highlight w:val="magenta"/>
          <w:lang w:val="en-US"/>
        </w:rPr>
        <w:t>dynamic</w:t>
      </w:r>
      <w:r w:rsidRPr="003F1F5F">
        <w:rPr>
          <w:rFonts w:ascii="Times New Roman" w:hAnsi="Times New Roman" w:cs="Times New Roman"/>
          <w:bCs/>
          <w:highlight w:val="magenta"/>
        </w:rPr>
        <w:t xml:space="preserve"> </w:t>
      </w:r>
      <w:r w:rsidRPr="003F1F5F">
        <w:rPr>
          <w:rFonts w:ascii="Times New Roman" w:hAnsi="Times New Roman" w:cs="Times New Roman"/>
          <w:bCs/>
          <w:highlight w:val="magenta"/>
          <w:lang w:val="en-US"/>
        </w:rPr>
        <w:t>reaction</w:t>
      </w:r>
      <w:r w:rsidRPr="003F1F5F">
        <w:rPr>
          <w:rFonts w:ascii="Times New Roman" w:hAnsi="Times New Roman" w:cs="Times New Roman"/>
          <w:bCs/>
          <w:highlight w:val="magenta"/>
        </w:rPr>
        <w:t xml:space="preserve"> </w:t>
      </w:r>
      <w:r w:rsidRPr="003F1F5F">
        <w:rPr>
          <w:rFonts w:ascii="Times New Roman" w:hAnsi="Times New Roman" w:cs="Times New Roman"/>
          <w:bCs/>
          <w:highlight w:val="magenta"/>
          <w:lang w:val="en-US"/>
        </w:rPr>
        <w:t>cell</w:t>
      </w:r>
      <w:r w:rsidRPr="003F1F5F">
        <w:rPr>
          <w:rFonts w:ascii="Times New Roman" w:hAnsi="Times New Roman" w:cs="Times New Roman"/>
          <w:bCs/>
          <w:highlight w:val="magenta"/>
        </w:rPr>
        <w:t xml:space="preserve">, </w:t>
      </w:r>
      <w:r w:rsidRPr="003F1F5F">
        <w:rPr>
          <w:rFonts w:ascii="Times New Roman" w:hAnsi="Times New Roman" w:cs="Times New Roman"/>
          <w:bCs/>
        </w:rPr>
        <w:t xml:space="preserve">ДРC) ҳисобланади. Мақсад кўп атомли ионнинг физик ёки кимёвий хоссаларидан фойдаланиб, унинг массасини камайтириш ёки нейтраллаштириш орқали кўп атомли ионни элемент ионидан ажратишдир. Агар ион линза иккита ион йўналтирувчи ва масса дискриминацияси учун квадрупол билан конфигурацияланган бўлса, у "уч карра квадрупол" конфигурацияси деб аталади. Уч карра квадруполга эга спектрометр битта ячейкада КЕД тажрибасини, кейин эса иккинчи ячейкада DRC тажрибасини ўтказиши мумкин. Одатда бу элементнинг барқарор оксидини ҳосил қилиш ва ионни 16 бирлик юқорида жойлашган массага ўтказиш учун амалга оширилади. Масалан, 80 а.б.м. массали селен изотопи 96 а.б.м. массали оксид сифатида ўлчанади ва </w:t>
      </w:r>
      <w:r w:rsidRPr="003F1F5F">
        <w:rPr>
          <w:rFonts w:ascii="Times New Roman" w:hAnsi="Times New Roman" w:cs="Times New Roman"/>
          <w:i/>
          <w:iCs/>
        </w:rPr>
        <w:t xml:space="preserve">7-жадвалда </w:t>
      </w:r>
      <w:r w:rsidRPr="003F1F5F">
        <w:rPr>
          <w:rFonts w:ascii="Times New Roman" w:hAnsi="Times New Roman" w:cs="Times New Roman"/>
          <w:bCs/>
        </w:rPr>
        <w:t xml:space="preserve">80Се учун санаб ўтилган халақитлардан холи </w:t>
      </w:r>
      <w:r w:rsidRPr="003F1F5F">
        <w:rPr>
          <w:rFonts w:ascii="Times New Roman" w:hAnsi="Times New Roman" w:cs="Times New Roman"/>
        </w:rPr>
        <w:t>бўлади.</w:t>
      </w:r>
    </w:p>
    <w:p w14:paraId="4118D35C" w14:textId="77777777" w:rsidR="003F1F5F" w:rsidRPr="003F1F5F" w:rsidRDefault="003F1F5F" w:rsidP="003F1F5F">
      <w:pPr>
        <w:spacing w:after="0" w:line="240" w:lineRule="auto"/>
        <w:jc w:val="both"/>
        <w:rPr>
          <w:rFonts w:ascii="Times New Roman" w:hAnsi="Times New Roman" w:cs="Times New Roman"/>
        </w:rPr>
      </w:pPr>
    </w:p>
    <w:p w14:paraId="70713EF2"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Умуман олганда, ячейкани газ билан тўлдириш сигнал/фон нисбатини сезиларли даражада яхшилайди, аммо одатда аналитнинг барча ўлчовларини ҳисоблаш тезлигини пасайтиради. Замонавий тизимлар буни таҳлил цикли давомида маълумотларни йиғиш режимини тез ўзгартириш ёки маълумотларни йиғиш режимларини алмаштириш ва намуналарни кетма-кет таҳлил қилиш орқали бартараф этади.</w:t>
      </w:r>
    </w:p>
    <w:p w14:paraId="4388B18A" w14:textId="77777777" w:rsidR="003F1F5F" w:rsidRPr="003F1F5F" w:rsidRDefault="003F1F5F" w:rsidP="003F1F5F">
      <w:pPr>
        <w:spacing w:after="0" w:line="240" w:lineRule="auto"/>
        <w:jc w:val="both"/>
        <w:rPr>
          <w:rFonts w:ascii="Times New Roman" w:hAnsi="Times New Roman" w:cs="Times New Roman"/>
        </w:rPr>
      </w:pPr>
    </w:p>
    <w:p w14:paraId="6E0FDD10" w14:textId="77777777" w:rsidR="003F1F5F" w:rsidRPr="003F1F5F" w:rsidRDefault="003F1F5F" w:rsidP="003F1F5F">
      <w:pPr>
        <w:spacing w:after="0" w:line="240" w:lineRule="auto"/>
        <w:jc w:val="both"/>
        <w:rPr>
          <w:rFonts w:ascii="Times New Roman" w:hAnsi="Times New Roman" w:cs="Times New Roman"/>
        </w:rPr>
      </w:pPr>
    </w:p>
    <w:p w14:paraId="71A09829"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Тўғридан-тўғри элементлараро </w:t>
      </w:r>
      <w:r w:rsidRPr="003F1F5F">
        <w:rPr>
          <w:rFonts w:ascii="Times New Roman" w:hAnsi="Times New Roman" w:cs="Times New Roman"/>
          <w:highlight w:val="lightGray"/>
        </w:rPr>
        <w:t>изобарик тўсиқлар</w:t>
      </w:r>
      <w:r w:rsidRPr="003F1F5F">
        <w:rPr>
          <w:rFonts w:ascii="Times New Roman" w:hAnsi="Times New Roman" w:cs="Times New Roman"/>
        </w:rPr>
        <w:t xml:space="preserve"> ҳолатида, ечим бу массани ўлчашдан воз кечиш, элементлараро тузатишдан фойдаланиш ёки юқори аниқликдаги масс-спектрометрни қўллашдир. </w:t>
      </w:r>
      <w:r w:rsidRPr="003F1F5F">
        <w:rPr>
          <w:rFonts w:ascii="Times New Roman" w:hAnsi="Times New Roman" w:cs="Times New Roman"/>
          <w:highlight w:val="lightGray"/>
        </w:rPr>
        <w:t xml:space="preserve">Юқори аниқликдаги масс-спектрометр элемент изотопини кўпчилик полиатом ва изобарик тўсиқлардан асосий даражада ажрата олади. </w:t>
      </w:r>
      <w:r w:rsidRPr="003F1F5F">
        <w:rPr>
          <w:rFonts w:ascii="Times New Roman" w:hAnsi="Times New Roman" w:cs="Times New Roman"/>
          <w:highlight w:val="magenta"/>
        </w:rPr>
        <w:t>Юқори аниқликдаги масс-спектрометр элемент изотопларини кўпчилик полиатом ва изобарик аралашмалардан асосий чизиқ даражасида ажратиб олишга қодир.</w:t>
      </w:r>
    </w:p>
    <w:p w14:paraId="38FA45B8" w14:textId="77777777" w:rsidR="003F1F5F" w:rsidRPr="003F1F5F" w:rsidRDefault="003F1F5F" w:rsidP="003F1F5F">
      <w:pPr>
        <w:spacing w:after="0" w:line="240" w:lineRule="auto"/>
        <w:jc w:val="both"/>
        <w:rPr>
          <w:rFonts w:ascii="Times New Roman" w:hAnsi="Times New Roman" w:cs="Times New Roman"/>
        </w:rPr>
      </w:pPr>
    </w:p>
    <w:p w14:paraId="7451822D"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УСУЛ ТАВСИФИ</w:t>
      </w:r>
    </w:p>
    <w:p w14:paraId="75FBEC7C"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Мос келадиган </w:t>
      </w:r>
      <w:r w:rsidRPr="003F1F5F">
        <w:rPr>
          <w:rFonts w:ascii="Times New Roman" w:hAnsi="Times New Roman" w:cs="Times New Roman"/>
          <w:highlight w:val="lightGray"/>
        </w:rPr>
        <w:t xml:space="preserve">стандарт препарат </w:t>
      </w:r>
      <w:r w:rsidRPr="003F1F5F">
        <w:rPr>
          <w:rFonts w:ascii="Times New Roman" w:hAnsi="Times New Roman" w:cs="Times New Roman"/>
          <w:highlight w:val="magenta"/>
        </w:rPr>
        <w:t xml:space="preserve">ёки стандарт намунани, </w:t>
      </w:r>
      <w:r w:rsidRPr="003F1F5F">
        <w:rPr>
          <w:rFonts w:ascii="Times New Roman" w:hAnsi="Times New Roman" w:cs="Times New Roman"/>
        </w:rPr>
        <w:t xml:space="preserve">суюлтириш ва асбобни созлаш параметрларини аниқлагандан сўнг, аналитик техниканинг имкониятларини тушуниш ва баҳолаш учун усулнинг хусусиятлари бўйича тажрибалар ўтказиш лозим. Одатда, калибрлаш стандартларининг чизиқлилиги, аниқлаш ва миқдорий аниқлаш чегаралари, аниқлик, претсизионлик ҳамда </w:t>
      </w:r>
      <w:r w:rsidRPr="003F1F5F">
        <w:rPr>
          <w:rFonts w:ascii="Times New Roman" w:hAnsi="Times New Roman" w:cs="Times New Roman"/>
          <w:highlight w:val="magenta"/>
        </w:rPr>
        <w:t xml:space="preserve">барқарорлик (робастлик) </w:t>
      </w:r>
      <w:r w:rsidRPr="003F1F5F">
        <w:rPr>
          <w:rFonts w:ascii="Times New Roman" w:hAnsi="Times New Roman" w:cs="Times New Roman"/>
        </w:rPr>
        <w:t xml:space="preserve">каби </w:t>
      </w:r>
      <w:r w:rsidRPr="003F1F5F">
        <w:rPr>
          <w:rFonts w:ascii="Times New Roman" w:hAnsi="Times New Roman" w:cs="Times New Roman"/>
          <w:highlight w:val="magenta"/>
        </w:rPr>
        <w:t xml:space="preserve">ишончлилик </w:t>
      </w:r>
      <w:r w:rsidRPr="003F1F5F">
        <w:rPr>
          <w:rFonts w:ascii="Times New Roman" w:hAnsi="Times New Roman" w:cs="Times New Roman"/>
        </w:rPr>
        <w:t xml:space="preserve">аналитик кўрсаткичлари баҳоланади. Намуна матрицаси қўшилган эритмалардан фойдаланиш усулнинг реал шароитлардаги имкониятларини аниқ баҳолаш учун ҳал қилувчи аҳамиятга эга. </w:t>
      </w:r>
      <w:r w:rsidRPr="003F1F5F">
        <w:rPr>
          <w:rFonts w:ascii="Times New Roman" w:hAnsi="Times New Roman" w:cs="Times New Roman"/>
          <w:i/>
          <w:iCs/>
        </w:rPr>
        <w:t xml:space="preserve">"Плазма спектрокимёси" </w:t>
      </w:r>
      <w:r w:rsidRPr="003F1F5F">
        <w:rPr>
          <w:rFonts w:ascii="MS Gothic" w:eastAsia="MS Gothic" w:hAnsi="MS Gothic" w:cs="MS Gothic" w:hint="eastAsia"/>
          <w:i/>
          <w:iCs/>
        </w:rPr>
        <w:t>〈</w:t>
      </w:r>
      <w:r w:rsidRPr="003F1F5F">
        <w:rPr>
          <w:rFonts w:ascii="Times New Roman" w:hAnsi="Times New Roman" w:cs="Times New Roman"/>
          <w:i/>
          <w:iCs/>
        </w:rPr>
        <w:t>730</w:t>
      </w:r>
      <w:r w:rsidRPr="003F1F5F">
        <w:rPr>
          <w:rFonts w:ascii="MS Gothic" w:eastAsia="MS Gothic" w:hAnsi="MS Gothic" w:cs="MS Gothic" w:hint="eastAsia"/>
          <w:i/>
          <w:iCs/>
        </w:rPr>
        <w:t>〉</w:t>
      </w:r>
      <w:r w:rsidRPr="003F1F5F">
        <w:rPr>
          <w:rFonts w:ascii="Times New Roman" w:hAnsi="Times New Roman" w:cs="Times New Roman"/>
          <w:i/>
          <w:iCs/>
        </w:rPr>
        <w:t xml:space="preserve"> </w:t>
      </w:r>
      <w:r w:rsidRPr="003F1F5F">
        <w:rPr>
          <w:rFonts w:ascii="Times New Roman" w:hAnsi="Times New Roman" w:cs="Times New Roman"/>
        </w:rPr>
        <w:t xml:space="preserve">ва </w:t>
      </w:r>
      <w:r w:rsidRPr="003F1F5F">
        <w:rPr>
          <w:rFonts w:ascii="Times New Roman" w:hAnsi="Times New Roman" w:cs="Times New Roman"/>
          <w:i/>
          <w:iCs/>
        </w:rPr>
        <w:t xml:space="preserve">"Фармакопея процедуралари валидатсияси" </w:t>
      </w:r>
      <w:r w:rsidRPr="003F1F5F">
        <w:rPr>
          <w:rFonts w:ascii="MS Gothic" w:eastAsia="MS Gothic" w:hAnsi="MS Gothic" w:cs="MS Gothic" w:hint="eastAsia"/>
          <w:i/>
          <w:iCs/>
        </w:rPr>
        <w:t>〈</w:t>
      </w:r>
      <w:r w:rsidRPr="003F1F5F">
        <w:rPr>
          <w:rFonts w:ascii="Times New Roman" w:hAnsi="Times New Roman" w:cs="Times New Roman"/>
          <w:i/>
          <w:iCs/>
        </w:rPr>
        <w:t>1225</w:t>
      </w:r>
      <w:r w:rsidRPr="003F1F5F">
        <w:rPr>
          <w:rFonts w:ascii="MS Gothic" w:eastAsia="MS Gothic" w:hAnsi="MS Gothic" w:cs="MS Gothic" w:hint="eastAsia"/>
          <w:i/>
          <w:iCs/>
        </w:rPr>
        <w:t>〉</w:t>
      </w:r>
      <w:r w:rsidRPr="003F1F5F">
        <w:rPr>
          <w:rFonts w:ascii="Times New Roman" w:hAnsi="Times New Roman" w:cs="Times New Roman"/>
          <w:i/>
          <w:iCs/>
        </w:rPr>
        <w:t xml:space="preserve"> </w:t>
      </w:r>
      <w:r w:rsidRPr="003F1F5F">
        <w:rPr>
          <w:rFonts w:ascii="Times New Roman" w:hAnsi="Times New Roman" w:cs="Times New Roman"/>
        </w:rPr>
        <w:t xml:space="preserve">ҳужжатларида из элементларини аниқлаш усулларини тавсифлаш процедуралари бўйича тавсиялар, жумладан, аралашмаларни таҳлил қилиш ва </w:t>
      </w:r>
      <w:r w:rsidRPr="003F1F5F">
        <w:rPr>
          <w:rFonts w:ascii="Times New Roman" w:hAnsi="Times New Roman" w:cs="Times New Roman"/>
          <w:highlight w:val="magenta"/>
        </w:rPr>
        <w:t xml:space="preserve">миқдорий аниқлаш </w:t>
      </w:r>
      <w:r w:rsidRPr="003F1F5F">
        <w:rPr>
          <w:rFonts w:ascii="Times New Roman" w:hAnsi="Times New Roman" w:cs="Times New Roman"/>
        </w:rPr>
        <w:t xml:space="preserve">учун аналитик самарадорлик талабларидаги фарқларни муҳокама қилиш </w:t>
      </w:r>
      <w:r w:rsidRPr="003F1F5F">
        <w:rPr>
          <w:rFonts w:ascii="Times New Roman" w:hAnsi="Times New Roman" w:cs="Times New Roman"/>
        </w:rPr>
        <w:lastRenderedPageBreak/>
        <w:t>келтирилган. Улар тайёрланиши керак бўлган қўшимчасиз ва қўшимчали намуналар сонини, шунингдек, эътиборга олиниши лозим бўлган тавсия этилган мезонларни ўз ичига олади.</w:t>
      </w:r>
    </w:p>
    <w:p w14:paraId="5CAC3FDD" w14:textId="77777777" w:rsidR="003F1F5F" w:rsidRPr="003F1F5F" w:rsidRDefault="003F1F5F" w:rsidP="003F1F5F">
      <w:pPr>
        <w:spacing w:after="0" w:line="240" w:lineRule="auto"/>
        <w:jc w:val="both"/>
        <w:rPr>
          <w:rFonts w:ascii="Times New Roman" w:hAnsi="Times New Roman" w:cs="Times New Roman"/>
        </w:rPr>
      </w:pPr>
    </w:p>
    <w:p w14:paraId="571AF400"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Ушбу тажрибаларга қўйиладиган талаблар тўлиқ усулдан фойдаланишнинг аниқ ҳолатига асосланиши керак. Агар усул элементлар концентрациясининг наномоляр ўзгаришларига сезгир бўлган биологик жараён учун хом ашёни тавсифлашга мўлжалланган бўлса, минимал консентратсияларда асбобнинг аниқлиги ва аниқлигига қатъий талаблар ўрнатилиши лозим. Бироқ, агар усул фақат вақт ўтиши билан умумийроқ ўзгаришларни тавсифлаш учун хизмат қилса, </w:t>
      </w:r>
      <w:r w:rsidRPr="003F1F5F">
        <w:rPr>
          <w:rFonts w:ascii="Times New Roman" w:hAnsi="Times New Roman" w:cs="Times New Roman"/>
          <w:highlight w:val="magenta"/>
        </w:rPr>
        <w:t xml:space="preserve">қабул қилиш мезони </w:t>
      </w:r>
      <w:r w:rsidRPr="003F1F5F">
        <w:rPr>
          <w:rFonts w:ascii="Times New Roman" w:hAnsi="Times New Roman" w:cs="Times New Roman"/>
        </w:rPr>
        <w:t>кенг бўлган ҳолда қўшимчанинг юқорироқ консентратсияларидан фойдаланиш мумкин.</w:t>
      </w:r>
    </w:p>
    <w:p w14:paraId="400F815C" w14:textId="77777777" w:rsidR="003F1F5F" w:rsidRPr="003F1F5F" w:rsidRDefault="003F1F5F" w:rsidP="003F1F5F">
      <w:pPr>
        <w:spacing w:after="0" w:line="240" w:lineRule="auto"/>
        <w:jc w:val="both"/>
        <w:rPr>
          <w:rFonts w:ascii="Times New Roman" w:hAnsi="Times New Roman" w:cs="Times New Roman"/>
          <w:b/>
          <w:bCs/>
        </w:rPr>
      </w:pPr>
    </w:p>
    <w:p w14:paraId="2DE28CB3"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АМАЛИЁТДАН МИСОЛ</w:t>
      </w:r>
    </w:p>
    <w:p w14:paraId="673C868B"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Таҳлил жараёнида из металларини аниқлашга оид мисол</w:t>
      </w:r>
    </w:p>
    <w:p w14:paraId="18026255"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Ушбу бобнинг қўлланилишини аниқ кўрсатиш учун таҳлил учун USP-1 фараз қилинган муҳити танланди. Ушбу мисол ICP-MS ёрдамида из металлари таркибини қандай баҳолаш мумкинлигини кўрсатади. Компонентлар ва из элементларининг консентратсиялари тижоратда мавжуд бўлган муҳитлардан (7) ва ўтиш металлари ёки микроэлементларни ўз ичига олган ҳужайраларни ўстириш учун Кенерсон томонидан патентланган муҳитдан (8) олинган.</w:t>
      </w:r>
    </w:p>
    <w:p w14:paraId="2E831692" w14:textId="77777777" w:rsidR="003F1F5F" w:rsidRPr="003F1F5F" w:rsidRDefault="003F1F5F" w:rsidP="003F1F5F">
      <w:pPr>
        <w:spacing w:after="0" w:line="240" w:lineRule="auto"/>
        <w:jc w:val="both"/>
        <w:rPr>
          <w:rFonts w:ascii="Times New Roman" w:hAnsi="Times New Roman" w:cs="Times New Roman"/>
        </w:rPr>
      </w:pPr>
    </w:p>
    <w:p w14:paraId="7605A1A6" w14:textId="77777777" w:rsidR="003F1F5F" w:rsidRPr="003F1F5F" w:rsidRDefault="003F1F5F" w:rsidP="003F1F5F">
      <w:pPr>
        <w:spacing w:after="0" w:line="240" w:lineRule="auto"/>
        <w:jc w:val="both"/>
        <w:rPr>
          <w:rFonts w:ascii="Times New Roman" w:hAnsi="Times New Roman" w:cs="Times New Roman"/>
        </w:rPr>
      </w:pPr>
    </w:p>
    <w:p w14:paraId="51174980"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8-жадвал. Муҳит мисолида асосий компонентлар концентрацияси (</w:t>
      </w:r>
      <w:r w:rsidRPr="003F1F5F">
        <w:rPr>
          <w:rFonts w:ascii="Times New Roman" w:hAnsi="Times New Roman" w:cs="Times New Roman"/>
          <w:b/>
          <w:bCs/>
          <w:i/>
          <w:iCs/>
        </w:rPr>
        <w:t>6</w:t>
      </w:r>
      <w:r w:rsidRPr="003F1F5F">
        <w:rPr>
          <w:rFonts w:ascii="Times New Roman" w:hAnsi="Times New Roman" w:cs="Times New Roman"/>
          <w:b/>
          <w:bCs/>
        </w:rPr>
        <w:t>)</w:t>
      </w:r>
    </w:p>
    <w:tbl>
      <w:tblPr>
        <w:tblW w:w="495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08"/>
        <w:gridCol w:w="2383"/>
        <w:gridCol w:w="4468"/>
      </w:tblGrid>
      <w:tr w:rsidR="003F1F5F" w:rsidRPr="003F1F5F" w14:paraId="7286544E" w14:textId="77777777" w:rsidTr="00D50604">
        <w:trPr>
          <w:tblHeader/>
        </w:trPr>
        <w:tc>
          <w:tcPr>
            <w:tcW w:w="1192" w:type="dxa"/>
            <w:hideMark/>
          </w:tcPr>
          <w:p w14:paraId="056B986F"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Komponent</w:t>
            </w:r>
          </w:p>
        </w:tc>
        <w:tc>
          <w:tcPr>
            <w:tcW w:w="1180" w:type="dxa"/>
            <w:vAlign w:val="bottom"/>
            <w:hideMark/>
          </w:tcPr>
          <w:p w14:paraId="0BC38124"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Концентрация (г/л)</w:t>
            </w:r>
          </w:p>
        </w:tc>
        <w:tc>
          <w:tcPr>
            <w:tcW w:w="2212" w:type="dxa"/>
            <w:vAlign w:val="bottom"/>
            <w:hideMark/>
          </w:tcPr>
          <w:p w14:paraId="663DF900"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Концентрация (г/100 мл ёки грамм %)</w:t>
            </w:r>
          </w:p>
        </w:tc>
      </w:tr>
      <w:tr w:rsidR="003F1F5F" w:rsidRPr="003F1F5F" w14:paraId="6A37010D" w14:textId="77777777" w:rsidTr="00D50604">
        <w:tc>
          <w:tcPr>
            <w:tcW w:w="1192" w:type="dxa"/>
            <w:hideMark/>
          </w:tcPr>
          <w:p w14:paraId="265D365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Glyukoza</w:t>
            </w:r>
          </w:p>
        </w:tc>
        <w:tc>
          <w:tcPr>
            <w:tcW w:w="1180" w:type="dxa"/>
            <w:vAlign w:val="bottom"/>
            <w:hideMark/>
          </w:tcPr>
          <w:p w14:paraId="60FA60C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150</w:t>
            </w:r>
          </w:p>
        </w:tc>
        <w:tc>
          <w:tcPr>
            <w:tcW w:w="2212" w:type="dxa"/>
            <w:vAlign w:val="bottom"/>
            <w:hideMark/>
          </w:tcPr>
          <w:p w14:paraId="005F7C7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15</w:t>
            </w:r>
          </w:p>
        </w:tc>
      </w:tr>
      <w:tr w:rsidR="003F1F5F" w:rsidRPr="003F1F5F" w14:paraId="5B28740B" w14:textId="77777777" w:rsidTr="00D50604">
        <w:tc>
          <w:tcPr>
            <w:tcW w:w="1192" w:type="dxa"/>
            <w:hideMark/>
          </w:tcPr>
          <w:p w14:paraId="5B303A6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Натрий xlorid</w:t>
            </w:r>
          </w:p>
        </w:tc>
        <w:tc>
          <w:tcPr>
            <w:tcW w:w="1180" w:type="dxa"/>
            <w:vAlign w:val="bottom"/>
            <w:hideMark/>
          </w:tcPr>
          <w:p w14:paraId="643E1C4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w:t>
            </w:r>
          </w:p>
        </w:tc>
        <w:tc>
          <w:tcPr>
            <w:tcW w:w="2212" w:type="dxa"/>
            <w:vAlign w:val="bottom"/>
            <w:hideMark/>
          </w:tcPr>
          <w:p w14:paraId="3DCF778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0,7</w:t>
            </w:r>
          </w:p>
        </w:tc>
      </w:tr>
      <w:tr w:rsidR="003F1F5F" w:rsidRPr="003F1F5F" w14:paraId="520E1F92" w14:textId="77777777" w:rsidTr="00D50604">
        <w:tc>
          <w:tcPr>
            <w:tcW w:w="1192" w:type="dxa"/>
            <w:hideMark/>
          </w:tcPr>
          <w:p w14:paraId="39F89E3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strike/>
              </w:rPr>
              <w:t xml:space="preserve">Икки асосли </w:t>
            </w:r>
            <w:r w:rsidRPr="003F1F5F">
              <w:rPr>
                <w:rFonts w:ascii="Times New Roman" w:hAnsi="Times New Roman" w:cs="Times New Roman"/>
                <w:highlight w:val="magenta"/>
              </w:rPr>
              <w:t xml:space="preserve">калий </w:t>
            </w:r>
            <w:r w:rsidRPr="003F1F5F">
              <w:rPr>
                <w:rFonts w:ascii="Times New Roman" w:hAnsi="Times New Roman" w:cs="Times New Roman"/>
              </w:rPr>
              <w:t>дигидрофосфат</w:t>
            </w:r>
          </w:p>
        </w:tc>
        <w:tc>
          <w:tcPr>
            <w:tcW w:w="1180" w:type="dxa"/>
            <w:vAlign w:val="bottom"/>
            <w:hideMark/>
          </w:tcPr>
          <w:p w14:paraId="11DA841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w:t>
            </w:r>
          </w:p>
        </w:tc>
        <w:tc>
          <w:tcPr>
            <w:tcW w:w="2212" w:type="dxa"/>
            <w:vAlign w:val="bottom"/>
            <w:hideMark/>
          </w:tcPr>
          <w:p w14:paraId="070B281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0,7</w:t>
            </w:r>
          </w:p>
        </w:tc>
      </w:tr>
      <w:tr w:rsidR="003F1F5F" w:rsidRPr="003F1F5F" w14:paraId="094D15BC" w14:textId="77777777" w:rsidTr="00D50604">
        <w:tc>
          <w:tcPr>
            <w:tcW w:w="1192" w:type="dxa"/>
            <w:hideMark/>
          </w:tcPr>
          <w:p w14:paraId="02DE11B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Аминокислоталар (жами)</w:t>
            </w:r>
          </w:p>
        </w:tc>
        <w:tc>
          <w:tcPr>
            <w:tcW w:w="1180" w:type="dxa"/>
            <w:vAlign w:val="bottom"/>
            <w:hideMark/>
          </w:tcPr>
          <w:p w14:paraId="1C5B302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0,9</w:t>
            </w:r>
          </w:p>
        </w:tc>
        <w:tc>
          <w:tcPr>
            <w:tcW w:w="2212" w:type="dxa"/>
            <w:vAlign w:val="bottom"/>
            <w:hideMark/>
          </w:tcPr>
          <w:p w14:paraId="71529C8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0,09</w:t>
            </w:r>
          </w:p>
        </w:tc>
      </w:tr>
      <w:tr w:rsidR="003F1F5F" w:rsidRPr="003F1F5F" w14:paraId="37207696" w14:textId="77777777" w:rsidTr="00D50604">
        <w:tc>
          <w:tcPr>
            <w:tcW w:w="1192" w:type="dxa"/>
            <w:hideMark/>
          </w:tcPr>
          <w:p w14:paraId="6D4783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Jami</w:t>
            </w:r>
          </w:p>
        </w:tc>
        <w:tc>
          <w:tcPr>
            <w:tcW w:w="1180" w:type="dxa"/>
            <w:vAlign w:val="bottom"/>
            <w:hideMark/>
          </w:tcPr>
          <w:p w14:paraId="6B8B78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165</w:t>
            </w:r>
          </w:p>
        </w:tc>
        <w:tc>
          <w:tcPr>
            <w:tcW w:w="2212" w:type="dxa"/>
            <w:vAlign w:val="bottom"/>
            <w:hideMark/>
          </w:tcPr>
          <w:p w14:paraId="60ABBA8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w:t>
            </w:r>
          </w:p>
        </w:tc>
      </w:tr>
    </w:tbl>
    <w:p w14:paraId="73721747" w14:textId="77777777" w:rsidR="003F1F5F" w:rsidRPr="003F1F5F" w:rsidRDefault="003F1F5F" w:rsidP="003F1F5F">
      <w:pPr>
        <w:spacing w:after="0" w:line="240" w:lineRule="auto"/>
        <w:jc w:val="both"/>
        <w:rPr>
          <w:rFonts w:ascii="Times New Roman" w:hAnsi="Times New Roman" w:cs="Times New Roman"/>
        </w:rPr>
      </w:pPr>
    </w:p>
    <w:p w14:paraId="7AF4073C"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Муҳит намунасидаги асосий компонентларнинг консентратсиялари </w:t>
      </w:r>
      <w:r w:rsidRPr="003F1F5F">
        <w:rPr>
          <w:rFonts w:ascii="Times New Roman" w:hAnsi="Times New Roman" w:cs="Times New Roman"/>
          <w:i/>
          <w:iCs/>
        </w:rPr>
        <w:t>8-жадвалда</w:t>
      </w:r>
      <w:r w:rsidRPr="003F1F5F">
        <w:rPr>
          <w:rFonts w:ascii="Times New Roman" w:hAnsi="Times New Roman" w:cs="Times New Roman"/>
        </w:rPr>
        <w:t xml:space="preserve"> келтирилган. Тақдимот мақсадида витаминлар, сирт фаол моддалар ва бошқа органик озуқа моддалари каби компонентлар ҳисобга олинмаган. Муҳит таркибига қараб, бошқа таркибий қисмларнинг таъсирини аниқлаш ва </w:t>
      </w:r>
      <w:r w:rsidRPr="003F1F5F">
        <w:rPr>
          <w:rFonts w:ascii="Times New Roman" w:hAnsi="Times New Roman" w:cs="Times New Roman"/>
          <w:highlight w:val="lightGray"/>
        </w:rPr>
        <w:t xml:space="preserve">юмшатиш </w:t>
      </w:r>
      <w:r w:rsidRPr="003F1F5F">
        <w:rPr>
          <w:rFonts w:ascii="Times New Roman" w:hAnsi="Times New Roman" w:cs="Times New Roman"/>
          <w:highlight w:val="magenta"/>
        </w:rPr>
        <w:t>камайтириш</w:t>
      </w:r>
      <w:r w:rsidRPr="003F1F5F">
        <w:rPr>
          <w:rFonts w:ascii="Times New Roman" w:hAnsi="Times New Roman" w:cs="Times New Roman"/>
        </w:rPr>
        <w:t xml:space="preserve"> зарур бўлиши мумкин.</w:t>
      </w:r>
    </w:p>
    <w:p w14:paraId="7EC68027" w14:textId="77777777" w:rsidR="003F1F5F" w:rsidRPr="003F1F5F" w:rsidRDefault="003F1F5F" w:rsidP="003F1F5F">
      <w:pPr>
        <w:spacing w:after="0" w:line="240" w:lineRule="auto"/>
        <w:jc w:val="both"/>
        <w:rPr>
          <w:rFonts w:ascii="Times New Roman" w:hAnsi="Times New Roman" w:cs="Times New Roman"/>
        </w:rPr>
      </w:pPr>
    </w:p>
    <w:p w14:paraId="202F6602"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i/>
          <w:iCs/>
        </w:rPr>
        <w:t xml:space="preserve">9-жадвалга </w:t>
      </w:r>
      <w:r w:rsidRPr="003F1F5F">
        <w:rPr>
          <w:rFonts w:ascii="Times New Roman" w:hAnsi="Times New Roman" w:cs="Times New Roman"/>
        </w:rPr>
        <w:t>киритилган микроэлементлар USP-1 таркибида ҳам мавжуд. Мақсад ушбу муҳитдаги микроэлементларнинг ҳақиқий концентрациясини ўлчаш ва тасдиқлашдан иборат. USP-1 эрувчи деб ҳисобланади ва консентратсиялар литрга микрограммларда ифодаланади. Шуни эътиборга олиш керакки, ICP-MS таҳлили фақат металл концентрациясини кўрсатади, муҳитда ишлатиладиган тузни эмас. Таҳлилчилар муҳит таркибида қўлланиладиган ушбу металлнинг туз шакли билан микроэлементлар концентрацияси ўртасидаги боғлиқликни таъминлашлари лозим.</w:t>
      </w:r>
    </w:p>
    <w:p w14:paraId="55692EB8" w14:textId="77777777" w:rsidR="003F1F5F" w:rsidRPr="003F1F5F" w:rsidRDefault="003F1F5F" w:rsidP="003F1F5F">
      <w:pPr>
        <w:spacing w:after="0" w:line="240" w:lineRule="auto"/>
        <w:jc w:val="both"/>
        <w:rPr>
          <w:rFonts w:ascii="Times New Roman" w:hAnsi="Times New Roman" w:cs="Times New Roman"/>
        </w:rPr>
      </w:pPr>
    </w:p>
    <w:p w14:paraId="3F323A6F"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9-жадвал. Муҳит намунасидаги микроэлементлар концентрацияси (</w:t>
      </w:r>
      <w:r w:rsidRPr="003F1F5F">
        <w:rPr>
          <w:rFonts w:ascii="Times New Roman" w:hAnsi="Times New Roman" w:cs="Times New Roman"/>
          <w:b/>
          <w:bCs/>
          <w:i/>
          <w:iCs/>
        </w:rPr>
        <w:t>7</w:t>
      </w:r>
      <w:r w:rsidRPr="003F1F5F">
        <w:rPr>
          <w:rFonts w:ascii="Times New Roman" w:hAnsi="Times New Roman" w:cs="Times New Roman"/>
          <w:b/>
          <w:bCs/>
        </w:rPr>
        <w:t>)</w:t>
      </w:r>
    </w:p>
    <w:tbl>
      <w:tblPr>
        <w:tblW w:w="5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58"/>
        <w:gridCol w:w="974"/>
        <w:gridCol w:w="1141"/>
        <w:gridCol w:w="979"/>
        <w:gridCol w:w="978"/>
      </w:tblGrid>
      <w:tr w:rsidR="003F1F5F" w:rsidRPr="003F1F5F" w14:paraId="75838C4C" w14:textId="77777777" w:rsidTr="00D50604">
        <w:trPr>
          <w:trHeight w:val="1303"/>
          <w:tblHeader/>
        </w:trPr>
        <w:tc>
          <w:tcPr>
            <w:tcW w:w="1158" w:type="dxa"/>
            <w:vAlign w:val="bottom"/>
            <w:hideMark/>
          </w:tcPr>
          <w:p w14:paraId="04F89C41"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Металл микрозарралари манбаи</w:t>
            </w:r>
          </w:p>
        </w:tc>
        <w:tc>
          <w:tcPr>
            <w:tcW w:w="974" w:type="dxa"/>
            <w:vAlign w:val="bottom"/>
            <w:hideMark/>
          </w:tcPr>
          <w:p w14:paraId="508F1A9E"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Концентрация (М)</w:t>
            </w:r>
          </w:p>
        </w:tc>
        <w:tc>
          <w:tcPr>
            <w:tcW w:w="1141" w:type="dxa"/>
            <w:vAlign w:val="bottom"/>
            <w:hideMark/>
          </w:tcPr>
          <w:p w14:paraId="1CFCF14C"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Молекуляр оғирлик (г/мол)</w:t>
            </w:r>
          </w:p>
        </w:tc>
        <w:tc>
          <w:tcPr>
            <w:tcW w:w="979" w:type="dxa"/>
            <w:vAlign w:val="bottom"/>
            <w:hideMark/>
          </w:tcPr>
          <w:p w14:paraId="2EC1B88B"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Молекуляр концентрация (мкг/л)</w:t>
            </w:r>
          </w:p>
        </w:tc>
        <w:tc>
          <w:tcPr>
            <w:tcW w:w="978" w:type="dxa"/>
            <w:vAlign w:val="bottom"/>
            <w:hideMark/>
          </w:tcPr>
          <w:p w14:paraId="58D16E5B"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Элемент концентрацияси (мкг/л)</w:t>
            </w:r>
          </w:p>
        </w:tc>
      </w:tr>
      <w:tr w:rsidR="003F1F5F" w:rsidRPr="003F1F5F" w14:paraId="6F9D6C6F" w14:textId="77777777" w:rsidTr="00D50604">
        <w:trPr>
          <w:trHeight w:val="531"/>
        </w:trPr>
        <w:tc>
          <w:tcPr>
            <w:tcW w:w="1158" w:type="dxa"/>
            <w:vAlign w:val="bottom"/>
            <w:hideMark/>
          </w:tcPr>
          <w:p w14:paraId="52AA276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Аммоний molibdat</w:t>
            </w:r>
          </w:p>
        </w:tc>
        <w:tc>
          <w:tcPr>
            <w:tcW w:w="974" w:type="dxa"/>
            <w:vAlign w:val="bottom"/>
            <w:hideMark/>
          </w:tcPr>
          <w:p w14:paraId="64B5CA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4,39 × 10</w:t>
            </w:r>
            <w:r w:rsidRPr="003F1F5F">
              <w:rPr>
                <w:rFonts w:ascii="Times New Roman" w:hAnsi="Times New Roman" w:cs="Times New Roman"/>
                <w:bCs/>
                <w:vertAlign w:val="superscript"/>
              </w:rPr>
              <w:t>−10</w:t>
            </w:r>
          </w:p>
        </w:tc>
        <w:tc>
          <w:tcPr>
            <w:tcW w:w="1141" w:type="dxa"/>
            <w:vAlign w:val="bottom"/>
            <w:hideMark/>
          </w:tcPr>
          <w:p w14:paraId="2D253EB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196</w:t>
            </w:r>
          </w:p>
        </w:tc>
        <w:tc>
          <w:tcPr>
            <w:tcW w:w="979" w:type="dxa"/>
            <w:vAlign w:val="bottom"/>
            <w:hideMark/>
          </w:tcPr>
          <w:p w14:paraId="08E3427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0,0858</w:t>
            </w:r>
          </w:p>
        </w:tc>
        <w:tc>
          <w:tcPr>
            <w:tcW w:w="978" w:type="dxa"/>
            <w:vAlign w:val="bottom"/>
            <w:hideMark/>
          </w:tcPr>
          <w:p w14:paraId="1179256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0,0420 (Мо)</w:t>
            </w:r>
          </w:p>
        </w:tc>
      </w:tr>
      <w:tr w:rsidR="003F1F5F" w:rsidRPr="003F1F5F" w14:paraId="1481C7FE" w14:textId="77777777" w:rsidTr="00D50604">
        <w:trPr>
          <w:trHeight w:val="784"/>
        </w:trPr>
        <w:tc>
          <w:tcPr>
            <w:tcW w:w="1158" w:type="dxa"/>
            <w:vAlign w:val="bottom"/>
            <w:hideMark/>
          </w:tcPr>
          <w:p w14:paraId="0555D41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Хром сульфат ·</w:t>
            </w:r>
            <w:r w:rsidRPr="003F1F5F">
              <w:rPr>
                <w:rFonts w:ascii="Times New Roman" w:hAnsi="Times New Roman" w:cs="Times New Roman"/>
                <w:bCs/>
              </w:rPr>
              <w:br/>
              <w:t>15Ҳ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48B724B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7,54 × 10</w:t>
            </w:r>
            <w:r w:rsidRPr="003F1F5F">
              <w:rPr>
                <w:rFonts w:ascii="Times New Roman" w:hAnsi="Times New Roman" w:cs="Times New Roman"/>
                <w:bCs/>
                <w:vertAlign w:val="superscript"/>
              </w:rPr>
              <w:t>−11</w:t>
            </w:r>
          </w:p>
        </w:tc>
        <w:tc>
          <w:tcPr>
            <w:tcW w:w="1141" w:type="dxa"/>
            <w:vAlign w:val="bottom"/>
            <w:hideMark/>
          </w:tcPr>
          <w:p w14:paraId="3507711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662,4</w:t>
            </w:r>
          </w:p>
        </w:tc>
        <w:tc>
          <w:tcPr>
            <w:tcW w:w="979" w:type="dxa"/>
            <w:vAlign w:val="bottom"/>
            <w:hideMark/>
          </w:tcPr>
          <w:p w14:paraId="7989800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0,0499</w:t>
            </w:r>
          </w:p>
        </w:tc>
        <w:tc>
          <w:tcPr>
            <w:tcW w:w="978" w:type="dxa"/>
            <w:vAlign w:val="bottom"/>
            <w:hideMark/>
          </w:tcPr>
          <w:p w14:paraId="2B025BA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0,00392 (Cр)</w:t>
            </w:r>
          </w:p>
        </w:tc>
      </w:tr>
      <w:tr w:rsidR="003F1F5F" w:rsidRPr="003F1F5F" w14:paraId="5E0FAAC3" w14:textId="77777777" w:rsidTr="00D50604">
        <w:trPr>
          <w:trHeight w:val="784"/>
        </w:trPr>
        <w:tc>
          <w:tcPr>
            <w:tcW w:w="1158" w:type="dxa"/>
            <w:vAlign w:val="bottom"/>
            <w:hideMark/>
          </w:tcPr>
          <w:p w14:paraId="51E21DF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lang w:bidi="ru-RU"/>
              </w:rPr>
              <w:lastRenderedPageBreak/>
              <w:t>Кобальт хлорид ·</w:t>
            </w:r>
            <w:r w:rsidRPr="003F1F5F">
              <w:rPr>
                <w:rFonts w:ascii="Times New Roman" w:hAnsi="Times New Roman" w:cs="Times New Roman"/>
                <w:lang w:bidi="ru-RU"/>
              </w:rPr>
              <w:br/>
              <w:t>6Ҳ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6AA4332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1,82 × 10</w:t>
            </w:r>
            <w:r w:rsidRPr="003F1F5F">
              <w:rPr>
                <w:rFonts w:ascii="Times New Roman" w:hAnsi="Times New Roman" w:cs="Times New Roman"/>
                <w:bCs/>
                <w:vertAlign w:val="superscript"/>
              </w:rPr>
              <w:t>−9</w:t>
            </w:r>
          </w:p>
        </w:tc>
        <w:tc>
          <w:tcPr>
            <w:tcW w:w="1141" w:type="dxa"/>
            <w:vAlign w:val="bottom"/>
            <w:hideMark/>
          </w:tcPr>
          <w:p w14:paraId="384BD96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237,93</w:t>
            </w:r>
          </w:p>
        </w:tc>
        <w:tc>
          <w:tcPr>
            <w:tcW w:w="979" w:type="dxa"/>
            <w:vAlign w:val="bottom"/>
            <w:hideMark/>
          </w:tcPr>
          <w:p w14:paraId="50E11E8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0,433</w:t>
            </w:r>
          </w:p>
        </w:tc>
        <w:tc>
          <w:tcPr>
            <w:tcW w:w="978" w:type="dxa"/>
            <w:vAlign w:val="bottom"/>
            <w:hideMark/>
          </w:tcPr>
          <w:p w14:paraId="675C615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0,107 (Cо)</w:t>
            </w:r>
          </w:p>
        </w:tc>
      </w:tr>
      <w:tr w:rsidR="003F1F5F" w:rsidRPr="003F1F5F" w14:paraId="3D12444A" w14:textId="77777777" w:rsidTr="00D50604">
        <w:trPr>
          <w:trHeight w:val="784"/>
        </w:trPr>
        <w:tc>
          <w:tcPr>
            <w:tcW w:w="1158" w:type="dxa"/>
            <w:vAlign w:val="bottom"/>
            <w:hideMark/>
          </w:tcPr>
          <w:p w14:paraId="1A16D85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Мис хлорид ·</w:t>
            </w:r>
            <w:r w:rsidRPr="003F1F5F">
              <w:rPr>
                <w:rFonts w:ascii="Times New Roman" w:hAnsi="Times New Roman" w:cs="Times New Roman"/>
                <w:bCs/>
              </w:rPr>
              <w:br/>
              <w:t>2Ҳ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7976C28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2,06 × 10</w:t>
            </w:r>
            <w:r w:rsidRPr="003F1F5F">
              <w:rPr>
                <w:rFonts w:ascii="Times New Roman" w:hAnsi="Times New Roman" w:cs="Times New Roman"/>
                <w:bCs/>
                <w:vertAlign w:val="superscript"/>
              </w:rPr>
              <w:t>−8</w:t>
            </w:r>
          </w:p>
        </w:tc>
        <w:tc>
          <w:tcPr>
            <w:tcW w:w="1141" w:type="dxa"/>
            <w:vAlign w:val="bottom"/>
            <w:hideMark/>
          </w:tcPr>
          <w:p w14:paraId="5C12442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170,48</w:t>
            </w:r>
          </w:p>
        </w:tc>
        <w:tc>
          <w:tcPr>
            <w:tcW w:w="979" w:type="dxa"/>
            <w:vAlign w:val="bottom"/>
            <w:hideMark/>
          </w:tcPr>
          <w:p w14:paraId="43CCAD1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3,51</w:t>
            </w:r>
          </w:p>
        </w:tc>
        <w:tc>
          <w:tcPr>
            <w:tcW w:w="978" w:type="dxa"/>
            <w:vAlign w:val="bottom"/>
            <w:hideMark/>
          </w:tcPr>
          <w:p w14:paraId="1E18EB9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 (Cу)</w:t>
            </w:r>
          </w:p>
        </w:tc>
      </w:tr>
      <w:tr w:rsidR="003F1F5F" w:rsidRPr="003F1F5F" w14:paraId="549E24CB" w14:textId="77777777" w:rsidTr="00D50604">
        <w:trPr>
          <w:trHeight w:val="784"/>
        </w:trPr>
        <w:tc>
          <w:tcPr>
            <w:tcW w:w="1158" w:type="dxa"/>
            <w:vAlign w:val="bottom"/>
            <w:hideMark/>
          </w:tcPr>
          <w:p w14:paraId="00D2953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Мис сульфат ·</w:t>
            </w:r>
            <w:r w:rsidRPr="003F1F5F">
              <w:rPr>
                <w:rFonts w:ascii="Times New Roman" w:hAnsi="Times New Roman" w:cs="Times New Roman"/>
                <w:bCs/>
              </w:rPr>
              <w:br/>
              <w:t>5Ҳ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29B319A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1,81 × 10</w:t>
            </w:r>
            <w:r w:rsidRPr="003F1F5F">
              <w:rPr>
                <w:rFonts w:ascii="Times New Roman" w:hAnsi="Times New Roman" w:cs="Times New Roman"/>
                <w:bCs/>
                <w:vertAlign w:val="superscript"/>
              </w:rPr>
              <w:t>−9</w:t>
            </w:r>
          </w:p>
        </w:tc>
        <w:tc>
          <w:tcPr>
            <w:tcW w:w="1141" w:type="dxa"/>
            <w:vAlign w:val="bottom"/>
            <w:hideMark/>
          </w:tcPr>
          <w:p w14:paraId="56EBD7C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249,69</w:t>
            </w:r>
          </w:p>
        </w:tc>
        <w:tc>
          <w:tcPr>
            <w:tcW w:w="979" w:type="dxa"/>
            <w:vAlign w:val="bottom"/>
            <w:hideMark/>
          </w:tcPr>
          <w:p w14:paraId="30C12CB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0,452</w:t>
            </w:r>
          </w:p>
        </w:tc>
        <w:tc>
          <w:tcPr>
            <w:tcW w:w="978" w:type="dxa"/>
            <w:vAlign w:val="bottom"/>
            <w:hideMark/>
          </w:tcPr>
          <w:p w14:paraId="7DDE4F8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0,115 (Cу)</w:t>
            </w:r>
          </w:p>
        </w:tc>
      </w:tr>
      <w:tr w:rsidR="003F1F5F" w:rsidRPr="003F1F5F" w14:paraId="753CA52D" w14:textId="77777777" w:rsidTr="00D50604">
        <w:trPr>
          <w:trHeight w:val="784"/>
        </w:trPr>
        <w:tc>
          <w:tcPr>
            <w:tcW w:w="1158" w:type="dxa"/>
            <w:vAlign w:val="bottom"/>
            <w:hideMark/>
          </w:tcPr>
          <w:p w14:paraId="51F65A7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Темир аммоний ситрат</w:t>
            </w:r>
          </w:p>
        </w:tc>
        <w:tc>
          <w:tcPr>
            <w:tcW w:w="974" w:type="dxa"/>
            <w:vAlign w:val="bottom"/>
            <w:hideMark/>
          </w:tcPr>
          <w:p w14:paraId="72FA1F9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2,35 × 10</w:t>
            </w:r>
            <w:r w:rsidRPr="003F1F5F">
              <w:rPr>
                <w:rFonts w:ascii="Times New Roman" w:hAnsi="Times New Roman" w:cs="Times New Roman"/>
                <w:bCs/>
                <w:vertAlign w:val="superscript"/>
              </w:rPr>
              <w:t>−3</w:t>
            </w:r>
          </w:p>
        </w:tc>
        <w:tc>
          <w:tcPr>
            <w:tcW w:w="1141" w:type="dxa"/>
            <w:vAlign w:val="bottom"/>
            <w:hideMark/>
          </w:tcPr>
          <w:p w14:paraId="009B985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261,98</w:t>
            </w:r>
          </w:p>
        </w:tc>
        <w:tc>
          <w:tcPr>
            <w:tcW w:w="979" w:type="dxa"/>
            <w:vAlign w:val="bottom"/>
            <w:hideMark/>
          </w:tcPr>
          <w:p w14:paraId="6C2FEE0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615653</w:t>
            </w:r>
          </w:p>
        </w:tc>
        <w:tc>
          <w:tcPr>
            <w:tcW w:w="978" w:type="dxa"/>
            <w:vAlign w:val="bottom"/>
            <w:hideMark/>
          </w:tcPr>
          <w:p w14:paraId="05CBC47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131000 (Фе)</w:t>
            </w:r>
          </w:p>
        </w:tc>
      </w:tr>
      <w:tr w:rsidR="003F1F5F" w:rsidRPr="003F1F5F" w14:paraId="46A9D56C" w14:textId="77777777" w:rsidTr="00D50604">
        <w:trPr>
          <w:trHeight w:val="1039"/>
        </w:trPr>
        <w:tc>
          <w:tcPr>
            <w:tcW w:w="1158" w:type="dxa"/>
            <w:vAlign w:val="bottom"/>
            <w:hideMark/>
          </w:tcPr>
          <w:p w14:paraId="3299A60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Марганец (ИИ) сульфат ·</w:t>
            </w:r>
            <w:r w:rsidRPr="003F1F5F">
              <w:rPr>
                <w:rFonts w:ascii="Times New Roman" w:hAnsi="Times New Roman" w:cs="Times New Roman"/>
              </w:rPr>
              <w:br/>
              <w:t>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4B83765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8,99 × 10</w:t>
            </w:r>
            <w:r w:rsidRPr="003F1F5F">
              <w:rPr>
                <w:rFonts w:ascii="Times New Roman" w:hAnsi="Times New Roman" w:cs="Times New Roman"/>
                <w:bCs/>
                <w:vertAlign w:val="superscript"/>
              </w:rPr>
              <w:t>−11</w:t>
            </w:r>
          </w:p>
        </w:tc>
        <w:tc>
          <w:tcPr>
            <w:tcW w:w="1141" w:type="dxa"/>
            <w:vAlign w:val="bottom"/>
            <w:hideMark/>
          </w:tcPr>
          <w:p w14:paraId="0D5EF3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169,02</w:t>
            </w:r>
          </w:p>
        </w:tc>
        <w:tc>
          <w:tcPr>
            <w:tcW w:w="979" w:type="dxa"/>
            <w:vAlign w:val="bottom"/>
            <w:hideMark/>
          </w:tcPr>
          <w:p w14:paraId="0EAF079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0,0152</w:t>
            </w:r>
          </w:p>
        </w:tc>
        <w:tc>
          <w:tcPr>
            <w:tcW w:w="978" w:type="dxa"/>
            <w:vAlign w:val="bottom"/>
            <w:hideMark/>
          </w:tcPr>
          <w:p w14:paraId="6BC383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0,00494 (Мн)</w:t>
            </w:r>
          </w:p>
        </w:tc>
      </w:tr>
      <w:tr w:rsidR="003F1F5F" w:rsidRPr="003F1F5F" w14:paraId="17DDA5D4" w14:textId="77777777" w:rsidTr="00D50604">
        <w:trPr>
          <w:trHeight w:val="784"/>
        </w:trPr>
        <w:tc>
          <w:tcPr>
            <w:tcW w:w="1158" w:type="dxa"/>
            <w:vAlign w:val="bottom"/>
            <w:hideMark/>
          </w:tcPr>
          <w:p w14:paraId="7C6D69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Никель сульфат ·</w:t>
            </w:r>
            <w:r w:rsidRPr="003F1F5F">
              <w:rPr>
                <w:rFonts w:ascii="Times New Roman" w:hAnsi="Times New Roman" w:cs="Times New Roman"/>
                <w:bCs/>
              </w:rPr>
              <w:br/>
              <w:t>6Ҳ</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0C742D9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4,54 × 10</w:t>
            </w:r>
            <w:r w:rsidRPr="003F1F5F">
              <w:rPr>
                <w:rFonts w:ascii="Times New Roman" w:hAnsi="Times New Roman" w:cs="Times New Roman"/>
                <w:bCs/>
                <w:vertAlign w:val="superscript"/>
              </w:rPr>
              <w:t>−11</w:t>
            </w:r>
          </w:p>
        </w:tc>
        <w:tc>
          <w:tcPr>
            <w:tcW w:w="1141" w:type="dxa"/>
            <w:vAlign w:val="bottom"/>
            <w:hideMark/>
          </w:tcPr>
          <w:p w14:paraId="60068DD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262,85</w:t>
            </w:r>
          </w:p>
        </w:tc>
        <w:tc>
          <w:tcPr>
            <w:tcW w:w="979" w:type="dxa"/>
            <w:vAlign w:val="bottom"/>
            <w:hideMark/>
          </w:tcPr>
          <w:p w14:paraId="767B641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0,0119</w:t>
            </w:r>
          </w:p>
        </w:tc>
        <w:tc>
          <w:tcPr>
            <w:tcW w:w="978" w:type="dxa"/>
            <w:vAlign w:val="bottom"/>
            <w:hideMark/>
          </w:tcPr>
          <w:p w14:paraId="76BBA60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0,00266 (Ни)</w:t>
            </w:r>
          </w:p>
        </w:tc>
      </w:tr>
      <w:tr w:rsidR="003F1F5F" w:rsidRPr="003F1F5F" w14:paraId="3B057292" w14:textId="77777777" w:rsidTr="00D50604">
        <w:trPr>
          <w:trHeight w:val="784"/>
        </w:trPr>
        <w:tc>
          <w:tcPr>
            <w:tcW w:w="1158" w:type="dxa"/>
            <w:vAlign w:val="bottom"/>
            <w:hideMark/>
          </w:tcPr>
          <w:p w14:paraId="2D2F618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Натрий метаванадат</w:t>
            </w:r>
          </w:p>
        </w:tc>
        <w:tc>
          <w:tcPr>
            <w:tcW w:w="974" w:type="dxa"/>
            <w:vAlign w:val="bottom"/>
            <w:hideMark/>
          </w:tcPr>
          <w:p w14:paraId="0DBE262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4,59 × 10</w:t>
            </w:r>
            <w:r w:rsidRPr="003F1F5F">
              <w:rPr>
                <w:rFonts w:ascii="Times New Roman" w:hAnsi="Times New Roman" w:cs="Times New Roman"/>
                <w:bCs/>
                <w:vertAlign w:val="superscript"/>
              </w:rPr>
              <w:t>−10</w:t>
            </w:r>
          </w:p>
        </w:tc>
        <w:tc>
          <w:tcPr>
            <w:tcW w:w="1141" w:type="dxa"/>
            <w:vAlign w:val="bottom"/>
            <w:hideMark/>
          </w:tcPr>
          <w:p w14:paraId="52CA8E6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121,029</w:t>
            </w:r>
          </w:p>
        </w:tc>
        <w:tc>
          <w:tcPr>
            <w:tcW w:w="979" w:type="dxa"/>
            <w:vAlign w:val="bottom"/>
            <w:hideMark/>
          </w:tcPr>
          <w:p w14:paraId="3FC5859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0,0556</w:t>
            </w:r>
          </w:p>
        </w:tc>
        <w:tc>
          <w:tcPr>
            <w:tcW w:w="978" w:type="dxa"/>
            <w:vAlign w:val="bottom"/>
            <w:hideMark/>
          </w:tcPr>
          <w:p w14:paraId="17A1F37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0,0234 (В)</w:t>
            </w:r>
          </w:p>
        </w:tc>
      </w:tr>
      <w:tr w:rsidR="003F1F5F" w:rsidRPr="003F1F5F" w14:paraId="2F6F60EF" w14:textId="77777777" w:rsidTr="00D50604">
        <w:trPr>
          <w:trHeight w:val="531"/>
        </w:trPr>
        <w:tc>
          <w:tcPr>
            <w:tcW w:w="1158" w:type="dxa"/>
            <w:vAlign w:val="bottom"/>
            <w:hideMark/>
          </w:tcPr>
          <w:p w14:paraId="5B09252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Натрий selenit</w:t>
            </w:r>
          </w:p>
        </w:tc>
        <w:tc>
          <w:tcPr>
            <w:tcW w:w="974" w:type="dxa"/>
            <w:vAlign w:val="bottom"/>
            <w:hideMark/>
          </w:tcPr>
          <w:p w14:paraId="08E41CE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9,08 × 10</w:t>
            </w:r>
            <w:r w:rsidRPr="003F1F5F">
              <w:rPr>
                <w:rFonts w:ascii="Times New Roman" w:hAnsi="Times New Roman" w:cs="Times New Roman"/>
                <w:bCs/>
                <w:vertAlign w:val="superscript"/>
              </w:rPr>
              <w:t>−9</w:t>
            </w:r>
          </w:p>
        </w:tc>
        <w:tc>
          <w:tcPr>
            <w:tcW w:w="1141" w:type="dxa"/>
            <w:vAlign w:val="bottom"/>
            <w:hideMark/>
          </w:tcPr>
          <w:p w14:paraId="3235461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172,95</w:t>
            </w:r>
          </w:p>
        </w:tc>
        <w:tc>
          <w:tcPr>
            <w:tcW w:w="979" w:type="dxa"/>
            <w:vAlign w:val="bottom"/>
            <w:hideMark/>
          </w:tcPr>
          <w:p w14:paraId="40CEFCC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1,57</w:t>
            </w:r>
          </w:p>
        </w:tc>
        <w:tc>
          <w:tcPr>
            <w:tcW w:w="978" w:type="dxa"/>
            <w:vAlign w:val="bottom"/>
            <w:hideMark/>
          </w:tcPr>
          <w:p w14:paraId="5FC54ED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0,717 (Се)</w:t>
            </w:r>
          </w:p>
        </w:tc>
      </w:tr>
      <w:tr w:rsidR="003F1F5F" w:rsidRPr="003F1F5F" w14:paraId="01241038" w14:textId="77777777" w:rsidTr="00D50604">
        <w:trPr>
          <w:trHeight w:val="784"/>
        </w:trPr>
        <w:tc>
          <w:tcPr>
            <w:tcW w:w="1158" w:type="dxa"/>
            <w:vAlign w:val="bottom"/>
            <w:hideMark/>
          </w:tcPr>
          <w:p w14:paraId="5EE672D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lang w:bidi="ru-RU"/>
              </w:rPr>
              <w:t>Қалай (ИИ) хлорид</w:t>
            </w:r>
            <w:r w:rsidRPr="003F1F5F">
              <w:rPr>
                <w:rFonts w:ascii="Times New Roman" w:hAnsi="Times New Roman" w:cs="Times New Roman"/>
                <w:lang w:bidi="ru-RU"/>
              </w:rPr>
              <w:br/>
              <w:t>2H</w:t>
            </w:r>
            <w:r w:rsidRPr="003F1F5F">
              <w:rPr>
                <w:rFonts w:ascii="Times New Roman" w:hAnsi="Times New Roman" w:cs="Times New Roman"/>
                <w:bCs/>
                <w:vertAlign w:val="subscript"/>
              </w:rPr>
              <w:t>2</w:t>
            </w:r>
            <w:r w:rsidRPr="003F1F5F">
              <w:rPr>
                <w:rFonts w:ascii="Times New Roman" w:hAnsi="Times New Roman" w:cs="Times New Roman"/>
                <w:bCs/>
              </w:rPr>
              <w:t>О</w:t>
            </w:r>
          </w:p>
        </w:tc>
        <w:tc>
          <w:tcPr>
            <w:tcW w:w="974" w:type="dxa"/>
            <w:vAlign w:val="bottom"/>
            <w:hideMark/>
          </w:tcPr>
          <w:p w14:paraId="49D0568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4,49 × 10</w:t>
            </w:r>
            <w:r w:rsidRPr="003F1F5F">
              <w:rPr>
                <w:rFonts w:ascii="Times New Roman" w:hAnsi="Times New Roman" w:cs="Times New Roman"/>
                <w:bCs/>
                <w:vertAlign w:val="superscript"/>
              </w:rPr>
              <w:t>−11</w:t>
            </w:r>
          </w:p>
        </w:tc>
        <w:tc>
          <w:tcPr>
            <w:tcW w:w="1141" w:type="dxa"/>
            <w:vAlign w:val="bottom"/>
            <w:hideMark/>
          </w:tcPr>
          <w:p w14:paraId="5895651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225,65</w:t>
            </w:r>
          </w:p>
        </w:tc>
        <w:tc>
          <w:tcPr>
            <w:tcW w:w="979" w:type="dxa"/>
            <w:vAlign w:val="bottom"/>
            <w:hideMark/>
          </w:tcPr>
          <w:p w14:paraId="7655207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0,0101</w:t>
            </w:r>
          </w:p>
        </w:tc>
        <w:tc>
          <w:tcPr>
            <w:tcW w:w="978" w:type="dxa"/>
            <w:vAlign w:val="bottom"/>
            <w:hideMark/>
          </w:tcPr>
          <w:p w14:paraId="3ACA622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0,00533 (Sn)</w:t>
            </w:r>
          </w:p>
        </w:tc>
      </w:tr>
      <w:tr w:rsidR="003F1F5F" w:rsidRPr="003F1F5F" w14:paraId="29170836" w14:textId="77777777" w:rsidTr="00D50604">
        <w:trPr>
          <w:trHeight w:val="519"/>
        </w:trPr>
        <w:tc>
          <w:tcPr>
            <w:tcW w:w="1158" w:type="dxa"/>
            <w:vAlign w:val="bottom"/>
            <w:hideMark/>
          </w:tcPr>
          <w:p w14:paraId="5F8EE19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Rux xlorid</w:t>
            </w:r>
          </w:p>
        </w:tc>
        <w:tc>
          <w:tcPr>
            <w:tcW w:w="974" w:type="dxa"/>
            <w:vAlign w:val="bottom"/>
            <w:hideMark/>
          </w:tcPr>
          <w:p w14:paraId="07719FB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1,84 × 10</w:t>
            </w:r>
            <w:r w:rsidRPr="003F1F5F">
              <w:rPr>
                <w:rFonts w:ascii="Times New Roman" w:hAnsi="Times New Roman" w:cs="Times New Roman"/>
                <w:bCs/>
                <w:vertAlign w:val="superscript"/>
              </w:rPr>
              <w:t>−7</w:t>
            </w:r>
          </w:p>
        </w:tc>
        <w:tc>
          <w:tcPr>
            <w:tcW w:w="1141" w:type="dxa"/>
            <w:vAlign w:val="bottom"/>
            <w:hideMark/>
          </w:tcPr>
          <w:p w14:paraId="2D08514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136,286</w:t>
            </w:r>
          </w:p>
        </w:tc>
        <w:tc>
          <w:tcPr>
            <w:tcW w:w="979" w:type="dxa"/>
            <w:vAlign w:val="bottom"/>
            <w:hideMark/>
          </w:tcPr>
          <w:p w14:paraId="33239E1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25,1</w:t>
            </w:r>
          </w:p>
        </w:tc>
        <w:tc>
          <w:tcPr>
            <w:tcW w:w="978" w:type="dxa"/>
            <w:vAlign w:val="bottom"/>
            <w:hideMark/>
          </w:tcPr>
          <w:p w14:paraId="787484C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12,0 (Зн)</w:t>
            </w:r>
          </w:p>
        </w:tc>
      </w:tr>
    </w:tbl>
    <w:p w14:paraId="73A2B663" w14:textId="77777777" w:rsidR="003F1F5F" w:rsidRPr="003F1F5F" w:rsidRDefault="003F1F5F" w:rsidP="003F1F5F">
      <w:pPr>
        <w:spacing w:after="0" w:line="240" w:lineRule="auto"/>
        <w:jc w:val="both"/>
        <w:rPr>
          <w:rFonts w:ascii="Times New Roman" w:hAnsi="Times New Roman" w:cs="Times New Roman"/>
        </w:rPr>
      </w:pPr>
    </w:p>
    <w:p w14:paraId="443BEBB3" w14:textId="77777777" w:rsidR="003F1F5F" w:rsidRPr="003F1F5F" w:rsidRDefault="003F1F5F" w:rsidP="003F1F5F">
      <w:pPr>
        <w:spacing w:after="0" w:line="240" w:lineRule="auto"/>
        <w:jc w:val="both"/>
        <w:rPr>
          <w:rFonts w:ascii="Times New Roman" w:hAnsi="Times New Roman" w:cs="Times New Roman"/>
        </w:rPr>
      </w:pPr>
    </w:p>
    <w:p w14:paraId="49CE160E" w14:textId="77777777" w:rsidR="003F1F5F" w:rsidRPr="003F1F5F" w:rsidRDefault="003F1F5F" w:rsidP="003F1F5F">
      <w:pPr>
        <w:spacing w:after="0" w:line="240" w:lineRule="auto"/>
        <w:jc w:val="both"/>
        <w:rPr>
          <w:rFonts w:ascii="Times New Roman" w:hAnsi="Times New Roman" w:cs="Times New Roman"/>
        </w:rPr>
      </w:pPr>
    </w:p>
    <w:p w14:paraId="023103BC" w14:textId="77777777" w:rsidR="003F1F5F" w:rsidRPr="003F1F5F" w:rsidRDefault="003F1F5F" w:rsidP="003F1F5F">
      <w:pPr>
        <w:spacing w:after="0" w:line="240" w:lineRule="auto"/>
        <w:jc w:val="both"/>
        <w:rPr>
          <w:rFonts w:ascii="Times New Roman" w:hAnsi="Times New Roman" w:cs="Times New Roman"/>
        </w:rPr>
      </w:pPr>
    </w:p>
    <w:p w14:paraId="2D69054F" w14:textId="77777777" w:rsidR="003F1F5F" w:rsidRPr="003F1F5F" w:rsidRDefault="003F1F5F" w:rsidP="003F1F5F">
      <w:pPr>
        <w:spacing w:after="0" w:line="240" w:lineRule="auto"/>
        <w:jc w:val="both"/>
        <w:rPr>
          <w:rFonts w:ascii="Times New Roman" w:hAnsi="Times New Roman" w:cs="Times New Roman"/>
        </w:rPr>
      </w:pPr>
    </w:p>
    <w:p w14:paraId="30FD8284" w14:textId="77777777" w:rsidR="003F1F5F" w:rsidRPr="003F1F5F" w:rsidRDefault="003F1F5F" w:rsidP="003F1F5F">
      <w:pPr>
        <w:spacing w:after="0" w:line="240" w:lineRule="auto"/>
        <w:jc w:val="both"/>
        <w:rPr>
          <w:rFonts w:ascii="Times New Roman" w:hAnsi="Times New Roman" w:cs="Times New Roman"/>
        </w:rPr>
      </w:pPr>
    </w:p>
    <w:p w14:paraId="0884D221"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Шуни эътиборга олиш керакки, сианокобаламин (Б12 витамини) қўшилиши ҳам муҳитдаги кобальтнинг умумий концентрациясига таъсир кўрсатади. Мисолни соддалаштиришда сианокобаламин концентрацияси ҳисобга олинмаган.</w:t>
      </w:r>
    </w:p>
    <w:p w14:paraId="6A7DFD19" w14:textId="77777777" w:rsidR="003F1F5F" w:rsidRPr="003F1F5F" w:rsidRDefault="003F1F5F" w:rsidP="003F1F5F">
      <w:pPr>
        <w:spacing w:after="0" w:line="240" w:lineRule="auto"/>
        <w:jc w:val="both"/>
        <w:rPr>
          <w:rFonts w:ascii="Times New Roman" w:hAnsi="Times New Roman" w:cs="Times New Roman"/>
        </w:rPr>
      </w:pPr>
    </w:p>
    <w:p w14:paraId="7E63A25D" w14:textId="77777777" w:rsidR="003F1F5F" w:rsidRPr="003F1F5F" w:rsidRDefault="003F1F5F" w:rsidP="003F1F5F">
      <w:pPr>
        <w:spacing w:after="0" w:line="240" w:lineRule="auto"/>
        <w:jc w:val="both"/>
        <w:rPr>
          <w:rFonts w:ascii="Times New Roman" w:hAnsi="Times New Roman" w:cs="Times New Roman"/>
        </w:rPr>
      </w:pPr>
    </w:p>
    <w:p w14:paraId="4F58B468"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Ушбу мисолда аналитикка дарҳол иккита ҳолат кўзга ташланади: микроэлементлар концентрацияси паст, темир бундан мустасно, муҳит эса углеводлар, аминокислоталар ва ноорганик тузларнинг нисбатан юқори концентрациясини ўз ичига олади. Бу эса, ушбу мисолда муҳитда натрий ва калийнинг сезиларли концентрациясини таъминлайди.</w:t>
      </w:r>
    </w:p>
    <w:p w14:paraId="190DE5E8" w14:textId="77777777" w:rsidR="003F1F5F" w:rsidRPr="003F1F5F" w:rsidRDefault="003F1F5F" w:rsidP="003F1F5F">
      <w:pPr>
        <w:spacing w:after="0" w:line="240" w:lineRule="auto"/>
        <w:jc w:val="both"/>
        <w:rPr>
          <w:rFonts w:ascii="Times New Roman" w:hAnsi="Times New Roman" w:cs="Times New Roman"/>
        </w:rPr>
      </w:pPr>
    </w:p>
    <w:p w14:paraId="4539ACE1"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Илғор амалиётга кўра, ICP-MS масс-спектрометрига киритиладиган синов эритмасидаги эриган қаттиқ моддаларнинг умумий миқдори 0,1-0,2 г/100 мл ёки 0,1%-0,2% оралиғида бўлиши лозим. Бизнинг муҳитимизда эриган қаттиқ моддаларнинг умумий миқдори тахминан 17 г/100 мл бўлгани </w:t>
      </w:r>
      <w:r w:rsidRPr="003F1F5F">
        <w:rPr>
          <w:rFonts w:ascii="Times New Roman" w:hAnsi="Times New Roman" w:cs="Times New Roman"/>
        </w:rPr>
        <w:lastRenderedPageBreak/>
        <w:t xml:space="preserve">учун, қулай 100 баробар суюлтириш шу оралиқда бўлади. Суюлтирилган намунадаги микроэлементлар концентрациясига таъсири </w:t>
      </w:r>
      <w:r w:rsidRPr="003F1F5F">
        <w:rPr>
          <w:rFonts w:ascii="Times New Roman" w:hAnsi="Times New Roman" w:cs="Times New Roman"/>
          <w:i/>
          <w:iCs/>
        </w:rPr>
        <w:t xml:space="preserve">қуйидаги 10-жадвалда </w:t>
      </w:r>
      <w:r w:rsidRPr="003F1F5F">
        <w:rPr>
          <w:rFonts w:ascii="Times New Roman" w:hAnsi="Times New Roman" w:cs="Times New Roman"/>
        </w:rPr>
        <w:t>кўрсатилган.</w:t>
      </w:r>
    </w:p>
    <w:p w14:paraId="50AA0509" w14:textId="77777777" w:rsidR="003F1F5F" w:rsidRPr="003F1F5F" w:rsidRDefault="003F1F5F" w:rsidP="003F1F5F">
      <w:pPr>
        <w:spacing w:after="0" w:line="240" w:lineRule="auto"/>
        <w:jc w:val="both"/>
        <w:rPr>
          <w:rFonts w:ascii="Times New Roman" w:hAnsi="Times New Roman" w:cs="Times New Roman"/>
          <w:b/>
          <w:bCs/>
        </w:rPr>
      </w:pPr>
    </w:p>
    <w:p w14:paraId="2590072F" w14:textId="77777777" w:rsidR="003F1F5F" w:rsidRPr="003F1F5F" w:rsidRDefault="003F1F5F" w:rsidP="003F1F5F">
      <w:pPr>
        <w:spacing w:after="0" w:line="240" w:lineRule="auto"/>
        <w:jc w:val="both"/>
        <w:rPr>
          <w:rFonts w:ascii="Times New Roman" w:hAnsi="Times New Roman" w:cs="Times New Roman"/>
          <w:b/>
          <w:bCs/>
        </w:rPr>
      </w:pPr>
    </w:p>
    <w:p w14:paraId="2170528B"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10-жадвал. Муҳит мисолида микроэлементларнинг 100 каррали суюлтиришдаги консентратсиялари</w:t>
      </w:r>
    </w:p>
    <w:p w14:paraId="6D1B685F" w14:textId="77777777" w:rsidR="003F1F5F" w:rsidRPr="003F1F5F" w:rsidRDefault="003F1F5F" w:rsidP="003F1F5F">
      <w:pPr>
        <w:spacing w:after="0" w:line="240" w:lineRule="auto"/>
        <w:jc w:val="both"/>
        <w:rPr>
          <w:rFonts w:ascii="Times New Roman" w:hAnsi="Times New Roman" w:cs="Times New Roman"/>
          <w:b/>
          <w:bCs/>
        </w:rPr>
      </w:pPr>
    </w:p>
    <w:tbl>
      <w:tblPr>
        <w:tblW w:w="5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98"/>
        <w:gridCol w:w="1297"/>
        <w:gridCol w:w="1297"/>
        <w:gridCol w:w="1297"/>
      </w:tblGrid>
      <w:tr w:rsidR="003F1F5F" w:rsidRPr="003F1F5F" w14:paraId="72D429C0" w14:textId="77777777" w:rsidTr="00D50604">
        <w:trPr>
          <w:trHeight w:val="1287"/>
          <w:tblHeader/>
        </w:trPr>
        <w:tc>
          <w:tcPr>
            <w:tcW w:w="1298" w:type="dxa"/>
            <w:hideMark/>
          </w:tcPr>
          <w:p w14:paraId="4F800876"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Микроэлементлар</w:t>
            </w:r>
          </w:p>
        </w:tc>
        <w:tc>
          <w:tcPr>
            <w:tcW w:w="1297" w:type="dxa"/>
            <w:vAlign w:val="bottom"/>
            <w:hideMark/>
          </w:tcPr>
          <w:p w14:paraId="7DD16BC2"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Муҳитдаги микроэлементлар концентрацияси (мкг/л)</w:t>
            </w:r>
          </w:p>
        </w:tc>
        <w:tc>
          <w:tcPr>
            <w:tcW w:w="1297" w:type="dxa"/>
            <w:vAlign w:val="bottom"/>
            <w:hideMark/>
          </w:tcPr>
          <w:p w14:paraId="661FE9F6"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Микроэлементларнинг 100 марта суюлтирилган муҳитдаги концентрацияси (мкг/л)</w:t>
            </w:r>
          </w:p>
        </w:tc>
        <w:tc>
          <w:tcPr>
            <w:tcW w:w="1297" w:type="dxa"/>
            <w:vAlign w:val="bottom"/>
            <w:hideMark/>
          </w:tcPr>
          <w:p w14:paraId="715F5F33"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Микроэлементларнинг 100 марта суюлтирилган муҳитдаги концентрацияси (нг/л)</w:t>
            </w:r>
          </w:p>
        </w:tc>
      </w:tr>
      <w:tr w:rsidR="003F1F5F" w:rsidRPr="003F1F5F" w14:paraId="28631E8B" w14:textId="77777777" w:rsidTr="00D50604">
        <w:trPr>
          <w:trHeight w:val="255"/>
        </w:trPr>
        <w:tc>
          <w:tcPr>
            <w:tcW w:w="1298" w:type="dxa"/>
            <w:hideMark/>
          </w:tcPr>
          <w:p w14:paraId="50529F4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Кобальт</w:t>
            </w:r>
          </w:p>
        </w:tc>
        <w:tc>
          <w:tcPr>
            <w:tcW w:w="1297" w:type="dxa"/>
            <w:vAlign w:val="bottom"/>
            <w:hideMark/>
          </w:tcPr>
          <w:p w14:paraId="0CB4B89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0,107</w:t>
            </w:r>
          </w:p>
        </w:tc>
        <w:tc>
          <w:tcPr>
            <w:tcW w:w="1297" w:type="dxa"/>
            <w:vAlign w:val="bottom"/>
            <w:hideMark/>
          </w:tcPr>
          <w:p w14:paraId="0C19436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0,00107</w:t>
            </w:r>
          </w:p>
        </w:tc>
        <w:tc>
          <w:tcPr>
            <w:tcW w:w="1297" w:type="dxa"/>
            <w:vAlign w:val="bottom"/>
            <w:hideMark/>
          </w:tcPr>
          <w:p w14:paraId="403ABCA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1,07</w:t>
            </w:r>
          </w:p>
        </w:tc>
      </w:tr>
      <w:tr w:rsidR="003F1F5F" w:rsidRPr="003F1F5F" w14:paraId="7A71CD3A" w14:textId="77777777" w:rsidTr="00D50604">
        <w:trPr>
          <w:trHeight w:val="244"/>
        </w:trPr>
        <w:tc>
          <w:tcPr>
            <w:tcW w:w="1298" w:type="dxa"/>
            <w:hideMark/>
          </w:tcPr>
          <w:p w14:paraId="7D977AD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Хром</w:t>
            </w:r>
          </w:p>
        </w:tc>
        <w:tc>
          <w:tcPr>
            <w:tcW w:w="1297" w:type="dxa"/>
            <w:vAlign w:val="bottom"/>
            <w:hideMark/>
          </w:tcPr>
          <w:p w14:paraId="375124E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0,00392</w:t>
            </w:r>
          </w:p>
        </w:tc>
        <w:tc>
          <w:tcPr>
            <w:tcW w:w="1297" w:type="dxa"/>
            <w:vAlign w:val="bottom"/>
            <w:hideMark/>
          </w:tcPr>
          <w:p w14:paraId="3F00DFB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0,0000392</w:t>
            </w:r>
          </w:p>
        </w:tc>
        <w:tc>
          <w:tcPr>
            <w:tcW w:w="1297" w:type="dxa"/>
            <w:vAlign w:val="bottom"/>
            <w:hideMark/>
          </w:tcPr>
          <w:p w14:paraId="1F938C1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0,0392</w:t>
            </w:r>
          </w:p>
        </w:tc>
      </w:tr>
      <w:tr w:rsidR="003F1F5F" w:rsidRPr="003F1F5F" w14:paraId="2BE104C4" w14:textId="77777777" w:rsidTr="00D50604">
        <w:trPr>
          <w:trHeight w:val="255"/>
        </w:trPr>
        <w:tc>
          <w:tcPr>
            <w:tcW w:w="1298" w:type="dxa"/>
            <w:hideMark/>
          </w:tcPr>
          <w:p w14:paraId="7ADB34D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Мис (хлорид)</w:t>
            </w:r>
          </w:p>
        </w:tc>
        <w:tc>
          <w:tcPr>
            <w:tcW w:w="1297" w:type="dxa"/>
            <w:vAlign w:val="bottom"/>
            <w:hideMark/>
          </w:tcPr>
          <w:p w14:paraId="4686DED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w:t>
            </w:r>
          </w:p>
        </w:tc>
        <w:tc>
          <w:tcPr>
            <w:tcW w:w="1297" w:type="dxa"/>
            <w:vAlign w:val="bottom"/>
            <w:hideMark/>
          </w:tcPr>
          <w:p w14:paraId="3F20BE7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0,0131</w:t>
            </w:r>
          </w:p>
        </w:tc>
        <w:tc>
          <w:tcPr>
            <w:tcW w:w="1297" w:type="dxa"/>
            <w:vAlign w:val="bottom"/>
            <w:hideMark/>
          </w:tcPr>
          <w:p w14:paraId="6638CB6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w:t>
            </w:r>
          </w:p>
        </w:tc>
      </w:tr>
      <w:tr w:rsidR="003F1F5F" w:rsidRPr="003F1F5F" w14:paraId="61233EB3" w14:textId="77777777" w:rsidTr="00D50604">
        <w:trPr>
          <w:trHeight w:val="244"/>
        </w:trPr>
        <w:tc>
          <w:tcPr>
            <w:tcW w:w="1298" w:type="dxa"/>
            <w:hideMark/>
          </w:tcPr>
          <w:p w14:paraId="7280A9D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Мис (сульфат)</w:t>
            </w:r>
          </w:p>
        </w:tc>
        <w:tc>
          <w:tcPr>
            <w:tcW w:w="1297" w:type="dxa"/>
            <w:vAlign w:val="bottom"/>
            <w:hideMark/>
          </w:tcPr>
          <w:p w14:paraId="4CFFB63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0,115</w:t>
            </w:r>
          </w:p>
        </w:tc>
        <w:tc>
          <w:tcPr>
            <w:tcW w:w="1297" w:type="dxa"/>
            <w:vAlign w:val="bottom"/>
            <w:hideMark/>
          </w:tcPr>
          <w:p w14:paraId="08FEC04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0,00115</w:t>
            </w:r>
          </w:p>
        </w:tc>
        <w:tc>
          <w:tcPr>
            <w:tcW w:w="1297" w:type="dxa"/>
            <w:vAlign w:val="bottom"/>
            <w:hideMark/>
          </w:tcPr>
          <w:p w14:paraId="30239BF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1,15</w:t>
            </w:r>
          </w:p>
        </w:tc>
      </w:tr>
      <w:tr w:rsidR="003F1F5F" w:rsidRPr="003F1F5F" w14:paraId="6D946F44" w14:textId="77777777" w:rsidTr="00D50604">
        <w:trPr>
          <w:trHeight w:val="255"/>
        </w:trPr>
        <w:tc>
          <w:tcPr>
            <w:tcW w:w="1298" w:type="dxa"/>
            <w:hideMark/>
          </w:tcPr>
          <w:p w14:paraId="20294F6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Темир</w:t>
            </w:r>
          </w:p>
        </w:tc>
        <w:tc>
          <w:tcPr>
            <w:tcW w:w="1297" w:type="dxa"/>
            <w:vAlign w:val="bottom"/>
            <w:hideMark/>
          </w:tcPr>
          <w:p w14:paraId="6BD86F0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131000</w:t>
            </w:r>
          </w:p>
        </w:tc>
        <w:tc>
          <w:tcPr>
            <w:tcW w:w="1297" w:type="dxa"/>
            <w:vAlign w:val="bottom"/>
            <w:hideMark/>
          </w:tcPr>
          <w:p w14:paraId="6928FB8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1310</w:t>
            </w:r>
          </w:p>
        </w:tc>
        <w:tc>
          <w:tcPr>
            <w:tcW w:w="1297" w:type="dxa"/>
            <w:vAlign w:val="center"/>
            <w:hideMark/>
          </w:tcPr>
          <w:p w14:paraId="6446075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w:t>
            </w:r>
          </w:p>
        </w:tc>
      </w:tr>
      <w:tr w:rsidR="003F1F5F" w:rsidRPr="003F1F5F" w14:paraId="6255869B" w14:textId="77777777" w:rsidTr="00D50604">
        <w:trPr>
          <w:trHeight w:val="244"/>
        </w:trPr>
        <w:tc>
          <w:tcPr>
            <w:tcW w:w="1298" w:type="dxa"/>
            <w:hideMark/>
          </w:tcPr>
          <w:p w14:paraId="727D7BA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Marganes</w:t>
            </w:r>
          </w:p>
        </w:tc>
        <w:tc>
          <w:tcPr>
            <w:tcW w:w="1297" w:type="dxa"/>
            <w:vAlign w:val="bottom"/>
            <w:hideMark/>
          </w:tcPr>
          <w:p w14:paraId="52FDFB4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0,00494</w:t>
            </w:r>
          </w:p>
        </w:tc>
        <w:tc>
          <w:tcPr>
            <w:tcW w:w="1297" w:type="dxa"/>
            <w:vAlign w:val="bottom"/>
            <w:hideMark/>
          </w:tcPr>
          <w:p w14:paraId="749CC60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0,0000494</w:t>
            </w:r>
          </w:p>
        </w:tc>
        <w:tc>
          <w:tcPr>
            <w:tcW w:w="1297" w:type="dxa"/>
            <w:vAlign w:val="bottom"/>
            <w:hideMark/>
          </w:tcPr>
          <w:p w14:paraId="3D64E29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0,0494</w:t>
            </w:r>
          </w:p>
        </w:tc>
      </w:tr>
      <w:tr w:rsidR="003F1F5F" w:rsidRPr="003F1F5F" w14:paraId="57AC3362" w14:textId="77777777" w:rsidTr="00D50604">
        <w:trPr>
          <w:trHeight w:val="255"/>
        </w:trPr>
        <w:tc>
          <w:tcPr>
            <w:tcW w:w="1298" w:type="dxa"/>
            <w:hideMark/>
          </w:tcPr>
          <w:p w14:paraId="0619DAA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Molibden</w:t>
            </w:r>
          </w:p>
        </w:tc>
        <w:tc>
          <w:tcPr>
            <w:tcW w:w="1297" w:type="dxa"/>
            <w:vAlign w:val="bottom"/>
            <w:hideMark/>
          </w:tcPr>
          <w:p w14:paraId="28E5F33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0,0420</w:t>
            </w:r>
          </w:p>
        </w:tc>
        <w:tc>
          <w:tcPr>
            <w:tcW w:w="1297" w:type="dxa"/>
            <w:vAlign w:val="bottom"/>
            <w:hideMark/>
          </w:tcPr>
          <w:p w14:paraId="18AF4CF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0,0004203</w:t>
            </w:r>
          </w:p>
        </w:tc>
        <w:tc>
          <w:tcPr>
            <w:tcW w:w="1297" w:type="dxa"/>
            <w:vAlign w:val="bottom"/>
            <w:hideMark/>
          </w:tcPr>
          <w:p w14:paraId="182828A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0,420</w:t>
            </w:r>
          </w:p>
        </w:tc>
      </w:tr>
      <w:tr w:rsidR="003F1F5F" w:rsidRPr="003F1F5F" w14:paraId="2BDCE0B1" w14:textId="77777777" w:rsidTr="00D50604">
        <w:trPr>
          <w:trHeight w:val="244"/>
        </w:trPr>
        <w:tc>
          <w:tcPr>
            <w:tcW w:w="1298" w:type="dxa"/>
            <w:hideMark/>
          </w:tcPr>
          <w:p w14:paraId="043C109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Nikel</w:t>
            </w:r>
          </w:p>
        </w:tc>
        <w:tc>
          <w:tcPr>
            <w:tcW w:w="1297" w:type="dxa"/>
            <w:vAlign w:val="bottom"/>
            <w:hideMark/>
          </w:tcPr>
          <w:p w14:paraId="0F55507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0,00266</w:t>
            </w:r>
          </w:p>
        </w:tc>
        <w:tc>
          <w:tcPr>
            <w:tcW w:w="1297" w:type="dxa"/>
            <w:vAlign w:val="bottom"/>
            <w:hideMark/>
          </w:tcPr>
          <w:p w14:paraId="56FCB66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0,0000266</w:t>
            </w:r>
          </w:p>
        </w:tc>
        <w:tc>
          <w:tcPr>
            <w:tcW w:w="1297" w:type="dxa"/>
            <w:vAlign w:val="bottom"/>
            <w:hideMark/>
          </w:tcPr>
          <w:p w14:paraId="37ED763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0,0266</w:t>
            </w:r>
          </w:p>
        </w:tc>
      </w:tr>
      <w:tr w:rsidR="003F1F5F" w:rsidRPr="003F1F5F" w14:paraId="638DCC8B" w14:textId="77777777" w:rsidTr="00D50604">
        <w:trPr>
          <w:trHeight w:val="255"/>
        </w:trPr>
        <w:tc>
          <w:tcPr>
            <w:tcW w:w="1298" w:type="dxa"/>
            <w:hideMark/>
          </w:tcPr>
          <w:p w14:paraId="53A4AF6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Selen</w:t>
            </w:r>
          </w:p>
        </w:tc>
        <w:tc>
          <w:tcPr>
            <w:tcW w:w="1297" w:type="dxa"/>
            <w:vAlign w:val="bottom"/>
            <w:hideMark/>
          </w:tcPr>
          <w:p w14:paraId="6FEAF39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0,717</w:t>
            </w:r>
          </w:p>
        </w:tc>
        <w:tc>
          <w:tcPr>
            <w:tcW w:w="1297" w:type="dxa"/>
            <w:vAlign w:val="bottom"/>
            <w:hideMark/>
          </w:tcPr>
          <w:p w14:paraId="238FBF8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0,00717</w:t>
            </w:r>
          </w:p>
        </w:tc>
        <w:tc>
          <w:tcPr>
            <w:tcW w:w="1297" w:type="dxa"/>
            <w:vAlign w:val="bottom"/>
            <w:hideMark/>
          </w:tcPr>
          <w:p w14:paraId="5CB33F3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7,17</w:t>
            </w:r>
          </w:p>
        </w:tc>
      </w:tr>
      <w:tr w:rsidR="003F1F5F" w:rsidRPr="003F1F5F" w14:paraId="71E3E88B" w14:textId="77777777" w:rsidTr="00D50604">
        <w:trPr>
          <w:trHeight w:val="244"/>
        </w:trPr>
        <w:tc>
          <w:tcPr>
            <w:tcW w:w="1298" w:type="dxa"/>
            <w:hideMark/>
          </w:tcPr>
          <w:p w14:paraId="51ECD1F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Qalay</w:t>
            </w:r>
          </w:p>
        </w:tc>
        <w:tc>
          <w:tcPr>
            <w:tcW w:w="1297" w:type="dxa"/>
            <w:vAlign w:val="bottom"/>
            <w:hideMark/>
          </w:tcPr>
          <w:p w14:paraId="054049B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0,00533</w:t>
            </w:r>
          </w:p>
        </w:tc>
        <w:tc>
          <w:tcPr>
            <w:tcW w:w="1297" w:type="dxa"/>
            <w:vAlign w:val="bottom"/>
            <w:hideMark/>
          </w:tcPr>
          <w:p w14:paraId="0E59194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0,0000533</w:t>
            </w:r>
          </w:p>
        </w:tc>
        <w:tc>
          <w:tcPr>
            <w:tcW w:w="1297" w:type="dxa"/>
            <w:vAlign w:val="bottom"/>
            <w:hideMark/>
          </w:tcPr>
          <w:p w14:paraId="0B2A53F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0,0533</w:t>
            </w:r>
          </w:p>
        </w:tc>
      </w:tr>
      <w:tr w:rsidR="003F1F5F" w:rsidRPr="003F1F5F" w14:paraId="28A5A93D" w14:textId="77777777" w:rsidTr="00D50604">
        <w:trPr>
          <w:trHeight w:val="56"/>
        </w:trPr>
        <w:tc>
          <w:tcPr>
            <w:tcW w:w="1298" w:type="dxa"/>
            <w:hideMark/>
          </w:tcPr>
          <w:p w14:paraId="4F5D171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Vanadiy</w:t>
            </w:r>
          </w:p>
        </w:tc>
        <w:tc>
          <w:tcPr>
            <w:tcW w:w="1297" w:type="dxa"/>
            <w:vAlign w:val="bottom"/>
            <w:hideMark/>
          </w:tcPr>
          <w:p w14:paraId="414B3A6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0,0234</w:t>
            </w:r>
          </w:p>
        </w:tc>
        <w:tc>
          <w:tcPr>
            <w:tcW w:w="1297" w:type="dxa"/>
            <w:vAlign w:val="bottom"/>
            <w:hideMark/>
          </w:tcPr>
          <w:p w14:paraId="7E0C369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0,0002338</w:t>
            </w:r>
          </w:p>
        </w:tc>
        <w:tc>
          <w:tcPr>
            <w:tcW w:w="1297" w:type="dxa"/>
            <w:vAlign w:val="bottom"/>
            <w:hideMark/>
          </w:tcPr>
          <w:p w14:paraId="359823E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0,234</w:t>
            </w:r>
          </w:p>
        </w:tc>
      </w:tr>
      <w:tr w:rsidR="003F1F5F" w:rsidRPr="003F1F5F" w14:paraId="09DB4518" w14:textId="77777777" w:rsidTr="00D50604">
        <w:trPr>
          <w:trHeight w:val="244"/>
        </w:trPr>
        <w:tc>
          <w:tcPr>
            <w:tcW w:w="1298" w:type="dxa"/>
            <w:hideMark/>
          </w:tcPr>
          <w:p w14:paraId="765A409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Rux</w:t>
            </w:r>
          </w:p>
        </w:tc>
        <w:tc>
          <w:tcPr>
            <w:tcW w:w="1297" w:type="dxa"/>
            <w:vAlign w:val="bottom"/>
            <w:hideMark/>
          </w:tcPr>
          <w:p w14:paraId="7F6D640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12,0</w:t>
            </w:r>
          </w:p>
        </w:tc>
        <w:tc>
          <w:tcPr>
            <w:tcW w:w="1297" w:type="dxa"/>
            <w:vAlign w:val="bottom"/>
            <w:hideMark/>
          </w:tcPr>
          <w:p w14:paraId="22A36C2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0,120</w:t>
            </w:r>
          </w:p>
        </w:tc>
        <w:tc>
          <w:tcPr>
            <w:tcW w:w="1297" w:type="dxa"/>
            <w:vAlign w:val="bottom"/>
            <w:hideMark/>
          </w:tcPr>
          <w:p w14:paraId="72783D7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120</w:t>
            </w:r>
          </w:p>
        </w:tc>
      </w:tr>
    </w:tbl>
    <w:p w14:paraId="3BF66031" w14:textId="77777777" w:rsidR="003F1F5F" w:rsidRPr="003F1F5F" w:rsidRDefault="003F1F5F" w:rsidP="003F1F5F">
      <w:pPr>
        <w:spacing w:after="0" w:line="240" w:lineRule="auto"/>
        <w:jc w:val="both"/>
        <w:rPr>
          <w:rFonts w:ascii="Times New Roman" w:hAnsi="Times New Roman" w:cs="Times New Roman"/>
          <w:bCs/>
        </w:rPr>
      </w:pPr>
    </w:p>
    <w:p w14:paraId="75D513A9" w14:textId="77777777" w:rsidR="003F1F5F" w:rsidRPr="003F1F5F" w:rsidRDefault="003F1F5F" w:rsidP="003F1F5F">
      <w:pPr>
        <w:spacing w:after="0" w:line="240" w:lineRule="auto"/>
        <w:jc w:val="both"/>
        <w:rPr>
          <w:rFonts w:ascii="Times New Roman" w:hAnsi="Times New Roman" w:cs="Times New Roman"/>
          <w:bCs/>
        </w:rPr>
      </w:pPr>
    </w:p>
    <w:p w14:paraId="0A602EC3" w14:textId="77777777" w:rsidR="003F1F5F" w:rsidRPr="003F1F5F" w:rsidRDefault="003F1F5F" w:rsidP="003F1F5F">
      <w:pPr>
        <w:spacing w:after="0" w:line="240" w:lineRule="auto"/>
        <w:jc w:val="both"/>
        <w:rPr>
          <w:rFonts w:ascii="Times New Roman" w:hAnsi="Times New Roman" w:cs="Times New Roman"/>
          <w:bCs/>
        </w:rPr>
      </w:pPr>
    </w:p>
    <w:p w14:paraId="26EEA5C4" w14:textId="77777777" w:rsidR="003F1F5F" w:rsidRPr="003F1F5F" w:rsidRDefault="003F1F5F" w:rsidP="003F1F5F">
      <w:pPr>
        <w:spacing w:after="0" w:line="240" w:lineRule="auto"/>
        <w:jc w:val="both"/>
        <w:rPr>
          <w:rFonts w:ascii="Times New Roman" w:hAnsi="Times New Roman" w:cs="Times New Roman"/>
          <w:bCs/>
        </w:rPr>
      </w:pPr>
    </w:p>
    <w:p w14:paraId="2C5A092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Кўриниб турибдики, темирдан ташқари, бу элементларнинг консентратсиялари таҳлилчи учун жиддий муаммо туғдиради, шунинг учун синовдан ўтказилаётган эритмаларимизни тайёрлашда суюлтириш даражасини камайтириш мақсадга мувофиқ бўларди.</w:t>
      </w:r>
    </w:p>
    <w:p w14:paraId="151DD272" w14:textId="77777777" w:rsidR="003F1F5F" w:rsidRPr="003F1F5F" w:rsidRDefault="003F1F5F" w:rsidP="003F1F5F">
      <w:pPr>
        <w:spacing w:after="0" w:line="240" w:lineRule="auto"/>
        <w:jc w:val="both"/>
        <w:rPr>
          <w:rFonts w:ascii="Times New Roman" w:hAnsi="Times New Roman" w:cs="Times New Roman"/>
          <w:bCs/>
        </w:rPr>
      </w:pPr>
    </w:p>
    <w:p w14:paraId="341F188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 xml:space="preserve">Темирга келсак, унинг концентрацияси етарлича юқори бўлиб, уни ICP-MS ўрнига ICP-OES ёрдамида осонликча ўлчаш мумкин. Бошқа бир усул сифатида, таҳлилчи темир концентрациясини ICP-MS ёрдамида ўлчашдан олдин синовдан ўтказилаётган эритмани қўшимча суюлтиришга қарор қилиши мумкин. Таҳлилчи, шунингдек, темир аммоний ситрат таркибида қўшимча ўтиш элементлари (кобальт, хром, мис, марганец, молибден, никель, ванадий ва/ёки рух) мавжудлигини ва тажриба натижасида олинган ушбу микроэлементларнинг консентратсиялари </w:t>
      </w:r>
      <w:r w:rsidRPr="003F1F5F">
        <w:rPr>
          <w:rFonts w:ascii="Times New Roman" w:hAnsi="Times New Roman" w:cs="Times New Roman"/>
          <w:bCs/>
          <w:i/>
          <w:iCs/>
        </w:rPr>
        <w:t>10-жадвалда</w:t>
      </w:r>
    </w:p>
    <w:p w14:paraId="27FC1CCD" w14:textId="77777777" w:rsidR="003F1F5F" w:rsidRPr="003F1F5F" w:rsidRDefault="003F1F5F" w:rsidP="003F1F5F">
      <w:pPr>
        <w:spacing w:after="0" w:line="240" w:lineRule="auto"/>
        <w:jc w:val="both"/>
        <w:rPr>
          <w:rFonts w:ascii="Times New Roman" w:hAnsi="Times New Roman" w:cs="Times New Roman"/>
        </w:rPr>
      </w:pPr>
    </w:p>
    <w:p w14:paraId="0DE9BBB1" w14:textId="77777777" w:rsidR="003F1F5F" w:rsidRPr="003F1F5F" w:rsidRDefault="003F1F5F" w:rsidP="003F1F5F">
      <w:pPr>
        <w:spacing w:after="0" w:line="240" w:lineRule="auto"/>
        <w:jc w:val="both"/>
        <w:rPr>
          <w:rFonts w:ascii="Times New Roman" w:hAnsi="Times New Roman" w:cs="Times New Roman"/>
        </w:rPr>
      </w:pPr>
    </w:p>
    <w:p w14:paraId="5AD23942"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Муҳитнинг эриган таркибининг катта қисми глюкозадан иборат бўлса-да, таҳлилга энг катта таъсирни натрий ва калий ионлари кўрсатади.</w:t>
      </w:r>
    </w:p>
    <w:p w14:paraId="4DEB8F83" w14:textId="77777777" w:rsidR="003F1F5F" w:rsidRPr="003F1F5F" w:rsidRDefault="003F1F5F" w:rsidP="003F1F5F">
      <w:pPr>
        <w:spacing w:after="0" w:line="240" w:lineRule="auto"/>
        <w:jc w:val="both"/>
        <w:rPr>
          <w:rFonts w:ascii="Times New Roman" w:hAnsi="Times New Roman" w:cs="Times New Roman"/>
        </w:rPr>
      </w:pPr>
    </w:p>
    <w:p w14:paraId="60ED7C10" w14:textId="77777777" w:rsidR="003F1F5F" w:rsidRPr="003F1F5F" w:rsidRDefault="003F1F5F" w:rsidP="003F1F5F">
      <w:pPr>
        <w:spacing w:after="0" w:line="240" w:lineRule="auto"/>
        <w:jc w:val="both"/>
        <w:rPr>
          <w:rFonts w:ascii="Times New Roman" w:hAnsi="Times New Roman" w:cs="Times New Roman"/>
        </w:rPr>
      </w:pPr>
    </w:p>
    <w:p w14:paraId="11BD6C1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 xml:space="preserve">Бу икки туздан олинган натрий ва калийнинг ҳақиқий консентратсиялари қуйидагича </w:t>
      </w:r>
      <w:r w:rsidRPr="003F1F5F">
        <w:rPr>
          <w:rFonts w:ascii="Times New Roman" w:hAnsi="Times New Roman" w:cs="Times New Roman"/>
          <w:i/>
          <w:iCs/>
        </w:rPr>
        <w:t xml:space="preserve">(11-жадвалга </w:t>
      </w:r>
      <w:r w:rsidRPr="003F1F5F">
        <w:rPr>
          <w:rFonts w:ascii="Times New Roman" w:hAnsi="Times New Roman" w:cs="Times New Roman"/>
          <w:bCs/>
        </w:rPr>
        <w:t>қаранг):</w:t>
      </w:r>
    </w:p>
    <w:p w14:paraId="2AE8BF58" w14:textId="77777777" w:rsidR="003F1F5F" w:rsidRPr="003F1F5F" w:rsidRDefault="003F1F5F" w:rsidP="003F1F5F">
      <w:pPr>
        <w:spacing w:after="0" w:line="240" w:lineRule="auto"/>
        <w:jc w:val="both"/>
        <w:rPr>
          <w:rFonts w:ascii="Times New Roman" w:hAnsi="Times New Roman" w:cs="Times New Roman"/>
          <w:bCs/>
        </w:rPr>
      </w:pPr>
    </w:p>
    <w:p w14:paraId="3E0158A7" w14:textId="77777777" w:rsidR="003F1F5F" w:rsidRPr="003F1F5F" w:rsidRDefault="003F1F5F" w:rsidP="003F1F5F">
      <w:pPr>
        <w:spacing w:after="0" w:line="240" w:lineRule="auto"/>
        <w:jc w:val="both"/>
        <w:rPr>
          <w:rFonts w:ascii="Times New Roman" w:hAnsi="Times New Roman" w:cs="Times New Roman"/>
        </w:rPr>
      </w:pPr>
    </w:p>
    <w:p w14:paraId="54B2D5A9" w14:textId="77777777" w:rsidR="003F1F5F" w:rsidRPr="003F1F5F" w:rsidRDefault="003F1F5F" w:rsidP="003F1F5F">
      <w:pPr>
        <w:spacing w:after="0" w:line="240" w:lineRule="auto"/>
        <w:jc w:val="both"/>
        <w:rPr>
          <w:rFonts w:ascii="Times New Roman" w:hAnsi="Times New Roman" w:cs="Times New Roman"/>
        </w:rPr>
      </w:pPr>
    </w:p>
    <w:p w14:paraId="6BBB89CF"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11-жадвал. Намуна муҳитидаги натрий/калий консентратсиялари</w:t>
      </w:r>
    </w:p>
    <w:tbl>
      <w:tblPr>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6"/>
        <w:gridCol w:w="880"/>
        <w:gridCol w:w="943"/>
        <w:gridCol w:w="580"/>
        <w:gridCol w:w="880"/>
        <w:gridCol w:w="880"/>
      </w:tblGrid>
      <w:tr w:rsidR="003F1F5F" w:rsidRPr="003F1F5F" w14:paraId="4700C4C5" w14:textId="77777777" w:rsidTr="00D50604">
        <w:trPr>
          <w:trHeight w:val="936"/>
          <w:tblHeader/>
        </w:trPr>
        <w:tc>
          <w:tcPr>
            <w:tcW w:w="986" w:type="dxa"/>
            <w:hideMark/>
          </w:tcPr>
          <w:p w14:paraId="14A2CD1A"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lastRenderedPageBreak/>
              <w:t>Анорганик туз</w:t>
            </w:r>
          </w:p>
        </w:tc>
        <w:tc>
          <w:tcPr>
            <w:tcW w:w="880" w:type="dxa"/>
            <w:vAlign w:val="bottom"/>
            <w:hideMark/>
          </w:tcPr>
          <w:p w14:paraId="44A31E82"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Муҳитдаги концентрация (г/л)</w:t>
            </w:r>
          </w:p>
        </w:tc>
        <w:tc>
          <w:tcPr>
            <w:tcW w:w="943" w:type="dxa"/>
            <w:vAlign w:val="bottom"/>
            <w:hideMark/>
          </w:tcPr>
          <w:p w14:paraId="40D646AE"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Молекуляр масса (г/мол)</w:t>
            </w:r>
          </w:p>
        </w:tc>
        <w:tc>
          <w:tcPr>
            <w:tcW w:w="580" w:type="dxa"/>
            <w:vAlign w:val="bottom"/>
            <w:hideMark/>
          </w:tcPr>
          <w:p w14:paraId="776258C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Атом массаси (г/мол)</w:t>
            </w:r>
          </w:p>
        </w:tc>
        <w:tc>
          <w:tcPr>
            <w:tcW w:w="880" w:type="dxa"/>
            <w:vAlign w:val="bottom"/>
            <w:hideMark/>
          </w:tcPr>
          <w:p w14:paraId="12F5974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Муҳитдаги На/К концентрацияси (г/л)</w:t>
            </w:r>
          </w:p>
        </w:tc>
        <w:tc>
          <w:tcPr>
            <w:tcW w:w="880" w:type="dxa"/>
            <w:vAlign w:val="bottom"/>
            <w:hideMark/>
          </w:tcPr>
          <w:p w14:paraId="72B93A5C"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Муҳитдаги На/К концентрацияси (г/100 мл)</w:t>
            </w:r>
          </w:p>
        </w:tc>
      </w:tr>
      <w:tr w:rsidR="003F1F5F" w:rsidRPr="003F1F5F" w14:paraId="69450C71" w14:textId="77777777" w:rsidTr="00D50604">
        <w:trPr>
          <w:trHeight w:val="299"/>
        </w:trPr>
        <w:tc>
          <w:tcPr>
            <w:tcW w:w="986" w:type="dxa"/>
            <w:hideMark/>
          </w:tcPr>
          <w:p w14:paraId="0389A26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Натрий хлорид</w:t>
            </w:r>
          </w:p>
        </w:tc>
        <w:tc>
          <w:tcPr>
            <w:tcW w:w="880" w:type="dxa"/>
            <w:vAlign w:val="bottom"/>
            <w:hideMark/>
          </w:tcPr>
          <w:p w14:paraId="5227B49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w:t>
            </w:r>
          </w:p>
        </w:tc>
        <w:tc>
          <w:tcPr>
            <w:tcW w:w="943" w:type="dxa"/>
            <w:vAlign w:val="bottom"/>
            <w:hideMark/>
          </w:tcPr>
          <w:p w14:paraId="5847CBA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58,44</w:t>
            </w:r>
          </w:p>
        </w:tc>
        <w:tc>
          <w:tcPr>
            <w:tcW w:w="580" w:type="dxa"/>
            <w:vAlign w:val="bottom"/>
            <w:hideMark/>
          </w:tcPr>
          <w:p w14:paraId="555D052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22,99</w:t>
            </w:r>
          </w:p>
        </w:tc>
        <w:tc>
          <w:tcPr>
            <w:tcW w:w="880" w:type="dxa"/>
            <w:vAlign w:val="bottom"/>
            <w:hideMark/>
          </w:tcPr>
          <w:p w14:paraId="6C9CC06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2,75</w:t>
            </w:r>
          </w:p>
        </w:tc>
        <w:tc>
          <w:tcPr>
            <w:tcW w:w="880" w:type="dxa"/>
            <w:vAlign w:val="bottom"/>
            <w:hideMark/>
          </w:tcPr>
          <w:p w14:paraId="548E119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0,28</w:t>
            </w:r>
          </w:p>
        </w:tc>
      </w:tr>
      <w:tr w:rsidR="003F1F5F" w:rsidRPr="003F1F5F" w14:paraId="6FE2520C" w14:textId="77777777" w:rsidTr="00D50604">
        <w:trPr>
          <w:trHeight w:val="624"/>
        </w:trPr>
        <w:tc>
          <w:tcPr>
            <w:tcW w:w="986" w:type="dxa"/>
            <w:hideMark/>
          </w:tcPr>
          <w:p w14:paraId="18FB354D" w14:textId="77777777" w:rsidR="003F1F5F" w:rsidRPr="003F1F5F" w:rsidRDefault="003F1F5F" w:rsidP="003F1F5F">
            <w:pPr>
              <w:spacing w:after="0" w:line="240" w:lineRule="auto"/>
              <w:jc w:val="both"/>
              <w:rPr>
                <w:rFonts w:ascii="Times New Roman" w:hAnsi="Times New Roman" w:cs="Times New Roman"/>
                <w:strike/>
              </w:rPr>
            </w:pPr>
            <w:r w:rsidRPr="003F1F5F">
              <w:rPr>
                <w:rFonts w:ascii="Times New Roman" w:hAnsi="Times New Roman" w:cs="Times New Roman"/>
                <w:strike/>
              </w:rPr>
              <w:t>Калий дигидрогенфосфат</w:t>
            </w:r>
          </w:p>
          <w:p w14:paraId="7838942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highlight w:val="magenta"/>
              </w:rPr>
              <w:t>Калий гидрофосфат</w:t>
            </w:r>
          </w:p>
        </w:tc>
        <w:tc>
          <w:tcPr>
            <w:tcW w:w="880" w:type="dxa"/>
            <w:vAlign w:val="bottom"/>
            <w:hideMark/>
          </w:tcPr>
          <w:p w14:paraId="2D996D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w:t>
            </w:r>
          </w:p>
        </w:tc>
        <w:tc>
          <w:tcPr>
            <w:tcW w:w="943" w:type="dxa"/>
            <w:vAlign w:val="bottom"/>
            <w:hideMark/>
          </w:tcPr>
          <w:p w14:paraId="721BB07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174,2</w:t>
            </w:r>
          </w:p>
        </w:tc>
        <w:tc>
          <w:tcPr>
            <w:tcW w:w="580" w:type="dxa"/>
            <w:vAlign w:val="bottom"/>
            <w:hideMark/>
          </w:tcPr>
          <w:p w14:paraId="2B4D66A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39,098</w:t>
            </w:r>
          </w:p>
        </w:tc>
        <w:tc>
          <w:tcPr>
            <w:tcW w:w="880" w:type="dxa"/>
            <w:vAlign w:val="bottom"/>
            <w:hideMark/>
          </w:tcPr>
          <w:p w14:paraId="5367C8B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3,14</w:t>
            </w:r>
          </w:p>
        </w:tc>
        <w:tc>
          <w:tcPr>
            <w:tcW w:w="880" w:type="dxa"/>
            <w:vAlign w:val="bottom"/>
            <w:hideMark/>
          </w:tcPr>
          <w:p w14:paraId="4F8D041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0,31</w:t>
            </w:r>
          </w:p>
        </w:tc>
      </w:tr>
      <w:tr w:rsidR="003F1F5F" w:rsidRPr="003F1F5F" w14:paraId="061FB450" w14:textId="77777777" w:rsidTr="00D50604">
        <w:trPr>
          <w:trHeight w:val="299"/>
        </w:trPr>
        <w:tc>
          <w:tcPr>
            <w:tcW w:w="986" w:type="dxa"/>
            <w:hideMark/>
          </w:tcPr>
          <w:p w14:paraId="58728DF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Jami</w:t>
            </w:r>
          </w:p>
        </w:tc>
        <w:tc>
          <w:tcPr>
            <w:tcW w:w="880" w:type="dxa"/>
            <w:vAlign w:val="center"/>
            <w:hideMark/>
          </w:tcPr>
          <w:p w14:paraId="3DBC52D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w:t>
            </w:r>
          </w:p>
        </w:tc>
        <w:tc>
          <w:tcPr>
            <w:tcW w:w="943" w:type="dxa"/>
            <w:vAlign w:val="center"/>
            <w:hideMark/>
          </w:tcPr>
          <w:p w14:paraId="7CC3828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w:t>
            </w:r>
          </w:p>
        </w:tc>
        <w:tc>
          <w:tcPr>
            <w:tcW w:w="580" w:type="dxa"/>
            <w:vAlign w:val="center"/>
            <w:hideMark/>
          </w:tcPr>
          <w:p w14:paraId="7372A51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w:t>
            </w:r>
          </w:p>
        </w:tc>
        <w:tc>
          <w:tcPr>
            <w:tcW w:w="880" w:type="dxa"/>
            <w:vAlign w:val="bottom"/>
            <w:hideMark/>
          </w:tcPr>
          <w:p w14:paraId="10346AE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5,90</w:t>
            </w:r>
          </w:p>
        </w:tc>
        <w:tc>
          <w:tcPr>
            <w:tcW w:w="880" w:type="dxa"/>
            <w:vAlign w:val="bottom"/>
            <w:hideMark/>
          </w:tcPr>
          <w:p w14:paraId="45F5EA0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0,59</w:t>
            </w:r>
          </w:p>
        </w:tc>
      </w:tr>
    </w:tbl>
    <w:p w14:paraId="09550329" w14:textId="77777777" w:rsidR="003F1F5F" w:rsidRPr="003F1F5F" w:rsidRDefault="003F1F5F" w:rsidP="003F1F5F">
      <w:pPr>
        <w:spacing w:after="0" w:line="240" w:lineRule="auto"/>
        <w:jc w:val="both"/>
        <w:rPr>
          <w:rFonts w:ascii="Times New Roman" w:hAnsi="Times New Roman" w:cs="Times New Roman"/>
        </w:rPr>
      </w:pPr>
    </w:p>
    <w:p w14:paraId="1D66E1D0" w14:textId="77777777" w:rsidR="003F1F5F" w:rsidRPr="003F1F5F" w:rsidRDefault="003F1F5F" w:rsidP="003F1F5F">
      <w:pPr>
        <w:spacing w:after="0" w:line="240" w:lineRule="auto"/>
        <w:jc w:val="both"/>
        <w:rPr>
          <w:rFonts w:ascii="Times New Roman" w:hAnsi="Times New Roman" w:cs="Times New Roman"/>
        </w:rPr>
      </w:pPr>
    </w:p>
    <w:p w14:paraId="0EF19898" w14:textId="77777777" w:rsidR="003F1F5F" w:rsidRPr="003F1F5F" w:rsidRDefault="003F1F5F" w:rsidP="003F1F5F">
      <w:pPr>
        <w:spacing w:after="0" w:line="240" w:lineRule="auto"/>
        <w:jc w:val="both"/>
        <w:rPr>
          <w:rFonts w:ascii="Times New Roman" w:hAnsi="Times New Roman" w:cs="Times New Roman"/>
        </w:rPr>
      </w:pPr>
    </w:p>
    <w:p w14:paraId="6577C340" w14:textId="77777777" w:rsidR="003F1F5F" w:rsidRPr="003F1F5F" w:rsidRDefault="003F1F5F" w:rsidP="003F1F5F">
      <w:pPr>
        <w:spacing w:after="0" w:line="240" w:lineRule="auto"/>
        <w:jc w:val="both"/>
        <w:rPr>
          <w:rFonts w:ascii="Times New Roman" w:hAnsi="Times New Roman" w:cs="Times New Roman"/>
        </w:rPr>
      </w:pPr>
    </w:p>
    <w:p w14:paraId="3E8A6BC1"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Шуни таъкидлаш керакки, бу муҳит таркибидаги бошқа тузлар киритадиган натрий ва калийнинг (ва бошқа қарама-қарши ионларнинг) умумий миқдорини ўз ичига олмайди. Ушбу мисол мақсадида улар ҳисобга олинмайди, аммо амалда барча тузларнинг (масалан, натрий, калий, магний ва кальций) қарама-қарши ионлари концентрацияларини ҳисобга олиш лозим.</w:t>
      </w:r>
    </w:p>
    <w:p w14:paraId="5F54AE77" w14:textId="77777777" w:rsidR="003F1F5F" w:rsidRPr="003F1F5F" w:rsidRDefault="003F1F5F" w:rsidP="003F1F5F">
      <w:pPr>
        <w:spacing w:after="0" w:line="240" w:lineRule="auto"/>
        <w:jc w:val="both"/>
        <w:rPr>
          <w:rFonts w:ascii="Times New Roman" w:hAnsi="Times New Roman" w:cs="Times New Roman"/>
        </w:rPr>
      </w:pPr>
    </w:p>
    <w:p w14:paraId="4EB605E3" w14:textId="77777777" w:rsidR="003F1F5F" w:rsidRPr="003F1F5F" w:rsidRDefault="003F1F5F" w:rsidP="003F1F5F">
      <w:pPr>
        <w:spacing w:after="0" w:line="240" w:lineRule="auto"/>
        <w:jc w:val="both"/>
        <w:rPr>
          <w:rFonts w:ascii="Times New Roman" w:hAnsi="Times New Roman" w:cs="Times New Roman"/>
        </w:rPr>
      </w:pPr>
    </w:p>
    <w:p w14:paraId="380CBC91"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Мисолдаги муҳит 6 марта суюлтирилганда, синов эритмасидаги натрий/калий умумий концентрацияси тахминан 0,1 г/100 мл (0,1% ёки 1000 ппм) бўлади. 6 марта суюлтирилган муҳитнинг синов эритмаларидаги микроэлементлар консентратсиялари қуйидаги </w:t>
      </w:r>
      <w:r w:rsidRPr="003F1F5F">
        <w:rPr>
          <w:rFonts w:ascii="Times New Roman" w:hAnsi="Times New Roman" w:cs="Times New Roman"/>
          <w:i/>
          <w:iCs/>
        </w:rPr>
        <w:t xml:space="preserve">12-жадвалда </w:t>
      </w:r>
      <w:r w:rsidRPr="003F1F5F">
        <w:rPr>
          <w:rFonts w:ascii="Times New Roman" w:hAnsi="Times New Roman" w:cs="Times New Roman"/>
        </w:rPr>
        <w:t>келтирилган:</w:t>
      </w:r>
    </w:p>
    <w:p w14:paraId="5BAADE1E" w14:textId="77777777" w:rsidR="003F1F5F" w:rsidRPr="003F1F5F" w:rsidRDefault="003F1F5F" w:rsidP="003F1F5F">
      <w:pPr>
        <w:spacing w:after="0" w:line="240" w:lineRule="auto"/>
        <w:jc w:val="both"/>
        <w:rPr>
          <w:rFonts w:ascii="Times New Roman" w:hAnsi="Times New Roman" w:cs="Times New Roman"/>
        </w:rPr>
      </w:pPr>
    </w:p>
    <w:p w14:paraId="4517FDC3" w14:textId="77777777" w:rsidR="003F1F5F" w:rsidRPr="003F1F5F" w:rsidRDefault="003F1F5F" w:rsidP="003F1F5F">
      <w:pPr>
        <w:spacing w:after="0" w:line="240" w:lineRule="auto"/>
        <w:jc w:val="both"/>
        <w:rPr>
          <w:rFonts w:ascii="Times New Roman" w:hAnsi="Times New Roman" w:cs="Times New Roman"/>
        </w:rPr>
      </w:pPr>
    </w:p>
    <w:p w14:paraId="446F0C03"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12-жадвал. Муҳит мисолида микроэлементларнинг 6 каррали суюлтиришдаги консентратсиялари</w:t>
      </w:r>
    </w:p>
    <w:p w14:paraId="732CB7B0" w14:textId="77777777" w:rsidR="003F1F5F" w:rsidRPr="003F1F5F" w:rsidRDefault="003F1F5F" w:rsidP="003F1F5F">
      <w:pPr>
        <w:spacing w:after="0" w:line="240" w:lineRule="auto"/>
        <w:jc w:val="both"/>
        <w:rPr>
          <w:rFonts w:ascii="Times New Roman" w:hAnsi="Times New Roman" w:cs="Times New Roman"/>
          <w:b/>
          <w:bCs/>
        </w:rPr>
      </w:pPr>
    </w:p>
    <w:p w14:paraId="158FCAA9" w14:textId="77777777" w:rsidR="003F1F5F" w:rsidRPr="003F1F5F" w:rsidRDefault="003F1F5F" w:rsidP="003F1F5F">
      <w:pPr>
        <w:spacing w:after="0" w:line="240" w:lineRule="auto"/>
        <w:jc w:val="both"/>
        <w:rPr>
          <w:rFonts w:ascii="Times New Roman" w:hAnsi="Times New Roman" w:cs="Times New Roman"/>
          <w:b/>
          <w:bCs/>
        </w:rPr>
      </w:pPr>
    </w:p>
    <w:tbl>
      <w:tblPr>
        <w:tblW w:w="5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37"/>
        <w:gridCol w:w="1353"/>
        <w:gridCol w:w="1353"/>
        <w:gridCol w:w="1353"/>
      </w:tblGrid>
      <w:tr w:rsidR="003F1F5F" w:rsidRPr="003F1F5F" w14:paraId="5DAF9D49" w14:textId="77777777" w:rsidTr="00D50604">
        <w:trPr>
          <w:trHeight w:val="1341"/>
          <w:tblHeader/>
        </w:trPr>
        <w:tc>
          <w:tcPr>
            <w:tcW w:w="1137" w:type="dxa"/>
            <w:hideMark/>
          </w:tcPr>
          <w:p w14:paraId="485E624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rPr>
              <w:t>Микроэлемент</w:t>
            </w:r>
          </w:p>
        </w:tc>
        <w:tc>
          <w:tcPr>
            <w:tcW w:w="1353" w:type="dxa"/>
            <w:vAlign w:val="bottom"/>
            <w:hideMark/>
          </w:tcPr>
          <w:p w14:paraId="67ED1010"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Муҳитдаги микроэлементлар концентрацияси (мкг/л)</w:t>
            </w:r>
          </w:p>
        </w:tc>
        <w:tc>
          <w:tcPr>
            <w:tcW w:w="1353" w:type="dxa"/>
            <w:vAlign w:val="bottom"/>
            <w:hideMark/>
          </w:tcPr>
          <w:p w14:paraId="0C8E2097"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6 марта суюлтирилган муҳитдаги микроэлементлар концентрацияси (мкг/л)</w:t>
            </w:r>
          </w:p>
        </w:tc>
        <w:tc>
          <w:tcPr>
            <w:tcW w:w="1353" w:type="dxa"/>
            <w:vAlign w:val="bottom"/>
            <w:hideMark/>
          </w:tcPr>
          <w:p w14:paraId="4384EE1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rPr>
              <w:t>6 марта суюлтирилган муҳитдаги микроэлементлар концентрацияси (нг/л)</w:t>
            </w:r>
          </w:p>
        </w:tc>
      </w:tr>
      <w:tr w:rsidR="003F1F5F" w:rsidRPr="003F1F5F" w14:paraId="0EC2A7BB" w14:textId="77777777" w:rsidTr="00D50604">
        <w:trPr>
          <w:trHeight w:val="271"/>
        </w:trPr>
        <w:tc>
          <w:tcPr>
            <w:tcW w:w="1137" w:type="dxa"/>
            <w:hideMark/>
          </w:tcPr>
          <w:p w14:paraId="3531CFB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Кобальт</w:t>
            </w:r>
          </w:p>
        </w:tc>
        <w:tc>
          <w:tcPr>
            <w:tcW w:w="1353" w:type="dxa"/>
            <w:vAlign w:val="bottom"/>
            <w:hideMark/>
          </w:tcPr>
          <w:p w14:paraId="52F9686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0,107</w:t>
            </w:r>
          </w:p>
        </w:tc>
        <w:tc>
          <w:tcPr>
            <w:tcW w:w="1353" w:type="dxa"/>
            <w:vAlign w:val="bottom"/>
            <w:hideMark/>
          </w:tcPr>
          <w:p w14:paraId="4528277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0,0179</w:t>
            </w:r>
          </w:p>
        </w:tc>
        <w:tc>
          <w:tcPr>
            <w:tcW w:w="1353" w:type="dxa"/>
            <w:vAlign w:val="bottom"/>
            <w:hideMark/>
          </w:tcPr>
          <w:p w14:paraId="307EE27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17,9</w:t>
            </w:r>
          </w:p>
        </w:tc>
      </w:tr>
      <w:tr w:rsidR="003F1F5F" w:rsidRPr="003F1F5F" w14:paraId="75D3054D" w14:textId="77777777" w:rsidTr="00D50604">
        <w:trPr>
          <w:trHeight w:val="271"/>
        </w:trPr>
        <w:tc>
          <w:tcPr>
            <w:tcW w:w="1137" w:type="dxa"/>
            <w:hideMark/>
          </w:tcPr>
          <w:p w14:paraId="5CA962C2"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Xrom</w:t>
            </w:r>
          </w:p>
        </w:tc>
        <w:tc>
          <w:tcPr>
            <w:tcW w:w="1353" w:type="dxa"/>
            <w:vAlign w:val="bottom"/>
            <w:hideMark/>
          </w:tcPr>
          <w:p w14:paraId="693EA4A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0,00392</w:t>
            </w:r>
          </w:p>
        </w:tc>
        <w:tc>
          <w:tcPr>
            <w:tcW w:w="1353" w:type="dxa"/>
            <w:vAlign w:val="bottom"/>
            <w:hideMark/>
          </w:tcPr>
          <w:p w14:paraId="233FCEB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0,000653</w:t>
            </w:r>
          </w:p>
        </w:tc>
        <w:tc>
          <w:tcPr>
            <w:tcW w:w="1353" w:type="dxa"/>
            <w:vAlign w:val="bottom"/>
            <w:hideMark/>
          </w:tcPr>
          <w:p w14:paraId="61EA553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0,653</w:t>
            </w:r>
          </w:p>
        </w:tc>
      </w:tr>
      <w:tr w:rsidR="003F1F5F" w:rsidRPr="003F1F5F" w14:paraId="6BD2217C" w14:textId="77777777" w:rsidTr="00D50604">
        <w:trPr>
          <w:trHeight w:val="271"/>
        </w:trPr>
        <w:tc>
          <w:tcPr>
            <w:tcW w:w="1137" w:type="dxa"/>
            <w:hideMark/>
          </w:tcPr>
          <w:p w14:paraId="3B7F464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Mis (хлорид)</w:t>
            </w:r>
          </w:p>
        </w:tc>
        <w:tc>
          <w:tcPr>
            <w:tcW w:w="1353" w:type="dxa"/>
            <w:vAlign w:val="bottom"/>
            <w:hideMark/>
          </w:tcPr>
          <w:p w14:paraId="1CB7A31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w:t>
            </w:r>
          </w:p>
        </w:tc>
        <w:tc>
          <w:tcPr>
            <w:tcW w:w="1353" w:type="dxa"/>
            <w:vAlign w:val="bottom"/>
            <w:hideMark/>
          </w:tcPr>
          <w:p w14:paraId="4BF8F4B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0,218</w:t>
            </w:r>
          </w:p>
        </w:tc>
        <w:tc>
          <w:tcPr>
            <w:tcW w:w="1353" w:type="dxa"/>
            <w:vAlign w:val="bottom"/>
            <w:hideMark/>
          </w:tcPr>
          <w:p w14:paraId="28D0C2E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218</w:t>
            </w:r>
          </w:p>
        </w:tc>
      </w:tr>
      <w:tr w:rsidR="003F1F5F" w:rsidRPr="003F1F5F" w14:paraId="0826731B" w14:textId="77777777" w:rsidTr="00D50604">
        <w:trPr>
          <w:trHeight w:val="543"/>
        </w:trPr>
        <w:tc>
          <w:tcPr>
            <w:tcW w:w="1137" w:type="dxa"/>
            <w:hideMark/>
          </w:tcPr>
          <w:p w14:paraId="775B7EC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Мис (сульфат)</w:t>
            </w:r>
          </w:p>
        </w:tc>
        <w:tc>
          <w:tcPr>
            <w:tcW w:w="1353" w:type="dxa"/>
            <w:vAlign w:val="bottom"/>
            <w:hideMark/>
          </w:tcPr>
          <w:p w14:paraId="0C1B14A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0,115</w:t>
            </w:r>
          </w:p>
        </w:tc>
        <w:tc>
          <w:tcPr>
            <w:tcW w:w="1353" w:type="dxa"/>
            <w:vAlign w:val="bottom"/>
            <w:hideMark/>
          </w:tcPr>
          <w:p w14:paraId="05F2F58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0,0192</w:t>
            </w:r>
          </w:p>
        </w:tc>
        <w:tc>
          <w:tcPr>
            <w:tcW w:w="1353" w:type="dxa"/>
            <w:vAlign w:val="bottom"/>
            <w:hideMark/>
          </w:tcPr>
          <w:p w14:paraId="54C0EBE4"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19,2</w:t>
            </w:r>
          </w:p>
        </w:tc>
      </w:tr>
      <w:tr w:rsidR="003F1F5F" w:rsidRPr="003F1F5F" w14:paraId="059BA50B" w14:textId="77777777" w:rsidTr="00D50604">
        <w:trPr>
          <w:trHeight w:val="271"/>
        </w:trPr>
        <w:tc>
          <w:tcPr>
            <w:tcW w:w="1137" w:type="dxa"/>
            <w:hideMark/>
          </w:tcPr>
          <w:p w14:paraId="461A8E2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Темир</w:t>
            </w:r>
          </w:p>
        </w:tc>
        <w:tc>
          <w:tcPr>
            <w:tcW w:w="1353" w:type="dxa"/>
            <w:vAlign w:val="bottom"/>
            <w:hideMark/>
          </w:tcPr>
          <w:p w14:paraId="03CC429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131000</w:t>
            </w:r>
          </w:p>
        </w:tc>
        <w:tc>
          <w:tcPr>
            <w:tcW w:w="1353" w:type="dxa"/>
            <w:vAlign w:val="bottom"/>
            <w:hideMark/>
          </w:tcPr>
          <w:p w14:paraId="4E244FB6"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21900</w:t>
            </w:r>
          </w:p>
        </w:tc>
        <w:tc>
          <w:tcPr>
            <w:tcW w:w="1353" w:type="dxa"/>
            <w:vAlign w:val="center"/>
            <w:hideMark/>
          </w:tcPr>
          <w:p w14:paraId="6212C85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w:t>
            </w:r>
          </w:p>
        </w:tc>
      </w:tr>
      <w:tr w:rsidR="003F1F5F" w:rsidRPr="003F1F5F" w14:paraId="1AD9FC1D" w14:textId="77777777" w:rsidTr="00D50604">
        <w:trPr>
          <w:trHeight w:val="271"/>
        </w:trPr>
        <w:tc>
          <w:tcPr>
            <w:tcW w:w="1137" w:type="dxa"/>
            <w:hideMark/>
          </w:tcPr>
          <w:p w14:paraId="3F1753C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Марганец</w:t>
            </w:r>
          </w:p>
        </w:tc>
        <w:tc>
          <w:tcPr>
            <w:tcW w:w="1353" w:type="dxa"/>
            <w:vAlign w:val="bottom"/>
            <w:hideMark/>
          </w:tcPr>
          <w:p w14:paraId="7CF5459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0,00494</w:t>
            </w:r>
          </w:p>
        </w:tc>
        <w:tc>
          <w:tcPr>
            <w:tcW w:w="1353" w:type="dxa"/>
            <w:vAlign w:val="bottom"/>
            <w:hideMark/>
          </w:tcPr>
          <w:p w14:paraId="687BA55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0,000823</w:t>
            </w:r>
          </w:p>
        </w:tc>
        <w:tc>
          <w:tcPr>
            <w:tcW w:w="1353" w:type="dxa"/>
            <w:vAlign w:val="bottom"/>
            <w:hideMark/>
          </w:tcPr>
          <w:p w14:paraId="6A82112E"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0,823</w:t>
            </w:r>
          </w:p>
        </w:tc>
      </w:tr>
      <w:tr w:rsidR="003F1F5F" w:rsidRPr="003F1F5F" w14:paraId="293734BC" w14:textId="77777777" w:rsidTr="00D50604">
        <w:trPr>
          <w:trHeight w:val="289"/>
        </w:trPr>
        <w:tc>
          <w:tcPr>
            <w:tcW w:w="1137" w:type="dxa"/>
            <w:hideMark/>
          </w:tcPr>
          <w:p w14:paraId="37A9955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Молибден</w:t>
            </w:r>
          </w:p>
        </w:tc>
        <w:tc>
          <w:tcPr>
            <w:tcW w:w="1353" w:type="dxa"/>
            <w:vAlign w:val="bottom"/>
            <w:hideMark/>
          </w:tcPr>
          <w:p w14:paraId="7FD2016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0,0420</w:t>
            </w:r>
          </w:p>
        </w:tc>
        <w:tc>
          <w:tcPr>
            <w:tcW w:w="1353" w:type="dxa"/>
            <w:vAlign w:val="bottom"/>
            <w:hideMark/>
          </w:tcPr>
          <w:p w14:paraId="368D3A2B"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0,00700</w:t>
            </w:r>
          </w:p>
        </w:tc>
        <w:tc>
          <w:tcPr>
            <w:tcW w:w="1353" w:type="dxa"/>
            <w:vAlign w:val="bottom"/>
            <w:hideMark/>
          </w:tcPr>
          <w:p w14:paraId="62FD446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7,00</w:t>
            </w:r>
          </w:p>
        </w:tc>
      </w:tr>
      <w:tr w:rsidR="003F1F5F" w:rsidRPr="003F1F5F" w14:paraId="33BF350D" w14:textId="77777777" w:rsidTr="00D50604">
        <w:trPr>
          <w:trHeight w:val="271"/>
        </w:trPr>
        <w:tc>
          <w:tcPr>
            <w:tcW w:w="1137" w:type="dxa"/>
            <w:hideMark/>
          </w:tcPr>
          <w:p w14:paraId="45EEE50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Никель</w:t>
            </w:r>
          </w:p>
        </w:tc>
        <w:tc>
          <w:tcPr>
            <w:tcW w:w="1353" w:type="dxa"/>
            <w:vAlign w:val="bottom"/>
            <w:hideMark/>
          </w:tcPr>
          <w:p w14:paraId="78D59B2D"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0,00266</w:t>
            </w:r>
          </w:p>
        </w:tc>
        <w:tc>
          <w:tcPr>
            <w:tcW w:w="1353" w:type="dxa"/>
            <w:vAlign w:val="bottom"/>
            <w:hideMark/>
          </w:tcPr>
          <w:p w14:paraId="35AF18C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0,000444</w:t>
            </w:r>
          </w:p>
        </w:tc>
        <w:tc>
          <w:tcPr>
            <w:tcW w:w="1353" w:type="dxa"/>
            <w:vAlign w:val="bottom"/>
            <w:hideMark/>
          </w:tcPr>
          <w:p w14:paraId="1956D893"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0,444</w:t>
            </w:r>
          </w:p>
        </w:tc>
      </w:tr>
      <w:tr w:rsidR="003F1F5F" w:rsidRPr="003F1F5F" w14:paraId="1841BF77" w14:textId="77777777" w:rsidTr="00D50604">
        <w:trPr>
          <w:trHeight w:val="271"/>
        </w:trPr>
        <w:tc>
          <w:tcPr>
            <w:tcW w:w="1137" w:type="dxa"/>
            <w:hideMark/>
          </w:tcPr>
          <w:p w14:paraId="49630FA9"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Селен</w:t>
            </w:r>
          </w:p>
        </w:tc>
        <w:tc>
          <w:tcPr>
            <w:tcW w:w="1353" w:type="dxa"/>
            <w:vAlign w:val="bottom"/>
            <w:hideMark/>
          </w:tcPr>
          <w:p w14:paraId="785C9B5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0,717</w:t>
            </w:r>
          </w:p>
        </w:tc>
        <w:tc>
          <w:tcPr>
            <w:tcW w:w="1353" w:type="dxa"/>
            <w:vAlign w:val="bottom"/>
            <w:hideMark/>
          </w:tcPr>
          <w:p w14:paraId="13C117E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0,119</w:t>
            </w:r>
          </w:p>
        </w:tc>
        <w:tc>
          <w:tcPr>
            <w:tcW w:w="1353" w:type="dxa"/>
            <w:vAlign w:val="bottom"/>
            <w:hideMark/>
          </w:tcPr>
          <w:p w14:paraId="71BDC52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119</w:t>
            </w:r>
          </w:p>
        </w:tc>
      </w:tr>
      <w:tr w:rsidR="003F1F5F" w:rsidRPr="003F1F5F" w14:paraId="0BD89175" w14:textId="77777777" w:rsidTr="00D50604">
        <w:trPr>
          <w:trHeight w:val="271"/>
        </w:trPr>
        <w:tc>
          <w:tcPr>
            <w:tcW w:w="1137" w:type="dxa"/>
            <w:hideMark/>
          </w:tcPr>
          <w:p w14:paraId="2D5AFE9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lastRenderedPageBreak/>
              <w:t>Қалай</w:t>
            </w:r>
          </w:p>
        </w:tc>
        <w:tc>
          <w:tcPr>
            <w:tcW w:w="1353" w:type="dxa"/>
            <w:vAlign w:val="bottom"/>
            <w:hideMark/>
          </w:tcPr>
          <w:p w14:paraId="16E5AFD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0,00533</w:t>
            </w:r>
          </w:p>
        </w:tc>
        <w:tc>
          <w:tcPr>
            <w:tcW w:w="1353" w:type="dxa"/>
            <w:vAlign w:val="bottom"/>
            <w:hideMark/>
          </w:tcPr>
          <w:p w14:paraId="04977B7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0,000888</w:t>
            </w:r>
          </w:p>
        </w:tc>
        <w:tc>
          <w:tcPr>
            <w:tcW w:w="1353" w:type="dxa"/>
            <w:vAlign w:val="bottom"/>
            <w:hideMark/>
          </w:tcPr>
          <w:p w14:paraId="4267313C"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0,888</w:t>
            </w:r>
          </w:p>
        </w:tc>
      </w:tr>
      <w:tr w:rsidR="003F1F5F" w:rsidRPr="003F1F5F" w14:paraId="515B2BDB" w14:textId="77777777" w:rsidTr="00D50604">
        <w:trPr>
          <w:trHeight w:val="271"/>
        </w:trPr>
        <w:tc>
          <w:tcPr>
            <w:tcW w:w="1137" w:type="dxa"/>
            <w:hideMark/>
          </w:tcPr>
          <w:p w14:paraId="0E50F3FF"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Ванадий</w:t>
            </w:r>
          </w:p>
        </w:tc>
        <w:tc>
          <w:tcPr>
            <w:tcW w:w="1353" w:type="dxa"/>
            <w:vAlign w:val="bottom"/>
            <w:hideMark/>
          </w:tcPr>
          <w:p w14:paraId="52AD43D8"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0,0234</w:t>
            </w:r>
          </w:p>
        </w:tc>
        <w:tc>
          <w:tcPr>
            <w:tcW w:w="1353" w:type="dxa"/>
            <w:vAlign w:val="bottom"/>
            <w:hideMark/>
          </w:tcPr>
          <w:p w14:paraId="5C1096E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0,00390</w:t>
            </w:r>
          </w:p>
        </w:tc>
        <w:tc>
          <w:tcPr>
            <w:tcW w:w="1353" w:type="dxa"/>
            <w:vAlign w:val="bottom"/>
            <w:hideMark/>
          </w:tcPr>
          <w:p w14:paraId="0378EE5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3,90</w:t>
            </w:r>
          </w:p>
        </w:tc>
      </w:tr>
      <w:tr w:rsidR="003F1F5F" w:rsidRPr="003F1F5F" w14:paraId="6F34891E" w14:textId="77777777" w:rsidTr="00D50604">
        <w:trPr>
          <w:trHeight w:val="289"/>
        </w:trPr>
        <w:tc>
          <w:tcPr>
            <w:tcW w:w="1137" w:type="dxa"/>
            <w:hideMark/>
          </w:tcPr>
          <w:p w14:paraId="31AE64A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rPr>
              <w:t>Рух</w:t>
            </w:r>
          </w:p>
        </w:tc>
        <w:tc>
          <w:tcPr>
            <w:tcW w:w="1353" w:type="dxa"/>
            <w:vAlign w:val="bottom"/>
            <w:hideMark/>
          </w:tcPr>
          <w:p w14:paraId="0A570F7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12,0</w:t>
            </w:r>
          </w:p>
        </w:tc>
        <w:tc>
          <w:tcPr>
            <w:tcW w:w="1353" w:type="dxa"/>
            <w:vAlign w:val="bottom"/>
            <w:hideMark/>
          </w:tcPr>
          <w:p w14:paraId="48F90AB1"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2,00</w:t>
            </w:r>
          </w:p>
        </w:tc>
        <w:tc>
          <w:tcPr>
            <w:tcW w:w="1353" w:type="dxa"/>
            <w:vAlign w:val="bottom"/>
            <w:hideMark/>
          </w:tcPr>
          <w:p w14:paraId="151C0690"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2000</w:t>
            </w:r>
          </w:p>
        </w:tc>
      </w:tr>
    </w:tbl>
    <w:p w14:paraId="4D7D36B0" w14:textId="77777777" w:rsidR="003F1F5F" w:rsidRPr="003F1F5F" w:rsidRDefault="003F1F5F" w:rsidP="003F1F5F">
      <w:pPr>
        <w:spacing w:after="0" w:line="240" w:lineRule="auto"/>
        <w:jc w:val="both"/>
        <w:rPr>
          <w:rFonts w:ascii="Times New Roman" w:hAnsi="Times New Roman" w:cs="Times New Roman"/>
        </w:rPr>
      </w:pPr>
    </w:p>
    <w:p w14:paraId="57A7E244" w14:textId="77777777" w:rsidR="003F1F5F" w:rsidRPr="003F1F5F" w:rsidRDefault="003F1F5F" w:rsidP="003F1F5F">
      <w:pPr>
        <w:spacing w:after="0" w:line="240" w:lineRule="auto"/>
        <w:jc w:val="both"/>
        <w:rPr>
          <w:rFonts w:ascii="Times New Roman" w:hAnsi="Times New Roman" w:cs="Times New Roman"/>
        </w:rPr>
      </w:pPr>
    </w:p>
    <w:p w14:paraId="5EA02CDC" w14:textId="77777777" w:rsidR="003F1F5F" w:rsidRPr="003F1F5F" w:rsidRDefault="003F1F5F" w:rsidP="003F1F5F">
      <w:pPr>
        <w:spacing w:after="0" w:line="240" w:lineRule="auto"/>
        <w:jc w:val="both"/>
        <w:rPr>
          <w:rFonts w:ascii="Times New Roman" w:hAnsi="Times New Roman" w:cs="Times New Roman"/>
        </w:rPr>
      </w:pPr>
    </w:p>
    <w:p w14:paraId="41E5CBD0" w14:textId="77777777" w:rsidR="003F1F5F" w:rsidRPr="003F1F5F" w:rsidRDefault="003F1F5F" w:rsidP="003F1F5F">
      <w:pPr>
        <w:spacing w:after="0" w:line="240" w:lineRule="auto"/>
        <w:jc w:val="both"/>
        <w:rPr>
          <w:rFonts w:ascii="Times New Roman" w:hAnsi="Times New Roman" w:cs="Times New Roman"/>
        </w:rPr>
      </w:pPr>
    </w:p>
    <w:p w14:paraId="27C8C6E0" w14:textId="77777777" w:rsidR="003F1F5F" w:rsidRPr="003F1F5F" w:rsidRDefault="003F1F5F" w:rsidP="003F1F5F">
      <w:pPr>
        <w:spacing w:after="0" w:line="240" w:lineRule="auto"/>
        <w:jc w:val="both"/>
        <w:rPr>
          <w:rFonts w:ascii="Times New Roman" w:hAnsi="Times New Roman" w:cs="Times New Roman"/>
        </w:rPr>
      </w:pPr>
    </w:p>
    <w:p w14:paraId="5C8250D2" w14:textId="77777777" w:rsidR="003F1F5F" w:rsidRPr="003F1F5F" w:rsidRDefault="003F1F5F" w:rsidP="003F1F5F">
      <w:pPr>
        <w:spacing w:after="0" w:line="240" w:lineRule="auto"/>
        <w:jc w:val="both"/>
        <w:rPr>
          <w:rFonts w:ascii="Times New Roman" w:hAnsi="Times New Roman" w:cs="Times New Roman"/>
        </w:rPr>
      </w:pPr>
    </w:p>
    <w:p w14:paraId="0E637324"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i/>
          <w:iCs/>
        </w:rPr>
        <w:t xml:space="preserve">12-жадвалда </w:t>
      </w:r>
      <w:r w:rsidRPr="003F1F5F">
        <w:rPr>
          <w:rFonts w:ascii="Times New Roman" w:hAnsi="Times New Roman" w:cs="Times New Roman"/>
        </w:rPr>
        <w:t xml:space="preserve">келтирилган микроэлементлар консентратсиялари </w:t>
      </w:r>
      <w:r w:rsidRPr="003F1F5F">
        <w:rPr>
          <w:rFonts w:ascii="Times New Roman" w:hAnsi="Times New Roman" w:cs="Times New Roman"/>
          <w:i/>
          <w:iCs/>
        </w:rPr>
        <w:t xml:space="preserve">10-жадвалдагига </w:t>
      </w:r>
      <w:r w:rsidRPr="003F1F5F">
        <w:rPr>
          <w:rFonts w:ascii="Times New Roman" w:hAnsi="Times New Roman" w:cs="Times New Roman"/>
        </w:rPr>
        <w:t>қараганда анча юқори. Бироқ, агар муҳит таҳлилига тўғридан-тўғри эритиш усули қўлланилса, синов эритмасидаги 1000 ппм натрий/калий, шунингдек, тахминан 2,8% бошқа эриган қаттиқ моддаларнинг таъсирини ҳисобга олиш зарур.</w:t>
      </w:r>
    </w:p>
    <w:p w14:paraId="1844E04E" w14:textId="77777777" w:rsidR="003F1F5F" w:rsidRPr="003F1F5F" w:rsidRDefault="003F1F5F" w:rsidP="003F1F5F">
      <w:pPr>
        <w:spacing w:after="0" w:line="240" w:lineRule="auto"/>
        <w:jc w:val="both"/>
        <w:rPr>
          <w:rFonts w:ascii="Times New Roman" w:hAnsi="Times New Roman" w:cs="Times New Roman"/>
        </w:rPr>
      </w:pPr>
    </w:p>
    <w:p w14:paraId="255DDAF7" w14:textId="77777777" w:rsidR="003F1F5F" w:rsidRPr="003F1F5F" w:rsidRDefault="003F1F5F" w:rsidP="003F1F5F">
      <w:pPr>
        <w:spacing w:after="0" w:line="240" w:lineRule="auto"/>
        <w:jc w:val="both"/>
        <w:rPr>
          <w:rFonts w:ascii="Times New Roman" w:hAnsi="Times New Roman" w:cs="Times New Roman"/>
        </w:rPr>
      </w:pPr>
    </w:p>
    <w:p w14:paraId="1CA60C46"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Аввало, ICP-MS масс-спектрометрига намуналарни киритиш учун ишлаб чиқарувчининг тавсияларига мувофиқ тўғри ускунани танлаш зарур. Бунга пуркагич, пуркаш камераси ва инжектор горелкаси киради. </w:t>
      </w:r>
      <w:r w:rsidRPr="003F1F5F">
        <w:rPr>
          <w:rFonts w:ascii="Times New Roman" w:hAnsi="Times New Roman" w:cs="Times New Roman"/>
          <w:highlight w:val="lightGray"/>
        </w:rPr>
        <w:t>Вакуум интерфейсининг</w:t>
      </w:r>
      <w:r w:rsidRPr="003F1F5F">
        <w:rPr>
          <w:rFonts w:ascii="Times New Roman" w:hAnsi="Times New Roman" w:cs="Times New Roman"/>
        </w:rPr>
        <w:t xml:space="preserve"> биринчи қисмидаги намуна олувчи ва скиммер конуслари ҳам ишлаб чиқарувчининг юқори миқдордаги эриган қаттиқ моддалар мавжуд бўлган матрицаларни таҳлил қилиш бўйича кўрсатмаларига мувофиқ танланиши лозим.</w:t>
      </w:r>
    </w:p>
    <w:p w14:paraId="2931AB67" w14:textId="77777777" w:rsidR="003F1F5F" w:rsidRPr="003F1F5F" w:rsidRDefault="003F1F5F" w:rsidP="003F1F5F">
      <w:pPr>
        <w:spacing w:after="0" w:line="240" w:lineRule="auto"/>
        <w:jc w:val="both"/>
        <w:rPr>
          <w:rFonts w:ascii="Times New Roman" w:hAnsi="Times New Roman" w:cs="Times New Roman"/>
        </w:rPr>
      </w:pPr>
    </w:p>
    <w:p w14:paraId="71895D51"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Масс-спектрометрнинг ион оқимида натрий ва калий ионларининг мавжудлиги элементларнинг массасига қараб уларнинг реакциясига сезиларли таъсир кўрсатади. Бизнинг мисолимизда массалар диапазони ванадийдан (51 м.а.б.) молибденгача (96 м.а.б.) бўлган. Натрий ва калийнинг мавжудлиги, эҳтимол, суюлтирилган нитрат кислота матрицасида тайёрланган ишчи стандартга нисбатан ванадий реакциясини кучайтиради ва молибден реакциясини сусайтиради.</w:t>
      </w:r>
    </w:p>
    <w:p w14:paraId="3DCDD088" w14:textId="77777777" w:rsidR="003F1F5F" w:rsidRPr="003F1F5F" w:rsidRDefault="003F1F5F" w:rsidP="003F1F5F">
      <w:pPr>
        <w:spacing w:after="0" w:line="240" w:lineRule="auto"/>
        <w:jc w:val="both"/>
        <w:rPr>
          <w:rFonts w:ascii="Times New Roman" w:hAnsi="Times New Roman" w:cs="Times New Roman"/>
        </w:rPr>
      </w:pPr>
    </w:p>
    <w:p w14:paraId="1BC5BEA9" w14:textId="77777777" w:rsidR="003F1F5F" w:rsidRPr="003F1F5F" w:rsidRDefault="003F1F5F" w:rsidP="003F1F5F">
      <w:pPr>
        <w:spacing w:after="0" w:line="240" w:lineRule="auto"/>
        <w:jc w:val="both"/>
        <w:rPr>
          <w:rFonts w:ascii="Times New Roman" w:hAnsi="Times New Roman" w:cs="Times New Roman"/>
        </w:rPr>
      </w:pPr>
    </w:p>
    <w:p w14:paraId="0C30174A"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Бу ҳолда муҳитни тўғридан-тўғри суюлтириш учун иккита нисбатан оддий ечим мавжуд. Биринчиси - натрий хлоридни ишчи стандарт суюлтиргичга қўшиш орқали, унинг концентрациясини 6 марта суюлтирилган синов эритмаларидаги натрий ва калийнинг умумий концентрациясига мослаштириш, яъни бу ҳолда тахминан 1000 ппм га етказиш. Сотувда ўта тоза сифатли натрий хлорид мавжуд бўлиб, унинг таркибида деярли ҳеч қандай элемент аралашмалари йўқ. Иккинчи усул эса </w:t>
      </w:r>
      <w:r w:rsidRPr="003F1F5F">
        <w:rPr>
          <w:rFonts w:ascii="Times New Roman" w:hAnsi="Times New Roman" w:cs="Times New Roman"/>
          <w:highlight w:val="magenta"/>
        </w:rPr>
        <w:t xml:space="preserve">таҳлил қилинаётган микрометалларнинг </w:t>
      </w:r>
      <w:r w:rsidRPr="003F1F5F">
        <w:rPr>
          <w:rFonts w:ascii="Times New Roman" w:hAnsi="Times New Roman" w:cs="Times New Roman"/>
        </w:rPr>
        <w:t>масса оралиғини қамраб олувчи бир нечта ички стандартлардан фойдаланишдан иборат.</w:t>
      </w:r>
    </w:p>
    <w:p w14:paraId="2BFA26B5" w14:textId="77777777" w:rsidR="003F1F5F" w:rsidRPr="003F1F5F" w:rsidRDefault="003F1F5F" w:rsidP="003F1F5F">
      <w:pPr>
        <w:spacing w:after="0" w:line="240" w:lineRule="auto"/>
        <w:jc w:val="both"/>
        <w:rPr>
          <w:rFonts w:ascii="Times New Roman" w:hAnsi="Times New Roman" w:cs="Times New Roman"/>
        </w:rPr>
      </w:pPr>
    </w:p>
    <w:p w14:paraId="36ABC9C4" w14:textId="77777777" w:rsidR="003F1F5F" w:rsidRPr="003F1F5F" w:rsidRDefault="003F1F5F" w:rsidP="003F1F5F">
      <w:pPr>
        <w:spacing w:after="0" w:line="240" w:lineRule="auto"/>
        <w:jc w:val="both"/>
        <w:rPr>
          <w:rFonts w:ascii="Times New Roman" w:hAnsi="Times New Roman" w:cs="Times New Roman"/>
        </w:rPr>
      </w:pPr>
    </w:p>
    <w:p w14:paraId="77684023" w14:textId="77777777" w:rsidR="003F1F5F" w:rsidRPr="003F1F5F" w:rsidRDefault="003F1F5F" w:rsidP="003F1F5F">
      <w:pPr>
        <w:spacing w:after="0" w:line="240" w:lineRule="auto"/>
        <w:jc w:val="both"/>
        <w:rPr>
          <w:rFonts w:ascii="Times New Roman" w:hAnsi="Times New Roman" w:cs="Times New Roman"/>
        </w:rPr>
      </w:pPr>
    </w:p>
    <w:p w14:paraId="75717A0B"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Агар ICP-MS масс-спектрометри глюкозанинг юқори концентрациясига бардош бера олмаса, муҳитнинг углеродли таркибий қисмларини йўқотиш учун материални парчалаш мумкин. Бундай ҳолда ички анорганик тузларнинг </w:t>
      </w:r>
      <w:r w:rsidRPr="003F1F5F">
        <w:rPr>
          <w:rFonts w:ascii="Times New Roman" w:hAnsi="Times New Roman" w:cs="Times New Roman"/>
          <w:highlight w:val="lightGray"/>
        </w:rPr>
        <w:t xml:space="preserve">қарши ионлари </w:t>
      </w:r>
      <w:r w:rsidRPr="003F1F5F">
        <w:rPr>
          <w:rFonts w:ascii="Times New Roman" w:hAnsi="Times New Roman" w:cs="Times New Roman"/>
          <w:highlight w:val="magenta"/>
        </w:rPr>
        <w:t xml:space="preserve">(қарама-қарши зарядланган ионлар) </w:t>
      </w:r>
      <w:r w:rsidRPr="003F1F5F">
        <w:rPr>
          <w:rFonts w:ascii="Times New Roman" w:hAnsi="Times New Roman" w:cs="Times New Roman"/>
          <w:i/>
          <w:iCs/>
        </w:rPr>
        <w:t xml:space="preserve">6-жадвалда </w:t>
      </w:r>
      <w:r w:rsidRPr="003F1F5F">
        <w:rPr>
          <w:rFonts w:ascii="Times New Roman" w:hAnsi="Times New Roman" w:cs="Times New Roman"/>
        </w:rPr>
        <w:t>кўрсатилган консентратсияларда қолади. Муҳитда микроэлементларнинг паст консентратсиялари мавжудлигини ҳисобга олган ҳолда, ҳар қандай ифлосланиш манбаларини ёки мақсадли аналитларнинг йўқолишини алоҳида эътибор билан назорат қилиш зарур.</w:t>
      </w:r>
    </w:p>
    <w:p w14:paraId="1D63F79A" w14:textId="77777777" w:rsidR="003F1F5F" w:rsidRPr="003F1F5F" w:rsidRDefault="003F1F5F" w:rsidP="003F1F5F">
      <w:pPr>
        <w:spacing w:after="0" w:line="240" w:lineRule="auto"/>
        <w:jc w:val="both"/>
        <w:rPr>
          <w:rFonts w:ascii="Times New Roman" w:hAnsi="Times New Roman" w:cs="Times New Roman"/>
        </w:rPr>
      </w:pPr>
    </w:p>
    <w:p w14:paraId="1F1E8F50" w14:textId="77777777" w:rsidR="003F1F5F" w:rsidRPr="003F1F5F" w:rsidRDefault="003F1F5F" w:rsidP="003F1F5F">
      <w:pPr>
        <w:spacing w:after="0" w:line="240" w:lineRule="auto"/>
        <w:jc w:val="both"/>
        <w:rPr>
          <w:rFonts w:ascii="Times New Roman" w:hAnsi="Times New Roman" w:cs="Times New Roman"/>
        </w:rPr>
      </w:pPr>
      <w:r w:rsidRPr="003F1F5F">
        <w:rPr>
          <w:rFonts w:ascii="Times New Roman" w:hAnsi="Times New Roman" w:cs="Times New Roman"/>
        </w:rPr>
        <w:t xml:space="preserve">Стандарт қўшимчалар усули намунадаги қаттиқ моддаларнинг юқори матрицасини бартараф этиш учун ҳам қўлланилиши мумкин. Бироқ, стандарт қўшимчаларнинг консентратсиялари регрессия таҳлили ёрдамида концентрация ўқининг кесишиш нуқтаси атрофидаги хатолик тарқалишини </w:t>
      </w:r>
      <w:r w:rsidRPr="003F1F5F">
        <w:rPr>
          <w:rFonts w:ascii="Times New Roman" w:hAnsi="Times New Roman" w:cs="Times New Roman"/>
        </w:rPr>
        <w:lastRenderedPageBreak/>
        <w:t>минималлаштириш учун эҳтиёткорлик билан танланиши лозим. Бундан ташқари, аниқлик қўшиш ёки суюлтириш тажрибалари орқали текширилиши керак.</w:t>
      </w:r>
    </w:p>
    <w:p w14:paraId="726CA4A9" w14:textId="77777777" w:rsidR="003F1F5F" w:rsidRPr="003F1F5F" w:rsidRDefault="003F1F5F" w:rsidP="003F1F5F">
      <w:pPr>
        <w:spacing w:after="0" w:line="240" w:lineRule="auto"/>
        <w:jc w:val="both"/>
        <w:rPr>
          <w:rFonts w:ascii="Times New Roman" w:hAnsi="Times New Roman" w:cs="Times New Roman"/>
        </w:rPr>
      </w:pPr>
    </w:p>
    <w:p w14:paraId="4CF5D4DD" w14:textId="77777777" w:rsidR="003F1F5F" w:rsidRPr="003F1F5F" w:rsidRDefault="003F1F5F" w:rsidP="003F1F5F">
      <w:pPr>
        <w:spacing w:after="0" w:line="240" w:lineRule="auto"/>
        <w:jc w:val="both"/>
        <w:rPr>
          <w:rFonts w:ascii="Times New Roman" w:hAnsi="Times New Roman" w:cs="Times New Roman"/>
          <w:b/>
          <w:bCs/>
        </w:rPr>
      </w:pPr>
      <w:r w:rsidRPr="003F1F5F">
        <w:rPr>
          <w:rFonts w:ascii="Times New Roman" w:hAnsi="Times New Roman" w:cs="Times New Roman"/>
          <w:b/>
          <w:bCs/>
          <w:lang w:val="uz-Cyrl-UZ"/>
        </w:rPr>
        <w:t>STANDART NAMUNALAR</w:t>
      </w:r>
    </w:p>
    <w:p w14:paraId="0DF40AA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1.</w:t>
      </w:r>
      <w:r w:rsidRPr="003F1F5F">
        <w:rPr>
          <w:rFonts w:ascii="Times New Roman" w:hAnsi="Times New Roman" w:cs="Times New Roman"/>
          <w:bCs/>
          <w:lang w:val="en-US"/>
        </w:rPr>
        <w:t> </w:t>
      </w:r>
      <w:r w:rsidRPr="003F1F5F">
        <w:rPr>
          <w:rFonts w:ascii="Times New Roman" w:hAnsi="Times New Roman" w:cs="Times New Roman"/>
          <w:bCs/>
        </w:rPr>
        <w:t>Халқаро уйғунлаштириш кенгаши (</w:t>
      </w:r>
      <w:r w:rsidRPr="003F1F5F">
        <w:rPr>
          <w:rFonts w:ascii="Times New Roman" w:hAnsi="Times New Roman" w:cs="Times New Roman"/>
          <w:bCs/>
          <w:lang w:val="en-US"/>
        </w:rPr>
        <w:t>ICH</w:t>
      </w:r>
      <w:r w:rsidRPr="003F1F5F">
        <w:rPr>
          <w:rFonts w:ascii="Times New Roman" w:hAnsi="Times New Roman" w:cs="Times New Roman"/>
          <w:bCs/>
        </w:rPr>
        <w:t xml:space="preserve">). </w:t>
      </w:r>
      <w:r w:rsidRPr="003F1F5F">
        <w:rPr>
          <w:rFonts w:ascii="Times New Roman" w:hAnsi="Times New Roman" w:cs="Times New Roman"/>
          <w:bCs/>
          <w:lang w:val="en-US"/>
        </w:rPr>
        <w:t>Q</w:t>
      </w:r>
      <w:r w:rsidRPr="003F1F5F">
        <w:rPr>
          <w:rFonts w:ascii="Times New Roman" w:hAnsi="Times New Roman" w:cs="Times New Roman"/>
          <w:bCs/>
        </w:rPr>
        <w:t xml:space="preserve">9: Сифат хавфини бошқариш. 2005. </w:t>
      </w:r>
      <w:hyperlink r:id="rId18" w:tgtFrame="_blank" w:history="1">
        <w:r w:rsidRPr="003F1F5F">
          <w:rPr>
            <w:rFonts w:ascii="Times New Roman" w:hAnsi="Times New Roman" w:cs="Times New Roman"/>
            <w:bCs/>
            <w:i/>
            <w:iCs/>
            <w:color w:val="0563C1" w:themeColor="hyperlink"/>
            <w:u w:val="single"/>
            <w:lang w:val="en-US"/>
          </w:rPr>
          <w:t>https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database</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ich</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org</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sites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default</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files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Q</w:t>
        </w:r>
        <w:r w:rsidRPr="003F1F5F">
          <w:rPr>
            <w:rFonts w:ascii="Times New Roman" w:hAnsi="Times New Roman" w:cs="Times New Roman"/>
            <w:bCs/>
            <w:i/>
            <w:iCs/>
            <w:color w:val="0563C1" w:themeColor="hyperlink"/>
            <w:u w:val="single"/>
          </w:rPr>
          <w:t>9%20</w:t>
        </w:r>
        <w:r w:rsidRPr="003F1F5F">
          <w:rPr>
            <w:rFonts w:ascii="Times New Roman" w:hAnsi="Times New Roman" w:cs="Times New Roman"/>
            <w:bCs/>
            <w:i/>
            <w:iCs/>
            <w:color w:val="0563C1" w:themeColor="hyperlink"/>
            <w:u w:val="single"/>
            <w:lang w:val="en-US"/>
          </w:rPr>
          <w:t>Guideline</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pdf</w:t>
        </w:r>
      </w:hyperlink>
      <w:r w:rsidRPr="003F1F5F">
        <w:rPr>
          <w:rFonts w:ascii="Times New Roman" w:hAnsi="Times New Roman" w:cs="Times New Roman"/>
          <w:bCs/>
        </w:rPr>
        <w:t>.</w:t>
      </w:r>
    </w:p>
    <w:p w14:paraId="6649D035"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2.</w:t>
      </w:r>
      <w:r w:rsidRPr="003F1F5F">
        <w:rPr>
          <w:rFonts w:ascii="Times New Roman" w:hAnsi="Times New Roman" w:cs="Times New Roman"/>
          <w:bCs/>
          <w:lang w:val="en-US"/>
        </w:rPr>
        <w:t> </w:t>
      </w:r>
      <w:r w:rsidRPr="003F1F5F">
        <w:rPr>
          <w:rFonts w:ascii="Times New Roman" w:hAnsi="Times New Roman" w:cs="Times New Roman"/>
          <w:bCs/>
        </w:rPr>
        <w:t xml:space="preserve">Халқаро уйғунлаштириш кенгаши (ИЧ). </w:t>
      </w:r>
      <w:r w:rsidRPr="003F1F5F">
        <w:rPr>
          <w:rFonts w:ascii="Times New Roman" w:hAnsi="Times New Roman" w:cs="Times New Roman"/>
          <w:bCs/>
          <w:lang w:val="en-US"/>
        </w:rPr>
        <w:t>Q</w:t>
      </w:r>
      <w:r w:rsidRPr="003F1F5F">
        <w:rPr>
          <w:rFonts w:ascii="Times New Roman" w:hAnsi="Times New Roman" w:cs="Times New Roman"/>
          <w:bCs/>
        </w:rPr>
        <w:t xml:space="preserve">11: Дори моддаларини ишлаб чиқиш ва ишлаб чиқариш (кимёвий ва биотехнологик/биологик объектлар). 2012. </w:t>
      </w:r>
      <w:hyperlink r:id="rId19" w:tgtFrame="_blank" w:history="1">
        <w:r w:rsidRPr="003F1F5F">
          <w:rPr>
            <w:rFonts w:ascii="Times New Roman" w:hAnsi="Times New Roman" w:cs="Times New Roman"/>
            <w:bCs/>
            <w:i/>
            <w:iCs/>
            <w:color w:val="0563C1" w:themeColor="hyperlink"/>
            <w:u w:val="single"/>
            <w:lang w:val="en-US"/>
          </w:rPr>
          <w:t>https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database</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ich</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org</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sites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default</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files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Q</w:t>
        </w:r>
        <w:r w:rsidRPr="003F1F5F">
          <w:rPr>
            <w:rFonts w:ascii="Times New Roman" w:hAnsi="Times New Roman" w:cs="Times New Roman"/>
            <w:bCs/>
            <w:i/>
            <w:iCs/>
            <w:color w:val="0563C1" w:themeColor="hyperlink"/>
            <w:u w:val="single"/>
          </w:rPr>
          <w:t>11%20</w:t>
        </w:r>
        <w:r w:rsidRPr="003F1F5F">
          <w:rPr>
            <w:rFonts w:ascii="Times New Roman" w:hAnsi="Times New Roman" w:cs="Times New Roman"/>
            <w:bCs/>
            <w:i/>
            <w:iCs/>
            <w:color w:val="0563C1" w:themeColor="hyperlink"/>
            <w:u w:val="single"/>
            <w:lang w:val="en-US"/>
          </w:rPr>
          <w:t>Guideline</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pdf</w:t>
        </w:r>
      </w:hyperlink>
      <w:r w:rsidRPr="003F1F5F">
        <w:rPr>
          <w:rFonts w:ascii="Times New Roman" w:hAnsi="Times New Roman" w:cs="Times New Roman"/>
          <w:bCs/>
        </w:rPr>
        <w:t>.</w:t>
      </w:r>
    </w:p>
    <w:p w14:paraId="38C560C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3.</w:t>
      </w:r>
      <w:r w:rsidRPr="003F1F5F">
        <w:rPr>
          <w:rFonts w:ascii="Times New Roman" w:hAnsi="Times New Roman" w:cs="Times New Roman"/>
          <w:bCs/>
          <w:lang w:val="en-US"/>
        </w:rPr>
        <w:t> </w:t>
      </w:r>
      <w:r w:rsidRPr="003F1F5F">
        <w:rPr>
          <w:rFonts w:ascii="Times New Roman" w:hAnsi="Times New Roman" w:cs="Times New Roman"/>
          <w:bCs/>
        </w:rPr>
        <w:t xml:space="preserve">Жаҳон соғлиқни сақлаш ташкилоти (ЖССТ). 4-илова: ЖССТнинг фармацевтика маҳсулотлари ва тегишли материаллардан намуна олиш бўйича кўрсатмалари. ЖССТ техник ҳисоботлар тўплами, 929-сон. 2005 йил. </w:t>
      </w:r>
      <w:hyperlink r:id="rId20" w:tgtFrame="_blank" w:history="1">
        <w:r w:rsidRPr="003F1F5F">
          <w:rPr>
            <w:rFonts w:ascii="Times New Roman" w:hAnsi="Times New Roman" w:cs="Times New Roman"/>
            <w:bCs/>
            <w:i/>
            <w:iCs/>
            <w:color w:val="0563C1" w:themeColor="hyperlink"/>
            <w:u w:val="single"/>
            <w:lang w:val="en-US"/>
          </w:rPr>
          <w:t>https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www</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who</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int</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docs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default</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source</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medicines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norms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and</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standards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guidelines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quality</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control</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trs</w:t>
        </w:r>
        <w:r w:rsidRPr="003F1F5F">
          <w:rPr>
            <w:rFonts w:ascii="Times New Roman" w:hAnsi="Times New Roman" w:cs="Times New Roman"/>
            <w:bCs/>
            <w:i/>
            <w:iCs/>
            <w:color w:val="0563C1" w:themeColor="hyperlink"/>
            <w:u w:val="single"/>
          </w:rPr>
          <w:t>929-</w:t>
        </w:r>
        <w:r w:rsidRPr="003F1F5F">
          <w:rPr>
            <w:rFonts w:ascii="Times New Roman" w:hAnsi="Times New Roman" w:cs="Times New Roman"/>
            <w:bCs/>
            <w:i/>
            <w:iCs/>
            <w:color w:val="0563C1" w:themeColor="hyperlink"/>
            <w:u w:val="single"/>
            <w:lang w:val="en-US"/>
          </w:rPr>
          <w:t>annex</w:t>
        </w:r>
        <w:r w:rsidRPr="003F1F5F">
          <w:rPr>
            <w:rFonts w:ascii="Times New Roman" w:hAnsi="Times New Roman" w:cs="Times New Roman"/>
            <w:bCs/>
            <w:i/>
            <w:iCs/>
            <w:color w:val="0563C1" w:themeColor="hyperlink"/>
            <w:u w:val="single"/>
          </w:rPr>
          <w:t>4-</w:t>
        </w:r>
        <w:r w:rsidRPr="003F1F5F">
          <w:rPr>
            <w:rFonts w:ascii="Times New Roman" w:hAnsi="Times New Roman" w:cs="Times New Roman"/>
            <w:bCs/>
            <w:i/>
            <w:iCs/>
            <w:color w:val="0563C1" w:themeColor="hyperlink"/>
            <w:u w:val="single"/>
            <w:lang w:val="en-US"/>
          </w:rPr>
          <w:t>guidelinessamplingpharmproducts</w:t>
        </w:r>
        <w:r w:rsidRPr="003F1F5F">
          <w:rPr>
            <w:rFonts w:ascii="Times New Roman" w:hAnsi="Times New Roman" w:cs="Times New Roman"/>
            <w:bCs/>
            <w:i/>
            <w:iCs/>
            <w:color w:val="0563C1" w:themeColor="hyperlink"/>
            <w:u w:val="single"/>
          </w:rPr>
          <w:t>.</w:t>
        </w:r>
        <w:r w:rsidRPr="003F1F5F">
          <w:rPr>
            <w:rFonts w:ascii="Times New Roman" w:hAnsi="Times New Roman" w:cs="Times New Roman"/>
            <w:bCs/>
            <w:i/>
            <w:iCs/>
            <w:color w:val="0563C1" w:themeColor="hyperlink"/>
            <w:u w:val="single"/>
            <w:lang w:val="en-US"/>
          </w:rPr>
          <w:t>pdf</w:t>
        </w:r>
      </w:hyperlink>
      <w:r w:rsidRPr="003F1F5F">
        <w:rPr>
          <w:rFonts w:ascii="Times New Roman" w:hAnsi="Times New Roman" w:cs="Times New Roman"/>
          <w:bCs/>
        </w:rPr>
        <w:t>.</w:t>
      </w:r>
    </w:p>
    <w:p w14:paraId="071EEF91" w14:textId="77777777" w:rsidR="003F1F5F" w:rsidRPr="003F1F5F" w:rsidRDefault="003F1F5F" w:rsidP="003F1F5F">
      <w:pPr>
        <w:spacing w:after="0" w:line="240" w:lineRule="auto"/>
        <w:jc w:val="both"/>
        <w:rPr>
          <w:rFonts w:ascii="Times New Roman" w:hAnsi="Times New Roman" w:cs="Times New Roman"/>
          <w:bCs/>
        </w:rPr>
      </w:pPr>
    </w:p>
    <w:p w14:paraId="48D93A68" w14:textId="77777777" w:rsidR="003F1F5F" w:rsidRPr="003F1F5F" w:rsidRDefault="003F1F5F" w:rsidP="003F1F5F">
      <w:pPr>
        <w:spacing w:after="0" w:line="240" w:lineRule="auto"/>
        <w:jc w:val="both"/>
        <w:rPr>
          <w:rFonts w:ascii="Times New Roman" w:hAnsi="Times New Roman" w:cs="Times New Roman"/>
          <w:bCs/>
        </w:rPr>
      </w:pPr>
    </w:p>
    <w:p w14:paraId="50A2927A"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4. Халқаро уйғунлаштириш кенгаши (</w:t>
      </w:r>
      <w:r w:rsidRPr="003F1F5F">
        <w:rPr>
          <w:rFonts w:ascii="Times New Roman" w:hAnsi="Times New Roman" w:cs="Times New Roman"/>
          <w:bCs/>
          <w:lang w:val="en-US"/>
        </w:rPr>
        <w:t>ICH</w:t>
      </w:r>
      <w:r w:rsidRPr="003F1F5F">
        <w:rPr>
          <w:rFonts w:ascii="Times New Roman" w:hAnsi="Times New Roman" w:cs="Times New Roman"/>
          <w:bCs/>
        </w:rPr>
        <w:t xml:space="preserve">). </w:t>
      </w:r>
      <w:r w:rsidRPr="003F1F5F">
        <w:rPr>
          <w:rFonts w:ascii="Times New Roman" w:hAnsi="Times New Roman" w:cs="Times New Roman"/>
          <w:bCs/>
          <w:lang w:val="en-US"/>
        </w:rPr>
        <w:t>Q</w:t>
      </w:r>
      <w:r w:rsidRPr="003F1F5F">
        <w:rPr>
          <w:rFonts w:ascii="Times New Roman" w:hAnsi="Times New Roman" w:cs="Times New Roman"/>
          <w:bCs/>
        </w:rPr>
        <w:t>7: Фаол фарматсевтик ингредиэнтлар учун яхши ишлаб чиқариш амалиёти қўлланмаси. 2000 йил.</w:t>
      </w:r>
    </w:p>
    <w:p w14:paraId="07DA4557" w14:textId="77777777" w:rsidR="003F1F5F" w:rsidRPr="003F1F5F" w:rsidRDefault="003F1F5F" w:rsidP="003F1F5F">
      <w:pPr>
        <w:spacing w:after="0" w:line="240" w:lineRule="auto"/>
        <w:jc w:val="both"/>
        <w:rPr>
          <w:rFonts w:ascii="Times New Roman" w:hAnsi="Times New Roman" w:cs="Times New Roman"/>
          <w:bCs/>
        </w:rPr>
      </w:pPr>
      <w:r w:rsidRPr="003F1F5F">
        <w:rPr>
          <w:rFonts w:ascii="Times New Roman" w:hAnsi="Times New Roman" w:cs="Times New Roman"/>
          <w:bCs/>
        </w:rPr>
        <w:t xml:space="preserve">5. </w:t>
      </w:r>
      <w:r w:rsidRPr="003F1F5F">
        <w:rPr>
          <w:rFonts w:ascii="Times New Roman" w:hAnsi="Times New Roman" w:cs="Times New Roman"/>
          <w:bCs/>
          <w:lang w:val="en-US"/>
        </w:rPr>
        <w:t>Montaser</w:t>
      </w:r>
      <w:r w:rsidRPr="003F1F5F">
        <w:rPr>
          <w:rFonts w:ascii="Times New Roman" w:hAnsi="Times New Roman" w:cs="Times New Roman"/>
          <w:bCs/>
        </w:rPr>
        <w:t xml:space="preserve"> А, </w:t>
      </w:r>
      <w:r w:rsidRPr="003F1F5F">
        <w:rPr>
          <w:rFonts w:ascii="Times New Roman" w:hAnsi="Times New Roman" w:cs="Times New Roman"/>
          <w:bCs/>
          <w:lang w:val="en-US"/>
        </w:rPr>
        <w:t>Golightly</w:t>
      </w:r>
      <w:r w:rsidRPr="003F1F5F">
        <w:rPr>
          <w:rFonts w:ascii="Times New Roman" w:hAnsi="Times New Roman" w:cs="Times New Roman"/>
          <w:bCs/>
        </w:rPr>
        <w:t xml:space="preserve"> </w:t>
      </w:r>
      <w:r w:rsidRPr="003F1F5F">
        <w:rPr>
          <w:rFonts w:ascii="Times New Roman" w:hAnsi="Times New Roman" w:cs="Times New Roman"/>
          <w:bCs/>
          <w:lang w:val="en-US"/>
        </w:rPr>
        <w:t>DW</w:t>
      </w:r>
      <w:r w:rsidRPr="003F1F5F">
        <w:rPr>
          <w:rFonts w:ascii="Times New Roman" w:hAnsi="Times New Roman" w:cs="Times New Roman"/>
          <w:bCs/>
        </w:rPr>
        <w:t xml:space="preserve">. Аналитик атом спектрометриясида индуктив боғланган плазма, 2-нашр. Ню-Ёрк: </w:t>
      </w:r>
      <w:r w:rsidRPr="003F1F5F">
        <w:rPr>
          <w:rFonts w:ascii="Times New Roman" w:hAnsi="Times New Roman" w:cs="Times New Roman"/>
          <w:bCs/>
          <w:lang w:val="en-US"/>
        </w:rPr>
        <w:t>VCH</w:t>
      </w:r>
      <w:r w:rsidRPr="003F1F5F">
        <w:rPr>
          <w:rFonts w:ascii="Times New Roman" w:hAnsi="Times New Roman" w:cs="Times New Roman"/>
          <w:bCs/>
        </w:rPr>
        <w:t xml:space="preserve"> </w:t>
      </w:r>
      <w:r w:rsidRPr="003F1F5F">
        <w:rPr>
          <w:rFonts w:ascii="Times New Roman" w:hAnsi="Times New Roman" w:cs="Times New Roman"/>
          <w:bCs/>
          <w:lang w:val="en-US"/>
        </w:rPr>
        <w:t>Publishers</w:t>
      </w:r>
      <w:r w:rsidRPr="003F1F5F">
        <w:rPr>
          <w:rFonts w:ascii="Times New Roman" w:hAnsi="Times New Roman" w:cs="Times New Roman"/>
          <w:bCs/>
        </w:rPr>
        <w:t>, Ин</w:t>
      </w:r>
      <w:r w:rsidRPr="003F1F5F">
        <w:rPr>
          <w:rFonts w:ascii="Times New Roman" w:hAnsi="Times New Roman" w:cs="Times New Roman"/>
          <w:bCs/>
          <w:lang w:val="en-US"/>
        </w:rPr>
        <w:t>c</w:t>
      </w:r>
      <w:r w:rsidRPr="003F1F5F">
        <w:rPr>
          <w:rFonts w:ascii="Times New Roman" w:hAnsi="Times New Roman" w:cs="Times New Roman"/>
          <w:bCs/>
        </w:rPr>
        <w:t>.; 1992:614.</w:t>
      </w:r>
    </w:p>
    <w:p w14:paraId="5BA2C71D" w14:textId="77777777" w:rsidR="003F1F5F" w:rsidRPr="003F1F5F" w:rsidRDefault="003F1F5F" w:rsidP="003F1F5F">
      <w:pPr>
        <w:spacing w:after="0" w:line="240" w:lineRule="auto"/>
        <w:jc w:val="both"/>
        <w:rPr>
          <w:rFonts w:ascii="Times New Roman" w:hAnsi="Times New Roman" w:cs="Times New Roman"/>
          <w:bCs/>
        </w:rPr>
      </w:pPr>
    </w:p>
    <w:p w14:paraId="0EBD7955" w14:textId="77777777" w:rsidR="003F1F5F" w:rsidRPr="003F1F5F" w:rsidRDefault="003F1F5F" w:rsidP="003F1F5F">
      <w:pPr>
        <w:spacing w:after="0" w:line="240" w:lineRule="auto"/>
        <w:jc w:val="both"/>
        <w:rPr>
          <w:rFonts w:ascii="Times New Roman" w:hAnsi="Times New Roman" w:cs="Times New Roman"/>
          <w:bCs/>
          <w:lang w:val="en-US"/>
        </w:rPr>
      </w:pPr>
      <w:r w:rsidRPr="003F1F5F">
        <w:rPr>
          <w:rFonts w:ascii="Times New Roman" w:hAnsi="Times New Roman" w:cs="Times New Roman"/>
          <w:bCs/>
        </w:rPr>
        <w:t>6.</w:t>
      </w:r>
      <w:r w:rsidRPr="003F1F5F">
        <w:rPr>
          <w:rFonts w:ascii="Times New Roman" w:hAnsi="Times New Roman" w:cs="Times New Roman"/>
          <w:bCs/>
          <w:lang w:val="en-US"/>
        </w:rPr>
        <w:t> </w:t>
      </w:r>
      <w:r w:rsidRPr="003F1F5F">
        <w:rPr>
          <w:rFonts w:ascii="Times New Roman" w:hAnsi="Times New Roman" w:cs="Times New Roman"/>
          <w:bCs/>
        </w:rPr>
        <w:t xml:space="preserve">Ларсен </w:t>
      </w:r>
      <w:r w:rsidRPr="003F1F5F">
        <w:rPr>
          <w:rFonts w:ascii="Times New Roman" w:hAnsi="Times New Roman" w:cs="Times New Roman"/>
          <w:bCs/>
          <w:lang w:val="en-US"/>
        </w:rPr>
        <w:t>EH</w:t>
      </w:r>
      <w:r w:rsidRPr="003F1F5F">
        <w:rPr>
          <w:rFonts w:ascii="Times New Roman" w:hAnsi="Times New Roman" w:cs="Times New Roman"/>
          <w:bCs/>
        </w:rPr>
        <w:t xml:space="preserve">, Стüруп </w:t>
      </w:r>
      <w:r w:rsidRPr="003F1F5F">
        <w:rPr>
          <w:rFonts w:ascii="Times New Roman" w:hAnsi="Times New Roman" w:cs="Times New Roman"/>
          <w:bCs/>
          <w:lang w:val="en-US"/>
        </w:rPr>
        <w:t>S</w:t>
      </w:r>
      <w:r w:rsidRPr="003F1F5F">
        <w:rPr>
          <w:rFonts w:ascii="Times New Roman" w:hAnsi="Times New Roman" w:cs="Times New Roman"/>
          <w:bCs/>
        </w:rPr>
        <w:t>. Углерод билан кучайтирилган индуктив боғланган плазма масс-спектрометрик усулда маргимуш ва селени аниқлаш ҳамда унинг маргимуш турларини ўрганишга қўлланилиши.</w:t>
      </w:r>
      <w:r w:rsidRPr="003F1F5F">
        <w:rPr>
          <w:rFonts w:ascii="Times New Roman" w:hAnsi="Times New Roman" w:cs="Times New Roman"/>
          <w:bCs/>
          <w:lang w:val="en-US"/>
        </w:rPr>
        <w:t> </w:t>
      </w:r>
      <w:r w:rsidRPr="003F1F5F">
        <w:rPr>
          <w:rFonts w:ascii="Times New Roman" w:hAnsi="Times New Roman" w:cs="Times New Roman"/>
          <w:bCs/>
          <w:i/>
          <w:iCs/>
          <w:lang w:val="en-US"/>
        </w:rPr>
        <w:t>J. Anal. At. Spectrom</w:t>
      </w:r>
      <w:r w:rsidRPr="003F1F5F">
        <w:rPr>
          <w:rFonts w:ascii="Times New Roman" w:hAnsi="Times New Roman" w:cs="Times New Roman"/>
          <w:bCs/>
          <w:lang w:val="en-US"/>
        </w:rPr>
        <w:t>. 1994; 9:1099-1105.</w:t>
      </w:r>
    </w:p>
    <w:p w14:paraId="15E46489" w14:textId="77777777" w:rsidR="003F1F5F" w:rsidRPr="003F1F5F" w:rsidRDefault="003F1F5F" w:rsidP="003F1F5F">
      <w:pPr>
        <w:spacing w:after="0" w:line="240" w:lineRule="auto"/>
        <w:jc w:val="both"/>
        <w:rPr>
          <w:rFonts w:ascii="Times New Roman" w:hAnsi="Times New Roman" w:cs="Times New Roman"/>
          <w:bCs/>
          <w:lang w:val="en-US"/>
        </w:rPr>
      </w:pPr>
    </w:p>
    <w:p w14:paraId="75F18726" w14:textId="77777777" w:rsidR="003F1F5F" w:rsidRPr="003F1F5F" w:rsidRDefault="003F1F5F" w:rsidP="003F1F5F">
      <w:pPr>
        <w:spacing w:after="0" w:line="240" w:lineRule="auto"/>
        <w:jc w:val="both"/>
        <w:rPr>
          <w:rFonts w:ascii="Times New Roman" w:hAnsi="Times New Roman" w:cs="Times New Roman"/>
          <w:bCs/>
          <w:lang w:val="en-US"/>
        </w:rPr>
      </w:pPr>
      <w:r w:rsidRPr="003F1F5F">
        <w:rPr>
          <w:rFonts w:ascii="Times New Roman" w:hAnsi="Times New Roman" w:cs="Times New Roman"/>
          <w:bCs/>
          <w:lang w:val="en-US"/>
        </w:rPr>
        <w:t>7. Reinhart D, Damjanovic L, Kaisermayer C, Kunert R. Антитаначалар ишлаб чиқариш учун тижорат мақсадида мавжуд CHO ҳужайра культураси муҳитларини қиёсий баҳолаш. </w:t>
      </w:r>
      <w:r w:rsidRPr="003F1F5F">
        <w:rPr>
          <w:rFonts w:ascii="Times New Roman" w:hAnsi="Times New Roman" w:cs="Times New Roman"/>
          <w:bCs/>
          <w:i/>
          <w:iCs/>
          <w:lang w:val="en-US"/>
        </w:rPr>
        <w:t>Appl Microbiol Biotechnol</w:t>
      </w:r>
      <w:r w:rsidRPr="003F1F5F">
        <w:rPr>
          <w:rFonts w:ascii="Times New Roman" w:hAnsi="Times New Roman" w:cs="Times New Roman"/>
          <w:bCs/>
          <w:lang w:val="en-US"/>
        </w:rPr>
        <w:t>. 2015 йил;99(11):4645-4657.</w:t>
      </w:r>
    </w:p>
    <w:p w14:paraId="4DDAC386" w14:textId="77777777" w:rsidR="003F1F5F" w:rsidRPr="003F1F5F" w:rsidRDefault="003F1F5F" w:rsidP="003F1F5F">
      <w:pPr>
        <w:spacing w:after="0" w:line="240" w:lineRule="auto"/>
        <w:jc w:val="both"/>
        <w:rPr>
          <w:rFonts w:ascii="Times New Roman" w:hAnsi="Times New Roman" w:cs="Times New Roman"/>
          <w:bCs/>
          <w:lang w:val="en-US"/>
        </w:rPr>
      </w:pPr>
    </w:p>
    <w:p w14:paraId="5C8BDC4C" w14:textId="77777777" w:rsidR="003F1F5F" w:rsidRPr="003F1F5F" w:rsidRDefault="003F1F5F" w:rsidP="003F1F5F">
      <w:pPr>
        <w:spacing w:after="0" w:line="240" w:lineRule="auto"/>
        <w:jc w:val="both"/>
        <w:rPr>
          <w:rFonts w:ascii="Times New Roman" w:hAnsi="Times New Roman" w:cs="Times New Roman"/>
          <w:bCs/>
          <w:lang w:val="en-US"/>
        </w:rPr>
      </w:pPr>
      <w:r w:rsidRPr="003F1F5F">
        <w:rPr>
          <w:rFonts w:ascii="Times New Roman" w:hAnsi="Times New Roman" w:cs="Times New Roman"/>
          <w:bCs/>
          <w:lang w:val="en-US"/>
        </w:rPr>
        <w:t xml:space="preserve">8. Kenerson R.W. Ўтиш металлари ёки микроэлементларни ўз ичига олган ҳужайра культураси муҳити. 1-жадвал. Google Patent W02006004728A2, PCT/УС2005/022889 рақамли ариза. 2005 йил;13-22. </w:t>
      </w:r>
    </w:p>
    <w:p w14:paraId="7C8F29AB" w14:textId="77777777" w:rsidR="003F1F5F" w:rsidRPr="003F1F5F" w:rsidRDefault="003F1F5F" w:rsidP="003F1F5F">
      <w:pPr>
        <w:spacing w:after="0" w:line="240" w:lineRule="auto"/>
        <w:jc w:val="both"/>
        <w:rPr>
          <w:rFonts w:ascii="Times New Roman" w:hAnsi="Times New Roman" w:cs="Times New Roman"/>
          <w:bCs/>
          <w:lang w:val="en-US"/>
        </w:rPr>
      </w:pPr>
    </w:p>
    <w:p w14:paraId="1B3E9210" w14:textId="77777777" w:rsidR="003F1F5F" w:rsidRPr="003F1F5F" w:rsidRDefault="003F1F5F" w:rsidP="003F1F5F">
      <w:pPr>
        <w:spacing w:after="0" w:line="240" w:lineRule="auto"/>
        <w:jc w:val="both"/>
        <w:rPr>
          <w:rFonts w:ascii="Times New Roman" w:hAnsi="Times New Roman" w:cs="Times New Roman"/>
          <w:bCs/>
          <w:lang w:val="en-US"/>
        </w:rPr>
      </w:pPr>
    </w:p>
    <w:p w14:paraId="4A763CEA" w14:textId="77777777" w:rsidR="003F1F5F" w:rsidRPr="003F1F5F" w:rsidRDefault="003F1F5F" w:rsidP="003F1F5F">
      <w:pPr>
        <w:spacing w:after="0" w:line="240" w:lineRule="auto"/>
        <w:ind w:left="4"/>
        <w:jc w:val="both"/>
        <w:rPr>
          <w:rFonts w:ascii="Times New Roman" w:hAnsi="Times New Roman" w:cs="Times New Roman"/>
          <w:bCs/>
          <w:lang w:val="en-US"/>
        </w:rPr>
      </w:pPr>
      <w:r w:rsidRPr="003F1F5F">
        <w:rPr>
          <w:rFonts w:ascii="Times New Roman" w:hAnsi="Times New Roman" w:cs="Times New Roman"/>
          <w:b/>
          <w:bCs/>
        </w:rPr>
        <w:t>ҚЎШИМЧА</w:t>
      </w:r>
      <w:r w:rsidRPr="003F1F5F">
        <w:rPr>
          <w:rFonts w:ascii="Times New Roman" w:hAnsi="Times New Roman" w:cs="Times New Roman"/>
          <w:b/>
          <w:bCs/>
          <w:lang w:val="en-US"/>
        </w:rPr>
        <w:t xml:space="preserve"> </w:t>
      </w:r>
      <w:r w:rsidRPr="003F1F5F">
        <w:rPr>
          <w:rFonts w:ascii="Times New Roman" w:hAnsi="Times New Roman" w:cs="Times New Roman"/>
          <w:b/>
          <w:bCs/>
        </w:rPr>
        <w:t>МАЪЛУМОТ</w:t>
      </w:r>
    </w:p>
    <w:p w14:paraId="350BB354" w14:textId="77777777" w:rsidR="003F1F5F" w:rsidRPr="003F1F5F" w:rsidRDefault="003F1F5F" w:rsidP="003F1F5F">
      <w:pPr>
        <w:spacing w:after="0" w:line="240" w:lineRule="auto"/>
        <w:jc w:val="both"/>
        <w:rPr>
          <w:rFonts w:ascii="Times New Roman" w:hAnsi="Times New Roman" w:cs="Times New Roman"/>
          <w:bCs/>
          <w:lang w:val="en-US"/>
        </w:rPr>
      </w:pPr>
      <w:r w:rsidRPr="003F1F5F">
        <w:rPr>
          <w:rFonts w:ascii="Times New Roman" w:hAnsi="Times New Roman" w:cs="Times New Roman"/>
          <w:lang w:val="en-US"/>
        </w:rPr>
        <w:t>• Брантлей Т, Мооре Б, Гриннелл C, Кҳаттак С. Поурбе диаграммалари ёрдамида юқори концентрацияли ҳужайра культураси муҳитларида из металларнинг чўкиши тадқиқоти. </w:t>
      </w:r>
      <w:r w:rsidRPr="003F1F5F">
        <w:rPr>
          <w:rFonts w:ascii="Times New Roman" w:hAnsi="Times New Roman" w:cs="Times New Roman"/>
          <w:bCs/>
          <w:i/>
          <w:iCs/>
          <w:lang w:val="en-US"/>
        </w:rPr>
        <w:t>Биотехнология ва биоинженерия</w:t>
      </w:r>
      <w:r w:rsidRPr="003F1F5F">
        <w:rPr>
          <w:rFonts w:ascii="Times New Roman" w:hAnsi="Times New Roman" w:cs="Times New Roman"/>
          <w:bCs/>
          <w:lang w:val="en-US"/>
        </w:rPr>
        <w:t>. 2021 йил;118(12):3888-3897.</w:t>
      </w:r>
    </w:p>
    <w:p w14:paraId="1CEB5A96" w14:textId="77777777" w:rsidR="003F1F5F" w:rsidRPr="003F1F5F" w:rsidRDefault="003F1F5F" w:rsidP="003F1F5F">
      <w:pPr>
        <w:spacing w:after="0" w:line="240" w:lineRule="auto"/>
        <w:ind w:left="4"/>
        <w:jc w:val="both"/>
        <w:rPr>
          <w:rFonts w:ascii="Times New Roman" w:hAnsi="Times New Roman" w:cs="Times New Roman"/>
          <w:bCs/>
          <w:lang w:val="en-US"/>
        </w:rPr>
      </w:pPr>
      <w:r w:rsidRPr="003F1F5F">
        <w:rPr>
          <w:rFonts w:ascii="Times New Roman" w:hAnsi="Times New Roman" w:cs="Times New Roman"/>
          <w:lang w:val="en-US"/>
        </w:rPr>
        <w:t>• Graham RJ, Bhatia H, Ёон S. Из элементлар ўзгарувчанлиги ва қўшимча киритилишининг хитой олмахон тухумдон (ЧО) ҳужайра култураси фаолиятига таъсири: асосий механизмлар ва эътиборга олиниши керак бўлган жиҳатлар таҳлили. </w:t>
      </w:r>
      <w:r w:rsidRPr="003F1F5F">
        <w:rPr>
          <w:rFonts w:ascii="Times New Roman" w:hAnsi="Times New Roman" w:cs="Times New Roman"/>
          <w:bCs/>
          <w:i/>
          <w:iCs/>
          <w:lang w:val="en-US"/>
        </w:rPr>
        <w:t>Биотехнология ва биоинженерия</w:t>
      </w:r>
      <w:r w:rsidRPr="003F1F5F">
        <w:rPr>
          <w:rFonts w:ascii="Times New Roman" w:hAnsi="Times New Roman" w:cs="Times New Roman"/>
          <w:bCs/>
          <w:lang w:val="en-US"/>
        </w:rPr>
        <w:t>. 2019;116(12):3446-3456.</w:t>
      </w:r>
    </w:p>
    <w:p w14:paraId="0BFEE165" w14:textId="77777777" w:rsidR="003F1F5F" w:rsidRPr="003F1F5F" w:rsidRDefault="003F1F5F" w:rsidP="003F1F5F">
      <w:pPr>
        <w:spacing w:after="0" w:line="240" w:lineRule="auto"/>
        <w:ind w:left="4"/>
        <w:jc w:val="both"/>
        <w:rPr>
          <w:rFonts w:ascii="Times New Roman" w:hAnsi="Times New Roman" w:cs="Times New Roman"/>
          <w:bCs/>
          <w:lang w:val="en-US"/>
        </w:rPr>
      </w:pPr>
      <w:r w:rsidRPr="003F1F5F">
        <w:rPr>
          <w:rFonts w:ascii="Times New Roman" w:hAnsi="Times New Roman" w:cs="Times New Roman"/>
          <w:lang w:val="en-US"/>
        </w:rPr>
        <w:t>• Hossler P, Racicot C, McDermott S. Kobalt қўшиш орқали сут эмизувчилар ҳужайра културасида оқсиллар гликозилятсия профилини мақсадли ўзгартириш. </w:t>
      </w:r>
      <w:r w:rsidRPr="003F1F5F">
        <w:rPr>
          <w:rFonts w:ascii="Times New Roman" w:hAnsi="Times New Roman" w:cs="Times New Roman"/>
          <w:bCs/>
          <w:i/>
          <w:iCs/>
          <w:lang w:val="en-US"/>
        </w:rPr>
        <w:t>J Glikobiologiya</w:t>
      </w:r>
      <w:r w:rsidRPr="003F1F5F">
        <w:rPr>
          <w:rFonts w:ascii="Times New Roman" w:hAnsi="Times New Roman" w:cs="Times New Roman"/>
          <w:bCs/>
          <w:lang w:val="en-US"/>
        </w:rPr>
        <w:t>. 2014;3(1).</w:t>
      </w:r>
    </w:p>
    <w:p w14:paraId="4C199C4F" w14:textId="77777777" w:rsidR="003F1F5F" w:rsidRPr="003F1F5F" w:rsidRDefault="003F1F5F" w:rsidP="003F1F5F">
      <w:pPr>
        <w:spacing w:after="0" w:line="240" w:lineRule="auto"/>
        <w:ind w:left="4"/>
        <w:jc w:val="both"/>
        <w:rPr>
          <w:rFonts w:ascii="Times New Roman" w:hAnsi="Times New Roman" w:cs="Times New Roman"/>
          <w:bCs/>
          <w:lang w:val="en-US"/>
        </w:rPr>
      </w:pPr>
    </w:p>
    <w:p w14:paraId="0D8E5A85" w14:textId="77777777" w:rsidR="003F1F5F" w:rsidRPr="003F1F5F" w:rsidRDefault="003F1F5F" w:rsidP="003F1F5F">
      <w:pPr>
        <w:spacing w:after="0" w:line="240" w:lineRule="auto"/>
        <w:ind w:left="4"/>
        <w:jc w:val="both"/>
        <w:rPr>
          <w:rFonts w:ascii="Times New Roman" w:hAnsi="Times New Roman" w:cs="Times New Roman"/>
          <w:bCs/>
          <w:lang w:val="en-US"/>
        </w:rPr>
      </w:pPr>
      <w:r w:rsidRPr="003F1F5F">
        <w:rPr>
          <w:rFonts w:ascii="Times New Roman" w:hAnsi="Times New Roman" w:cs="Times New Roman"/>
          <w:lang w:val="en-US"/>
        </w:rPr>
        <w:t>• Selenius LA, Lundgren MW, Jawad R, Danielsson O, Бжўrnstedt М. Ҳужайра култураси муҳити А549 ва HepG2 ҳужайраларининг ўсиши, фенотип ифодаланиши ва селен ситотоксиклигига жавобига таъсир кўрсатади. </w:t>
      </w:r>
      <w:r w:rsidRPr="003F1F5F">
        <w:rPr>
          <w:rFonts w:ascii="Times New Roman" w:hAnsi="Times New Roman" w:cs="Times New Roman"/>
          <w:bCs/>
          <w:i/>
          <w:iCs/>
          <w:lang w:val="en-US"/>
        </w:rPr>
        <w:t>Антиоксидантлар</w:t>
      </w:r>
      <w:r w:rsidRPr="003F1F5F">
        <w:rPr>
          <w:rFonts w:ascii="Times New Roman" w:hAnsi="Times New Roman" w:cs="Times New Roman"/>
          <w:bCs/>
          <w:lang w:val="en-US"/>
        </w:rPr>
        <w:t>. 2019;8(4):130.</w:t>
      </w:r>
    </w:p>
    <w:p w14:paraId="29334F4C" w14:textId="77777777" w:rsidR="003F1F5F" w:rsidRPr="003F1F5F" w:rsidRDefault="003F1F5F" w:rsidP="003F1F5F">
      <w:pPr>
        <w:spacing w:after="0" w:line="240" w:lineRule="auto"/>
        <w:ind w:left="4"/>
        <w:jc w:val="both"/>
        <w:rPr>
          <w:rFonts w:ascii="Times New Roman" w:hAnsi="Times New Roman" w:cs="Times New Roman"/>
          <w:bCs/>
          <w:lang w:val="en-US"/>
        </w:rPr>
      </w:pPr>
      <w:r w:rsidRPr="003F1F5F">
        <w:rPr>
          <w:rFonts w:ascii="Times New Roman" w:hAnsi="Times New Roman" w:cs="Times New Roman"/>
          <w:lang w:val="en-US"/>
        </w:rPr>
        <w:t>• Trunfio N, Леэ H, Starkey J, Agarabi C, Лию J, Ёон S. Спектроскопия ва химиометрияни бирлаштириш орқали сут эмизувчилар ҳужайра култураси хом ашёларини тавсифлаш. </w:t>
      </w:r>
      <w:r w:rsidRPr="003F1F5F">
        <w:rPr>
          <w:rFonts w:ascii="Times New Roman" w:hAnsi="Times New Roman" w:cs="Times New Roman"/>
          <w:bCs/>
          <w:i/>
          <w:iCs/>
          <w:lang w:val="en-US"/>
        </w:rPr>
        <w:t>Биотехнология тараққиёти</w:t>
      </w:r>
      <w:r w:rsidRPr="003F1F5F">
        <w:rPr>
          <w:rFonts w:ascii="Times New Roman" w:hAnsi="Times New Roman" w:cs="Times New Roman"/>
          <w:bCs/>
          <w:lang w:val="en-US"/>
        </w:rPr>
        <w:t>. 2017;33(5):1127-1138.</w:t>
      </w:r>
    </w:p>
    <w:p w14:paraId="3075EC2E" w14:textId="77777777" w:rsidR="003F1F5F" w:rsidRPr="003F1F5F" w:rsidRDefault="003F1F5F" w:rsidP="003F1F5F">
      <w:pPr>
        <w:spacing w:after="0" w:line="240" w:lineRule="auto"/>
      </w:pPr>
      <w:r w:rsidRPr="003F1F5F">
        <w:rPr>
          <w:rFonts w:ascii="Times New Roman" w:hAnsi="Times New Roman" w:cs="Times New Roman"/>
          <w:bCs/>
          <w:lang w:val="en-US"/>
        </w:rPr>
        <w:t>Zwolak I. Анорганик селен мавжудлигида ванадийнинг ЧО-К1 ҳужайраларига нисбатан ситотоксиклигининг кучайиши. </w:t>
      </w:r>
      <w:r w:rsidRPr="003F1F5F">
        <w:rPr>
          <w:rFonts w:ascii="Times New Roman" w:hAnsi="Times New Roman" w:cs="Times New Roman"/>
          <w:bCs/>
          <w:i/>
          <w:iCs/>
          <w:lang w:val="en-US"/>
        </w:rPr>
        <w:t>Bull Environ Contam Toxicol</w:t>
      </w:r>
      <w:r w:rsidRPr="003F1F5F">
        <w:rPr>
          <w:rFonts w:ascii="Times New Roman" w:hAnsi="Times New Roman" w:cs="Times New Roman"/>
          <w:bCs/>
          <w:lang w:val="en-US"/>
        </w:rPr>
        <w:t>. 2015;95(5):593-598.</w:t>
      </w:r>
    </w:p>
    <w:p w14:paraId="333E115D" w14:textId="77777777" w:rsidR="006261D6" w:rsidRDefault="006261D6"/>
    <w:sectPr w:rsidR="006261D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BDF"/>
    <w:multiLevelType w:val="multilevel"/>
    <w:tmpl w:val="9458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2FA0"/>
    <w:multiLevelType w:val="multilevel"/>
    <w:tmpl w:val="7F1E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E3449"/>
    <w:multiLevelType w:val="multilevel"/>
    <w:tmpl w:val="27E2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B77EE"/>
    <w:multiLevelType w:val="multilevel"/>
    <w:tmpl w:val="668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6238F"/>
    <w:multiLevelType w:val="multilevel"/>
    <w:tmpl w:val="A92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937C5"/>
    <w:multiLevelType w:val="multilevel"/>
    <w:tmpl w:val="5DB4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73195"/>
    <w:multiLevelType w:val="multilevel"/>
    <w:tmpl w:val="B06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E451E"/>
    <w:multiLevelType w:val="multilevel"/>
    <w:tmpl w:val="AAFC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50B4"/>
    <w:multiLevelType w:val="multilevel"/>
    <w:tmpl w:val="8446DE16"/>
    <w:lvl w:ilvl="0">
      <w:start w:val="2"/>
      <w:numFmt w:val="decimal"/>
      <w:lvlText w:val="(2.7.%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A5E00BB"/>
    <w:multiLevelType w:val="multilevel"/>
    <w:tmpl w:val="42A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040B4"/>
    <w:multiLevelType w:val="multilevel"/>
    <w:tmpl w:val="16D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C2F38"/>
    <w:multiLevelType w:val="multilevel"/>
    <w:tmpl w:val="555A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603BAD"/>
    <w:multiLevelType w:val="multilevel"/>
    <w:tmpl w:val="4B9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A840C5"/>
    <w:multiLevelType w:val="multilevel"/>
    <w:tmpl w:val="FBE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E129B"/>
    <w:multiLevelType w:val="hybridMultilevel"/>
    <w:tmpl w:val="FD9288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E034138"/>
    <w:multiLevelType w:val="hybridMultilevel"/>
    <w:tmpl w:val="A6D0FE6E"/>
    <w:lvl w:ilvl="0" w:tplc="04190001">
      <w:start w:val="1"/>
      <w:numFmt w:val="bullet"/>
      <w:lvlText w:val=""/>
      <w:lvlJc w:val="left"/>
      <w:pPr>
        <w:ind w:left="724" w:hanging="360"/>
      </w:pPr>
      <w:rPr>
        <w:rFonts w:ascii="Symbol" w:hAnsi="Symbol" w:hint="default"/>
      </w:rPr>
    </w:lvl>
    <w:lvl w:ilvl="1" w:tplc="04190003" w:tentative="1">
      <w:start w:val="1"/>
      <w:numFmt w:val="bullet"/>
      <w:lvlText w:val="o"/>
      <w:lvlJc w:val="left"/>
      <w:pPr>
        <w:ind w:left="1444" w:hanging="360"/>
      </w:pPr>
      <w:rPr>
        <w:rFonts w:ascii="Courier New" w:hAnsi="Courier New" w:cs="Courier New" w:hint="default"/>
      </w:rPr>
    </w:lvl>
    <w:lvl w:ilvl="2" w:tplc="04190005" w:tentative="1">
      <w:start w:val="1"/>
      <w:numFmt w:val="bullet"/>
      <w:lvlText w:val=""/>
      <w:lvlJc w:val="left"/>
      <w:pPr>
        <w:ind w:left="2164" w:hanging="360"/>
      </w:pPr>
      <w:rPr>
        <w:rFonts w:ascii="Wingdings" w:hAnsi="Wingdings" w:hint="default"/>
      </w:rPr>
    </w:lvl>
    <w:lvl w:ilvl="3" w:tplc="04190001" w:tentative="1">
      <w:start w:val="1"/>
      <w:numFmt w:val="bullet"/>
      <w:lvlText w:val=""/>
      <w:lvlJc w:val="left"/>
      <w:pPr>
        <w:ind w:left="2884" w:hanging="360"/>
      </w:pPr>
      <w:rPr>
        <w:rFonts w:ascii="Symbol" w:hAnsi="Symbol" w:hint="default"/>
      </w:rPr>
    </w:lvl>
    <w:lvl w:ilvl="4" w:tplc="04190003" w:tentative="1">
      <w:start w:val="1"/>
      <w:numFmt w:val="bullet"/>
      <w:lvlText w:val="o"/>
      <w:lvlJc w:val="left"/>
      <w:pPr>
        <w:ind w:left="3604" w:hanging="360"/>
      </w:pPr>
      <w:rPr>
        <w:rFonts w:ascii="Courier New" w:hAnsi="Courier New" w:cs="Courier New" w:hint="default"/>
      </w:rPr>
    </w:lvl>
    <w:lvl w:ilvl="5" w:tplc="04190005" w:tentative="1">
      <w:start w:val="1"/>
      <w:numFmt w:val="bullet"/>
      <w:lvlText w:val=""/>
      <w:lvlJc w:val="left"/>
      <w:pPr>
        <w:ind w:left="4324" w:hanging="360"/>
      </w:pPr>
      <w:rPr>
        <w:rFonts w:ascii="Wingdings" w:hAnsi="Wingdings" w:hint="default"/>
      </w:rPr>
    </w:lvl>
    <w:lvl w:ilvl="6" w:tplc="04190001" w:tentative="1">
      <w:start w:val="1"/>
      <w:numFmt w:val="bullet"/>
      <w:lvlText w:val=""/>
      <w:lvlJc w:val="left"/>
      <w:pPr>
        <w:ind w:left="5044" w:hanging="360"/>
      </w:pPr>
      <w:rPr>
        <w:rFonts w:ascii="Symbol" w:hAnsi="Symbol" w:hint="default"/>
      </w:rPr>
    </w:lvl>
    <w:lvl w:ilvl="7" w:tplc="04190003" w:tentative="1">
      <w:start w:val="1"/>
      <w:numFmt w:val="bullet"/>
      <w:lvlText w:val="o"/>
      <w:lvlJc w:val="left"/>
      <w:pPr>
        <w:ind w:left="5764" w:hanging="360"/>
      </w:pPr>
      <w:rPr>
        <w:rFonts w:ascii="Courier New" w:hAnsi="Courier New" w:cs="Courier New" w:hint="default"/>
      </w:rPr>
    </w:lvl>
    <w:lvl w:ilvl="8" w:tplc="04190005" w:tentative="1">
      <w:start w:val="1"/>
      <w:numFmt w:val="bullet"/>
      <w:lvlText w:val=""/>
      <w:lvlJc w:val="left"/>
      <w:pPr>
        <w:ind w:left="6484" w:hanging="360"/>
      </w:pPr>
      <w:rPr>
        <w:rFonts w:ascii="Wingdings" w:hAnsi="Wingdings" w:hint="default"/>
      </w:rPr>
    </w:lvl>
  </w:abstractNum>
  <w:abstractNum w:abstractNumId="16" w15:restartNumberingAfterBreak="0">
    <w:nsid w:val="46DD4614"/>
    <w:multiLevelType w:val="hybridMultilevel"/>
    <w:tmpl w:val="481E0F5E"/>
    <w:lvl w:ilvl="0" w:tplc="04190001">
      <w:start w:val="1"/>
      <w:numFmt w:val="bullet"/>
      <w:lvlText w:val=""/>
      <w:lvlJc w:val="left"/>
      <w:pPr>
        <w:ind w:left="724" w:hanging="360"/>
      </w:pPr>
      <w:rPr>
        <w:rFonts w:ascii="Symbol" w:hAnsi="Symbol" w:hint="default"/>
      </w:rPr>
    </w:lvl>
    <w:lvl w:ilvl="1" w:tplc="04190003" w:tentative="1">
      <w:start w:val="1"/>
      <w:numFmt w:val="bullet"/>
      <w:lvlText w:val="o"/>
      <w:lvlJc w:val="left"/>
      <w:pPr>
        <w:ind w:left="1444" w:hanging="360"/>
      </w:pPr>
      <w:rPr>
        <w:rFonts w:ascii="Courier New" w:hAnsi="Courier New" w:cs="Courier New" w:hint="default"/>
      </w:rPr>
    </w:lvl>
    <w:lvl w:ilvl="2" w:tplc="04190005" w:tentative="1">
      <w:start w:val="1"/>
      <w:numFmt w:val="bullet"/>
      <w:lvlText w:val=""/>
      <w:lvlJc w:val="left"/>
      <w:pPr>
        <w:ind w:left="2164" w:hanging="360"/>
      </w:pPr>
      <w:rPr>
        <w:rFonts w:ascii="Wingdings" w:hAnsi="Wingdings" w:hint="default"/>
      </w:rPr>
    </w:lvl>
    <w:lvl w:ilvl="3" w:tplc="04190001" w:tentative="1">
      <w:start w:val="1"/>
      <w:numFmt w:val="bullet"/>
      <w:lvlText w:val=""/>
      <w:lvlJc w:val="left"/>
      <w:pPr>
        <w:ind w:left="2884" w:hanging="360"/>
      </w:pPr>
      <w:rPr>
        <w:rFonts w:ascii="Symbol" w:hAnsi="Symbol" w:hint="default"/>
      </w:rPr>
    </w:lvl>
    <w:lvl w:ilvl="4" w:tplc="04190003" w:tentative="1">
      <w:start w:val="1"/>
      <w:numFmt w:val="bullet"/>
      <w:lvlText w:val="o"/>
      <w:lvlJc w:val="left"/>
      <w:pPr>
        <w:ind w:left="3604" w:hanging="360"/>
      </w:pPr>
      <w:rPr>
        <w:rFonts w:ascii="Courier New" w:hAnsi="Courier New" w:cs="Courier New" w:hint="default"/>
      </w:rPr>
    </w:lvl>
    <w:lvl w:ilvl="5" w:tplc="04190005" w:tentative="1">
      <w:start w:val="1"/>
      <w:numFmt w:val="bullet"/>
      <w:lvlText w:val=""/>
      <w:lvlJc w:val="left"/>
      <w:pPr>
        <w:ind w:left="4324" w:hanging="360"/>
      </w:pPr>
      <w:rPr>
        <w:rFonts w:ascii="Wingdings" w:hAnsi="Wingdings" w:hint="default"/>
      </w:rPr>
    </w:lvl>
    <w:lvl w:ilvl="6" w:tplc="04190001" w:tentative="1">
      <w:start w:val="1"/>
      <w:numFmt w:val="bullet"/>
      <w:lvlText w:val=""/>
      <w:lvlJc w:val="left"/>
      <w:pPr>
        <w:ind w:left="5044" w:hanging="360"/>
      </w:pPr>
      <w:rPr>
        <w:rFonts w:ascii="Symbol" w:hAnsi="Symbol" w:hint="default"/>
      </w:rPr>
    </w:lvl>
    <w:lvl w:ilvl="7" w:tplc="04190003" w:tentative="1">
      <w:start w:val="1"/>
      <w:numFmt w:val="bullet"/>
      <w:lvlText w:val="o"/>
      <w:lvlJc w:val="left"/>
      <w:pPr>
        <w:ind w:left="5764" w:hanging="360"/>
      </w:pPr>
      <w:rPr>
        <w:rFonts w:ascii="Courier New" w:hAnsi="Courier New" w:cs="Courier New" w:hint="default"/>
      </w:rPr>
    </w:lvl>
    <w:lvl w:ilvl="8" w:tplc="04190005" w:tentative="1">
      <w:start w:val="1"/>
      <w:numFmt w:val="bullet"/>
      <w:lvlText w:val=""/>
      <w:lvlJc w:val="left"/>
      <w:pPr>
        <w:ind w:left="6484" w:hanging="360"/>
      </w:pPr>
      <w:rPr>
        <w:rFonts w:ascii="Wingdings" w:hAnsi="Wingdings" w:hint="default"/>
      </w:rPr>
    </w:lvl>
  </w:abstractNum>
  <w:abstractNum w:abstractNumId="17" w15:restartNumberingAfterBreak="0">
    <w:nsid w:val="48826FFD"/>
    <w:multiLevelType w:val="multilevel"/>
    <w:tmpl w:val="FF1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5C76BF"/>
    <w:multiLevelType w:val="multilevel"/>
    <w:tmpl w:val="A7969554"/>
    <w:lvl w:ilvl="0">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D98073B"/>
    <w:multiLevelType w:val="multilevel"/>
    <w:tmpl w:val="422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F20C48"/>
    <w:multiLevelType w:val="multilevel"/>
    <w:tmpl w:val="B164D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33A8A"/>
    <w:multiLevelType w:val="multilevel"/>
    <w:tmpl w:val="F2D8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D47D4"/>
    <w:multiLevelType w:val="multilevel"/>
    <w:tmpl w:val="8E60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23321A"/>
    <w:multiLevelType w:val="hybridMultilevel"/>
    <w:tmpl w:val="8A4032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B3B2084"/>
    <w:multiLevelType w:val="multilevel"/>
    <w:tmpl w:val="39C212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C32373C"/>
    <w:multiLevelType w:val="multilevel"/>
    <w:tmpl w:val="7BB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C45001"/>
    <w:multiLevelType w:val="multilevel"/>
    <w:tmpl w:val="F956EE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40"/>
        <w:szCs w:val="4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8C93BF9"/>
    <w:multiLevelType w:val="hybridMultilevel"/>
    <w:tmpl w:val="122EC8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BCB0D59"/>
    <w:multiLevelType w:val="multilevel"/>
    <w:tmpl w:val="8C6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63EC6"/>
    <w:multiLevelType w:val="multilevel"/>
    <w:tmpl w:val="E74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E4621"/>
    <w:multiLevelType w:val="multilevel"/>
    <w:tmpl w:val="45A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8"/>
  </w:num>
  <w:num w:numId="3">
    <w:abstractNumId w:val="24"/>
  </w:num>
  <w:num w:numId="4">
    <w:abstractNumId w:val="18"/>
  </w:num>
  <w:num w:numId="5">
    <w:abstractNumId w:val="9"/>
  </w:num>
  <w:num w:numId="6">
    <w:abstractNumId w:val="22"/>
  </w:num>
  <w:num w:numId="7">
    <w:abstractNumId w:val="5"/>
  </w:num>
  <w:num w:numId="8">
    <w:abstractNumId w:val="13"/>
  </w:num>
  <w:num w:numId="9">
    <w:abstractNumId w:val="19"/>
  </w:num>
  <w:num w:numId="10">
    <w:abstractNumId w:val="0"/>
  </w:num>
  <w:num w:numId="11">
    <w:abstractNumId w:val="17"/>
  </w:num>
  <w:num w:numId="12">
    <w:abstractNumId w:val="21"/>
  </w:num>
  <w:num w:numId="13">
    <w:abstractNumId w:val="2"/>
  </w:num>
  <w:num w:numId="14">
    <w:abstractNumId w:val="20"/>
  </w:num>
  <w:num w:numId="15">
    <w:abstractNumId w:val="29"/>
  </w:num>
  <w:num w:numId="16">
    <w:abstractNumId w:val="10"/>
  </w:num>
  <w:num w:numId="17">
    <w:abstractNumId w:val="1"/>
  </w:num>
  <w:num w:numId="18">
    <w:abstractNumId w:val="7"/>
  </w:num>
  <w:num w:numId="19">
    <w:abstractNumId w:val="3"/>
  </w:num>
  <w:num w:numId="20">
    <w:abstractNumId w:val="6"/>
  </w:num>
  <w:num w:numId="21">
    <w:abstractNumId w:val="28"/>
  </w:num>
  <w:num w:numId="22">
    <w:abstractNumId w:val="12"/>
  </w:num>
  <w:num w:numId="23">
    <w:abstractNumId w:val="30"/>
  </w:num>
  <w:num w:numId="24">
    <w:abstractNumId w:val="11"/>
  </w:num>
  <w:num w:numId="25">
    <w:abstractNumId w:val="4"/>
  </w:num>
  <w:num w:numId="26">
    <w:abstractNumId w:val="25"/>
  </w:num>
  <w:num w:numId="27">
    <w:abstractNumId w:val="23"/>
  </w:num>
  <w:num w:numId="28">
    <w:abstractNumId w:val="14"/>
  </w:num>
  <w:num w:numId="29">
    <w:abstractNumId w:val="27"/>
  </w:num>
  <w:num w:numId="30">
    <w:abstractNumId w:val="16"/>
  </w:num>
  <w:num w:numId="3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дминистратор">
    <w15:presenceInfo w15:providerId="None" w15:userId="Администрато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F5F"/>
    <w:rsid w:val="003F1F5F"/>
    <w:rsid w:val="006261D6"/>
    <w:rsid w:val="007A13CB"/>
    <w:rsid w:val="00CE17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2280"/>
  <w15:chartTrackingRefBased/>
  <w15:docId w15:val="{F59F64D8-FB82-486A-AD6E-F31DE297F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F1F5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F1F5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3F1F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link w:val="40"/>
    <w:uiPriority w:val="9"/>
    <w:qFormat/>
    <w:rsid w:val="003F1F5F"/>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1F5F"/>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F1F5F"/>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3F1F5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rsid w:val="003F1F5F"/>
    <w:rPr>
      <w:rFonts w:ascii="Times New Roman" w:eastAsia="Times New Roman" w:hAnsi="Times New Roman" w:cs="Times New Roman"/>
      <w:b/>
      <w:bCs/>
      <w:sz w:val="24"/>
      <w:szCs w:val="24"/>
      <w:lang w:eastAsia="ru-RU"/>
    </w:rPr>
  </w:style>
  <w:style w:type="table" w:styleId="a3">
    <w:name w:val="Table Grid"/>
    <w:basedOn w:val="a1"/>
    <w:uiPriority w:val="39"/>
    <w:rsid w:val="003F1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1F5F"/>
    <w:pPr>
      <w:ind w:left="720"/>
      <w:contextualSpacing/>
    </w:pPr>
  </w:style>
  <w:style w:type="paragraph" w:styleId="a5">
    <w:name w:val="Normal (Web)"/>
    <w:basedOn w:val="a"/>
    <w:uiPriority w:val="99"/>
    <w:semiHidden/>
    <w:unhideWhenUsed/>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published">
    <w:name w:val="edqm-published"/>
    <w:basedOn w:val="a0"/>
    <w:rsid w:val="003F1F5F"/>
  </w:style>
  <w:style w:type="character" w:customStyle="1" w:styleId="edqm-mononumber">
    <w:name w:val="edqm-mononumber"/>
    <w:basedOn w:val="a0"/>
    <w:rsid w:val="003F1F5F"/>
  </w:style>
  <w:style w:type="character" w:customStyle="1" w:styleId="edqm-corrected">
    <w:name w:val="edqm-corrected"/>
    <w:basedOn w:val="a0"/>
    <w:rsid w:val="003F1F5F"/>
  </w:style>
  <w:style w:type="character" w:customStyle="1" w:styleId="edqm-casdesc">
    <w:name w:val="edqm-casdesc"/>
    <w:basedOn w:val="a0"/>
    <w:rsid w:val="003F1F5F"/>
  </w:style>
  <w:style w:type="character" w:customStyle="1" w:styleId="edqm-casnr">
    <w:name w:val="edqm-casnr"/>
    <w:basedOn w:val="a0"/>
    <w:rsid w:val="003F1F5F"/>
  </w:style>
  <w:style w:type="paragraph" w:customStyle="1" w:styleId="edqm-first-added">
    <w:name w:val="edqm-first-added"/>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lowercase">
    <w:name w:val="edqm-lowercase"/>
    <w:basedOn w:val="a0"/>
    <w:rsid w:val="003F1F5F"/>
  </w:style>
  <w:style w:type="paragraph" w:customStyle="1" w:styleId="edqm-textalign-center">
    <w:name w:val="edqm-textalign-center"/>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dqm-footnote">
    <w:name w:val="edqm-footnote"/>
    <w:basedOn w:val="a0"/>
    <w:rsid w:val="003F1F5F"/>
  </w:style>
  <w:style w:type="character" w:styleId="a6">
    <w:name w:val="Hyperlink"/>
    <w:basedOn w:val="a0"/>
    <w:uiPriority w:val="99"/>
    <w:unhideWhenUsed/>
    <w:rsid w:val="003F1F5F"/>
    <w:rPr>
      <w:color w:val="0563C1" w:themeColor="hyperlink"/>
      <w:u w:val="single"/>
    </w:rPr>
  </w:style>
  <w:style w:type="paragraph" w:customStyle="1" w:styleId="msonormal0">
    <w:name w:val="msonormal"/>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hap-num">
    <w:name w:val="chap-num"/>
    <w:basedOn w:val="a0"/>
    <w:rsid w:val="003F1F5F"/>
  </w:style>
  <w:style w:type="character" w:customStyle="1" w:styleId="lang">
    <w:name w:val="lang"/>
    <w:basedOn w:val="a0"/>
    <w:rsid w:val="003F1F5F"/>
  </w:style>
  <w:style w:type="character" w:customStyle="1" w:styleId="shading">
    <w:name w:val="shading"/>
    <w:basedOn w:val="a0"/>
    <w:rsid w:val="003F1F5F"/>
  </w:style>
  <w:style w:type="character" w:customStyle="1" w:styleId="rang">
    <w:name w:val="rang"/>
    <w:basedOn w:val="a0"/>
    <w:rsid w:val="003F1F5F"/>
  </w:style>
  <w:style w:type="character" w:customStyle="1" w:styleId="nobull">
    <w:name w:val="nobull"/>
    <w:basedOn w:val="a0"/>
    <w:rsid w:val="003F1F5F"/>
  </w:style>
  <w:style w:type="paragraph" w:customStyle="1" w:styleId="enlarge-image">
    <w:name w:val="enlarge-image"/>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group-item-unordered">
    <w:name w:val="list-group-item-unordered"/>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Emphasis"/>
    <w:basedOn w:val="a0"/>
    <w:uiPriority w:val="20"/>
    <w:qFormat/>
    <w:rsid w:val="003F1F5F"/>
    <w:rPr>
      <w:i/>
      <w:iCs/>
    </w:rPr>
  </w:style>
  <w:style w:type="character" w:customStyle="1" w:styleId="nosmallcaps">
    <w:name w:val="nosmallcaps"/>
    <w:basedOn w:val="a0"/>
    <w:rsid w:val="003F1F5F"/>
  </w:style>
  <w:style w:type="character" w:customStyle="1" w:styleId="sub">
    <w:name w:val="sub"/>
    <w:basedOn w:val="a0"/>
    <w:rsid w:val="003F1F5F"/>
  </w:style>
  <w:style w:type="character" w:customStyle="1" w:styleId="footnote">
    <w:name w:val="footnote"/>
    <w:basedOn w:val="a0"/>
    <w:rsid w:val="003F1F5F"/>
  </w:style>
  <w:style w:type="character" w:customStyle="1" w:styleId="mdashchar">
    <w:name w:val="mdash_char"/>
    <w:basedOn w:val="a0"/>
    <w:rsid w:val="003F1F5F"/>
  </w:style>
  <w:style w:type="character" w:customStyle="1" w:styleId="noteheada">
    <w:name w:val="note_heada"/>
    <w:basedOn w:val="a0"/>
    <w:rsid w:val="003F1F5F"/>
  </w:style>
  <w:style w:type="character" w:customStyle="1" w:styleId="head">
    <w:name w:val="head"/>
    <w:basedOn w:val="a0"/>
    <w:rsid w:val="003F1F5F"/>
  </w:style>
  <w:style w:type="character" w:customStyle="1" w:styleId="bracket">
    <w:name w:val="bracket"/>
    <w:basedOn w:val="a0"/>
    <w:rsid w:val="003F1F5F"/>
  </w:style>
  <w:style w:type="character" w:customStyle="1" w:styleId="note-para">
    <w:name w:val="note-para"/>
    <w:basedOn w:val="a0"/>
    <w:rsid w:val="003F1F5F"/>
  </w:style>
  <w:style w:type="paragraph" w:customStyle="1" w:styleId="list-group-item-ordered">
    <w:name w:val="list-group-item-ordered"/>
    <w:basedOn w:val="a"/>
    <w:uiPriority w:val="99"/>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Unresolved Mention"/>
    <w:basedOn w:val="a0"/>
    <w:uiPriority w:val="99"/>
    <w:semiHidden/>
    <w:unhideWhenUsed/>
    <w:rsid w:val="003F1F5F"/>
    <w:rPr>
      <w:color w:val="605E5C"/>
      <w:shd w:val="clear" w:color="auto" w:fill="E1DFDD"/>
    </w:rPr>
  </w:style>
  <w:style w:type="character" w:styleId="a9">
    <w:name w:val="FollowedHyperlink"/>
    <w:basedOn w:val="a0"/>
    <w:uiPriority w:val="99"/>
    <w:semiHidden/>
    <w:unhideWhenUsed/>
    <w:rsid w:val="003F1F5F"/>
    <w:rPr>
      <w:color w:val="800080"/>
      <w:u w:val="single"/>
    </w:rPr>
  </w:style>
  <w:style w:type="character" w:customStyle="1" w:styleId="inlinepara">
    <w:name w:val="inline_para"/>
    <w:basedOn w:val="a0"/>
    <w:rsid w:val="003F1F5F"/>
  </w:style>
  <w:style w:type="paragraph" w:customStyle="1" w:styleId="leading-8">
    <w:name w:val="leading-8"/>
    <w:basedOn w:val="a"/>
    <w:rsid w:val="003F1F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efault">
    <w:name w:val="Default"/>
    <w:rsid w:val="003F1F5F"/>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header"/>
    <w:basedOn w:val="a"/>
    <w:link w:val="ab"/>
    <w:uiPriority w:val="99"/>
    <w:unhideWhenUsed/>
    <w:rsid w:val="003F1F5F"/>
    <w:pPr>
      <w:tabs>
        <w:tab w:val="center" w:pos="4677"/>
        <w:tab w:val="right" w:pos="9355"/>
      </w:tabs>
      <w:spacing w:after="0" w:line="240" w:lineRule="auto"/>
    </w:pPr>
  </w:style>
  <w:style w:type="character" w:customStyle="1" w:styleId="ab">
    <w:name w:val="Верхний колонтитул Знак"/>
    <w:basedOn w:val="a0"/>
    <w:link w:val="aa"/>
    <w:uiPriority w:val="99"/>
    <w:rsid w:val="003F1F5F"/>
  </w:style>
  <w:style w:type="paragraph" w:styleId="ac">
    <w:name w:val="footer"/>
    <w:basedOn w:val="a"/>
    <w:link w:val="ad"/>
    <w:uiPriority w:val="99"/>
    <w:unhideWhenUsed/>
    <w:rsid w:val="003F1F5F"/>
    <w:pPr>
      <w:tabs>
        <w:tab w:val="center" w:pos="4677"/>
        <w:tab w:val="right" w:pos="9355"/>
      </w:tabs>
      <w:spacing w:after="0" w:line="240" w:lineRule="auto"/>
    </w:pPr>
  </w:style>
  <w:style w:type="character" w:customStyle="1" w:styleId="ad">
    <w:name w:val="Нижний колонтитул Знак"/>
    <w:basedOn w:val="a0"/>
    <w:link w:val="ac"/>
    <w:uiPriority w:val="99"/>
    <w:rsid w:val="003F1F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uspnf.com/uspnf/document/1_GUID-D7036FA9-F30F-4AFD-8754-BF80BC3A6991_2_en-US?source=Search%20Results&amp;highlight=1023" TargetMode="External"/><Relationship Id="rId13" Type="http://schemas.openxmlformats.org/officeDocument/2006/relationships/hyperlink" Target="https://online.uspnf.com/uspnf/document/1_GUID-D7036FA9-F30F-4AFD-8754-BF80BC3A6991_2_en-US?source=Search%20Results&amp;highlight=1023" TargetMode="External"/><Relationship Id="rId18" Type="http://schemas.openxmlformats.org/officeDocument/2006/relationships/hyperlink" Target="https://database.ich.org/sites/default/files/Q9%20Guideline.pdf"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online.uspnf.com/uspnf/document/1_GUID-D7036FA9-F30F-4AFD-8754-BF80BC3A6991_2_en-US?source=Search%20Results&amp;highlight=1023" TargetMode="External"/><Relationship Id="rId12" Type="http://schemas.openxmlformats.org/officeDocument/2006/relationships/hyperlink" Target="https://online.uspnf.com/uspnf/document/1_GUID-D7036FA9-F30F-4AFD-8754-BF80BC3A6991_2_en-US?source=Search%20Results&amp;highlight=1023" TargetMode="External"/><Relationship Id="rId17" Type="http://schemas.openxmlformats.org/officeDocument/2006/relationships/hyperlink" Target="https://online.uspnf.com/uspnf/document/1_GUID-D7036FA9-F30F-4AFD-8754-BF80BC3A6991_2_en-US?source=Search%20Results&amp;highlight=1023" TargetMode="External"/><Relationship Id="rId2" Type="http://schemas.openxmlformats.org/officeDocument/2006/relationships/styles" Target="styles.xml"/><Relationship Id="rId16" Type="http://schemas.openxmlformats.org/officeDocument/2006/relationships/hyperlink" Target="https://online.uspnf.com/uspnf/document/1_GUID-D7036FA9-F30F-4AFD-8754-BF80BC3A6991_2_en-US?source=Search%20Results&amp;highlight=1023" TargetMode="External"/><Relationship Id="rId20" Type="http://schemas.openxmlformats.org/officeDocument/2006/relationships/hyperlink" Target="https://www.who.int/docs/default-source/medicines/norms-and-standards/guidelines/quality-control/trs929-annex4-guidelinessamplingpharmproducts.pdf" TargetMode="External"/><Relationship Id="rId1" Type="http://schemas.openxmlformats.org/officeDocument/2006/relationships/numbering" Target="numbering.xml"/><Relationship Id="rId6" Type="http://schemas.openxmlformats.org/officeDocument/2006/relationships/hyperlink" Target="https://online.uspnf.com/uspnf/document/1_GUID-D7036FA9-F30F-4AFD-8754-BF80BC3A6991_2_en-US?source=Search%20Results&amp;highlight=1023" TargetMode="External"/><Relationship Id="rId11" Type="http://schemas.openxmlformats.org/officeDocument/2006/relationships/hyperlink" Target="https://online.uspnf.com/uspnf/document/1_GUID-D7036FA9-F30F-4AFD-8754-BF80BC3A6991_2_en-US?source=Search%20Results&amp;highlight=1023" TargetMode="External"/><Relationship Id="rId5" Type="http://schemas.openxmlformats.org/officeDocument/2006/relationships/hyperlink" Target="https://online.uspnf.com/uspnf/document/1_GUID-D7036FA9-F30F-4AFD-8754-BF80BC3A6991_2_en-US?source=Search%20Results&amp;highlight=1023" TargetMode="External"/><Relationship Id="rId15" Type="http://schemas.openxmlformats.org/officeDocument/2006/relationships/hyperlink" Target="https://online.uspnf.com/uspnf/document/1_GUID-D7036FA9-F30F-4AFD-8754-BF80BC3A6991_2_en-US?source=Search%20Results&amp;highlight=1023" TargetMode="External"/><Relationship Id="rId23" Type="http://schemas.openxmlformats.org/officeDocument/2006/relationships/theme" Target="theme/theme1.xml"/><Relationship Id="rId10" Type="http://schemas.openxmlformats.org/officeDocument/2006/relationships/hyperlink" Target="https://online.uspnf.com/uspnf/document/1_GUID-D7036FA9-F30F-4AFD-8754-BF80BC3A6991_2_en-US?source=Search%20Results&amp;highlight=1023" TargetMode="External"/><Relationship Id="rId19" Type="http://schemas.openxmlformats.org/officeDocument/2006/relationships/hyperlink" Target="https://database.ich.org/sites/default/files/Q11%20Guideline.pdf" TargetMode="External"/><Relationship Id="rId4" Type="http://schemas.openxmlformats.org/officeDocument/2006/relationships/webSettings" Target="webSettings.xml"/><Relationship Id="rId9" Type="http://schemas.openxmlformats.org/officeDocument/2006/relationships/hyperlink" Target="https://online.uspnf.com/uspnf/document/1_GUID-D7036FA9-F30F-4AFD-8754-BF80BC3A6991_2_en-US?source=Search%20Results&amp;highlight=1023" TargetMode="External"/><Relationship Id="rId14" Type="http://schemas.openxmlformats.org/officeDocument/2006/relationships/hyperlink" Target="https://online.uspnf.com/uspnf/document/1_GUID-D7036FA9-F30F-4AFD-8754-BF80BC3A6991_2_en-US?source=Search%20Results&amp;highlight=1023" TargetMode="External"/><Relationship Id="rId22"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7964</Words>
  <Characters>45399</Characters>
  <Application>Microsoft Office Word</Application>
  <DocSecurity>0</DocSecurity>
  <Lines>378</Lines>
  <Paragraphs>106</Paragraphs>
  <ScaleCrop>false</ScaleCrop>
  <Company/>
  <LinksUpToDate>false</LinksUpToDate>
  <CharactersWithSpaces>53257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Администратор</cp:lastModifiedBy>
  <cp:revision>1</cp:revision>
  <dcterms:created xsi:type="dcterms:W3CDTF">2026-03-30T07:43:00Z</dcterms:created>
  <dcterms:modified xsi:type="dcterms:W3CDTF">2026-03-30T07:43:00Z</dcterms:modified>
</cp:coreProperties>
</file>