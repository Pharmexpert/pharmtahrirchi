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5139" w:type="dxa"/>
        <w:tblInd w:w="137" w:type="dxa"/>
        <w:tblLayout w:type="fixed"/>
        <w:tblLook w:val="04A0" w:firstRow="1" w:lastRow="0" w:firstColumn="1" w:lastColumn="0" w:noHBand="0" w:noVBand="1"/>
      </w:tblPr>
      <w:tblGrid>
        <w:gridCol w:w="4673"/>
        <w:gridCol w:w="5391"/>
        <w:gridCol w:w="5075"/>
      </w:tblGrid>
      <w:tr w:rsidR="00400B65" w:rsidRPr="00106C0D" w14:paraId="7BD34A3A" w14:textId="77777777" w:rsidTr="009C3100">
        <w:tc>
          <w:tcPr>
            <w:tcW w:w="4673" w:type="dxa"/>
            <w:tcBorders>
              <w:top w:val="single" w:sz="4" w:space="0" w:color="auto"/>
              <w:left w:val="single" w:sz="4" w:space="0" w:color="auto"/>
              <w:bottom w:val="single" w:sz="4" w:space="0" w:color="auto"/>
              <w:right w:val="single" w:sz="4" w:space="0" w:color="auto"/>
            </w:tcBorders>
          </w:tcPr>
          <w:p w14:paraId="62627707" w14:textId="6AE48198" w:rsidR="00400B65" w:rsidRPr="00106C0D" w:rsidRDefault="00400B65" w:rsidP="00AB3783">
            <w:pPr>
              <w:spacing w:after="0" w:line="240" w:lineRule="auto"/>
              <w:jc w:val="center"/>
              <w:rPr>
                <w:rFonts w:ascii="Times New Roman" w:hAnsi="Times New Roman" w:cs="Times New Roman"/>
              </w:rPr>
            </w:pPr>
            <w:r w:rsidRPr="00106C0D">
              <w:rPr>
                <w:rFonts w:ascii="Times New Roman" w:hAnsi="Times New Roman" w:cs="Times New Roman"/>
                <w:b/>
                <w:lang w:val="uz-Cyrl-UZ"/>
              </w:rPr>
              <w:t>Инглиз тилида</w:t>
            </w:r>
          </w:p>
        </w:tc>
        <w:tc>
          <w:tcPr>
            <w:tcW w:w="5391" w:type="dxa"/>
            <w:tcBorders>
              <w:top w:val="single" w:sz="4" w:space="0" w:color="auto"/>
              <w:left w:val="single" w:sz="4" w:space="0" w:color="auto"/>
              <w:bottom w:val="single" w:sz="4" w:space="0" w:color="auto"/>
              <w:right w:val="single" w:sz="4" w:space="0" w:color="auto"/>
            </w:tcBorders>
          </w:tcPr>
          <w:p w14:paraId="767D2F8A" w14:textId="5B4C97D5" w:rsidR="00400B65" w:rsidRPr="00106C0D" w:rsidRDefault="00400B65" w:rsidP="00AB3783">
            <w:pPr>
              <w:spacing w:after="0" w:line="240" w:lineRule="auto"/>
              <w:jc w:val="center"/>
              <w:rPr>
                <w:rFonts w:ascii="Times New Roman" w:hAnsi="Times New Roman" w:cs="Times New Roman"/>
              </w:rPr>
            </w:pPr>
            <w:r w:rsidRPr="00106C0D">
              <w:rPr>
                <w:rFonts w:ascii="Times New Roman" w:hAnsi="Times New Roman" w:cs="Times New Roman"/>
                <w:b/>
                <w:lang w:val="uz-Cyrl-UZ"/>
              </w:rPr>
              <w:t>Рус тилида</w:t>
            </w:r>
          </w:p>
        </w:tc>
        <w:tc>
          <w:tcPr>
            <w:tcW w:w="5075" w:type="dxa"/>
            <w:tcBorders>
              <w:top w:val="single" w:sz="4" w:space="0" w:color="auto"/>
              <w:left w:val="single" w:sz="4" w:space="0" w:color="auto"/>
              <w:bottom w:val="single" w:sz="4" w:space="0" w:color="auto"/>
              <w:right w:val="single" w:sz="4" w:space="0" w:color="auto"/>
            </w:tcBorders>
          </w:tcPr>
          <w:p w14:paraId="3B95C5D5" w14:textId="2469AAB6" w:rsidR="00400B65" w:rsidRPr="00106C0D" w:rsidRDefault="00400B65" w:rsidP="00AB3783">
            <w:pPr>
              <w:spacing w:after="0" w:line="240" w:lineRule="auto"/>
              <w:jc w:val="center"/>
              <w:rPr>
                <w:rFonts w:ascii="Times New Roman" w:hAnsi="Times New Roman" w:cs="Times New Roman"/>
              </w:rPr>
            </w:pPr>
            <w:r w:rsidRPr="00106C0D">
              <w:rPr>
                <w:rFonts w:ascii="Times New Roman" w:hAnsi="Times New Roman" w:cs="Times New Roman"/>
                <w:b/>
                <w:lang w:val="uz-Cyrl-UZ"/>
              </w:rPr>
              <w:t>Ўзбек тилида</w:t>
            </w:r>
          </w:p>
        </w:tc>
      </w:tr>
      <w:tr w:rsidR="00FA6D62" w:rsidRPr="00106C0D" w14:paraId="092DD6B0" w14:textId="77777777" w:rsidTr="009C3100">
        <w:tc>
          <w:tcPr>
            <w:tcW w:w="4673" w:type="dxa"/>
            <w:tcBorders>
              <w:top w:val="single" w:sz="4" w:space="0" w:color="auto"/>
              <w:left w:val="single" w:sz="4" w:space="0" w:color="auto"/>
              <w:bottom w:val="single" w:sz="4" w:space="0" w:color="auto"/>
              <w:right w:val="single" w:sz="4" w:space="0" w:color="auto"/>
            </w:tcBorders>
          </w:tcPr>
          <w:p w14:paraId="281CBF86" w14:textId="6B75D204" w:rsidR="00B1297C" w:rsidRPr="00106C0D" w:rsidRDefault="00B1297C" w:rsidP="00C25CF0">
            <w:pPr>
              <w:spacing w:after="0" w:line="240" w:lineRule="auto"/>
              <w:jc w:val="center"/>
              <w:rPr>
                <w:rFonts w:ascii="Times New Roman" w:hAnsi="Times New Roman" w:cs="Times New Roman"/>
                <w:b/>
                <w:bCs/>
                <w:lang w:val="en-US"/>
              </w:rPr>
            </w:pPr>
            <w:r w:rsidRPr="00106C0D">
              <w:rPr>
                <w:rFonts w:ascii="Cambria Math" w:hAnsi="Cambria Math" w:cs="Cambria Math"/>
                <w:b/>
                <w:bCs/>
                <w:lang w:val="en-US"/>
              </w:rPr>
              <w:t>〈</w:t>
            </w:r>
            <w:r w:rsidRPr="00106C0D">
              <w:rPr>
                <w:rFonts w:ascii="Times New Roman" w:hAnsi="Times New Roman" w:cs="Times New Roman"/>
                <w:b/>
                <w:bCs/>
                <w:lang w:val="en-US"/>
              </w:rPr>
              <w:t>1023</w:t>
            </w:r>
            <w:r w:rsidRPr="00106C0D">
              <w:rPr>
                <w:rFonts w:ascii="Cambria Math" w:hAnsi="Cambria Math" w:cs="Cambria Math"/>
                <w:b/>
                <w:bCs/>
                <w:lang w:val="en-US"/>
              </w:rPr>
              <w:t>〉</w:t>
            </w:r>
            <w:r w:rsidRPr="00106C0D">
              <w:rPr>
                <w:rFonts w:ascii="Times New Roman" w:hAnsi="Times New Roman" w:cs="Times New Roman"/>
                <w:b/>
                <w:bCs/>
                <w:lang w:val="en-US"/>
              </w:rPr>
              <w:t> EVALUATION STRATEGY FOR TRACE ELEMENTS IN CELL CULTURE MEDIA USED IN THE MANUFACTURE OF RECOMBINANT THERAPEUTIC PROTEINS</w:t>
            </w:r>
          </w:p>
          <w:p w14:paraId="2206E54E" w14:textId="6195A67F" w:rsidR="008E1B99" w:rsidRPr="00400442" w:rsidRDefault="008E1B99" w:rsidP="00C25CF0">
            <w:pPr>
              <w:spacing w:after="0" w:line="240" w:lineRule="auto"/>
              <w:jc w:val="both"/>
              <w:rPr>
                <w:rFonts w:ascii="Times New Roman" w:hAnsi="Times New Roman" w:cs="Times New Roman"/>
                <w:lang w:val="en-US"/>
              </w:rPr>
            </w:pPr>
          </w:p>
          <w:p w14:paraId="45214D0C" w14:textId="312DE80A" w:rsidR="00ED7F8A" w:rsidRDefault="00ED7F8A" w:rsidP="00C25CF0">
            <w:pPr>
              <w:spacing w:after="0" w:line="240" w:lineRule="auto"/>
              <w:jc w:val="both"/>
              <w:rPr>
                <w:rFonts w:ascii="Times New Roman" w:hAnsi="Times New Roman" w:cs="Times New Roman"/>
                <w:lang w:val="en-US"/>
              </w:rPr>
            </w:pPr>
          </w:p>
          <w:p w14:paraId="71EC4767" w14:textId="7D97B2EE"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Cell culture media [which includes basal cell culture media, nutrient feed, and supplements (e.g., hydrolysates)] are complex mixtures that are usually comprised of a wide variety of components, including but not limited to salts, amino acids, sugars, vitamins, and minerals. The type and amount of these individual media components are quantitatively formulated to maximize protein expression, yield, and refolding of proteins to the active state.</w:t>
            </w:r>
          </w:p>
          <w:p w14:paraId="3FB84D3F" w14:textId="2995A951" w:rsidR="008E1B99" w:rsidRPr="00106C0D" w:rsidRDefault="008E1B99" w:rsidP="00C25CF0">
            <w:pPr>
              <w:spacing w:after="0" w:line="240" w:lineRule="auto"/>
              <w:jc w:val="both"/>
              <w:rPr>
                <w:rFonts w:ascii="Times New Roman" w:hAnsi="Times New Roman" w:cs="Times New Roman"/>
                <w:bCs/>
                <w:lang w:val="en-US"/>
              </w:rPr>
            </w:pPr>
          </w:p>
          <w:p w14:paraId="6D8D47BD" w14:textId="60060A28" w:rsidR="00ED7F8A" w:rsidRPr="00106C0D" w:rsidRDefault="00ED7F8A" w:rsidP="00C25CF0">
            <w:pPr>
              <w:spacing w:after="0" w:line="240" w:lineRule="auto"/>
              <w:jc w:val="both"/>
              <w:rPr>
                <w:rFonts w:ascii="Times New Roman" w:hAnsi="Times New Roman" w:cs="Times New Roman"/>
                <w:bCs/>
                <w:lang w:val="en-US"/>
              </w:rPr>
            </w:pPr>
          </w:p>
          <w:p w14:paraId="107C1E73" w14:textId="1C783C3C"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In addition, these media components also contain trace elements that may impact cell growth, protein expression, glycosylation patterns, and protein quality during upstream manufacturing processes. It is widely acknowledged that even small changes in these trace element concentrations in the media can have a large impact on product quality. Trace element concentration variability has been observed in both lot-to-lot and vendor-to-vendor cell culture media components. As a result, a thorough biologic elemental monitoring program for measuring and defining acceptable trace element levels is desirable to understand their impact on recombinant protein production and product quality.</w:t>
            </w:r>
          </w:p>
          <w:p w14:paraId="4BAB952D" w14:textId="16E519AF" w:rsidR="008E1B99" w:rsidRPr="00106C0D" w:rsidRDefault="008E1B99" w:rsidP="00C25CF0">
            <w:pPr>
              <w:spacing w:after="0" w:line="240" w:lineRule="auto"/>
              <w:jc w:val="both"/>
              <w:rPr>
                <w:rFonts w:ascii="Times New Roman" w:hAnsi="Times New Roman" w:cs="Times New Roman"/>
                <w:bCs/>
                <w:lang w:val="en-US"/>
              </w:rPr>
            </w:pPr>
          </w:p>
          <w:p w14:paraId="6E171C59" w14:textId="07A77101" w:rsidR="006B324C" w:rsidRPr="00106C0D" w:rsidRDefault="006B324C" w:rsidP="00C25CF0">
            <w:pPr>
              <w:spacing w:after="0" w:line="240" w:lineRule="auto"/>
              <w:jc w:val="both"/>
              <w:rPr>
                <w:rFonts w:ascii="Times New Roman" w:hAnsi="Times New Roman" w:cs="Times New Roman"/>
                <w:bCs/>
                <w:lang w:val="en-US"/>
              </w:rPr>
            </w:pPr>
          </w:p>
          <w:p w14:paraId="3DA6F1C7" w14:textId="489644E5" w:rsidR="006B324C" w:rsidRPr="00106C0D" w:rsidRDefault="006B324C" w:rsidP="00C25CF0">
            <w:pPr>
              <w:spacing w:after="0" w:line="240" w:lineRule="auto"/>
              <w:jc w:val="both"/>
              <w:rPr>
                <w:rFonts w:ascii="Times New Roman" w:hAnsi="Times New Roman" w:cs="Times New Roman"/>
                <w:bCs/>
                <w:lang w:val="en-US"/>
              </w:rPr>
            </w:pPr>
          </w:p>
          <w:p w14:paraId="47DDEAB8" w14:textId="44E166F7" w:rsidR="006B324C" w:rsidRPr="00106C0D" w:rsidRDefault="006B324C" w:rsidP="00C25CF0">
            <w:pPr>
              <w:spacing w:after="0" w:line="240" w:lineRule="auto"/>
              <w:jc w:val="both"/>
              <w:rPr>
                <w:rFonts w:ascii="Times New Roman" w:hAnsi="Times New Roman" w:cs="Times New Roman"/>
                <w:bCs/>
                <w:lang w:val="en-US"/>
              </w:rPr>
            </w:pPr>
          </w:p>
          <w:p w14:paraId="1637D851" w14:textId="535FDC8D" w:rsidR="004608DE" w:rsidRDefault="004608DE" w:rsidP="00C25CF0">
            <w:pPr>
              <w:spacing w:after="0" w:line="240" w:lineRule="auto"/>
              <w:jc w:val="both"/>
              <w:rPr>
                <w:rFonts w:ascii="Times New Roman" w:hAnsi="Times New Roman" w:cs="Times New Roman"/>
                <w:bCs/>
                <w:lang w:val="en-US"/>
              </w:rPr>
            </w:pPr>
          </w:p>
          <w:p w14:paraId="1F9CF9B9" w14:textId="6424E248" w:rsidR="00A85E7E" w:rsidRDefault="00A85E7E" w:rsidP="00C25CF0">
            <w:pPr>
              <w:spacing w:after="0" w:line="240" w:lineRule="auto"/>
              <w:jc w:val="both"/>
              <w:rPr>
                <w:rFonts w:ascii="Times New Roman" w:hAnsi="Times New Roman" w:cs="Times New Roman"/>
                <w:bCs/>
                <w:lang w:val="en-US"/>
              </w:rPr>
            </w:pPr>
          </w:p>
          <w:p w14:paraId="7609C735" w14:textId="702C4166" w:rsidR="00A85E7E" w:rsidRDefault="00A85E7E" w:rsidP="00C25CF0">
            <w:pPr>
              <w:spacing w:after="0" w:line="240" w:lineRule="auto"/>
              <w:jc w:val="both"/>
              <w:rPr>
                <w:rFonts w:ascii="Times New Roman" w:hAnsi="Times New Roman" w:cs="Times New Roman"/>
                <w:bCs/>
                <w:lang w:val="en-US"/>
              </w:rPr>
            </w:pPr>
          </w:p>
          <w:p w14:paraId="6CD5DDB6" w14:textId="77777777" w:rsidR="00A85E7E" w:rsidRPr="00106C0D" w:rsidRDefault="00A85E7E" w:rsidP="00C25CF0">
            <w:pPr>
              <w:spacing w:after="0" w:line="240" w:lineRule="auto"/>
              <w:jc w:val="both"/>
              <w:rPr>
                <w:rFonts w:ascii="Times New Roman" w:hAnsi="Times New Roman" w:cs="Times New Roman"/>
                <w:bCs/>
                <w:lang w:val="en-US"/>
              </w:rPr>
            </w:pPr>
          </w:p>
          <w:p w14:paraId="77E4FE9A" w14:textId="527E3BE8" w:rsidR="004608DE" w:rsidRPr="00106C0D" w:rsidRDefault="004608DE" w:rsidP="00C25CF0">
            <w:pPr>
              <w:spacing w:after="0" w:line="240" w:lineRule="auto"/>
              <w:jc w:val="both"/>
              <w:rPr>
                <w:rFonts w:ascii="Times New Roman" w:hAnsi="Times New Roman" w:cs="Times New Roman"/>
                <w:bCs/>
                <w:lang w:val="en-US"/>
              </w:rPr>
            </w:pPr>
          </w:p>
          <w:p w14:paraId="04A8E824" w14:textId="1B321AF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This informational general chapter will discuss important topics relevant to establishing a trace element monitoring process that include:</w:t>
            </w:r>
          </w:p>
          <w:p w14:paraId="6C413CC3" w14:textId="77777777" w:rsidR="000A61BF" w:rsidRPr="00106C0D" w:rsidRDefault="000A61BF" w:rsidP="00C25CF0">
            <w:pPr>
              <w:spacing w:after="0" w:line="240" w:lineRule="auto"/>
              <w:jc w:val="both"/>
              <w:rPr>
                <w:rFonts w:ascii="Times New Roman" w:hAnsi="Times New Roman" w:cs="Times New Roman"/>
                <w:bCs/>
                <w:lang w:val="en-US"/>
              </w:rPr>
            </w:pPr>
          </w:p>
          <w:p w14:paraId="5EDE4FB2" w14:textId="1DC4E62D" w:rsidR="00B1297C" w:rsidRPr="00106C0D" w:rsidRDefault="00B1297C" w:rsidP="00C25CF0">
            <w:pPr>
              <w:numPr>
                <w:ilvl w:val="0"/>
                <w:numId w:val="7"/>
              </w:numPr>
              <w:tabs>
                <w:tab w:val="clear" w:pos="720"/>
              </w:tabs>
              <w:spacing w:after="0" w:line="240" w:lineRule="auto"/>
              <w:ind w:left="-1" w:firstLine="0"/>
              <w:jc w:val="both"/>
              <w:rPr>
                <w:rFonts w:ascii="Times New Roman" w:hAnsi="Times New Roman" w:cs="Times New Roman"/>
                <w:bCs/>
                <w:lang w:val="en-US"/>
              </w:rPr>
            </w:pPr>
            <w:r w:rsidRPr="00106C0D">
              <w:rPr>
                <w:rFonts w:ascii="Times New Roman" w:hAnsi="Times New Roman" w:cs="Times New Roman"/>
                <w:bCs/>
                <w:lang w:val="en-US"/>
              </w:rPr>
              <w:t>Strategies for identifying trace elements of interest in cell culture media</w:t>
            </w:r>
          </w:p>
          <w:p w14:paraId="227D432B" w14:textId="0528DD13" w:rsidR="000A61BF" w:rsidRDefault="000A61BF" w:rsidP="00C25CF0">
            <w:pPr>
              <w:spacing w:after="0" w:line="240" w:lineRule="auto"/>
              <w:jc w:val="both"/>
              <w:rPr>
                <w:rFonts w:ascii="Times New Roman" w:hAnsi="Times New Roman" w:cs="Times New Roman"/>
                <w:bCs/>
                <w:lang w:val="en-US"/>
              </w:rPr>
            </w:pPr>
          </w:p>
          <w:p w14:paraId="0BB5C50C" w14:textId="77777777" w:rsidR="00106C0D" w:rsidRPr="00106C0D" w:rsidRDefault="00106C0D" w:rsidP="00C25CF0">
            <w:pPr>
              <w:spacing w:after="0" w:line="240" w:lineRule="auto"/>
              <w:jc w:val="both"/>
              <w:rPr>
                <w:rFonts w:ascii="Times New Roman" w:hAnsi="Times New Roman" w:cs="Times New Roman"/>
                <w:bCs/>
                <w:lang w:val="en-US"/>
              </w:rPr>
            </w:pPr>
          </w:p>
          <w:p w14:paraId="11A4365C" w14:textId="3A868DDB" w:rsidR="00B1297C" w:rsidRPr="00106C0D" w:rsidRDefault="00B1297C" w:rsidP="00C25CF0">
            <w:pPr>
              <w:numPr>
                <w:ilvl w:val="0"/>
                <w:numId w:val="7"/>
              </w:numPr>
              <w:tabs>
                <w:tab w:val="clear" w:pos="720"/>
              </w:tabs>
              <w:spacing w:after="0" w:line="240" w:lineRule="auto"/>
              <w:ind w:left="-1" w:firstLine="0"/>
              <w:jc w:val="both"/>
              <w:rPr>
                <w:rFonts w:ascii="Times New Roman" w:hAnsi="Times New Roman" w:cs="Times New Roman"/>
                <w:bCs/>
                <w:lang w:val="en-US"/>
              </w:rPr>
            </w:pPr>
            <w:r w:rsidRPr="00106C0D">
              <w:rPr>
                <w:rFonts w:ascii="Times New Roman" w:hAnsi="Times New Roman" w:cs="Times New Roman"/>
                <w:bCs/>
                <w:lang w:val="en-US"/>
              </w:rPr>
              <w:t>Development of a risk assessment process for presence and concentration of trace elements in cell culture media</w:t>
            </w:r>
          </w:p>
          <w:p w14:paraId="56FCDE1A" w14:textId="77777777" w:rsidR="000A61BF" w:rsidRPr="00106C0D" w:rsidRDefault="000A61BF" w:rsidP="00C25CF0">
            <w:pPr>
              <w:spacing w:after="0" w:line="240" w:lineRule="auto"/>
              <w:jc w:val="both"/>
              <w:rPr>
                <w:rFonts w:ascii="Times New Roman" w:hAnsi="Times New Roman" w:cs="Times New Roman"/>
                <w:bCs/>
                <w:lang w:val="en-US"/>
              </w:rPr>
            </w:pPr>
          </w:p>
          <w:p w14:paraId="63C620F7" w14:textId="46C9F16D" w:rsidR="00B1297C" w:rsidRPr="00106C0D" w:rsidRDefault="00B1297C" w:rsidP="00C25CF0">
            <w:pPr>
              <w:numPr>
                <w:ilvl w:val="0"/>
                <w:numId w:val="7"/>
              </w:numPr>
              <w:tabs>
                <w:tab w:val="clear" w:pos="720"/>
              </w:tabs>
              <w:spacing w:after="0" w:line="240" w:lineRule="auto"/>
              <w:ind w:left="-1" w:firstLine="0"/>
              <w:jc w:val="both"/>
              <w:rPr>
                <w:rFonts w:ascii="Times New Roman" w:hAnsi="Times New Roman" w:cs="Times New Roman"/>
                <w:bCs/>
                <w:lang w:val="en-US"/>
              </w:rPr>
            </w:pPr>
            <w:r w:rsidRPr="00106C0D">
              <w:rPr>
                <w:rFonts w:ascii="Times New Roman" w:hAnsi="Times New Roman" w:cs="Times New Roman"/>
                <w:bCs/>
                <w:lang w:val="en-US"/>
              </w:rPr>
              <w:t>Media component sample considerations and sampling procedures</w:t>
            </w:r>
          </w:p>
          <w:p w14:paraId="4C3FBC70" w14:textId="77777777" w:rsidR="000A61BF" w:rsidRPr="00106C0D" w:rsidRDefault="000A61BF" w:rsidP="00C25CF0">
            <w:pPr>
              <w:spacing w:after="0" w:line="240" w:lineRule="auto"/>
              <w:jc w:val="both"/>
              <w:rPr>
                <w:rFonts w:ascii="Times New Roman" w:hAnsi="Times New Roman" w:cs="Times New Roman"/>
                <w:bCs/>
                <w:lang w:val="en-US"/>
              </w:rPr>
            </w:pPr>
          </w:p>
          <w:p w14:paraId="5A156449" w14:textId="3C0EC6DD" w:rsidR="000F2AA3" w:rsidRPr="00106C0D" w:rsidRDefault="00B1297C" w:rsidP="00C25CF0">
            <w:pPr>
              <w:numPr>
                <w:ilvl w:val="0"/>
                <w:numId w:val="7"/>
              </w:numPr>
              <w:tabs>
                <w:tab w:val="clear" w:pos="720"/>
              </w:tabs>
              <w:spacing w:after="0" w:line="240" w:lineRule="auto"/>
              <w:ind w:left="-1" w:firstLine="0"/>
              <w:jc w:val="both"/>
              <w:rPr>
                <w:rFonts w:ascii="Times New Roman" w:hAnsi="Times New Roman" w:cs="Times New Roman"/>
                <w:bCs/>
                <w:lang w:val="en-US"/>
              </w:rPr>
            </w:pPr>
            <w:r w:rsidRPr="00106C0D">
              <w:rPr>
                <w:rFonts w:ascii="Times New Roman" w:hAnsi="Times New Roman" w:cs="Times New Roman"/>
                <w:bCs/>
                <w:lang w:val="en-US"/>
              </w:rPr>
              <w:t>Analytical techniques and considerations important to measuring trace elements in cell culture media</w:t>
            </w:r>
          </w:p>
          <w:p w14:paraId="1DEFD771" w14:textId="77777777" w:rsidR="000A61BF" w:rsidRPr="00106C0D" w:rsidRDefault="000A61BF" w:rsidP="00C25CF0">
            <w:pPr>
              <w:spacing w:after="0" w:line="240" w:lineRule="auto"/>
              <w:jc w:val="both"/>
              <w:rPr>
                <w:rFonts w:ascii="Times New Roman" w:hAnsi="Times New Roman" w:cs="Times New Roman"/>
                <w:bCs/>
                <w:lang w:val="en-US"/>
              </w:rPr>
            </w:pPr>
          </w:p>
          <w:p w14:paraId="68EA8518" w14:textId="261DB447" w:rsidR="00AB3783"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A case study with a simple cell culture media is also provided to demonstrate and discuss commonly observed issues when a trace element program is implemented.</w:t>
            </w:r>
          </w:p>
          <w:p w14:paraId="5C99DD0F" w14:textId="77777777" w:rsidR="00AB3783" w:rsidRPr="00106C0D" w:rsidRDefault="00AB3783" w:rsidP="00C25CF0">
            <w:pPr>
              <w:spacing w:after="0" w:line="240" w:lineRule="auto"/>
              <w:jc w:val="both"/>
              <w:rPr>
                <w:rFonts w:ascii="Times New Roman" w:hAnsi="Times New Roman" w:cs="Times New Roman"/>
                <w:bCs/>
                <w:lang w:val="en-US"/>
              </w:rPr>
            </w:pPr>
          </w:p>
          <w:p w14:paraId="238F2BAB" w14:textId="77777777" w:rsidR="000A61BF" w:rsidRPr="00106C0D" w:rsidRDefault="000A61BF" w:rsidP="00C25CF0">
            <w:pPr>
              <w:spacing w:after="0" w:line="240" w:lineRule="auto"/>
              <w:jc w:val="both"/>
              <w:rPr>
                <w:rFonts w:ascii="Times New Roman" w:hAnsi="Times New Roman" w:cs="Times New Roman"/>
                <w:bCs/>
                <w:lang w:val="en-US"/>
              </w:rPr>
            </w:pPr>
          </w:p>
          <w:p w14:paraId="026AD5FB" w14:textId="77777777" w:rsidR="00096745" w:rsidRPr="00106C0D" w:rsidRDefault="00096745" w:rsidP="00C25CF0">
            <w:pPr>
              <w:spacing w:after="0" w:line="240" w:lineRule="auto"/>
              <w:jc w:val="both"/>
              <w:rPr>
                <w:rFonts w:ascii="Times New Roman" w:hAnsi="Times New Roman" w:cs="Times New Roman"/>
                <w:bCs/>
                <w:lang w:val="en-US"/>
              </w:rPr>
            </w:pPr>
          </w:p>
          <w:p w14:paraId="0CC6D285" w14:textId="77777777" w:rsidR="00B1297C" w:rsidRPr="00106C0D" w:rsidRDefault="00B1297C" w:rsidP="00C25CF0">
            <w:pPr>
              <w:spacing w:after="0" w:line="240" w:lineRule="auto"/>
              <w:jc w:val="both"/>
              <w:rPr>
                <w:rFonts w:ascii="Times New Roman" w:hAnsi="Times New Roman" w:cs="Times New Roman"/>
                <w:b/>
                <w:bCs/>
                <w:lang w:val="en-US"/>
              </w:rPr>
            </w:pPr>
            <w:r w:rsidRPr="00106C0D">
              <w:rPr>
                <w:rFonts w:ascii="Times New Roman" w:hAnsi="Times New Roman" w:cs="Times New Roman"/>
                <w:b/>
                <w:bCs/>
                <w:lang w:val="en-US"/>
              </w:rPr>
              <w:t>ELEMENTS OF INTEREST</w:t>
            </w:r>
          </w:p>
          <w:p w14:paraId="04E91D8F" w14:textId="6C49317E" w:rsidR="008E1B99"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 xml:space="preserve">Before material risk assessment and analytical method development can occur, the elements of interest must be determined. Many of the characteristics of a biologic elemental monitoring program will be specific to the therapeutic and manufacturing process in question. Select trace elements can play critical roles in production of some biotherapeutics while showing little impact in others. The elements discussed below are recommendations based upon published literature and industry experience. There may be additional </w:t>
            </w:r>
            <w:r w:rsidRPr="00106C0D">
              <w:rPr>
                <w:rFonts w:ascii="Times New Roman" w:hAnsi="Times New Roman" w:cs="Times New Roman"/>
                <w:bCs/>
                <w:lang w:val="en-US"/>
              </w:rPr>
              <w:lastRenderedPageBreak/>
              <w:t>elements not discussed that could potentially impact biologic upstream bioprocessing.</w:t>
            </w:r>
          </w:p>
          <w:p w14:paraId="5FD1D62B" w14:textId="10120EA2" w:rsidR="000F2AA3" w:rsidRPr="00106C0D" w:rsidRDefault="000F2AA3" w:rsidP="00C25CF0">
            <w:pPr>
              <w:spacing w:after="0" w:line="240" w:lineRule="auto"/>
              <w:jc w:val="both"/>
              <w:rPr>
                <w:rFonts w:ascii="Times New Roman" w:hAnsi="Times New Roman" w:cs="Times New Roman"/>
                <w:bCs/>
                <w:lang w:val="en-US"/>
              </w:rPr>
            </w:pPr>
          </w:p>
          <w:p w14:paraId="27F6BE4C" w14:textId="292A5707" w:rsidR="000F2AA3" w:rsidRDefault="000F2AA3" w:rsidP="00C25CF0">
            <w:pPr>
              <w:spacing w:after="0" w:line="240" w:lineRule="auto"/>
              <w:jc w:val="both"/>
              <w:rPr>
                <w:rFonts w:ascii="Times New Roman" w:hAnsi="Times New Roman" w:cs="Times New Roman"/>
                <w:bCs/>
                <w:lang w:val="en-US"/>
              </w:rPr>
            </w:pPr>
          </w:p>
          <w:p w14:paraId="58596C67" w14:textId="77777777" w:rsidR="006763E7" w:rsidRDefault="006763E7" w:rsidP="00C25CF0">
            <w:pPr>
              <w:spacing w:after="0" w:line="240" w:lineRule="auto"/>
              <w:jc w:val="both"/>
              <w:rPr>
                <w:rFonts w:ascii="Times New Roman" w:hAnsi="Times New Roman" w:cs="Times New Roman"/>
                <w:bCs/>
                <w:lang w:val="en-US"/>
              </w:rPr>
            </w:pPr>
          </w:p>
          <w:p w14:paraId="284A239A" w14:textId="77777777" w:rsidR="00106C0D" w:rsidRPr="00106C0D" w:rsidRDefault="00106C0D" w:rsidP="00C25CF0">
            <w:pPr>
              <w:spacing w:after="0" w:line="240" w:lineRule="auto"/>
              <w:jc w:val="both"/>
              <w:rPr>
                <w:rFonts w:ascii="Times New Roman" w:hAnsi="Times New Roman" w:cs="Times New Roman"/>
                <w:bCs/>
                <w:lang w:val="en-US"/>
              </w:rPr>
            </w:pPr>
          </w:p>
          <w:p w14:paraId="4E32EF5B" w14:textId="7E1FB61C"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Identifying and measuring the variability of identified trace elements that may impact product quality is a critical step in characterizing the biologic bioprocess. If possible, process characterization work should be performed in the development phase to determine the role and concentration ranges of elements with known cell culture impact. These actions apply to anything that is added to the bioreactor as part of upstream bioprocessing, including chemically defined media (CDM) powder or liquid, hydrolysates, supplements, and individual components. Elements (such as antimony, silver, or titanium) that may be present in cell culture media but have not been reported to impact cell growth or product quality are excluded from this discussion. In addition, CDM and hydrolysates composition are often proprietary to each biopharmaceutical company, and each may have their own individual recipe suited for their product. Certain elements listed here could also be deemed as essential trace elements vital for cell growth based on each company's proprietary formulation. Elements that are often analyzed and can impact patients adversely, such as mercury, lead and arsenic, have not been shown to have historically important roles in cell culture biology. Additionally, the presence of elements such as sodium, potassium, phosphorus, and calcium in the form of salts and buffers are ubiquitous in biologic manufacturing, and therefore are also out of scope. Whether or not an element needs to be monitored in a specific process is up to the end user of the medium.</w:t>
            </w:r>
          </w:p>
          <w:p w14:paraId="219A5519" w14:textId="3FEF4386" w:rsidR="008E1B99" w:rsidRPr="00106C0D" w:rsidRDefault="008E1B99" w:rsidP="00C25CF0">
            <w:pPr>
              <w:spacing w:after="0" w:line="240" w:lineRule="auto"/>
              <w:jc w:val="both"/>
              <w:rPr>
                <w:rFonts w:ascii="Times New Roman" w:hAnsi="Times New Roman" w:cs="Times New Roman"/>
                <w:bCs/>
                <w:lang w:val="en-US"/>
              </w:rPr>
            </w:pPr>
          </w:p>
          <w:p w14:paraId="58FE4452" w14:textId="2D8FD30F" w:rsidR="000F2AA3" w:rsidRPr="00106C0D" w:rsidRDefault="000F2AA3" w:rsidP="00C25CF0">
            <w:pPr>
              <w:spacing w:after="0" w:line="240" w:lineRule="auto"/>
              <w:jc w:val="both"/>
              <w:rPr>
                <w:rFonts w:ascii="Times New Roman" w:hAnsi="Times New Roman" w:cs="Times New Roman"/>
                <w:bCs/>
                <w:lang w:val="en-US"/>
              </w:rPr>
            </w:pPr>
          </w:p>
          <w:p w14:paraId="01A0B50E" w14:textId="5763DCBE" w:rsidR="000F2AA3" w:rsidRDefault="000F2AA3" w:rsidP="00C25CF0">
            <w:pPr>
              <w:spacing w:after="0" w:line="240" w:lineRule="auto"/>
              <w:jc w:val="both"/>
              <w:rPr>
                <w:rFonts w:ascii="Times New Roman" w:hAnsi="Times New Roman" w:cs="Times New Roman"/>
                <w:bCs/>
                <w:lang w:val="en-US"/>
              </w:rPr>
            </w:pPr>
          </w:p>
          <w:p w14:paraId="2D1852F2" w14:textId="1932D34D" w:rsidR="002047A8" w:rsidRDefault="002047A8" w:rsidP="00C25CF0">
            <w:pPr>
              <w:spacing w:after="0" w:line="240" w:lineRule="auto"/>
              <w:jc w:val="both"/>
              <w:rPr>
                <w:rFonts w:ascii="Times New Roman" w:hAnsi="Times New Roman" w:cs="Times New Roman"/>
                <w:bCs/>
                <w:lang w:val="en-US"/>
              </w:rPr>
            </w:pPr>
          </w:p>
          <w:p w14:paraId="4DE0EC17" w14:textId="002D3F4F" w:rsidR="002047A8" w:rsidRDefault="002047A8" w:rsidP="00C25CF0">
            <w:pPr>
              <w:spacing w:after="0" w:line="240" w:lineRule="auto"/>
              <w:jc w:val="both"/>
              <w:rPr>
                <w:rFonts w:ascii="Times New Roman" w:hAnsi="Times New Roman" w:cs="Times New Roman"/>
                <w:bCs/>
                <w:lang w:val="en-US"/>
              </w:rPr>
            </w:pPr>
          </w:p>
          <w:p w14:paraId="62E25798" w14:textId="77777777" w:rsidR="009C41C3" w:rsidRDefault="009C41C3" w:rsidP="00C25CF0">
            <w:pPr>
              <w:spacing w:after="0" w:line="240" w:lineRule="auto"/>
              <w:jc w:val="both"/>
              <w:rPr>
                <w:rFonts w:ascii="Times New Roman" w:hAnsi="Times New Roman" w:cs="Times New Roman"/>
                <w:bCs/>
                <w:lang w:val="en-US"/>
              </w:rPr>
            </w:pPr>
          </w:p>
          <w:p w14:paraId="24EC0304" w14:textId="77777777" w:rsidR="002047A8" w:rsidRPr="00106C0D" w:rsidRDefault="002047A8" w:rsidP="00C25CF0">
            <w:pPr>
              <w:spacing w:after="0" w:line="240" w:lineRule="auto"/>
              <w:jc w:val="both"/>
              <w:rPr>
                <w:rFonts w:ascii="Times New Roman" w:hAnsi="Times New Roman" w:cs="Times New Roman"/>
                <w:bCs/>
                <w:lang w:val="en-US"/>
              </w:rPr>
            </w:pPr>
          </w:p>
          <w:p w14:paraId="5A634D33" w14:textId="77777777" w:rsidR="0093326A" w:rsidRPr="00106C0D" w:rsidRDefault="0093326A" w:rsidP="00C25CF0">
            <w:pPr>
              <w:spacing w:after="0" w:line="240" w:lineRule="auto"/>
              <w:jc w:val="both"/>
              <w:rPr>
                <w:rFonts w:ascii="Times New Roman" w:hAnsi="Times New Roman" w:cs="Times New Roman"/>
                <w:bCs/>
                <w:lang w:val="en-US"/>
              </w:rPr>
            </w:pPr>
          </w:p>
          <w:p w14:paraId="5DBD0955" w14:textId="77777777" w:rsidR="000F2AA3" w:rsidRPr="00106C0D" w:rsidRDefault="000F2AA3" w:rsidP="00C25CF0">
            <w:pPr>
              <w:spacing w:after="0" w:line="240" w:lineRule="auto"/>
              <w:jc w:val="both"/>
              <w:rPr>
                <w:rFonts w:ascii="Times New Roman" w:hAnsi="Times New Roman" w:cs="Times New Roman"/>
                <w:bCs/>
                <w:lang w:val="en-US"/>
              </w:rPr>
            </w:pPr>
          </w:p>
          <w:p w14:paraId="13155538" w14:textId="38BF5C8D"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The elements recommended for characterization and monitoring are shown below. The majority of the listed elements are known to impact either cell culture performance or protein product quality. Some of the listed elements, such as vanadium and aluminum, have not been historically shown to have dramatic process impact, but their concentration variances have been noted in cell culture raw materials and are often monitored.</w:t>
            </w:r>
          </w:p>
          <w:p w14:paraId="204E571B" w14:textId="68FC8A5D" w:rsidR="008E1B99" w:rsidRPr="00106C0D" w:rsidRDefault="008E1B99" w:rsidP="00C25CF0">
            <w:pPr>
              <w:spacing w:after="0" w:line="240" w:lineRule="auto"/>
              <w:jc w:val="both"/>
              <w:rPr>
                <w:rFonts w:ascii="Times New Roman" w:hAnsi="Times New Roman" w:cs="Times New Roman"/>
                <w:bCs/>
                <w:lang w:val="en-US"/>
              </w:rPr>
            </w:pPr>
          </w:p>
          <w:p w14:paraId="700512B4" w14:textId="77777777" w:rsidR="000F2AA3" w:rsidRPr="00106C0D" w:rsidRDefault="000F2AA3" w:rsidP="00C25CF0">
            <w:pPr>
              <w:spacing w:after="0" w:line="240" w:lineRule="auto"/>
              <w:jc w:val="both"/>
              <w:rPr>
                <w:rFonts w:ascii="Times New Roman" w:hAnsi="Times New Roman" w:cs="Times New Roman"/>
                <w:bCs/>
                <w:lang w:val="en-US"/>
              </w:rPr>
            </w:pPr>
          </w:p>
          <w:p w14:paraId="3473130C" w14:textId="78705E07" w:rsidR="00B1297C" w:rsidRPr="00106C0D" w:rsidRDefault="002F2159" w:rsidP="00C25CF0">
            <w:pPr>
              <w:spacing w:after="0" w:line="240" w:lineRule="auto"/>
              <w:jc w:val="both"/>
              <w:rPr>
                <w:rFonts w:ascii="Times New Roman" w:hAnsi="Times New Roman" w:cs="Times New Roman"/>
                <w:bCs/>
                <w:lang w:val="en-US"/>
              </w:rPr>
            </w:pPr>
            <w:hyperlink r:id="rId8" w:anchor="GUID-BB9AE570-4381-4E99-93FE-52CFB5C19E61" w:history="1">
              <w:r w:rsidR="00B1297C" w:rsidRPr="00106C0D">
                <w:rPr>
                  <w:rStyle w:val="a6"/>
                  <w:rFonts w:ascii="Times New Roman" w:hAnsi="Times New Roman" w:cs="Times New Roman"/>
                  <w:bCs/>
                  <w:i/>
                  <w:iCs/>
                  <w:lang w:val="en-US"/>
                </w:rPr>
                <w:t>Table 1</w:t>
              </w:r>
            </w:hyperlink>
            <w:r w:rsidR="00B1297C" w:rsidRPr="00106C0D">
              <w:rPr>
                <w:rFonts w:ascii="Times New Roman" w:hAnsi="Times New Roman" w:cs="Times New Roman"/>
                <w:bCs/>
                <w:lang w:val="en-US"/>
              </w:rPr>
              <w:t> lists elements that have been shown to be critical to cell viability and consistent product quality. </w:t>
            </w:r>
            <w:hyperlink r:id="rId9" w:anchor="GUID-531AA349-B858-440D-B4E0-D04BDF2D8C7B" w:history="1">
              <w:r w:rsidR="00B1297C" w:rsidRPr="00106C0D">
                <w:rPr>
                  <w:rStyle w:val="a6"/>
                  <w:rFonts w:ascii="Times New Roman" w:hAnsi="Times New Roman" w:cs="Times New Roman"/>
                  <w:bCs/>
                  <w:i/>
                  <w:iCs/>
                  <w:lang w:val="en-US"/>
                </w:rPr>
                <w:t>Table 2</w:t>
              </w:r>
            </w:hyperlink>
            <w:r w:rsidR="00B1297C" w:rsidRPr="00106C0D">
              <w:rPr>
                <w:rFonts w:ascii="Times New Roman" w:hAnsi="Times New Roman" w:cs="Times New Roman"/>
                <w:bCs/>
                <w:lang w:val="en-US"/>
              </w:rPr>
              <w:t> lists elements that are common impurities and may impact cells. It should be noted that many elements play a role in which sufficient concentration is required for proper biologic performance, but an oversupplementation may lead to negative effects. For example, manganese is a co-factor for multiple enzymes in glycosylation pathways, yet oversupplementation can lead to decreased protein yields and cell growth. Augmented copper concentrations in culture mediums have been associated with increased lactate consumption and higher product titers, but excess free copper can generate reactive oxygen species that can be responsible for both oxidative and reductive damage to cells. For this type of variability situation, minimal concentration differences such as 100–200 nM can be large enough to cause process differences.</w:t>
            </w:r>
          </w:p>
          <w:p w14:paraId="09D42DBB" w14:textId="2DA87B90" w:rsidR="008E1B99" w:rsidRPr="00106C0D" w:rsidRDefault="008E1B99" w:rsidP="00C25CF0">
            <w:pPr>
              <w:spacing w:after="0" w:line="240" w:lineRule="auto"/>
              <w:jc w:val="both"/>
              <w:rPr>
                <w:rFonts w:ascii="Times New Roman" w:hAnsi="Times New Roman" w:cs="Times New Roman"/>
                <w:bCs/>
                <w:lang w:val="en-US"/>
              </w:rPr>
            </w:pPr>
          </w:p>
          <w:p w14:paraId="33990D45" w14:textId="119ECE43" w:rsidR="00096745" w:rsidRPr="00106C0D" w:rsidRDefault="00096745" w:rsidP="00C25CF0">
            <w:pPr>
              <w:spacing w:after="0" w:line="240" w:lineRule="auto"/>
              <w:jc w:val="both"/>
              <w:rPr>
                <w:rFonts w:ascii="Times New Roman" w:hAnsi="Times New Roman" w:cs="Times New Roman"/>
                <w:bCs/>
                <w:lang w:val="en-US"/>
              </w:rPr>
            </w:pPr>
          </w:p>
          <w:p w14:paraId="145B8AAD" w14:textId="0DD4A7E4" w:rsidR="00096745" w:rsidRPr="00106C0D" w:rsidRDefault="00096745" w:rsidP="00C25CF0">
            <w:pPr>
              <w:spacing w:after="0" w:line="240" w:lineRule="auto"/>
              <w:jc w:val="both"/>
              <w:rPr>
                <w:rFonts w:ascii="Times New Roman" w:hAnsi="Times New Roman" w:cs="Times New Roman"/>
                <w:bCs/>
                <w:lang w:val="en-US"/>
              </w:rPr>
            </w:pPr>
          </w:p>
          <w:p w14:paraId="32398842" w14:textId="77777777" w:rsidR="00AB3783" w:rsidRPr="00583569" w:rsidRDefault="00AB3783" w:rsidP="00C25CF0">
            <w:pPr>
              <w:spacing w:after="0" w:line="240" w:lineRule="auto"/>
              <w:jc w:val="both"/>
              <w:rPr>
                <w:rFonts w:ascii="Times New Roman" w:hAnsi="Times New Roman" w:cs="Times New Roman"/>
                <w:bCs/>
                <w:lang w:val="en-US"/>
              </w:rPr>
            </w:pPr>
          </w:p>
          <w:p w14:paraId="3E3D7250" w14:textId="56572DF2" w:rsidR="00096745" w:rsidRPr="00583569" w:rsidRDefault="00096745" w:rsidP="00C25CF0">
            <w:pPr>
              <w:spacing w:after="0" w:line="240" w:lineRule="auto"/>
              <w:jc w:val="both"/>
              <w:rPr>
                <w:rFonts w:ascii="Times New Roman" w:hAnsi="Times New Roman" w:cs="Times New Roman"/>
                <w:bCs/>
                <w:lang w:val="en-US"/>
              </w:rPr>
            </w:pPr>
          </w:p>
          <w:p w14:paraId="698A704F" w14:textId="77777777" w:rsidR="00096745" w:rsidRPr="00583569" w:rsidRDefault="00096745" w:rsidP="00C25CF0">
            <w:pPr>
              <w:spacing w:after="0" w:line="240" w:lineRule="auto"/>
              <w:jc w:val="both"/>
              <w:rPr>
                <w:rFonts w:ascii="Times New Roman" w:hAnsi="Times New Roman" w:cs="Times New Roman"/>
                <w:bCs/>
                <w:lang w:val="en-US"/>
              </w:rPr>
            </w:pPr>
          </w:p>
          <w:p w14:paraId="2D1E3C86" w14:textId="77777777" w:rsidR="00A9648F" w:rsidRPr="00583569" w:rsidRDefault="00A9648F" w:rsidP="00C25CF0">
            <w:pPr>
              <w:spacing w:after="0" w:line="240" w:lineRule="auto"/>
              <w:jc w:val="both"/>
              <w:rPr>
                <w:rFonts w:ascii="Times New Roman" w:hAnsi="Times New Roman" w:cs="Times New Roman"/>
                <w:bCs/>
                <w:lang w:val="en-US"/>
              </w:rPr>
            </w:pPr>
          </w:p>
          <w:p w14:paraId="57838AE4" w14:textId="77777777" w:rsidR="00A9648F" w:rsidRPr="00583569" w:rsidRDefault="00A9648F" w:rsidP="00C25CF0">
            <w:pPr>
              <w:spacing w:after="0" w:line="240" w:lineRule="auto"/>
              <w:jc w:val="both"/>
              <w:rPr>
                <w:rFonts w:ascii="Times New Roman" w:hAnsi="Times New Roman" w:cs="Times New Roman"/>
                <w:bCs/>
                <w:lang w:val="en-US"/>
              </w:rPr>
            </w:pPr>
          </w:p>
          <w:p w14:paraId="5646B90A" w14:textId="6C74308E" w:rsidR="0093326A" w:rsidRPr="00106C0D" w:rsidRDefault="00B1297C" w:rsidP="00C25CF0">
            <w:pPr>
              <w:spacing w:after="0" w:line="240" w:lineRule="auto"/>
              <w:jc w:val="both"/>
              <w:rPr>
                <w:rFonts w:ascii="Times New Roman" w:hAnsi="Times New Roman" w:cs="Times New Roman"/>
                <w:b/>
                <w:bCs/>
                <w:lang w:val="en-US"/>
              </w:rPr>
            </w:pPr>
            <w:r w:rsidRPr="00106C0D">
              <w:rPr>
                <w:rFonts w:ascii="Times New Roman" w:hAnsi="Times New Roman" w:cs="Times New Roman"/>
                <w:b/>
                <w:bCs/>
                <w:lang w:val="en-US"/>
              </w:rPr>
              <w:t>Table 1. Elements that have Known Impact on Cell Viability and Product Quality</w:t>
            </w:r>
          </w:p>
          <w:p w14:paraId="14C7CE19" w14:textId="77777777" w:rsidR="00A9648F" w:rsidRPr="00106C0D" w:rsidRDefault="00A9648F" w:rsidP="00C25CF0">
            <w:pPr>
              <w:spacing w:after="0" w:line="240" w:lineRule="auto"/>
              <w:jc w:val="both"/>
              <w:rPr>
                <w:rFonts w:ascii="Times New Roman" w:hAnsi="Times New Roman" w:cs="Times New Roman"/>
                <w:b/>
                <w:bCs/>
                <w:lang w:val="en-US"/>
              </w:rPr>
            </w:pPr>
          </w:p>
          <w:tbl>
            <w:tblPr>
              <w:tblW w:w="493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828"/>
              <w:gridCol w:w="3557"/>
            </w:tblGrid>
            <w:tr w:rsidR="00B1297C" w:rsidRPr="00106C0D" w14:paraId="7774634A" w14:textId="77777777" w:rsidTr="008E1B99">
              <w:trPr>
                <w:tblHeader/>
                <w:jc w:val="center"/>
              </w:trPr>
              <w:tc>
                <w:tcPr>
                  <w:tcW w:w="828" w:type="dxa"/>
                  <w:vAlign w:val="bottom"/>
                  <w:hideMark/>
                </w:tcPr>
                <w:p w14:paraId="68BFB97D" w14:textId="77777777" w:rsidR="00B1297C" w:rsidRPr="00106C0D" w:rsidRDefault="00B1297C" w:rsidP="00C25CF0">
                  <w:pPr>
                    <w:spacing w:after="0" w:line="240" w:lineRule="auto"/>
                    <w:jc w:val="both"/>
                    <w:rPr>
                      <w:rFonts w:ascii="Times New Roman" w:hAnsi="Times New Roman" w:cs="Times New Roman"/>
                      <w:b/>
                      <w:bCs/>
                    </w:rPr>
                  </w:pPr>
                  <w:bookmarkStart w:id="0" w:name="_Hlk211941844"/>
                  <w:r w:rsidRPr="00106C0D">
                    <w:rPr>
                      <w:rFonts w:ascii="Times New Roman" w:hAnsi="Times New Roman" w:cs="Times New Roman"/>
                      <w:b/>
                      <w:bCs/>
                    </w:rPr>
                    <w:t>Element</w:t>
                  </w:r>
                </w:p>
              </w:tc>
              <w:tc>
                <w:tcPr>
                  <w:tcW w:w="3557" w:type="dxa"/>
                  <w:vAlign w:val="bottom"/>
                  <w:hideMark/>
                </w:tcPr>
                <w:p w14:paraId="1E3BCEAC" w14:textId="77777777" w:rsidR="00B1297C" w:rsidRPr="00106C0D" w:rsidRDefault="00B1297C" w:rsidP="00C25CF0">
                  <w:pPr>
                    <w:spacing w:after="0" w:line="240" w:lineRule="auto"/>
                    <w:jc w:val="both"/>
                    <w:rPr>
                      <w:rFonts w:ascii="Times New Roman" w:hAnsi="Times New Roman" w:cs="Times New Roman"/>
                      <w:b/>
                      <w:bCs/>
                    </w:rPr>
                  </w:pPr>
                  <w:r w:rsidRPr="00106C0D">
                    <w:rPr>
                      <w:rFonts w:ascii="Times New Roman" w:hAnsi="Times New Roman" w:cs="Times New Roman"/>
                      <w:b/>
                      <w:bCs/>
                    </w:rPr>
                    <w:t>Potential Cell Culture Role</w:t>
                  </w:r>
                </w:p>
              </w:tc>
            </w:tr>
            <w:tr w:rsidR="00B1297C" w:rsidRPr="00106C0D" w14:paraId="4C95CFB8" w14:textId="77777777" w:rsidTr="008E1B99">
              <w:trPr>
                <w:jc w:val="center"/>
              </w:trPr>
              <w:tc>
                <w:tcPr>
                  <w:tcW w:w="828" w:type="dxa"/>
                  <w:vAlign w:val="bottom"/>
                  <w:hideMark/>
                </w:tcPr>
                <w:p w14:paraId="471200AC" w14:textId="77777777" w:rsidR="00B1297C" w:rsidRPr="00106C0D" w:rsidRDefault="00B1297C" w:rsidP="00C25CF0">
                  <w:pPr>
                    <w:spacing w:after="0" w:line="240" w:lineRule="auto"/>
                    <w:jc w:val="both"/>
                    <w:rPr>
                      <w:rFonts w:ascii="Times New Roman" w:hAnsi="Times New Roman" w:cs="Times New Roman"/>
                      <w:bCs/>
                    </w:rPr>
                  </w:pPr>
                  <w:r w:rsidRPr="00106C0D">
                    <w:rPr>
                      <w:rFonts w:ascii="Times New Roman" w:hAnsi="Times New Roman" w:cs="Times New Roman"/>
                      <w:bCs/>
                    </w:rPr>
                    <w:t>Cobalt</w:t>
                  </w:r>
                </w:p>
              </w:tc>
              <w:tc>
                <w:tcPr>
                  <w:tcW w:w="3557" w:type="dxa"/>
                  <w:vAlign w:val="bottom"/>
                  <w:hideMark/>
                </w:tcPr>
                <w:p w14:paraId="18B0AAD1" w14:textId="77777777" w:rsidR="00B1297C" w:rsidRPr="00106C0D" w:rsidRDefault="00B1297C" w:rsidP="00C25CF0">
                  <w:pPr>
                    <w:spacing w:after="0" w:line="240" w:lineRule="auto"/>
                    <w:jc w:val="both"/>
                    <w:rPr>
                      <w:rFonts w:ascii="Times New Roman" w:hAnsi="Times New Roman" w:cs="Times New Roman"/>
                      <w:bCs/>
                    </w:rPr>
                  </w:pPr>
                  <w:r w:rsidRPr="00106C0D">
                    <w:rPr>
                      <w:rFonts w:ascii="Times New Roman" w:hAnsi="Times New Roman" w:cs="Times New Roman"/>
                      <w:bCs/>
                    </w:rPr>
                    <w:t>Post-translational modification effects</w:t>
                  </w:r>
                </w:p>
              </w:tc>
            </w:tr>
            <w:tr w:rsidR="00B1297C" w:rsidRPr="00C76EA5" w14:paraId="74DE5F1E" w14:textId="77777777" w:rsidTr="008E1B99">
              <w:trPr>
                <w:jc w:val="center"/>
              </w:trPr>
              <w:tc>
                <w:tcPr>
                  <w:tcW w:w="828" w:type="dxa"/>
                  <w:vAlign w:val="bottom"/>
                  <w:hideMark/>
                </w:tcPr>
                <w:p w14:paraId="2A4E9DBC" w14:textId="77777777" w:rsidR="00B1297C" w:rsidRPr="00106C0D" w:rsidRDefault="00B1297C" w:rsidP="00C25CF0">
                  <w:pPr>
                    <w:spacing w:after="0" w:line="240" w:lineRule="auto"/>
                    <w:jc w:val="both"/>
                    <w:rPr>
                      <w:rFonts w:ascii="Times New Roman" w:hAnsi="Times New Roman" w:cs="Times New Roman"/>
                      <w:bCs/>
                    </w:rPr>
                  </w:pPr>
                  <w:r w:rsidRPr="00106C0D">
                    <w:rPr>
                      <w:rFonts w:ascii="Times New Roman" w:hAnsi="Times New Roman" w:cs="Times New Roman"/>
                      <w:bCs/>
                    </w:rPr>
                    <w:t>Copper</w:t>
                  </w:r>
                </w:p>
              </w:tc>
              <w:tc>
                <w:tcPr>
                  <w:tcW w:w="3557" w:type="dxa"/>
                  <w:vAlign w:val="bottom"/>
                  <w:hideMark/>
                </w:tcPr>
                <w:p w14:paraId="2506119C"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Required for aerobic respiration and select enzymatic pathways</w:t>
                  </w:r>
                </w:p>
              </w:tc>
            </w:tr>
            <w:tr w:rsidR="00B1297C" w:rsidRPr="00C76EA5" w14:paraId="62FF4230" w14:textId="77777777" w:rsidTr="008E1B99">
              <w:trPr>
                <w:jc w:val="center"/>
              </w:trPr>
              <w:tc>
                <w:tcPr>
                  <w:tcW w:w="828" w:type="dxa"/>
                  <w:vAlign w:val="bottom"/>
                  <w:hideMark/>
                </w:tcPr>
                <w:p w14:paraId="11F3ECC0" w14:textId="77777777" w:rsidR="00B1297C" w:rsidRPr="00106C0D" w:rsidRDefault="00B1297C" w:rsidP="00C25CF0">
                  <w:pPr>
                    <w:spacing w:after="0" w:line="240" w:lineRule="auto"/>
                    <w:jc w:val="both"/>
                    <w:rPr>
                      <w:rFonts w:ascii="Times New Roman" w:hAnsi="Times New Roman" w:cs="Times New Roman"/>
                      <w:bCs/>
                    </w:rPr>
                  </w:pPr>
                  <w:r w:rsidRPr="00106C0D">
                    <w:rPr>
                      <w:rFonts w:ascii="Times New Roman" w:hAnsi="Times New Roman" w:cs="Times New Roman"/>
                      <w:bCs/>
                    </w:rPr>
                    <w:t>Iron</w:t>
                  </w:r>
                </w:p>
              </w:tc>
              <w:tc>
                <w:tcPr>
                  <w:tcW w:w="3557" w:type="dxa"/>
                  <w:vAlign w:val="bottom"/>
                  <w:hideMark/>
                </w:tcPr>
                <w:p w14:paraId="55CE3620"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Required for cell respiration and metabolism</w:t>
                  </w:r>
                </w:p>
              </w:tc>
            </w:tr>
            <w:tr w:rsidR="00B1297C" w:rsidRPr="00C76EA5" w14:paraId="28E2317B" w14:textId="77777777" w:rsidTr="008E1B99">
              <w:trPr>
                <w:jc w:val="center"/>
              </w:trPr>
              <w:tc>
                <w:tcPr>
                  <w:tcW w:w="828" w:type="dxa"/>
                  <w:vAlign w:val="bottom"/>
                  <w:hideMark/>
                </w:tcPr>
                <w:p w14:paraId="759B2019" w14:textId="77777777" w:rsidR="00B1297C" w:rsidRPr="00106C0D" w:rsidRDefault="00B1297C" w:rsidP="00C25CF0">
                  <w:pPr>
                    <w:spacing w:after="0" w:line="240" w:lineRule="auto"/>
                    <w:jc w:val="both"/>
                    <w:rPr>
                      <w:rFonts w:ascii="Times New Roman" w:hAnsi="Times New Roman" w:cs="Times New Roman"/>
                      <w:bCs/>
                    </w:rPr>
                  </w:pPr>
                  <w:r w:rsidRPr="00106C0D">
                    <w:rPr>
                      <w:rFonts w:ascii="Times New Roman" w:hAnsi="Times New Roman" w:cs="Times New Roman"/>
                      <w:bCs/>
                    </w:rPr>
                    <w:t>Magnesium</w:t>
                  </w:r>
                </w:p>
              </w:tc>
              <w:tc>
                <w:tcPr>
                  <w:tcW w:w="3557" w:type="dxa"/>
                  <w:vAlign w:val="bottom"/>
                  <w:hideMark/>
                </w:tcPr>
                <w:p w14:paraId="5B2B582A"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DNA replication and protein synthesis</w:t>
                  </w:r>
                </w:p>
              </w:tc>
            </w:tr>
            <w:tr w:rsidR="00B1297C" w:rsidRPr="00C76EA5" w14:paraId="72038C3D" w14:textId="77777777" w:rsidTr="008E1B99">
              <w:trPr>
                <w:jc w:val="center"/>
              </w:trPr>
              <w:tc>
                <w:tcPr>
                  <w:tcW w:w="828" w:type="dxa"/>
                  <w:vAlign w:val="bottom"/>
                  <w:hideMark/>
                </w:tcPr>
                <w:p w14:paraId="0890F695" w14:textId="77777777" w:rsidR="00B1297C" w:rsidRPr="00106C0D" w:rsidRDefault="00B1297C" w:rsidP="00C25CF0">
                  <w:pPr>
                    <w:spacing w:after="0" w:line="240" w:lineRule="auto"/>
                    <w:jc w:val="both"/>
                    <w:rPr>
                      <w:rFonts w:ascii="Times New Roman" w:hAnsi="Times New Roman" w:cs="Times New Roman"/>
                      <w:bCs/>
                    </w:rPr>
                  </w:pPr>
                  <w:r w:rsidRPr="00106C0D">
                    <w:rPr>
                      <w:rFonts w:ascii="Times New Roman" w:hAnsi="Times New Roman" w:cs="Times New Roman"/>
                      <w:bCs/>
                    </w:rPr>
                    <w:t>Manganese</w:t>
                  </w:r>
                </w:p>
              </w:tc>
              <w:tc>
                <w:tcPr>
                  <w:tcW w:w="3557" w:type="dxa"/>
                  <w:vAlign w:val="bottom"/>
                  <w:hideMark/>
                </w:tcPr>
                <w:p w14:paraId="3C505CC3"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Co-factor in glycosylation pathways</w:t>
                  </w:r>
                </w:p>
              </w:tc>
            </w:tr>
            <w:tr w:rsidR="00B1297C" w:rsidRPr="00C76EA5" w14:paraId="31983992" w14:textId="77777777" w:rsidTr="008E1B99">
              <w:trPr>
                <w:jc w:val="center"/>
              </w:trPr>
              <w:tc>
                <w:tcPr>
                  <w:tcW w:w="828" w:type="dxa"/>
                  <w:vAlign w:val="bottom"/>
                  <w:hideMark/>
                </w:tcPr>
                <w:p w14:paraId="0D27F37A"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Selenium</w:t>
                  </w:r>
                </w:p>
              </w:tc>
              <w:tc>
                <w:tcPr>
                  <w:tcW w:w="3557" w:type="dxa"/>
                  <w:vAlign w:val="bottom"/>
                  <w:hideMark/>
                </w:tcPr>
                <w:p w14:paraId="50B457C6"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Incorporated into antioxidant enzymes</w:t>
                  </w:r>
                </w:p>
              </w:tc>
            </w:tr>
            <w:tr w:rsidR="00B1297C" w:rsidRPr="00C76EA5" w14:paraId="29CA7A91" w14:textId="77777777" w:rsidTr="008E1B99">
              <w:trPr>
                <w:jc w:val="center"/>
              </w:trPr>
              <w:tc>
                <w:tcPr>
                  <w:tcW w:w="828" w:type="dxa"/>
                  <w:vAlign w:val="bottom"/>
                  <w:hideMark/>
                </w:tcPr>
                <w:p w14:paraId="37E56C6F"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Zinc</w:t>
                  </w:r>
                </w:p>
              </w:tc>
              <w:tc>
                <w:tcPr>
                  <w:tcW w:w="3557" w:type="dxa"/>
                  <w:vAlign w:val="bottom"/>
                  <w:hideMark/>
                </w:tcPr>
                <w:p w14:paraId="777DA25B"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Stabilize cell membranes</w:t>
                  </w:r>
                </w:p>
              </w:tc>
            </w:tr>
            <w:bookmarkEnd w:id="0"/>
          </w:tbl>
          <w:p w14:paraId="70FD379E" w14:textId="3D4B94D2" w:rsidR="007421A3" w:rsidRPr="00106C0D" w:rsidRDefault="007421A3" w:rsidP="00C25CF0">
            <w:pPr>
              <w:spacing w:after="0" w:line="240" w:lineRule="auto"/>
              <w:jc w:val="both"/>
              <w:rPr>
                <w:rFonts w:ascii="Times New Roman" w:hAnsi="Times New Roman" w:cs="Times New Roman"/>
                <w:bCs/>
                <w:lang w:val="en-US"/>
              </w:rPr>
            </w:pPr>
          </w:p>
          <w:p w14:paraId="141BFC56" w14:textId="77777777" w:rsidR="00492919" w:rsidRDefault="00492919" w:rsidP="00C25CF0">
            <w:pPr>
              <w:spacing w:after="0" w:line="240" w:lineRule="auto"/>
              <w:jc w:val="both"/>
              <w:rPr>
                <w:rFonts w:ascii="Times New Roman" w:hAnsi="Times New Roman" w:cs="Times New Roman"/>
                <w:bCs/>
                <w:lang w:val="en-US"/>
              </w:rPr>
            </w:pPr>
          </w:p>
          <w:p w14:paraId="66645949" w14:textId="73BF7C99" w:rsidR="00B1297C" w:rsidRPr="00106C0D" w:rsidRDefault="00B1297C" w:rsidP="00C25CF0">
            <w:pPr>
              <w:spacing w:after="0" w:line="240" w:lineRule="auto"/>
              <w:jc w:val="both"/>
              <w:rPr>
                <w:rFonts w:ascii="Times New Roman" w:hAnsi="Times New Roman" w:cs="Times New Roman"/>
                <w:b/>
                <w:bCs/>
                <w:lang w:val="en-US"/>
              </w:rPr>
            </w:pPr>
            <w:r w:rsidRPr="00106C0D">
              <w:rPr>
                <w:rFonts w:ascii="Times New Roman" w:hAnsi="Times New Roman" w:cs="Times New Roman"/>
                <w:b/>
                <w:bCs/>
                <w:lang w:val="en-US"/>
              </w:rPr>
              <w:t>Table 2. Elements That May Have an Impact on Product Quality</w:t>
            </w:r>
          </w:p>
          <w:p w14:paraId="5AE18AF8" w14:textId="77777777" w:rsidR="007421A3" w:rsidRPr="00106C0D" w:rsidRDefault="007421A3" w:rsidP="00C25CF0">
            <w:pPr>
              <w:spacing w:after="0" w:line="240" w:lineRule="auto"/>
              <w:jc w:val="both"/>
              <w:rPr>
                <w:rFonts w:ascii="Times New Roman" w:hAnsi="Times New Roman" w:cs="Times New Roman"/>
                <w:b/>
                <w:bCs/>
                <w:lang w:val="en-US"/>
              </w:rPr>
            </w:pPr>
          </w:p>
          <w:tbl>
            <w:tblPr>
              <w:tblW w:w="45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986"/>
              <w:gridCol w:w="3598"/>
            </w:tblGrid>
            <w:tr w:rsidR="00B1297C" w:rsidRPr="00106C0D" w14:paraId="40988EC5" w14:textId="77777777" w:rsidTr="008E1B99">
              <w:trPr>
                <w:tblHeader/>
                <w:jc w:val="center"/>
              </w:trPr>
              <w:tc>
                <w:tcPr>
                  <w:tcW w:w="986" w:type="dxa"/>
                  <w:vAlign w:val="bottom"/>
                  <w:hideMark/>
                </w:tcPr>
                <w:p w14:paraId="32C22880" w14:textId="77777777" w:rsidR="00B1297C" w:rsidRPr="00106C0D" w:rsidRDefault="00B1297C" w:rsidP="00C25CF0">
                  <w:pPr>
                    <w:spacing w:after="0" w:line="240" w:lineRule="auto"/>
                    <w:jc w:val="both"/>
                    <w:rPr>
                      <w:rFonts w:ascii="Times New Roman" w:hAnsi="Times New Roman" w:cs="Times New Roman"/>
                      <w:b/>
                      <w:bCs/>
                    </w:rPr>
                  </w:pPr>
                  <w:r w:rsidRPr="00106C0D">
                    <w:rPr>
                      <w:rFonts w:ascii="Times New Roman" w:hAnsi="Times New Roman" w:cs="Times New Roman"/>
                      <w:b/>
                      <w:bCs/>
                    </w:rPr>
                    <w:t>Element</w:t>
                  </w:r>
                </w:p>
              </w:tc>
              <w:tc>
                <w:tcPr>
                  <w:tcW w:w="3598" w:type="dxa"/>
                  <w:vAlign w:val="bottom"/>
                  <w:hideMark/>
                </w:tcPr>
                <w:p w14:paraId="5D988E51" w14:textId="77777777" w:rsidR="00B1297C" w:rsidRPr="00106C0D" w:rsidRDefault="00B1297C" w:rsidP="00C25CF0">
                  <w:pPr>
                    <w:spacing w:after="0" w:line="240" w:lineRule="auto"/>
                    <w:jc w:val="both"/>
                    <w:rPr>
                      <w:rFonts w:ascii="Times New Roman" w:hAnsi="Times New Roman" w:cs="Times New Roman"/>
                      <w:b/>
                      <w:bCs/>
                    </w:rPr>
                  </w:pPr>
                  <w:r w:rsidRPr="00106C0D">
                    <w:rPr>
                      <w:rFonts w:ascii="Times New Roman" w:hAnsi="Times New Roman" w:cs="Times New Roman"/>
                      <w:b/>
                      <w:bCs/>
                    </w:rPr>
                    <w:t>Potential Cell Culture Role</w:t>
                  </w:r>
                </w:p>
              </w:tc>
            </w:tr>
            <w:tr w:rsidR="00B1297C" w:rsidRPr="00C76EA5" w14:paraId="175E6FC4" w14:textId="77777777" w:rsidTr="008E1B99">
              <w:trPr>
                <w:jc w:val="center"/>
              </w:trPr>
              <w:tc>
                <w:tcPr>
                  <w:tcW w:w="986" w:type="dxa"/>
                  <w:vAlign w:val="bottom"/>
                  <w:hideMark/>
                </w:tcPr>
                <w:p w14:paraId="37A9F123" w14:textId="77777777" w:rsidR="00B1297C" w:rsidRPr="00106C0D" w:rsidRDefault="00B1297C" w:rsidP="00C25CF0">
                  <w:pPr>
                    <w:spacing w:after="0" w:line="240" w:lineRule="auto"/>
                    <w:jc w:val="both"/>
                    <w:rPr>
                      <w:rFonts w:ascii="Times New Roman" w:hAnsi="Times New Roman" w:cs="Times New Roman"/>
                      <w:bCs/>
                    </w:rPr>
                  </w:pPr>
                  <w:r w:rsidRPr="00106C0D">
                    <w:rPr>
                      <w:rFonts w:ascii="Times New Roman" w:hAnsi="Times New Roman" w:cs="Times New Roman"/>
                      <w:bCs/>
                    </w:rPr>
                    <w:t>Aluminum</w:t>
                  </w:r>
                </w:p>
              </w:tc>
              <w:tc>
                <w:tcPr>
                  <w:tcW w:w="3598" w:type="dxa"/>
                  <w:vAlign w:val="bottom"/>
                  <w:hideMark/>
                </w:tcPr>
                <w:p w14:paraId="0D948FD4"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Common raw material manufacturing contaminant</w:t>
                  </w:r>
                </w:p>
              </w:tc>
            </w:tr>
            <w:tr w:rsidR="00B1297C" w:rsidRPr="00C76EA5" w14:paraId="4BD7A09E" w14:textId="77777777" w:rsidTr="008E1B99">
              <w:trPr>
                <w:jc w:val="center"/>
              </w:trPr>
              <w:tc>
                <w:tcPr>
                  <w:tcW w:w="986" w:type="dxa"/>
                  <w:vAlign w:val="bottom"/>
                  <w:hideMark/>
                </w:tcPr>
                <w:p w14:paraId="1CF26B13" w14:textId="77777777" w:rsidR="00B1297C" w:rsidRPr="00106C0D" w:rsidRDefault="00B1297C" w:rsidP="00C25CF0">
                  <w:pPr>
                    <w:spacing w:after="0" w:line="240" w:lineRule="auto"/>
                    <w:jc w:val="both"/>
                    <w:rPr>
                      <w:rFonts w:ascii="Times New Roman" w:hAnsi="Times New Roman" w:cs="Times New Roman"/>
                      <w:bCs/>
                    </w:rPr>
                  </w:pPr>
                  <w:r w:rsidRPr="00106C0D">
                    <w:rPr>
                      <w:rFonts w:ascii="Times New Roman" w:hAnsi="Times New Roman" w:cs="Times New Roman"/>
                      <w:bCs/>
                    </w:rPr>
                    <w:t>Antimony</w:t>
                  </w:r>
                </w:p>
              </w:tc>
              <w:tc>
                <w:tcPr>
                  <w:tcW w:w="3598" w:type="dxa"/>
                  <w:vAlign w:val="bottom"/>
                  <w:hideMark/>
                </w:tcPr>
                <w:p w14:paraId="1B028C93"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Polyethylene terephthalate filter membrane residual catalyst contaminant</w:t>
                  </w:r>
                </w:p>
              </w:tc>
            </w:tr>
            <w:tr w:rsidR="00B1297C" w:rsidRPr="00C76EA5" w14:paraId="5376B05A" w14:textId="77777777" w:rsidTr="008E1B99">
              <w:trPr>
                <w:jc w:val="center"/>
              </w:trPr>
              <w:tc>
                <w:tcPr>
                  <w:tcW w:w="986" w:type="dxa"/>
                  <w:vAlign w:val="bottom"/>
                  <w:hideMark/>
                </w:tcPr>
                <w:p w14:paraId="2A39B699" w14:textId="77777777" w:rsidR="00B1297C" w:rsidRPr="00106C0D" w:rsidRDefault="00B1297C" w:rsidP="00C25CF0">
                  <w:pPr>
                    <w:spacing w:after="0" w:line="240" w:lineRule="auto"/>
                    <w:jc w:val="both"/>
                    <w:rPr>
                      <w:rFonts w:ascii="Times New Roman" w:hAnsi="Times New Roman" w:cs="Times New Roman"/>
                      <w:bCs/>
                    </w:rPr>
                  </w:pPr>
                  <w:r w:rsidRPr="00106C0D">
                    <w:rPr>
                      <w:rFonts w:ascii="Times New Roman" w:hAnsi="Times New Roman" w:cs="Times New Roman"/>
                      <w:bCs/>
                    </w:rPr>
                    <w:t>Cadmium</w:t>
                  </w:r>
                </w:p>
              </w:tc>
              <w:tc>
                <w:tcPr>
                  <w:tcW w:w="3598" w:type="dxa"/>
                  <w:vAlign w:val="bottom"/>
                  <w:hideMark/>
                </w:tcPr>
                <w:p w14:paraId="031EE653"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Can be toxic to cells</w:t>
                  </w:r>
                </w:p>
              </w:tc>
            </w:tr>
            <w:tr w:rsidR="00B1297C" w:rsidRPr="00C76EA5" w14:paraId="7158A098" w14:textId="77777777" w:rsidTr="008E1B99">
              <w:trPr>
                <w:jc w:val="center"/>
              </w:trPr>
              <w:tc>
                <w:tcPr>
                  <w:tcW w:w="986" w:type="dxa"/>
                  <w:vAlign w:val="bottom"/>
                  <w:hideMark/>
                </w:tcPr>
                <w:p w14:paraId="0B58615D" w14:textId="77777777" w:rsidR="00B1297C" w:rsidRPr="00106C0D" w:rsidRDefault="00B1297C" w:rsidP="00C25CF0">
                  <w:pPr>
                    <w:spacing w:after="0" w:line="240" w:lineRule="auto"/>
                    <w:jc w:val="both"/>
                    <w:rPr>
                      <w:rFonts w:ascii="Times New Roman" w:hAnsi="Times New Roman" w:cs="Times New Roman"/>
                      <w:bCs/>
                    </w:rPr>
                  </w:pPr>
                  <w:r w:rsidRPr="00106C0D">
                    <w:rPr>
                      <w:rFonts w:ascii="Times New Roman" w:hAnsi="Times New Roman" w:cs="Times New Roman"/>
                      <w:bCs/>
                    </w:rPr>
                    <w:t>Chromium</w:t>
                  </w:r>
                </w:p>
              </w:tc>
              <w:tc>
                <w:tcPr>
                  <w:tcW w:w="3598" w:type="dxa"/>
                  <w:vAlign w:val="bottom"/>
                  <w:hideMark/>
                </w:tcPr>
                <w:p w14:paraId="589BF025"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Toxic to cells and a common stainless-steel contaminant</w:t>
                  </w:r>
                </w:p>
              </w:tc>
            </w:tr>
            <w:tr w:rsidR="00B1297C" w:rsidRPr="00106C0D" w14:paraId="1DE69492" w14:textId="77777777" w:rsidTr="008E1B99">
              <w:trPr>
                <w:jc w:val="center"/>
              </w:trPr>
              <w:tc>
                <w:tcPr>
                  <w:tcW w:w="986" w:type="dxa"/>
                  <w:vAlign w:val="bottom"/>
                  <w:hideMark/>
                </w:tcPr>
                <w:p w14:paraId="7015C94C" w14:textId="77777777" w:rsidR="00B1297C" w:rsidRPr="00106C0D" w:rsidRDefault="00B1297C" w:rsidP="00C25CF0">
                  <w:pPr>
                    <w:spacing w:after="0" w:line="240" w:lineRule="auto"/>
                    <w:jc w:val="both"/>
                    <w:rPr>
                      <w:rFonts w:ascii="Times New Roman" w:hAnsi="Times New Roman" w:cs="Times New Roman"/>
                      <w:bCs/>
                    </w:rPr>
                  </w:pPr>
                  <w:r w:rsidRPr="00106C0D">
                    <w:rPr>
                      <w:rFonts w:ascii="Times New Roman" w:hAnsi="Times New Roman" w:cs="Times New Roman"/>
                      <w:bCs/>
                    </w:rPr>
                    <w:t>Molybdenum</w:t>
                  </w:r>
                </w:p>
              </w:tc>
              <w:tc>
                <w:tcPr>
                  <w:tcW w:w="3598" w:type="dxa"/>
                  <w:vAlign w:val="bottom"/>
                  <w:hideMark/>
                </w:tcPr>
                <w:p w14:paraId="0ED85FF9" w14:textId="77777777" w:rsidR="00B1297C" w:rsidRPr="00106C0D" w:rsidRDefault="00B1297C" w:rsidP="00C25CF0">
                  <w:pPr>
                    <w:spacing w:after="0" w:line="240" w:lineRule="auto"/>
                    <w:jc w:val="both"/>
                    <w:rPr>
                      <w:rFonts w:ascii="Times New Roman" w:hAnsi="Times New Roman" w:cs="Times New Roman"/>
                      <w:bCs/>
                    </w:rPr>
                  </w:pPr>
                  <w:r w:rsidRPr="00106C0D">
                    <w:rPr>
                      <w:rFonts w:ascii="Times New Roman" w:hAnsi="Times New Roman" w:cs="Times New Roman"/>
                      <w:bCs/>
                    </w:rPr>
                    <w:t>Stainless-steel contaminant</w:t>
                  </w:r>
                </w:p>
              </w:tc>
            </w:tr>
            <w:tr w:rsidR="00B1297C" w:rsidRPr="00106C0D" w14:paraId="48569B2C" w14:textId="77777777" w:rsidTr="008E1B99">
              <w:trPr>
                <w:jc w:val="center"/>
              </w:trPr>
              <w:tc>
                <w:tcPr>
                  <w:tcW w:w="986" w:type="dxa"/>
                  <w:vAlign w:val="bottom"/>
                  <w:hideMark/>
                </w:tcPr>
                <w:p w14:paraId="31DE78F6" w14:textId="77777777" w:rsidR="00B1297C" w:rsidRPr="00106C0D" w:rsidRDefault="00B1297C" w:rsidP="00C25CF0">
                  <w:pPr>
                    <w:spacing w:after="0" w:line="240" w:lineRule="auto"/>
                    <w:jc w:val="both"/>
                    <w:rPr>
                      <w:rFonts w:ascii="Times New Roman" w:hAnsi="Times New Roman" w:cs="Times New Roman"/>
                      <w:bCs/>
                    </w:rPr>
                  </w:pPr>
                  <w:r w:rsidRPr="00106C0D">
                    <w:rPr>
                      <w:rFonts w:ascii="Times New Roman" w:hAnsi="Times New Roman" w:cs="Times New Roman"/>
                      <w:bCs/>
                    </w:rPr>
                    <w:t>Nickel</w:t>
                  </w:r>
                </w:p>
              </w:tc>
              <w:tc>
                <w:tcPr>
                  <w:tcW w:w="3598" w:type="dxa"/>
                  <w:vAlign w:val="bottom"/>
                  <w:hideMark/>
                </w:tcPr>
                <w:p w14:paraId="3ED339A1" w14:textId="77777777" w:rsidR="00B1297C" w:rsidRPr="00106C0D" w:rsidRDefault="00B1297C" w:rsidP="00C25CF0">
                  <w:pPr>
                    <w:spacing w:after="0" w:line="240" w:lineRule="auto"/>
                    <w:jc w:val="both"/>
                    <w:rPr>
                      <w:rFonts w:ascii="Times New Roman" w:hAnsi="Times New Roman" w:cs="Times New Roman"/>
                      <w:bCs/>
                    </w:rPr>
                  </w:pPr>
                  <w:r w:rsidRPr="00106C0D">
                    <w:rPr>
                      <w:rFonts w:ascii="Times New Roman" w:hAnsi="Times New Roman" w:cs="Times New Roman"/>
                      <w:bCs/>
                    </w:rPr>
                    <w:t>Stainless-steel contaminant</w:t>
                  </w:r>
                </w:p>
              </w:tc>
            </w:tr>
            <w:tr w:rsidR="00B1297C" w:rsidRPr="00C76EA5" w14:paraId="73E401B2" w14:textId="77777777" w:rsidTr="008E1B99">
              <w:trPr>
                <w:jc w:val="center"/>
              </w:trPr>
              <w:tc>
                <w:tcPr>
                  <w:tcW w:w="986" w:type="dxa"/>
                  <w:vAlign w:val="bottom"/>
                  <w:hideMark/>
                </w:tcPr>
                <w:p w14:paraId="3D8BBDFA" w14:textId="77777777" w:rsidR="00B1297C" w:rsidRPr="00106C0D" w:rsidRDefault="00B1297C" w:rsidP="00C25CF0">
                  <w:pPr>
                    <w:spacing w:after="0" w:line="240" w:lineRule="auto"/>
                    <w:jc w:val="both"/>
                    <w:rPr>
                      <w:rFonts w:ascii="Times New Roman" w:hAnsi="Times New Roman" w:cs="Times New Roman"/>
                      <w:bCs/>
                    </w:rPr>
                  </w:pPr>
                  <w:r w:rsidRPr="00106C0D">
                    <w:rPr>
                      <w:rFonts w:ascii="Times New Roman" w:hAnsi="Times New Roman" w:cs="Times New Roman"/>
                      <w:bCs/>
                    </w:rPr>
                    <w:lastRenderedPageBreak/>
                    <w:t>Titanium</w:t>
                  </w:r>
                </w:p>
              </w:tc>
              <w:tc>
                <w:tcPr>
                  <w:tcW w:w="3598" w:type="dxa"/>
                  <w:vAlign w:val="bottom"/>
                  <w:hideMark/>
                </w:tcPr>
                <w:p w14:paraId="3503F53D"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Common raw material manufacturing contaminant</w:t>
                  </w:r>
                </w:p>
              </w:tc>
            </w:tr>
            <w:tr w:rsidR="00B1297C" w:rsidRPr="00C76EA5" w14:paraId="5C9A3DA4" w14:textId="77777777" w:rsidTr="008E1B99">
              <w:trPr>
                <w:jc w:val="center"/>
              </w:trPr>
              <w:tc>
                <w:tcPr>
                  <w:tcW w:w="986" w:type="dxa"/>
                  <w:vAlign w:val="bottom"/>
                  <w:hideMark/>
                </w:tcPr>
                <w:p w14:paraId="0D21F005"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Vanadium</w:t>
                  </w:r>
                </w:p>
              </w:tc>
              <w:tc>
                <w:tcPr>
                  <w:tcW w:w="3598" w:type="dxa"/>
                  <w:vAlign w:val="bottom"/>
                  <w:hideMark/>
                </w:tcPr>
                <w:p w14:paraId="6A01A816"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Stainless-steel contaminant</w:t>
                  </w:r>
                </w:p>
              </w:tc>
            </w:tr>
          </w:tbl>
          <w:p w14:paraId="243B9AC4" w14:textId="165F9C23" w:rsidR="00B1297C" w:rsidRPr="00106C0D" w:rsidRDefault="00B1297C" w:rsidP="00C25CF0">
            <w:pPr>
              <w:spacing w:after="0" w:line="240" w:lineRule="auto"/>
              <w:jc w:val="both"/>
              <w:rPr>
                <w:rFonts w:ascii="Times New Roman" w:hAnsi="Times New Roman" w:cs="Times New Roman"/>
                <w:bCs/>
                <w:lang w:val="en-US"/>
              </w:rPr>
            </w:pPr>
          </w:p>
          <w:p w14:paraId="6CF5AE5F" w14:textId="282F738A" w:rsidR="001A426F" w:rsidRPr="00106C0D" w:rsidRDefault="001A426F" w:rsidP="00C25CF0">
            <w:pPr>
              <w:spacing w:after="0" w:line="240" w:lineRule="auto"/>
              <w:jc w:val="both"/>
              <w:rPr>
                <w:rFonts w:ascii="Times New Roman" w:hAnsi="Times New Roman" w:cs="Times New Roman"/>
                <w:bCs/>
                <w:lang w:val="en-US"/>
              </w:rPr>
            </w:pPr>
          </w:p>
          <w:p w14:paraId="2490FDE3" w14:textId="44429B57" w:rsidR="001A426F" w:rsidRDefault="001A426F" w:rsidP="00C25CF0">
            <w:pPr>
              <w:spacing w:after="0" w:line="240" w:lineRule="auto"/>
              <w:jc w:val="both"/>
              <w:rPr>
                <w:rFonts w:ascii="Times New Roman" w:hAnsi="Times New Roman" w:cs="Times New Roman"/>
                <w:bCs/>
                <w:lang w:val="en-US"/>
              </w:rPr>
            </w:pPr>
          </w:p>
          <w:p w14:paraId="4A4E3C43" w14:textId="366AA025" w:rsidR="003800CD" w:rsidRDefault="003800CD" w:rsidP="00C25CF0">
            <w:pPr>
              <w:spacing w:after="0" w:line="240" w:lineRule="auto"/>
              <w:jc w:val="both"/>
              <w:rPr>
                <w:rFonts w:ascii="Times New Roman" w:hAnsi="Times New Roman" w:cs="Times New Roman"/>
                <w:bCs/>
                <w:lang w:val="en-US"/>
              </w:rPr>
            </w:pPr>
          </w:p>
          <w:p w14:paraId="338E820F" w14:textId="7D205263" w:rsidR="003800CD" w:rsidRDefault="003800CD" w:rsidP="00C25CF0">
            <w:pPr>
              <w:spacing w:after="0" w:line="240" w:lineRule="auto"/>
              <w:jc w:val="both"/>
              <w:rPr>
                <w:rFonts w:ascii="Times New Roman" w:hAnsi="Times New Roman" w:cs="Times New Roman"/>
                <w:bCs/>
                <w:lang w:val="en-US"/>
              </w:rPr>
            </w:pPr>
          </w:p>
          <w:p w14:paraId="5C05911B" w14:textId="77777777" w:rsidR="003800CD" w:rsidRPr="00106C0D" w:rsidRDefault="003800CD" w:rsidP="00C25CF0">
            <w:pPr>
              <w:spacing w:after="0" w:line="240" w:lineRule="auto"/>
              <w:jc w:val="both"/>
              <w:rPr>
                <w:rFonts w:ascii="Times New Roman" w:hAnsi="Times New Roman" w:cs="Times New Roman"/>
                <w:bCs/>
                <w:lang w:val="en-US"/>
              </w:rPr>
            </w:pPr>
          </w:p>
          <w:p w14:paraId="354FF7C7" w14:textId="77777777" w:rsidR="00AB3783" w:rsidRPr="00106C0D" w:rsidRDefault="00AB3783" w:rsidP="00C25CF0">
            <w:pPr>
              <w:spacing w:after="0" w:line="240" w:lineRule="auto"/>
              <w:jc w:val="both"/>
              <w:rPr>
                <w:rFonts w:ascii="Times New Roman" w:hAnsi="Times New Roman" w:cs="Times New Roman"/>
                <w:bCs/>
                <w:lang w:val="en-US"/>
              </w:rPr>
            </w:pPr>
          </w:p>
          <w:p w14:paraId="1DAD110B" w14:textId="1CE4B2B8"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 xml:space="preserve">Depending on process and molecular structure of the product, certain trace elements will have a dramatically larger effect and the end user must identify which trace elements of interest are critical to their process. For example, if glycosylation is a critical quality attribute, extra attention should be paid to manganese. Alternatively, if charge variant species is a critical quality attribute, then it is recommended to monitor copper and iron. It is essential to scan the literature for known product quality impact and if possible, conduct lab experimentation with small scale bioreactors to test individual cell culture process sensitivity to different elemental concentrations. Further risk assessment of individual raw materials that could potentially cause contamination of certain elements is also recommended to understand the supply chain, the geographical region of mining, vendor processes, or purification changes. All these supply chain risks should be considered to build comprehensive risk assessment and mitigation strategies. Do note that qualification work of the analytical method should be performed to verify that the method developed produces accurate, precise, and repeatable results as explained later in this chapter. There may be interference issues in the inductively coupled plasma mass spectrometry (ICP-MS) or inductively coupled plasma optical emission spectroscopy (ICP-OES) instrument with the </w:t>
            </w:r>
            <w:r w:rsidRPr="00106C0D">
              <w:rPr>
                <w:rFonts w:ascii="Times New Roman" w:hAnsi="Times New Roman" w:cs="Times New Roman"/>
                <w:bCs/>
                <w:lang w:val="en-US"/>
              </w:rPr>
              <w:lastRenderedPageBreak/>
              <w:t>addition of each new element, which can complicate method development and qualification.</w:t>
            </w:r>
          </w:p>
          <w:p w14:paraId="7E417231" w14:textId="2FC6B557" w:rsidR="00AC7EC2" w:rsidRPr="00106C0D" w:rsidRDefault="00AC7EC2" w:rsidP="00C25CF0">
            <w:pPr>
              <w:spacing w:after="0" w:line="240" w:lineRule="auto"/>
              <w:jc w:val="both"/>
              <w:rPr>
                <w:rFonts w:ascii="Times New Roman" w:hAnsi="Times New Roman" w:cs="Times New Roman"/>
                <w:bCs/>
                <w:lang w:val="en-US"/>
              </w:rPr>
            </w:pPr>
          </w:p>
          <w:p w14:paraId="7527A80A" w14:textId="0D6674E2" w:rsidR="00AC7EC2" w:rsidRPr="00106C0D" w:rsidRDefault="00AC7EC2" w:rsidP="00C25CF0">
            <w:pPr>
              <w:spacing w:after="0" w:line="240" w:lineRule="auto"/>
              <w:jc w:val="both"/>
              <w:rPr>
                <w:rFonts w:ascii="Times New Roman" w:hAnsi="Times New Roman" w:cs="Times New Roman"/>
                <w:bCs/>
                <w:lang w:val="en-US"/>
              </w:rPr>
            </w:pPr>
          </w:p>
          <w:p w14:paraId="5D75982F" w14:textId="3FD1242B" w:rsidR="00AC7EC2" w:rsidRDefault="00AC7EC2" w:rsidP="00C25CF0">
            <w:pPr>
              <w:spacing w:after="0" w:line="240" w:lineRule="auto"/>
              <w:jc w:val="both"/>
              <w:rPr>
                <w:rFonts w:ascii="Times New Roman" w:hAnsi="Times New Roman" w:cs="Times New Roman"/>
                <w:bCs/>
                <w:lang w:val="en-US"/>
              </w:rPr>
            </w:pPr>
          </w:p>
          <w:p w14:paraId="55656EF8" w14:textId="2F5F08C5" w:rsidR="00401B9E" w:rsidRDefault="00401B9E" w:rsidP="00C25CF0">
            <w:pPr>
              <w:spacing w:after="0" w:line="240" w:lineRule="auto"/>
              <w:jc w:val="both"/>
              <w:rPr>
                <w:rFonts w:ascii="Times New Roman" w:hAnsi="Times New Roman" w:cs="Times New Roman"/>
                <w:bCs/>
                <w:lang w:val="en-US"/>
              </w:rPr>
            </w:pPr>
          </w:p>
          <w:p w14:paraId="6BE03DE3" w14:textId="14B322E1" w:rsidR="00401B9E" w:rsidRDefault="00401B9E" w:rsidP="00C25CF0">
            <w:pPr>
              <w:spacing w:after="0" w:line="240" w:lineRule="auto"/>
              <w:jc w:val="both"/>
              <w:rPr>
                <w:rFonts w:ascii="Times New Roman" w:hAnsi="Times New Roman" w:cs="Times New Roman"/>
                <w:bCs/>
                <w:lang w:val="en-US"/>
              </w:rPr>
            </w:pPr>
          </w:p>
          <w:p w14:paraId="374DDD7E" w14:textId="77777777" w:rsidR="00401B9E" w:rsidRPr="00106C0D" w:rsidRDefault="00401B9E" w:rsidP="00C25CF0">
            <w:pPr>
              <w:spacing w:after="0" w:line="240" w:lineRule="auto"/>
              <w:jc w:val="both"/>
              <w:rPr>
                <w:rFonts w:ascii="Times New Roman" w:hAnsi="Times New Roman" w:cs="Times New Roman"/>
                <w:bCs/>
                <w:lang w:val="en-US"/>
              </w:rPr>
            </w:pPr>
          </w:p>
          <w:p w14:paraId="6E210D27" w14:textId="4FA6D9F9" w:rsidR="001A426F" w:rsidRPr="00106C0D" w:rsidRDefault="001A426F" w:rsidP="00C25CF0">
            <w:pPr>
              <w:spacing w:after="0" w:line="240" w:lineRule="auto"/>
              <w:jc w:val="both"/>
              <w:rPr>
                <w:rFonts w:ascii="Times New Roman" w:hAnsi="Times New Roman" w:cs="Times New Roman"/>
                <w:bCs/>
                <w:lang w:val="en-US"/>
              </w:rPr>
            </w:pPr>
          </w:p>
          <w:p w14:paraId="4F04F781" w14:textId="7B9B453F" w:rsidR="000A61BF" w:rsidRDefault="000A61BF" w:rsidP="00C25CF0">
            <w:pPr>
              <w:spacing w:after="0" w:line="240" w:lineRule="auto"/>
              <w:jc w:val="both"/>
              <w:rPr>
                <w:rFonts w:ascii="Times New Roman" w:hAnsi="Times New Roman" w:cs="Times New Roman"/>
                <w:bCs/>
                <w:lang w:val="en-US"/>
              </w:rPr>
            </w:pPr>
          </w:p>
          <w:p w14:paraId="0EBC7DE5" w14:textId="70368558" w:rsidR="00756806" w:rsidRDefault="00756806" w:rsidP="00C25CF0">
            <w:pPr>
              <w:spacing w:after="0" w:line="240" w:lineRule="auto"/>
              <w:jc w:val="both"/>
              <w:rPr>
                <w:rFonts w:ascii="Times New Roman" w:hAnsi="Times New Roman" w:cs="Times New Roman"/>
                <w:bCs/>
                <w:lang w:val="en-US"/>
              </w:rPr>
            </w:pPr>
          </w:p>
          <w:p w14:paraId="1373A38C" w14:textId="77777777" w:rsidR="00B1297C" w:rsidRPr="00106C0D" w:rsidRDefault="00B1297C" w:rsidP="00C25CF0">
            <w:pPr>
              <w:spacing w:after="0" w:line="240" w:lineRule="auto"/>
              <w:jc w:val="both"/>
              <w:rPr>
                <w:rFonts w:ascii="Times New Roman" w:hAnsi="Times New Roman" w:cs="Times New Roman"/>
                <w:b/>
                <w:bCs/>
                <w:lang w:val="en-US"/>
              </w:rPr>
            </w:pPr>
            <w:r w:rsidRPr="00106C0D">
              <w:rPr>
                <w:rFonts w:ascii="Times New Roman" w:hAnsi="Times New Roman" w:cs="Times New Roman"/>
                <w:b/>
                <w:bCs/>
                <w:lang w:val="en-US"/>
              </w:rPr>
              <w:t>RISK ASSESSMENT</w:t>
            </w:r>
          </w:p>
          <w:p w14:paraId="5655EF73" w14:textId="4CBB760D"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In order to ensure that the critical attributes of the biological product remain consistent, a risk management process should be maintained throughout the product life cycle recommended to be based on the principles of the International Council for Harmonization (ICH) guideline on Quality Risk Management (Q9) (</w:t>
            </w:r>
            <w:hyperlink r:id="rId10" w:anchor="GUID-31498286-412A-4E5E-834B-9AE622AD58E9" w:history="1">
              <w:r w:rsidRPr="00106C0D">
                <w:rPr>
                  <w:rStyle w:val="a6"/>
                  <w:rFonts w:ascii="Times New Roman" w:hAnsi="Times New Roman" w:cs="Times New Roman"/>
                  <w:bCs/>
                  <w:i/>
                  <w:iCs/>
                  <w:lang w:val="en-US"/>
                </w:rPr>
                <w:t>1</w:t>
              </w:r>
            </w:hyperlink>
            <w:r w:rsidRPr="00106C0D">
              <w:rPr>
                <w:rFonts w:ascii="Times New Roman" w:hAnsi="Times New Roman" w:cs="Times New Roman"/>
                <w:bCs/>
                <w:lang w:val="en-US"/>
              </w:rPr>
              <w:t>). A risk assessment is a systematic process of organizing information to support a risk decision to be made within a risk management process. To frame and inform the overall risk assessment, it is essential to understand what can go wrong, the probability that it will go wrong, and the consequences (severity). A properly conducted risk assessment can save time and resources, while supporting process consistency and product quality. An effective quality risk management approach can further ensure the high quality of the drug product being delivered to the patient by providing a proactive means to identify and control potential quality issues during development and manufacturing.</w:t>
            </w:r>
          </w:p>
          <w:p w14:paraId="4EAC9C1A" w14:textId="20E14144" w:rsidR="008E1B99" w:rsidRDefault="008E1B99" w:rsidP="00C25CF0">
            <w:pPr>
              <w:spacing w:after="0" w:line="240" w:lineRule="auto"/>
              <w:jc w:val="both"/>
              <w:rPr>
                <w:rFonts w:ascii="Times New Roman" w:hAnsi="Times New Roman" w:cs="Times New Roman"/>
                <w:bCs/>
                <w:lang w:val="en-US"/>
              </w:rPr>
            </w:pPr>
          </w:p>
          <w:p w14:paraId="7C9185F9" w14:textId="75CD8B1A" w:rsidR="006B7FF5" w:rsidRDefault="006B7FF5" w:rsidP="00C25CF0">
            <w:pPr>
              <w:spacing w:after="0" w:line="240" w:lineRule="auto"/>
              <w:jc w:val="both"/>
              <w:rPr>
                <w:rFonts w:ascii="Times New Roman" w:hAnsi="Times New Roman" w:cs="Times New Roman"/>
                <w:bCs/>
                <w:lang w:val="en-US"/>
              </w:rPr>
            </w:pPr>
          </w:p>
          <w:p w14:paraId="695E6924" w14:textId="65F47E4A" w:rsidR="006B7FF5" w:rsidRDefault="006B7FF5" w:rsidP="00C25CF0">
            <w:pPr>
              <w:spacing w:after="0" w:line="240" w:lineRule="auto"/>
              <w:jc w:val="both"/>
              <w:rPr>
                <w:rFonts w:ascii="Times New Roman" w:hAnsi="Times New Roman" w:cs="Times New Roman"/>
                <w:bCs/>
                <w:lang w:val="en-US"/>
              </w:rPr>
            </w:pPr>
          </w:p>
          <w:p w14:paraId="6F9DD285" w14:textId="77777777" w:rsidR="006B7FF5" w:rsidRPr="00106C0D" w:rsidRDefault="006B7FF5" w:rsidP="00C25CF0">
            <w:pPr>
              <w:spacing w:after="0" w:line="240" w:lineRule="auto"/>
              <w:jc w:val="both"/>
              <w:rPr>
                <w:rFonts w:ascii="Times New Roman" w:hAnsi="Times New Roman" w:cs="Times New Roman"/>
                <w:bCs/>
                <w:lang w:val="en-US"/>
              </w:rPr>
            </w:pPr>
          </w:p>
          <w:p w14:paraId="4A10A27B" w14:textId="6F87EE71" w:rsidR="00942B0E" w:rsidRPr="00106C0D" w:rsidRDefault="00942B0E" w:rsidP="00C25CF0">
            <w:pPr>
              <w:spacing w:after="0" w:line="240" w:lineRule="auto"/>
              <w:jc w:val="both"/>
              <w:rPr>
                <w:rFonts w:ascii="Times New Roman" w:hAnsi="Times New Roman" w:cs="Times New Roman"/>
                <w:bCs/>
                <w:lang w:val="en-US"/>
              </w:rPr>
            </w:pPr>
          </w:p>
          <w:p w14:paraId="4CD3518C" w14:textId="61EC424C" w:rsidR="00AD4EFC" w:rsidRPr="00106C0D" w:rsidRDefault="00AD4EFC" w:rsidP="00C25CF0">
            <w:pPr>
              <w:spacing w:after="0" w:line="240" w:lineRule="auto"/>
              <w:jc w:val="both"/>
              <w:rPr>
                <w:rFonts w:ascii="Times New Roman" w:hAnsi="Times New Roman" w:cs="Times New Roman"/>
                <w:bCs/>
                <w:lang w:val="en-US"/>
              </w:rPr>
            </w:pPr>
          </w:p>
          <w:p w14:paraId="3FB840AA" w14:textId="1A95988B" w:rsidR="00AD4EFC" w:rsidRPr="00106C0D" w:rsidRDefault="00AD4EFC" w:rsidP="00C25CF0">
            <w:pPr>
              <w:spacing w:after="0" w:line="240" w:lineRule="auto"/>
              <w:jc w:val="both"/>
              <w:rPr>
                <w:rFonts w:ascii="Times New Roman" w:hAnsi="Times New Roman" w:cs="Times New Roman"/>
                <w:bCs/>
                <w:lang w:val="en-US"/>
              </w:rPr>
            </w:pPr>
          </w:p>
          <w:p w14:paraId="7809DDB7" w14:textId="2D8BB1CA" w:rsidR="00AD4EFC" w:rsidRPr="00106C0D" w:rsidRDefault="00AD4EFC" w:rsidP="00C25CF0">
            <w:pPr>
              <w:spacing w:after="0" w:line="240" w:lineRule="auto"/>
              <w:jc w:val="both"/>
              <w:rPr>
                <w:rFonts w:ascii="Times New Roman" w:hAnsi="Times New Roman" w:cs="Times New Roman"/>
                <w:bCs/>
                <w:lang w:val="en-US"/>
              </w:rPr>
            </w:pPr>
          </w:p>
          <w:p w14:paraId="03ACF30B" w14:textId="6AD99338" w:rsidR="008E1B99"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lastRenderedPageBreak/>
              <w:t>In the case of cell culture media, there is a need to focus the risk assessment on the potential impact that raw materials in the media may have on the biological molecule, or on the cell culture. It is not uncommon for metals to—directly or indirectly—make a positive contribution to the media as part of the final media formulation; however, that positive impact can be within a narrow concentration range. The risk assessment should take this into consideration.</w:t>
            </w:r>
          </w:p>
          <w:p w14:paraId="2949E24B" w14:textId="77777777" w:rsidR="002A005E" w:rsidRPr="00106C0D" w:rsidRDefault="002A005E" w:rsidP="00C25CF0">
            <w:pPr>
              <w:spacing w:after="0" w:line="240" w:lineRule="auto"/>
              <w:jc w:val="both"/>
              <w:rPr>
                <w:rFonts w:ascii="Times New Roman" w:hAnsi="Times New Roman" w:cs="Times New Roman"/>
                <w:bCs/>
                <w:lang w:val="en-US"/>
              </w:rPr>
            </w:pPr>
          </w:p>
          <w:p w14:paraId="79E1F2A2" w14:textId="11678DCB"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Risk assessments are not a "one and done" process but are routinely done as part of the life-cycle management of a molecule (</w:t>
            </w:r>
            <w:hyperlink r:id="rId11" w:anchor="GUID-31498286-412A-4E5E-834B-9AE622AD58E9" w:history="1">
              <w:r w:rsidRPr="00106C0D">
                <w:rPr>
                  <w:rStyle w:val="a6"/>
                  <w:rFonts w:ascii="Times New Roman" w:hAnsi="Times New Roman" w:cs="Times New Roman"/>
                  <w:bCs/>
                  <w:i/>
                  <w:iCs/>
                  <w:lang w:val="en-US"/>
                </w:rPr>
                <w:t>2</w:t>
              </w:r>
            </w:hyperlink>
            <w:r w:rsidRPr="00106C0D">
              <w:rPr>
                <w:rFonts w:ascii="Times New Roman" w:hAnsi="Times New Roman" w:cs="Times New Roman"/>
                <w:bCs/>
                <w:lang w:val="en-US"/>
              </w:rPr>
              <w:t>). An example of a good place to start to develop the risk assessment is with the Ishikawa, or "fishbone" diagram. Such diagrams can help to bring into focus areas where a potential risk may exist.</w:t>
            </w:r>
          </w:p>
          <w:p w14:paraId="4CB753A7" w14:textId="77777777" w:rsidR="000915D2" w:rsidRPr="00106C0D" w:rsidRDefault="000915D2" w:rsidP="00C25CF0">
            <w:pPr>
              <w:spacing w:after="0" w:line="240" w:lineRule="auto"/>
              <w:jc w:val="both"/>
              <w:rPr>
                <w:rFonts w:ascii="Times New Roman" w:hAnsi="Times New Roman" w:cs="Times New Roman"/>
                <w:bCs/>
                <w:lang w:val="en-US"/>
              </w:rPr>
            </w:pPr>
          </w:p>
          <w:p w14:paraId="6EA9200B" w14:textId="2B77A030" w:rsidR="008E1B99" w:rsidRPr="00106C0D" w:rsidRDefault="008E1B99" w:rsidP="00C25CF0">
            <w:pPr>
              <w:spacing w:after="0" w:line="240" w:lineRule="auto"/>
              <w:jc w:val="both"/>
              <w:rPr>
                <w:rFonts w:ascii="Times New Roman" w:hAnsi="Times New Roman" w:cs="Times New Roman"/>
                <w:bCs/>
                <w:lang w:val="en-US"/>
              </w:rPr>
            </w:pPr>
          </w:p>
          <w:p w14:paraId="42B6C26B" w14:textId="77777777" w:rsidR="00854C53" w:rsidRPr="00106C0D" w:rsidRDefault="00854C53" w:rsidP="00C25CF0">
            <w:pPr>
              <w:spacing w:after="0" w:line="240" w:lineRule="auto"/>
              <w:jc w:val="both"/>
              <w:rPr>
                <w:rFonts w:ascii="Times New Roman" w:hAnsi="Times New Roman" w:cs="Times New Roman"/>
                <w:bCs/>
                <w:lang w:val="en-US"/>
              </w:rPr>
            </w:pPr>
          </w:p>
          <w:p w14:paraId="6C2631A7" w14:textId="693F2B5F"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Risk assessment tools, such as failure modes and effects analysis (FMEA) or other risk ranking tools, can be used to evaluate material risk and drive required control actions. In addition, a good relationship with raw material suppliers should be established and maintained via effective communication tools, in order to ensure process changes are thoroughly documented and evaluated for possible impact to the quality of the cell culture media. Some risk factors for trace elements in cell culture materials are listed in </w:t>
            </w:r>
            <w:hyperlink r:id="rId12" w:anchor="GUID-E79652F5-C2B3-4542-BFA0-5AA0FF26401A" w:history="1">
              <w:r w:rsidRPr="00106C0D">
                <w:rPr>
                  <w:rStyle w:val="a6"/>
                  <w:rFonts w:ascii="Times New Roman" w:hAnsi="Times New Roman" w:cs="Times New Roman"/>
                  <w:bCs/>
                  <w:i/>
                  <w:iCs/>
                  <w:lang w:val="en-US"/>
                </w:rPr>
                <w:t>Table 3</w:t>
              </w:r>
            </w:hyperlink>
            <w:r w:rsidRPr="00106C0D">
              <w:rPr>
                <w:rFonts w:ascii="Times New Roman" w:hAnsi="Times New Roman" w:cs="Times New Roman"/>
                <w:bCs/>
                <w:lang w:val="en-US"/>
              </w:rPr>
              <w:t>.</w:t>
            </w:r>
          </w:p>
          <w:p w14:paraId="376FD293" w14:textId="4EC7E320" w:rsidR="008E1B99" w:rsidRPr="00106C0D" w:rsidRDefault="008E1B99" w:rsidP="00C25CF0">
            <w:pPr>
              <w:spacing w:after="0" w:line="240" w:lineRule="auto"/>
              <w:jc w:val="both"/>
              <w:rPr>
                <w:rFonts w:ascii="Times New Roman" w:hAnsi="Times New Roman" w:cs="Times New Roman"/>
                <w:bCs/>
                <w:lang w:val="en-US"/>
              </w:rPr>
            </w:pPr>
          </w:p>
          <w:p w14:paraId="65612082" w14:textId="5A290BEB" w:rsidR="004C30E0" w:rsidRPr="00106C0D" w:rsidRDefault="004C30E0" w:rsidP="00C25CF0">
            <w:pPr>
              <w:spacing w:after="0" w:line="240" w:lineRule="auto"/>
              <w:jc w:val="both"/>
              <w:rPr>
                <w:rFonts w:ascii="Times New Roman" w:hAnsi="Times New Roman" w:cs="Times New Roman"/>
                <w:bCs/>
                <w:lang w:val="en-US"/>
              </w:rPr>
            </w:pPr>
          </w:p>
          <w:p w14:paraId="73BB1767" w14:textId="2BDD55F3" w:rsidR="004C30E0" w:rsidRDefault="004C30E0" w:rsidP="00C25CF0">
            <w:pPr>
              <w:spacing w:after="0" w:line="240" w:lineRule="auto"/>
              <w:jc w:val="both"/>
              <w:rPr>
                <w:rFonts w:ascii="Times New Roman" w:hAnsi="Times New Roman" w:cs="Times New Roman"/>
                <w:bCs/>
                <w:lang w:val="en-US"/>
              </w:rPr>
            </w:pPr>
          </w:p>
          <w:p w14:paraId="65371920" w14:textId="0DCBD644" w:rsidR="0072508F" w:rsidRDefault="0072508F" w:rsidP="00C25CF0">
            <w:pPr>
              <w:spacing w:after="0" w:line="240" w:lineRule="auto"/>
              <w:jc w:val="both"/>
              <w:rPr>
                <w:rFonts w:ascii="Times New Roman" w:hAnsi="Times New Roman" w:cs="Times New Roman"/>
                <w:bCs/>
                <w:lang w:val="en-US"/>
              </w:rPr>
            </w:pPr>
          </w:p>
          <w:p w14:paraId="5FE7A8EC" w14:textId="554844BE" w:rsidR="0072508F" w:rsidRDefault="0072508F" w:rsidP="00C25CF0">
            <w:pPr>
              <w:spacing w:after="0" w:line="240" w:lineRule="auto"/>
              <w:jc w:val="both"/>
              <w:rPr>
                <w:rFonts w:ascii="Times New Roman" w:hAnsi="Times New Roman" w:cs="Times New Roman"/>
                <w:bCs/>
                <w:lang w:val="en-US"/>
              </w:rPr>
            </w:pPr>
          </w:p>
          <w:p w14:paraId="50821326" w14:textId="292588C0" w:rsidR="0072508F" w:rsidRDefault="0072508F" w:rsidP="00C25CF0">
            <w:pPr>
              <w:spacing w:after="0" w:line="240" w:lineRule="auto"/>
              <w:jc w:val="both"/>
              <w:rPr>
                <w:rFonts w:ascii="Times New Roman" w:hAnsi="Times New Roman" w:cs="Times New Roman"/>
                <w:bCs/>
                <w:lang w:val="en-US"/>
              </w:rPr>
            </w:pPr>
          </w:p>
          <w:p w14:paraId="1FFBEF77" w14:textId="1F1E672C" w:rsidR="0072508F" w:rsidRDefault="0072508F" w:rsidP="00C25CF0">
            <w:pPr>
              <w:spacing w:after="0" w:line="240" w:lineRule="auto"/>
              <w:jc w:val="both"/>
              <w:rPr>
                <w:rFonts w:ascii="Times New Roman" w:hAnsi="Times New Roman" w:cs="Times New Roman"/>
                <w:bCs/>
                <w:lang w:val="en-US"/>
              </w:rPr>
            </w:pPr>
          </w:p>
          <w:p w14:paraId="6C68CCA3" w14:textId="77777777" w:rsidR="0072508F" w:rsidRPr="00106C0D" w:rsidRDefault="0072508F" w:rsidP="00C25CF0">
            <w:pPr>
              <w:spacing w:after="0" w:line="240" w:lineRule="auto"/>
              <w:jc w:val="both"/>
              <w:rPr>
                <w:rFonts w:ascii="Times New Roman" w:hAnsi="Times New Roman" w:cs="Times New Roman"/>
                <w:bCs/>
                <w:lang w:val="en-US"/>
              </w:rPr>
            </w:pPr>
          </w:p>
          <w:p w14:paraId="12589E5B" w14:textId="77777777" w:rsidR="000915D2" w:rsidRPr="00106C0D" w:rsidRDefault="000915D2" w:rsidP="00C25CF0">
            <w:pPr>
              <w:spacing w:after="0" w:line="240" w:lineRule="auto"/>
              <w:jc w:val="both"/>
              <w:rPr>
                <w:rFonts w:ascii="Times New Roman" w:hAnsi="Times New Roman" w:cs="Times New Roman"/>
                <w:bCs/>
                <w:lang w:val="en-US"/>
              </w:rPr>
            </w:pPr>
          </w:p>
          <w:p w14:paraId="104BB6CD" w14:textId="109761A3" w:rsidR="00B1297C" w:rsidRPr="00106C0D" w:rsidRDefault="00B1297C" w:rsidP="00C25CF0">
            <w:pPr>
              <w:spacing w:after="0" w:line="240" w:lineRule="auto"/>
              <w:jc w:val="both"/>
              <w:rPr>
                <w:rFonts w:ascii="Times New Roman" w:hAnsi="Times New Roman" w:cs="Times New Roman"/>
                <w:b/>
                <w:bCs/>
                <w:lang w:val="en-US"/>
              </w:rPr>
            </w:pPr>
            <w:r w:rsidRPr="00106C0D">
              <w:rPr>
                <w:rFonts w:ascii="Times New Roman" w:hAnsi="Times New Roman" w:cs="Times New Roman"/>
                <w:b/>
                <w:bCs/>
                <w:lang w:val="en-US"/>
              </w:rPr>
              <w:lastRenderedPageBreak/>
              <w:t>Table 3. Potential Trace Element Risk Factors</w:t>
            </w:r>
          </w:p>
          <w:p w14:paraId="1271684A" w14:textId="77777777" w:rsidR="000915D2" w:rsidRPr="00106C0D" w:rsidRDefault="000915D2" w:rsidP="00C25CF0">
            <w:pPr>
              <w:spacing w:after="0" w:line="240" w:lineRule="auto"/>
              <w:jc w:val="both"/>
              <w:rPr>
                <w:rFonts w:ascii="Times New Roman" w:hAnsi="Times New Roman" w:cs="Times New Roman"/>
                <w:b/>
                <w:bCs/>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95"/>
              <w:gridCol w:w="1804"/>
              <w:gridCol w:w="1540"/>
            </w:tblGrid>
            <w:tr w:rsidR="00C148D1" w:rsidRPr="00106C0D" w14:paraId="3B60E5CA" w14:textId="77777777" w:rsidTr="0048637F">
              <w:trPr>
                <w:trHeight w:val="393"/>
                <w:tblHeader/>
              </w:trPr>
              <w:tc>
                <w:tcPr>
                  <w:tcW w:w="1195" w:type="dxa"/>
                  <w:vAlign w:val="center"/>
                  <w:hideMark/>
                </w:tcPr>
                <w:p w14:paraId="43B095F0" w14:textId="77777777" w:rsidR="00B1297C" w:rsidRPr="0048637F" w:rsidRDefault="00B1297C" w:rsidP="00C25CF0">
                  <w:pPr>
                    <w:spacing w:after="0" w:line="240" w:lineRule="auto"/>
                    <w:ind w:hanging="16"/>
                    <w:jc w:val="both"/>
                    <w:rPr>
                      <w:rFonts w:ascii="Times New Roman" w:hAnsi="Times New Roman" w:cs="Times New Roman"/>
                      <w:b/>
                      <w:bCs/>
                      <w:sz w:val="14"/>
                      <w:szCs w:val="14"/>
                    </w:rPr>
                  </w:pPr>
                  <w:r w:rsidRPr="0048637F">
                    <w:rPr>
                      <w:rFonts w:ascii="Times New Roman" w:hAnsi="Times New Roman" w:cs="Times New Roman"/>
                      <w:b/>
                      <w:bCs/>
                      <w:sz w:val="14"/>
                      <w:szCs w:val="14"/>
                    </w:rPr>
                    <w:t>Potential Risk Factors</w:t>
                  </w:r>
                </w:p>
              </w:tc>
              <w:tc>
                <w:tcPr>
                  <w:tcW w:w="1804" w:type="dxa"/>
                  <w:vAlign w:val="center"/>
                  <w:hideMark/>
                </w:tcPr>
                <w:p w14:paraId="6874EC41" w14:textId="77777777" w:rsidR="00B1297C" w:rsidRPr="0048637F" w:rsidRDefault="00B1297C" w:rsidP="00C25CF0">
                  <w:pPr>
                    <w:spacing w:after="0" w:line="240" w:lineRule="auto"/>
                    <w:ind w:hanging="16"/>
                    <w:jc w:val="both"/>
                    <w:rPr>
                      <w:rFonts w:ascii="Times New Roman" w:hAnsi="Times New Roman" w:cs="Times New Roman"/>
                      <w:b/>
                      <w:bCs/>
                      <w:sz w:val="14"/>
                      <w:szCs w:val="14"/>
                    </w:rPr>
                  </w:pPr>
                  <w:r w:rsidRPr="0048637F">
                    <w:rPr>
                      <w:rFonts w:ascii="Times New Roman" w:hAnsi="Times New Roman" w:cs="Times New Roman"/>
                      <w:b/>
                      <w:bCs/>
                      <w:sz w:val="14"/>
                      <w:szCs w:val="14"/>
                    </w:rPr>
                    <w:t>Considerations</w:t>
                  </w:r>
                </w:p>
              </w:tc>
              <w:tc>
                <w:tcPr>
                  <w:tcW w:w="1540" w:type="dxa"/>
                  <w:vAlign w:val="center"/>
                  <w:hideMark/>
                </w:tcPr>
                <w:p w14:paraId="6898722C" w14:textId="77777777" w:rsidR="00B1297C" w:rsidRPr="0048637F" w:rsidRDefault="00B1297C" w:rsidP="00C25CF0">
                  <w:pPr>
                    <w:spacing w:after="0" w:line="240" w:lineRule="auto"/>
                    <w:ind w:hanging="16"/>
                    <w:jc w:val="both"/>
                    <w:rPr>
                      <w:rFonts w:ascii="Times New Roman" w:hAnsi="Times New Roman" w:cs="Times New Roman"/>
                      <w:b/>
                      <w:bCs/>
                      <w:sz w:val="14"/>
                      <w:szCs w:val="14"/>
                    </w:rPr>
                  </w:pPr>
                  <w:r w:rsidRPr="0048637F">
                    <w:rPr>
                      <w:rFonts w:ascii="Times New Roman" w:hAnsi="Times New Roman" w:cs="Times New Roman"/>
                      <w:b/>
                      <w:bCs/>
                      <w:sz w:val="14"/>
                      <w:szCs w:val="14"/>
                    </w:rPr>
                    <w:t>Common Examples</w:t>
                  </w:r>
                </w:p>
              </w:tc>
            </w:tr>
            <w:tr w:rsidR="00C148D1" w:rsidRPr="00C76EA5" w14:paraId="754AC464" w14:textId="77777777" w:rsidTr="0048637F">
              <w:trPr>
                <w:trHeight w:val="1281"/>
              </w:trPr>
              <w:tc>
                <w:tcPr>
                  <w:tcW w:w="1195" w:type="dxa"/>
                  <w:vAlign w:val="center"/>
                  <w:hideMark/>
                </w:tcPr>
                <w:p w14:paraId="0F5C4E21" w14:textId="77777777" w:rsidR="00B1297C" w:rsidRPr="0048637F" w:rsidRDefault="00B1297C" w:rsidP="00C25CF0">
                  <w:pPr>
                    <w:spacing w:after="0" w:line="240" w:lineRule="auto"/>
                    <w:ind w:hanging="16"/>
                    <w:jc w:val="both"/>
                    <w:rPr>
                      <w:rFonts w:ascii="Times New Roman" w:hAnsi="Times New Roman" w:cs="Times New Roman"/>
                      <w:bCs/>
                      <w:sz w:val="14"/>
                      <w:szCs w:val="14"/>
                    </w:rPr>
                  </w:pPr>
                  <w:r w:rsidRPr="0048637F">
                    <w:rPr>
                      <w:rFonts w:ascii="Times New Roman" w:hAnsi="Times New Roman" w:cs="Times New Roman"/>
                      <w:bCs/>
                      <w:sz w:val="14"/>
                      <w:szCs w:val="14"/>
                    </w:rPr>
                    <w:t>Source of material</w:t>
                  </w:r>
                </w:p>
              </w:tc>
              <w:tc>
                <w:tcPr>
                  <w:tcW w:w="1804" w:type="dxa"/>
                  <w:vAlign w:val="center"/>
                  <w:hideMark/>
                </w:tcPr>
                <w:p w14:paraId="632DF000" w14:textId="77777777" w:rsidR="00B1297C" w:rsidRPr="0048637F" w:rsidRDefault="00B1297C" w:rsidP="00C25CF0">
                  <w:pPr>
                    <w:numPr>
                      <w:ilvl w:val="0"/>
                      <w:numId w:val="8"/>
                    </w:numPr>
                    <w:spacing w:after="0" w:line="240" w:lineRule="auto"/>
                    <w:ind w:left="0" w:hanging="16"/>
                    <w:jc w:val="both"/>
                    <w:rPr>
                      <w:rFonts w:ascii="Times New Roman" w:hAnsi="Times New Roman" w:cs="Times New Roman"/>
                      <w:bCs/>
                      <w:sz w:val="14"/>
                      <w:szCs w:val="14"/>
                      <w:lang w:val="en-US"/>
                    </w:rPr>
                  </w:pPr>
                  <w:r w:rsidRPr="0048637F">
                    <w:rPr>
                      <w:rFonts w:ascii="Times New Roman" w:hAnsi="Times New Roman" w:cs="Times New Roman"/>
                      <w:bCs/>
                      <w:sz w:val="14"/>
                      <w:szCs w:val="14"/>
                      <w:lang w:val="en-US"/>
                    </w:rPr>
                    <w:t>Mined material, such as various salts, can have higher levels or variability of trace metal impurities.</w:t>
                  </w:r>
                </w:p>
                <w:p w14:paraId="745D09B0" w14:textId="77777777" w:rsidR="00B1297C" w:rsidRPr="0048637F" w:rsidRDefault="00B1297C" w:rsidP="00C25CF0">
                  <w:pPr>
                    <w:numPr>
                      <w:ilvl w:val="0"/>
                      <w:numId w:val="8"/>
                    </w:numPr>
                    <w:spacing w:after="0" w:line="240" w:lineRule="auto"/>
                    <w:ind w:left="0" w:hanging="16"/>
                    <w:jc w:val="both"/>
                    <w:rPr>
                      <w:rFonts w:ascii="Times New Roman" w:hAnsi="Times New Roman" w:cs="Times New Roman"/>
                      <w:bCs/>
                      <w:sz w:val="14"/>
                      <w:szCs w:val="14"/>
                      <w:lang w:val="en-US"/>
                    </w:rPr>
                  </w:pPr>
                  <w:r w:rsidRPr="0048637F">
                    <w:rPr>
                      <w:rFonts w:ascii="Times New Roman" w:hAnsi="Times New Roman" w:cs="Times New Roman"/>
                      <w:bCs/>
                      <w:sz w:val="14"/>
                      <w:szCs w:val="14"/>
                      <w:lang w:val="en-US"/>
                    </w:rPr>
                    <w:t>Animal- and plant-sourced materials may have higher variability of trace metal impurities.</w:t>
                  </w:r>
                </w:p>
                <w:p w14:paraId="30498F0A" w14:textId="77777777" w:rsidR="00B1297C" w:rsidRPr="0048637F" w:rsidRDefault="00B1297C" w:rsidP="00C25CF0">
                  <w:pPr>
                    <w:numPr>
                      <w:ilvl w:val="0"/>
                      <w:numId w:val="8"/>
                    </w:numPr>
                    <w:spacing w:after="0" w:line="240" w:lineRule="auto"/>
                    <w:ind w:left="0" w:hanging="16"/>
                    <w:jc w:val="both"/>
                    <w:rPr>
                      <w:rFonts w:ascii="Times New Roman" w:hAnsi="Times New Roman" w:cs="Times New Roman"/>
                      <w:bCs/>
                      <w:sz w:val="14"/>
                      <w:szCs w:val="14"/>
                      <w:lang w:val="en-US"/>
                    </w:rPr>
                  </w:pPr>
                  <w:r w:rsidRPr="0048637F">
                    <w:rPr>
                      <w:rFonts w:ascii="Times New Roman" w:hAnsi="Times New Roman" w:cs="Times New Roman"/>
                      <w:bCs/>
                      <w:sz w:val="14"/>
                      <w:szCs w:val="14"/>
                      <w:lang w:val="en-US"/>
                    </w:rPr>
                    <w:t>Synthetic source materials tend to have lower variability but should be evaluated based on the chemistry of the synthesis and manufacturing process.</w:t>
                  </w:r>
                </w:p>
              </w:tc>
              <w:tc>
                <w:tcPr>
                  <w:tcW w:w="1540" w:type="dxa"/>
                  <w:vAlign w:val="center"/>
                  <w:hideMark/>
                </w:tcPr>
                <w:p w14:paraId="11012DE7" w14:textId="77777777" w:rsidR="00B1297C" w:rsidRPr="0048637F" w:rsidRDefault="00B1297C" w:rsidP="00C25CF0">
                  <w:pPr>
                    <w:numPr>
                      <w:ilvl w:val="0"/>
                      <w:numId w:val="9"/>
                    </w:numPr>
                    <w:spacing w:after="0" w:line="240" w:lineRule="auto"/>
                    <w:ind w:left="0" w:hanging="16"/>
                    <w:jc w:val="both"/>
                    <w:rPr>
                      <w:rFonts w:ascii="Times New Roman" w:hAnsi="Times New Roman" w:cs="Times New Roman"/>
                      <w:bCs/>
                      <w:sz w:val="14"/>
                      <w:szCs w:val="14"/>
                      <w:lang w:val="en-US"/>
                    </w:rPr>
                  </w:pPr>
                  <w:r w:rsidRPr="0048637F">
                    <w:rPr>
                      <w:rFonts w:ascii="Times New Roman" w:hAnsi="Times New Roman" w:cs="Times New Roman"/>
                      <w:bCs/>
                      <w:sz w:val="14"/>
                      <w:szCs w:val="14"/>
                      <w:lang w:val="en-US"/>
                    </w:rPr>
                    <w:t>Materials such as iron salts have historically been more challenging with respect to trace element impurities because they are mined materials.</w:t>
                  </w:r>
                </w:p>
              </w:tc>
            </w:tr>
            <w:tr w:rsidR="00C148D1" w:rsidRPr="00C76EA5" w14:paraId="4E426516" w14:textId="77777777" w:rsidTr="0048637F">
              <w:trPr>
                <w:trHeight w:val="201"/>
              </w:trPr>
              <w:tc>
                <w:tcPr>
                  <w:tcW w:w="1195" w:type="dxa"/>
                  <w:vAlign w:val="center"/>
                  <w:hideMark/>
                </w:tcPr>
                <w:p w14:paraId="505D297D" w14:textId="77777777" w:rsidR="00B1297C" w:rsidRPr="0048637F" w:rsidRDefault="00B1297C" w:rsidP="00C25CF0">
                  <w:pPr>
                    <w:spacing w:after="0" w:line="240" w:lineRule="auto"/>
                    <w:ind w:hanging="16"/>
                    <w:jc w:val="both"/>
                    <w:rPr>
                      <w:rFonts w:ascii="Times New Roman" w:hAnsi="Times New Roman" w:cs="Times New Roman"/>
                      <w:bCs/>
                      <w:sz w:val="14"/>
                      <w:szCs w:val="14"/>
                    </w:rPr>
                  </w:pPr>
                  <w:r w:rsidRPr="0048637F">
                    <w:rPr>
                      <w:rFonts w:ascii="Times New Roman" w:hAnsi="Times New Roman" w:cs="Times New Roman"/>
                      <w:bCs/>
                      <w:sz w:val="14"/>
                      <w:szCs w:val="14"/>
                    </w:rPr>
                    <w:t>Source location change</w:t>
                  </w:r>
                </w:p>
              </w:tc>
              <w:tc>
                <w:tcPr>
                  <w:tcW w:w="1804" w:type="dxa"/>
                  <w:vAlign w:val="center"/>
                  <w:hideMark/>
                </w:tcPr>
                <w:p w14:paraId="210D6F50" w14:textId="77777777" w:rsidR="00B1297C" w:rsidRPr="0048637F" w:rsidRDefault="00B1297C" w:rsidP="00C25CF0">
                  <w:pPr>
                    <w:numPr>
                      <w:ilvl w:val="0"/>
                      <w:numId w:val="10"/>
                    </w:numPr>
                    <w:spacing w:after="0" w:line="240" w:lineRule="auto"/>
                    <w:ind w:left="0" w:hanging="16"/>
                    <w:jc w:val="both"/>
                    <w:rPr>
                      <w:rFonts w:ascii="Times New Roman" w:hAnsi="Times New Roman" w:cs="Times New Roman"/>
                      <w:bCs/>
                      <w:sz w:val="14"/>
                      <w:szCs w:val="14"/>
                      <w:lang w:val="en-US"/>
                    </w:rPr>
                  </w:pPr>
                  <w:r w:rsidRPr="0048637F">
                    <w:rPr>
                      <w:rFonts w:ascii="Times New Roman" w:hAnsi="Times New Roman" w:cs="Times New Roman"/>
                      <w:bCs/>
                      <w:sz w:val="14"/>
                      <w:szCs w:val="14"/>
                      <w:lang w:val="en-US"/>
                    </w:rPr>
                    <w:t>Changes in location source may impact trace element variability.</w:t>
                  </w:r>
                </w:p>
              </w:tc>
              <w:tc>
                <w:tcPr>
                  <w:tcW w:w="1540" w:type="dxa"/>
                  <w:vAlign w:val="center"/>
                  <w:hideMark/>
                </w:tcPr>
                <w:p w14:paraId="1B740DCE" w14:textId="77777777" w:rsidR="00B1297C" w:rsidRPr="0048637F" w:rsidRDefault="00B1297C" w:rsidP="00C25CF0">
                  <w:pPr>
                    <w:numPr>
                      <w:ilvl w:val="0"/>
                      <w:numId w:val="11"/>
                    </w:numPr>
                    <w:spacing w:after="0" w:line="240" w:lineRule="auto"/>
                    <w:ind w:left="0" w:hanging="16"/>
                    <w:jc w:val="both"/>
                    <w:rPr>
                      <w:rFonts w:ascii="Times New Roman" w:hAnsi="Times New Roman" w:cs="Times New Roman"/>
                      <w:bCs/>
                      <w:sz w:val="14"/>
                      <w:szCs w:val="14"/>
                      <w:lang w:val="en-US"/>
                    </w:rPr>
                  </w:pPr>
                  <w:r w:rsidRPr="0048637F">
                    <w:rPr>
                      <w:rFonts w:ascii="Times New Roman" w:hAnsi="Times New Roman" w:cs="Times New Roman"/>
                      <w:bCs/>
                      <w:sz w:val="14"/>
                      <w:szCs w:val="14"/>
                      <w:lang w:val="en-US"/>
                    </w:rPr>
                    <w:t>Change in mining sites for raw material</w:t>
                  </w:r>
                </w:p>
              </w:tc>
            </w:tr>
            <w:tr w:rsidR="00C148D1" w:rsidRPr="00C76EA5" w14:paraId="2AE261F2" w14:textId="77777777" w:rsidTr="0048637F">
              <w:trPr>
                <w:trHeight w:val="354"/>
              </w:trPr>
              <w:tc>
                <w:tcPr>
                  <w:tcW w:w="1195" w:type="dxa"/>
                  <w:vAlign w:val="center"/>
                  <w:hideMark/>
                </w:tcPr>
                <w:p w14:paraId="642CE13F" w14:textId="77777777" w:rsidR="00B1297C" w:rsidRPr="0048637F" w:rsidRDefault="00B1297C" w:rsidP="00C25CF0">
                  <w:pPr>
                    <w:spacing w:after="0" w:line="240" w:lineRule="auto"/>
                    <w:ind w:hanging="16"/>
                    <w:jc w:val="both"/>
                    <w:rPr>
                      <w:rFonts w:ascii="Times New Roman" w:hAnsi="Times New Roman" w:cs="Times New Roman"/>
                      <w:bCs/>
                      <w:sz w:val="14"/>
                      <w:szCs w:val="14"/>
                    </w:rPr>
                  </w:pPr>
                  <w:r w:rsidRPr="0048637F">
                    <w:rPr>
                      <w:rFonts w:ascii="Times New Roman" w:hAnsi="Times New Roman" w:cs="Times New Roman"/>
                      <w:bCs/>
                      <w:sz w:val="14"/>
                      <w:szCs w:val="14"/>
                    </w:rPr>
                    <w:t>Grade of material</w:t>
                  </w:r>
                </w:p>
              </w:tc>
              <w:tc>
                <w:tcPr>
                  <w:tcW w:w="1804" w:type="dxa"/>
                  <w:vAlign w:val="center"/>
                  <w:hideMark/>
                </w:tcPr>
                <w:p w14:paraId="28CA0914" w14:textId="77777777" w:rsidR="00B1297C" w:rsidRPr="0048637F" w:rsidRDefault="00B1297C" w:rsidP="00C25CF0">
                  <w:pPr>
                    <w:numPr>
                      <w:ilvl w:val="0"/>
                      <w:numId w:val="12"/>
                    </w:numPr>
                    <w:spacing w:after="0" w:line="240" w:lineRule="auto"/>
                    <w:ind w:left="0" w:hanging="16"/>
                    <w:jc w:val="both"/>
                    <w:rPr>
                      <w:rFonts w:ascii="Times New Roman" w:hAnsi="Times New Roman" w:cs="Times New Roman"/>
                      <w:bCs/>
                      <w:sz w:val="14"/>
                      <w:szCs w:val="14"/>
                      <w:lang w:val="en-US"/>
                    </w:rPr>
                  </w:pPr>
                  <w:r w:rsidRPr="0048637F">
                    <w:rPr>
                      <w:rFonts w:ascii="Times New Roman" w:hAnsi="Times New Roman" w:cs="Times New Roman"/>
                      <w:bCs/>
                      <w:sz w:val="14"/>
                      <w:szCs w:val="14"/>
                      <w:lang w:val="en-US"/>
                    </w:rPr>
                    <w:t>Grade of material (e.g., compendial, ACS, technical) indicates degree of purity and variability of impurities.</w:t>
                  </w:r>
                </w:p>
              </w:tc>
              <w:tc>
                <w:tcPr>
                  <w:tcW w:w="1540" w:type="dxa"/>
                  <w:vAlign w:val="center"/>
                  <w:hideMark/>
                </w:tcPr>
                <w:p w14:paraId="69CAF9E9" w14:textId="77777777" w:rsidR="00B1297C" w:rsidRPr="0048637F" w:rsidRDefault="00B1297C" w:rsidP="00C25CF0">
                  <w:pPr>
                    <w:numPr>
                      <w:ilvl w:val="0"/>
                      <w:numId w:val="13"/>
                    </w:numPr>
                    <w:spacing w:after="0" w:line="240" w:lineRule="auto"/>
                    <w:ind w:left="0" w:hanging="16"/>
                    <w:jc w:val="both"/>
                    <w:rPr>
                      <w:rFonts w:ascii="Times New Roman" w:hAnsi="Times New Roman" w:cs="Times New Roman"/>
                      <w:bCs/>
                      <w:sz w:val="14"/>
                      <w:szCs w:val="14"/>
                      <w:lang w:val="en-US"/>
                    </w:rPr>
                  </w:pPr>
                  <w:r w:rsidRPr="0048637F">
                    <w:rPr>
                      <w:rFonts w:ascii="Times New Roman" w:hAnsi="Times New Roman" w:cs="Times New Roman"/>
                      <w:bCs/>
                      <w:sz w:val="14"/>
                      <w:szCs w:val="14"/>
                      <w:lang w:val="en-US"/>
                    </w:rPr>
                    <w:t>Testing specifications vary based on grade of material.</w:t>
                  </w:r>
                </w:p>
              </w:tc>
            </w:tr>
            <w:tr w:rsidR="00C148D1" w:rsidRPr="00C76EA5" w14:paraId="1D4CEB22" w14:textId="77777777" w:rsidTr="0048637F">
              <w:trPr>
                <w:trHeight w:val="2662"/>
              </w:trPr>
              <w:tc>
                <w:tcPr>
                  <w:tcW w:w="1195" w:type="dxa"/>
                  <w:vAlign w:val="center"/>
                  <w:hideMark/>
                </w:tcPr>
                <w:p w14:paraId="49D455E2" w14:textId="77777777" w:rsidR="00B1297C" w:rsidRPr="0048637F" w:rsidRDefault="00B1297C" w:rsidP="00C25CF0">
                  <w:pPr>
                    <w:spacing w:after="0" w:line="240" w:lineRule="auto"/>
                    <w:ind w:hanging="16"/>
                    <w:jc w:val="both"/>
                    <w:rPr>
                      <w:rFonts w:ascii="Times New Roman" w:hAnsi="Times New Roman" w:cs="Times New Roman"/>
                      <w:bCs/>
                      <w:sz w:val="14"/>
                      <w:szCs w:val="14"/>
                    </w:rPr>
                  </w:pPr>
                  <w:r w:rsidRPr="0048637F">
                    <w:rPr>
                      <w:rFonts w:ascii="Times New Roman" w:hAnsi="Times New Roman" w:cs="Times New Roman"/>
                      <w:bCs/>
                      <w:sz w:val="14"/>
                      <w:szCs w:val="14"/>
                    </w:rPr>
                    <w:t>Manufacturing process</w:t>
                  </w:r>
                </w:p>
              </w:tc>
              <w:tc>
                <w:tcPr>
                  <w:tcW w:w="1804" w:type="dxa"/>
                  <w:vAlign w:val="center"/>
                  <w:hideMark/>
                </w:tcPr>
                <w:p w14:paraId="71EF9830" w14:textId="77777777" w:rsidR="00B1297C" w:rsidRPr="0048637F" w:rsidRDefault="00B1297C" w:rsidP="00C25CF0">
                  <w:pPr>
                    <w:numPr>
                      <w:ilvl w:val="0"/>
                      <w:numId w:val="14"/>
                    </w:numPr>
                    <w:spacing w:after="0" w:line="240" w:lineRule="auto"/>
                    <w:ind w:left="0" w:hanging="16"/>
                    <w:jc w:val="both"/>
                    <w:rPr>
                      <w:rFonts w:ascii="Times New Roman" w:hAnsi="Times New Roman" w:cs="Times New Roman"/>
                      <w:bCs/>
                      <w:sz w:val="14"/>
                      <w:szCs w:val="14"/>
                      <w:lang w:val="en-US"/>
                    </w:rPr>
                  </w:pPr>
                  <w:r w:rsidRPr="0048637F">
                    <w:rPr>
                      <w:rFonts w:ascii="Times New Roman" w:hAnsi="Times New Roman" w:cs="Times New Roman"/>
                      <w:bCs/>
                      <w:sz w:val="14"/>
                      <w:szCs w:val="14"/>
                      <w:lang w:val="en-US"/>
                    </w:rPr>
                    <w:t>The manufacturing process of the raw materials (synthesis, fermentation, biosynthesis, extraction, and/or purification) can impact the trace element impurities.</w:t>
                  </w:r>
                </w:p>
                <w:p w14:paraId="0FAE6885" w14:textId="77777777" w:rsidR="00B1297C" w:rsidRPr="0048637F" w:rsidRDefault="00B1297C" w:rsidP="00C25CF0">
                  <w:pPr>
                    <w:numPr>
                      <w:ilvl w:val="1"/>
                      <w:numId w:val="14"/>
                    </w:numPr>
                    <w:spacing w:after="0" w:line="240" w:lineRule="auto"/>
                    <w:ind w:left="0" w:hanging="16"/>
                    <w:jc w:val="both"/>
                    <w:rPr>
                      <w:rFonts w:ascii="Times New Roman" w:hAnsi="Times New Roman" w:cs="Times New Roman"/>
                      <w:bCs/>
                      <w:sz w:val="14"/>
                      <w:szCs w:val="14"/>
                      <w:lang w:val="en-US"/>
                    </w:rPr>
                  </w:pPr>
                  <w:r w:rsidRPr="0048637F">
                    <w:rPr>
                      <w:rFonts w:ascii="Times New Roman" w:hAnsi="Times New Roman" w:cs="Times New Roman"/>
                      <w:bCs/>
                      <w:sz w:val="14"/>
                      <w:szCs w:val="14"/>
                      <w:lang w:val="en-US"/>
                    </w:rPr>
                    <w:t>When troubleshooting manufacturing processes, equipment, reagents, or metal catalysts used should also be considered.</w:t>
                  </w:r>
                </w:p>
                <w:p w14:paraId="30EC6C31" w14:textId="77777777" w:rsidR="00B1297C" w:rsidRPr="0048637F" w:rsidRDefault="00B1297C" w:rsidP="00C25CF0">
                  <w:pPr>
                    <w:numPr>
                      <w:ilvl w:val="0"/>
                      <w:numId w:val="14"/>
                    </w:numPr>
                    <w:spacing w:after="0" w:line="240" w:lineRule="auto"/>
                    <w:ind w:left="0" w:hanging="16"/>
                    <w:jc w:val="both"/>
                    <w:rPr>
                      <w:rFonts w:ascii="Times New Roman" w:hAnsi="Times New Roman" w:cs="Times New Roman"/>
                      <w:bCs/>
                      <w:sz w:val="14"/>
                      <w:szCs w:val="14"/>
                      <w:lang w:val="en-US"/>
                    </w:rPr>
                  </w:pPr>
                  <w:r w:rsidRPr="0048637F">
                    <w:rPr>
                      <w:rFonts w:ascii="Times New Roman" w:hAnsi="Times New Roman" w:cs="Times New Roman"/>
                      <w:bCs/>
                      <w:sz w:val="14"/>
                      <w:szCs w:val="14"/>
                      <w:lang w:val="en-US"/>
                    </w:rPr>
                    <w:t>Consider using single-use materials when possible.</w:t>
                  </w:r>
                </w:p>
                <w:p w14:paraId="78FF5E47" w14:textId="77777777" w:rsidR="00B1297C" w:rsidRPr="0048637F" w:rsidRDefault="00B1297C" w:rsidP="00C25CF0">
                  <w:pPr>
                    <w:numPr>
                      <w:ilvl w:val="0"/>
                      <w:numId w:val="14"/>
                    </w:numPr>
                    <w:spacing w:after="0" w:line="240" w:lineRule="auto"/>
                    <w:ind w:left="0" w:hanging="16"/>
                    <w:jc w:val="both"/>
                    <w:rPr>
                      <w:rFonts w:ascii="Times New Roman" w:hAnsi="Times New Roman" w:cs="Times New Roman"/>
                      <w:bCs/>
                      <w:sz w:val="14"/>
                      <w:szCs w:val="14"/>
                      <w:lang w:val="en-US"/>
                    </w:rPr>
                  </w:pPr>
                  <w:r w:rsidRPr="0048637F">
                    <w:rPr>
                      <w:rFonts w:ascii="Times New Roman" w:hAnsi="Times New Roman" w:cs="Times New Roman"/>
                      <w:bCs/>
                      <w:sz w:val="14"/>
                      <w:szCs w:val="14"/>
                      <w:lang w:val="en-US"/>
                    </w:rPr>
                    <w:t>Highly complex or less well-controlled raw material manufacturing processes can lead to higher variability.</w:t>
                  </w:r>
                </w:p>
              </w:tc>
              <w:tc>
                <w:tcPr>
                  <w:tcW w:w="1540" w:type="dxa"/>
                  <w:vAlign w:val="center"/>
                  <w:hideMark/>
                </w:tcPr>
                <w:p w14:paraId="77D0B8C2" w14:textId="77777777" w:rsidR="00B1297C" w:rsidRPr="0048637F" w:rsidRDefault="00B1297C" w:rsidP="00C25CF0">
                  <w:pPr>
                    <w:numPr>
                      <w:ilvl w:val="0"/>
                      <w:numId w:val="15"/>
                    </w:numPr>
                    <w:spacing w:after="0" w:line="240" w:lineRule="auto"/>
                    <w:ind w:left="0" w:hanging="16"/>
                    <w:jc w:val="both"/>
                    <w:rPr>
                      <w:rFonts w:ascii="Times New Roman" w:hAnsi="Times New Roman" w:cs="Times New Roman"/>
                      <w:bCs/>
                      <w:sz w:val="14"/>
                      <w:szCs w:val="14"/>
                      <w:lang w:val="en-US"/>
                    </w:rPr>
                  </w:pPr>
                  <w:r w:rsidRPr="0048637F">
                    <w:rPr>
                      <w:rFonts w:ascii="Times New Roman" w:hAnsi="Times New Roman" w:cs="Times New Roman"/>
                      <w:bCs/>
                      <w:sz w:val="14"/>
                      <w:szCs w:val="14"/>
                      <w:lang w:val="en-US"/>
                    </w:rPr>
                    <w:t>Corrosion of stainless-steel tanks can be a source of trace element variability.</w:t>
                  </w:r>
                </w:p>
              </w:tc>
            </w:tr>
            <w:tr w:rsidR="00C148D1" w:rsidRPr="00C76EA5" w14:paraId="464C1712" w14:textId="77777777" w:rsidTr="0048637F">
              <w:trPr>
                <w:trHeight w:val="677"/>
              </w:trPr>
              <w:tc>
                <w:tcPr>
                  <w:tcW w:w="1195" w:type="dxa"/>
                  <w:vAlign w:val="center"/>
                  <w:hideMark/>
                </w:tcPr>
                <w:p w14:paraId="2AE5262F" w14:textId="77777777" w:rsidR="00B1297C" w:rsidRPr="0048637F" w:rsidRDefault="00B1297C" w:rsidP="00C25CF0">
                  <w:pPr>
                    <w:spacing w:after="0" w:line="240" w:lineRule="auto"/>
                    <w:ind w:hanging="16"/>
                    <w:jc w:val="both"/>
                    <w:rPr>
                      <w:rFonts w:ascii="Times New Roman" w:hAnsi="Times New Roman" w:cs="Times New Roman"/>
                      <w:bCs/>
                      <w:sz w:val="14"/>
                      <w:szCs w:val="14"/>
                      <w:lang w:val="en-US"/>
                    </w:rPr>
                  </w:pPr>
                  <w:r w:rsidRPr="0048637F">
                    <w:rPr>
                      <w:rFonts w:ascii="Times New Roman" w:hAnsi="Times New Roman" w:cs="Times New Roman"/>
                      <w:bCs/>
                      <w:sz w:val="14"/>
                      <w:szCs w:val="14"/>
                      <w:lang w:val="en-US"/>
                    </w:rPr>
                    <w:t>Change to manufacturing process or source</w:t>
                  </w:r>
                </w:p>
              </w:tc>
              <w:tc>
                <w:tcPr>
                  <w:tcW w:w="1804" w:type="dxa"/>
                  <w:vAlign w:val="center"/>
                  <w:hideMark/>
                </w:tcPr>
                <w:p w14:paraId="33F6A0B5" w14:textId="77777777" w:rsidR="00B1297C" w:rsidRPr="0048637F" w:rsidRDefault="00B1297C" w:rsidP="00C25CF0">
                  <w:pPr>
                    <w:numPr>
                      <w:ilvl w:val="0"/>
                      <w:numId w:val="16"/>
                    </w:numPr>
                    <w:spacing w:after="0" w:line="240" w:lineRule="auto"/>
                    <w:ind w:left="0" w:hanging="16"/>
                    <w:jc w:val="both"/>
                    <w:rPr>
                      <w:rFonts w:ascii="Times New Roman" w:hAnsi="Times New Roman" w:cs="Times New Roman"/>
                      <w:bCs/>
                      <w:sz w:val="14"/>
                      <w:szCs w:val="14"/>
                      <w:lang w:val="en-US"/>
                    </w:rPr>
                  </w:pPr>
                  <w:r w:rsidRPr="0048637F">
                    <w:rPr>
                      <w:rFonts w:ascii="Times New Roman" w:hAnsi="Times New Roman" w:cs="Times New Roman"/>
                      <w:bCs/>
                      <w:sz w:val="14"/>
                      <w:szCs w:val="14"/>
                      <w:lang w:val="en-US"/>
                    </w:rPr>
                    <w:t>Vendor changes in the manufacturing or purification process for a raw material may impact the trace element impurity profile.</w:t>
                  </w:r>
                </w:p>
                <w:p w14:paraId="17800C1C" w14:textId="77777777" w:rsidR="00B1297C" w:rsidRPr="0048637F" w:rsidRDefault="00B1297C" w:rsidP="00C25CF0">
                  <w:pPr>
                    <w:numPr>
                      <w:ilvl w:val="0"/>
                      <w:numId w:val="16"/>
                    </w:numPr>
                    <w:spacing w:after="0" w:line="240" w:lineRule="auto"/>
                    <w:ind w:left="0" w:hanging="16"/>
                    <w:jc w:val="both"/>
                    <w:rPr>
                      <w:rFonts w:ascii="Times New Roman" w:hAnsi="Times New Roman" w:cs="Times New Roman"/>
                      <w:bCs/>
                      <w:sz w:val="14"/>
                      <w:szCs w:val="14"/>
                      <w:lang w:val="en-US"/>
                    </w:rPr>
                  </w:pPr>
                  <w:r w:rsidRPr="0048637F">
                    <w:rPr>
                      <w:rFonts w:ascii="Times New Roman" w:hAnsi="Times New Roman" w:cs="Times New Roman"/>
                      <w:bCs/>
                      <w:sz w:val="14"/>
                      <w:szCs w:val="14"/>
                      <w:lang w:val="en-US"/>
                    </w:rPr>
                    <w:t>Change control notifications from vendors should be carefully reviewed and should include data from a minimum of 3 lots.</w:t>
                  </w:r>
                </w:p>
              </w:tc>
              <w:tc>
                <w:tcPr>
                  <w:tcW w:w="1540" w:type="dxa"/>
                  <w:vAlign w:val="center"/>
                  <w:hideMark/>
                </w:tcPr>
                <w:p w14:paraId="265D452C" w14:textId="77777777" w:rsidR="00B1297C" w:rsidRPr="0048637F" w:rsidRDefault="00B1297C" w:rsidP="00C25CF0">
                  <w:pPr>
                    <w:numPr>
                      <w:ilvl w:val="0"/>
                      <w:numId w:val="17"/>
                    </w:numPr>
                    <w:spacing w:after="0" w:line="240" w:lineRule="auto"/>
                    <w:ind w:left="0" w:hanging="16"/>
                    <w:jc w:val="both"/>
                    <w:rPr>
                      <w:rFonts w:ascii="Times New Roman" w:hAnsi="Times New Roman" w:cs="Times New Roman"/>
                      <w:bCs/>
                      <w:sz w:val="14"/>
                      <w:szCs w:val="14"/>
                      <w:lang w:val="en-US"/>
                    </w:rPr>
                  </w:pPr>
                  <w:r w:rsidRPr="0048637F">
                    <w:rPr>
                      <w:rFonts w:ascii="Times New Roman" w:hAnsi="Times New Roman" w:cs="Times New Roman"/>
                      <w:bCs/>
                      <w:sz w:val="14"/>
                      <w:szCs w:val="14"/>
                      <w:lang w:val="en-US"/>
                    </w:rPr>
                    <w:t>Columns for purification being updated with new technology (e.g., diatomaceous earth to synthetic chromatography resins) or the vendor moving to a new manufacturing site.</w:t>
                  </w:r>
                </w:p>
                <w:p w14:paraId="633368E5" w14:textId="77777777" w:rsidR="00B1297C" w:rsidRPr="0048637F" w:rsidRDefault="00B1297C" w:rsidP="00C25CF0">
                  <w:pPr>
                    <w:numPr>
                      <w:ilvl w:val="0"/>
                      <w:numId w:val="17"/>
                    </w:numPr>
                    <w:spacing w:after="0" w:line="240" w:lineRule="auto"/>
                    <w:ind w:left="0" w:hanging="16"/>
                    <w:jc w:val="both"/>
                    <w:rPr>
                      <w:rFonts w:ascii="Times New Roman" w:hAnsi="Times New Roman" w:cs="Times New Roman"/>
                      <w:bCs/>
                      <w:sz w:val="14"/>
                      <w:szCs w:val="14"/>
                      <w:lang w:val="en-US"/>
                    </w:rPr>
                  </w:pPr>
                  <w:r w:rsidRPr="0048637F">
                    <w:rPr>
                      <w:rFonts w:ascii="Times New Roman" w:hAnsi="Times New Roman" w:cs="Times New Roman"/>
                      <w:bCs/>
                      <w:sz w:val="14"/>
                      <w:szCs w:val="14"/>
                      <w:lang w:val="en-US"/>
                    </w:rPr>
                    <w:t xml:space="preserve">Transfer to a new manufacturing </w:t>
                  </w:r>
                  <w:r w:rsidRPr="0048637F">
                    <w:rPr>
                      <w:rFonts w:ascii="Times New Roman" w:hAnsi="Times New Roman" w:cs="Times New Roman"/>
                      <w:bCs/>
                      <w:sz w:val="14"/>
                      <w:szCs w:val="14"/>
                      <w:lang w:val="en-US"/>
                    </w:rPr>
                    <w:lastRenderedPageBreak/>
                    <w:t>location may impact processing materials such as the source of water within the manufacturing process.</w:t>
                  </w:r>
                </w:p>
              </w:tc>
            </w:tr>
            <w:tr w:rsidR="00C148D1" w:rsidRPr="00C76EA5" w14:paraId="2C585875" w14:textId="77777777" w:rsidTr="0048637F">
              <w:trPr>
                <w:trHeight w:val="344"/>
              </w:trPr>
              <w:tc>
                <w:tcPr>
                  <w:tcW w:w="1195" w:type="dxa"/>
                  <w:vAlign w:val="center"/>
                  <w:hideMark/>
                </w:tcPr>
                <w:p w14:paraId="701DED5F" w14:textId="77777777" w:rsidR="00B1297C" w:rsidRPr="0048637F" w:rsidRDefault="00B1297C" w:rsidP="00C25CF0">
                  <w:pPr>
                    <w:spacing w:after="0" w:line="240" w:lineRule="auto"/>
                    <w:ind w:hanging="16"/>
                    <w:jc w:val="both"/>
                    <w:rPr>
                      <w:rFonts w:ascii="Times New Roman" w:hAnsi="Times New Roman" w:cs="Times New Roman"/>
                      <w:bCs/>
                      <w:sz w:val="14"/>
                      <w:szCs w:val="14"/>
                    </w:rPr>
                  </w:pPr>
                  <w:r w:rsidRPr="0048637F">
                    <w:rPr>
                      <w:rFonts w:ascii="Times New Roman" w:hAnsi="Times New Roman" w:cs="Times New Roman"/>
                      <w:bCs/>
                      <w:sz w:val="14"/>
                      <w:szCs w:val="14"/>
                    </w:rPr>
                    <w:lastRenderedPageBreak/>
                    <w:t>Material complexity</w:t>
                  </w:r>
                </w:p>
              </w:tc>
              <w:tc>
                <w:tcPr>
                  <w:tcW w:w="1804" w:type="dxa"/>
                  <w:vAlign w:val="center"/>
                  <w:hideMark/>
                </w:tcPr>
                <w:p w14:paraId="47283B90" w14:textId="77777777" w:rsidR="00B1297C" w:rsidRPr="0048637F" w:rsidRDefault="00B1297C" w:rsidP="00C25CF0">
                  <w:pPr>
                    <w:numPr>
                      <w:ilvl w:val="0"/>
                      <w:numId w:val="18"/>
                    </w:numPr>
                    <w:spacing w:after="0" w:line="240" w:lineRule="auto"/>
                    <w:ind w:left="0" w:hanging="16"/>
                    <w:jc w:val="both"/>
                    <w:rPr>
                      <w:rFonts w:ascii="Times New Roman" w:hAnsi="Times New Roman" w:cs="Times New Roman"/>
                      <w:bCs/>
                      <w:sz w:val="14"/>
                      <w:szCs w:val="14"/>
                      <w:lang w:val="en-US"/>
                    </w:rPr>
                  </w:pPr>
                  <w:r w:rsidRPr="0048637F">
                    <w:rPr>
                      <w:rFonts w:ascii="Times New Roman" w:hAnsi="Times New Roman" w:cs="Times New Roman"/>
                      <w:bCs/>
                      <w:sz w:val="14"/>
                      <w:szCs w:val="14"/>
                      <w:lang w:val="en-US"/>
                    </w:rPr>
                    <w:t>Consider if the material is single component, multicomponent, chemically defined, or chemically undefined.</w:t>
                  </w:r>
                </w:p>
              </w:tc>
              <w:tc>
                <w:tcPr>
                  <w:tcW w:w="1540" w:type="dxa"/>
                  <w:vAlign w:val="center"/>
                  <w:hideMark/>
                </w:tcPr>
                <w:p w14:paraId="6D81EC6F" w14:textId="77777777" w:rsidR="00B1297C" w:rsidRPr="0048637F" w:rsidRDefault="00B1297C" w:rsidP="00C25CF0">
                  <w:pPr>
                    <w:numPr>
                      <w:ilvl w:val="0"/>
                      <w:numId w:val="19"/>
                    </w:numPr>
                    <w:spacing w:after="0" w:line="240" w:lineRule="auto"/>
                    <w:ind w:left="0" w:hanging="16"/>
                    <w:jc w:val="both"/>
                    <w:rPr>
                      <w:rFonts w:ascii="Times New Roman" w:hAnsi="Times New Roman" w:cs="Times New Roman"/>
                      <w:bCs/>
                      <w:sz w:val="14"/>
                      <w:szCs w:val="14"/>
                      <w:lang w:val="en-US"/>
                    </w:rPr>
                  </w:pPr>
                  <w:r w:rsidRPr="0048637F">
                    <w:rPr>
                      <w:rFonts w:ascii="Times New Roman" w:hAnsi="Times New Roman" w:cs="Times New Roman"/>
                      <w:bCs/>
                      <w:sz w:val="14"/>
                      <w:szCs w:val="14"/>
                      <w:lang w:val="en-US"/>
                    </w:rPr>
                    <w:t>More complex chemically undefined materials (such as hydrolysates) may introduce more variability.</w:t>
                  </w:r>
                </w:p>
              </w:tc>
            </w:tr>
            <w:tr w:rsidR="00C148D1" w:rsidRPr="00106C0D" w14:paraId="0C96476F" w14:textId="77777777" w:rsidTr="0048637F">
              <w:trPr>
                <w:trHeight w:val="273"/>
              </w:trPr>
              <w:tc>
                <w:tcPr>
                  <w:tcW w:w="1195" w:type="dxa"/>
                  <w:vAlign w:val="center"/>
                  <w:hideMark/>
                </w:tcPr>
                <w:p w14:paraId="54465D57" w14:textId="77777777" w:rsidR="00B1297C" w:rsidRPr="0048637F" w:rsidRDefault="00B1297C" w:rsidP="00C25CF0">
                  <w:pPr>
                    <w:spacing w:after="0" w:line="240" w:lineRule="auto"/>
                    <w:ind w:hanging="16"/>
                    <w:jc w:val="both"/>
                    <w:rPr>
                      <w:rFonts w:ascii="Times New Roman" w:hAnsi="Times New Roman" w:cs="Times New Roman"/>
                      <w:bCs/>
                      <w:sz w:val="14"/>
                      <w:szCs w:val="14"/>
                    </w:rPr>
                  </w:pPr>
                  <w:r w:rsidRPr="0048637F">
                    <w:rPr>
                      <w:rFonts w:ascii="Times New Roman" w:hAnsi="Times New Roman" w:cs="Times New Roman"/>
                      <w:bCs/>
                      <w:sz w:val="14"/>
                      <w:szCs w:val="14"/>
                    </w:rPr>
                    <w:t>Quantity used</w:t>
                  </w:r>
                </w:p>
              </w:tc>
              <w:tc>
                <w:tcPr>
                  <w:tcW w:w="1804" w:type="dxa"/>
                  <w:vAlign w:val="center"/>
                  <w:hideMark/>
                </w:tcPr>
                <w:p w14:paraId="2A77AE78" w14:textId="77777777" w:rsidR="00B1297C" w:rsidRPr="0048637F" w:rsidRDefault="00B1297C" w:rsidP="00C25CF0">
                  <w:pPr>
                    <w:numPr>
                      <w:ilvl w:val="0"/>
                      <w:numId w:val="20"/>
                    </w:numPr>
                    <w:spacing w:after="0" w:line="240" w:lineRule="auto"/>
                    <w:ind w:left="0" w:hanging="16"/>
                    <w:jc w:val="both"/>
                    <w:rPr>
                      <w:rFonts w:ascii="Times New Roman" w:hAnsi="Times New Roman" w:cs="Times New Roman"/>
                      <w:bCs/>
                      <w:sz w:val="14"/>
                      <w:szCs w:val="14"/>
                      <w:lang w:val="en-US"/>
                    </w:rPr>
                  </w:pPr>
                  <w:r w:rsidRPr="0048637F">
                    <w:rPr>
                      <w:rFonts w:ascii="Times New Roman" w:hAnsi="Times New Roman" w:cs="Times New Roman"/>
                      <w:bCs/>
                      <w:sz w:val="14"/>
                      <w:szCs w:val="14"/>
                      <w:lang w:val="en-US"/>
                    </w:rPr>
                    <w:t>The amount of the ingredient used in the cell culture affects the potential risk contribution from that ingredient.</w:t>
                  </w:r>
                </w:p>
              </w:tc>
              <w:tc>
                <w:tcPr>
                  <w:tcW w:w="1540" w:type="dxa"/>
                  <w:vAlign w:val="center"/>
                  <w:hideMark/>
                </w:tcPr>
                <w:p w14:paraId="4C6CFF98" w14:textId="77777777" w:rsidR="00B1297C" w:rsidRPr="0048637F" w:rsidRDefault="00B1297C" w:rsidP="00C25CF0">
                  <w:pPr>
                    <w:spacing w:after="0" w:line="240" w:lineRule="auto"/>
                    <w:ind w:hanging="16"/>
                    <w:jc w:val="both"/>
                    <w:rPr>
                      <w:rFonts w:ascii="Times New Roman" w:hAnsi="Times New Roman" w:cs="Times New Roman"/>
                      <w:bCs/>
                      <w:sz w:val="14"/>
                      <w:szCs w:val="14"/>
                    </w:rPr>
                  </w:pPr>
                  <w:r w:rsidRPr="0048637F">
                    <w:rPr>
                      <w:rFonts w:ascii="Times New Roman" w:hAnsi="Times New Roman" w:cs="Times New Roman"/>
                      <w:bCs/>
                      <w:sz w:val="14"/>
                      <w:szCs w:val="14"/>
                    </w:rPr>
                    <w:t>—</w:t>
                  </w:r>
                </w:p>
              </w:tc>
            </w:tr>
            <w:tr w:rsidR="00C148D1" w:rsidRPr="00C76EA5" w14:paraId="780F8349" w14:textId="77777777" w:rsidTr="0048637F">
              <w:trPr>
                <w:trHeight w:val="356"/>
              </w:trPr>
              <w:tc>
                <w:tcPr>
                  <w:tcW w:w="1195" w:type="dxa"/>
                  <w:vAlign w:val="center"/>
                  <w:hideMark/>
                </w:tcPr>
                <w:p w14:paraId="7C3F1F4C" w14:textId="77777777" w:rsidR="00B1297C" w:rsidRPr="0048637F" w:rsidRDefault="00B1297C" w:rsidP="00C25CF0">
                  <w:pPr>
                    <w:spacing w:after="0" w:line="240" w:lineRule="auto"/>
                    <w:ind w:hanging="16"/>
                    <w:jc w:val="both"/>
                    <w:rPr>
                      <w:rFonts w:ascii="Times New Roman" w:hAnsi="Times New Roman" w:cs="Times New Roman"/>
                      <w:bCs/>
                      <w:sz w:val="14"/>
                      <w:szCs w:val="14"/>
                    </w:rPr>
                  </w:pPr>
                  <w:r w:rsidRPr="0048637F">
                    <w:rPr>
                      <w:rFonts w:ascii="Times New Roman" w:hAnsi="Times New Roman" w:cs="Times New Roman"/>
                      <w:bCs/>
                      <w:sz w:val="14"/>
                      <w:szCs w:val="14"/>
                    </w:rPr>
                    <w:t>Supply chain</w:t>
                  </w:r>
                </w:p>
              </w:tc>
              <w:tc>
                <w:tcPr>
                  <w:tcW w:w="1804" w:type="dxa"/>
                  <w:vAlign w:val="center"/>
                  <w:hideMark/>
                </w:tcPr>
                <w:p w14:paraId="1CA0ACBC" w14:textId="77777777" w:rsidR="00B1297C" w:rsidRPr="0048637F" w:rsidRDefault="00B1297C" w:rsidP="00C25CF0">
                  <w:pPr>
                    <w:numPr>
                      <w:ilvl w:val="0"/>
                      <w:numId w:val="21"/>
                    </w:numPr>
                    <w:spacing w:after="0" w:line="240" w:lineRule="auto"/>
                    <w:ind w:left="0" w:hanging="16"/>
                    <w:jc w:val="both"/>
                    <w:rPr>
                      <w:rFonts w:ascii="Times New Roman" w:hAnsi="Times New Roman" w:cs="Times New Roman"/>
                      <w:bCs/>
                      <w:sz w:val="14"/>
                      <w:szCs w:val="14"/>
                      <w:lang w:val="en-US"/>
                    </w:rPr>
                  </w:pPr>
                  <w:r w:rsidRPr="0048637F">
                    <w:rPr>
                      <w:rFonts w:ascii="Times New Roman" w:hAnsi="Times New Roman" w:cs="Times New Roman"/>
                      <w:bCs/>
                      <w:sz w:val="14"/>
                      <w:szCs w:val="14"/>
                      <w:lang w:val="en-US"/>
                    </w:rPr>
                    <w:t>Assess the effectiveness of the supplier’s Quality Management System, including a change notification program.</w:t>
                  </w:r>
                </w:p>
              </w:tc>
              <w:tc>
                <w:tcPr>
                  <w:tcW w:w="1540" w:type="dxa"/>
                  <w:vAlign w:val="center"/>
                  <w:hideMark/>
                </w:tcPr>
                <w:p w14:paraId="5B0F612B" w14:textId="77777777" w:rsidR="00B1297C" w:rsidRPr="0048637F" w:rsidRDefault="00B1297C" w:rsidP="00C25CF0">
                  <w:pPr>
                    <w:numPr>
                      <w:ilvl w:val="0"/>
                      <w:numId w:val="22"/>
                    </w:numPr>
                    <w:spacing w:after="0" w:line="240" w:lineRule="auto"/>
                    <w:ind w:left="0" w:hanging="16"/>
                    <w:jc w:val="both"/>
                    <w:rPr>
                      <w:rFonts w:ascii="Times New Roman" w:hAnsi="Times New Roman" w:cs="Times New Roman"/>
                      <w:bCs/>
                      <w:sz w:val="14"/>
                      <w:szCs w:val="14"/>
                      <w:lang w:val="en-US"/>
                    </w:rPr>
                  </w:pPr>
                  <w:r w:rsidRPr="0048637F">
                    <w:rPr>
                      <w:rFonts w:ascii="Times New Roman" w:hAnsi="Times New Roman" w:cs="Times New Roman"/>
                      <w:bCs/>
                      <w:sz w:val="14"/>
                      <w:szCs w:val="14"/>
                      <w:lang w:val="en-US"/>
                    </w:rPr>
                    <w:t>Ineffective communication of change control can result in changes that may impact the trace element profile.</w:t>
                  </w:r>
                </w:p>
              </w:tc>
            </w:tr>
          </w:tbl>
          <w:p w14:paraId="062C9177" w14:textId="052C5F3F" w:rsidR="00B1297C" w:rsidRDefault="00B1297C" w:rsidP="00C25CF0">
            <w:pPr>
              <w:spacing w:after="0" w:line="240" w:lineRule="auto"/>
              <w:jc w:val="both"/>
              <w:rPr>
                <w:rFonts w:ascii="Times New Roman" w:hAnsi="Times New Roman" w:cs="Times New Roman"/>
                <w:bCs/>
                <w:lang w:val="en-US"/>
              </w:rPr>
            </w:pPr>
          </w:p>
          <w:p w14:paraId="124EB12E" w14:textId="77777777" w:rsidR="001E223F" w:rsidRPr="00106C0D" w:rsidRDefault="001E223F" w:rsidP="00C25CF0">
            <w:pPr>
              <w:spacing w:after="0" w:line="240" w:lineRule="auto"/>
              <w:jc w:val="both"/>
              <w:rPr>
                <w:rFonts w:ascii="Times New Roman" w:hAnsi="Times New Roman" w:cs="Times New Roman"/>
                <w:bCs/>
                <w:lang w:val="en-US"/>
              </w:rPr>
            </w:pPr>
          </w:p>
          <w:p w14:paraId="450838B1" w14:textId="107D62E7" w:rsidR="0001366D"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The risk assessment assists in identifying potential high-risk materials that need to be monitored for trace elements. The assessment is performed for single component and multicomponent media used in cell culture. For multicomponent media, the risk assessment may be performed on each component. Alternatively, the components may be categorized into groups, such as amino acids, metal salts, hydrolysates, and vitamins. The risk assessment should then be performed on each category. In many instances it may not be possible to assess the impact of components such as trace elements as this would require complete access to the medium formulation from a vendor, and this is typically not possible. The risk assessment may be conducted by the drug product manufacturer, the supplier, or a collaboration between the drug product manufacturer and the supplier. The outcome of the risk assessment informs which materials require monitoring and the monitoring frequency.</w:t>
            </w:r>
          </w:p>
          <w:p w14:paraId="3547DECF" w14:textId="55E35D20" w:rsidR="00AB3783" w:rsidRDefault="00AB3783" w:rsidP="00C25CF0">
            <w:pPr>
              <w:spacing w:after="0" w:line="240" w:lineRule="auto"/>
              <w:jc w:val="both"/>
              <w:rPr>
                <w:rFonts w:ascii="Times New Roman" w:hAnsi="Times New Roman" w:cs="Times New Roman"/>
                <w:bCs/>
                <w:lang w:val="en-US"/>
              </w:rPr>
            </w:pPr>
          </w:p>
          <w:p w14:paraId="0E7887F1" w14:textId="77777777" w:rsidR="00F93959" w:rsidRPr="00106C0D" w:rsidRDefault="00F93959" w:rsidP="00C25CF0">
            <w:pPr>
              <w:spacing w:after="0" w:line="240" w:lineRule="auto"/>
              <w:jc w:val="both"/>
              <w:rPr>
                <w:rFonts w:ascii="Times New Roman" w:hAnsi="Times New Roman" w:cs="Times New Roman"/>
                <w:bCs/>
                <w:lang w:val="en-US"/>
              </w:rPr>
            </w:pPr>
          </w:p>
          <w:p w14:paraId="75400D47" w14:textId="354A4AB7" w:rsidR="009C3100" w:rsidRDefault="009C3100" w:rsidP="00C25CF0">
            <w:pPr>
              <w:spacing w:after="0" w:line="240" w:lineRule="auto"/>
              <w:jc w:val="both"/>
              <w:rPr>
                <w:rFonts w:ascii="Times New Roman" w:hAnsi="Times New Roman" w:cs="Times New Roman"/>
                <w:bCs/>
                <w:lang w:val="en-US"/>
              </w:rPr>
            </w:pPr>
          </w:p>
          <w:p w14:paraId="7E2113EF" w14:textId="77777777" w:rsidR="009C3100" w:rsidRDefault="009C3100" w:rsidP="00C25CF0">
            <w:pPr>
              <w:spacing w:after="0" w:line="240" w:lineRule="auto"/>
              <w:jc w:val="both"/>
              <w:rPr>
                <w:rFonts w:ascii="Times New Roman" w:hAnsi="Times New Roman" w:cs="Times New Roman"/>
                <w:bCs/>
                <w:lang w:val="en-US"/>
              </w:rPr>
            </w:pPr>
          </w:p>
          <w:p w14:paraId="0F29EE17" w14:textId="77777777" w:rsidR="00756806" w:rsidRPr="00106C0D" w:rsidRDefault="00756806" w:rsidP="00C25CF0">
            <w:pPr>
              <w:spacing w:after="0" w:line="240" w:lineRule="auto"/>
              <w:jc w:val="both"/>
              <w:rPr>
                <w:rFonts w:ascii="Times New Roman" w:hAnsi="Times New Roman" w:cs="Times New Roman"/>
                <w:bCs/>
                <w:lang w:val="en-US"/>
              </w:rPr>
            </w:pPr>
          </w:p>
          <w:p w14:paraId="6ECA57C8" w14:textId="77777777" w:rsidR="00B1297C" w:rsidRPr="00106C0D" w:rsidRDefault="00B1297C" w:rsidP="00C25CF0">
            <w:pPr>
              <w:spacing w:after="0" w:line="240" w:lineRule="auto"/>
              <w:rPr>
                <w:rFonts w:ascii="Times New Roman" w:hAnsi="Times New Roman" w:cs="Times New Roman"/>
                <w:b/>
                <w:bCs/>
                <w:lang w:val="en-US"/>
              </w:rPr>
            </w:pPr>
            <w:r w:rsidRPr="00106C0D">
              <w:rPr>
                <w:rFonts w:ascii="Times New Roman" w:hAnsi="Times New Roman" w:cs="Times New Roman"/>
                <w:b/>
                <w:bCs/>
                <w:lang w:val="en-US"/>
              </w:rPr>
              <w:lastRenderedPageBreak/>
              <w:t>SAMPLE CONSIDERATIONS</w:t>
            </w:r>
          </w:p>
          <w:p w14:paraId="63968E76" w14:textId="6773BF7B"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Components of cell culture media are shown in </w:t>
            </w:r>
            <w:hyperlink r:id="rId13" w:anchor="GUID-AA0FFBB0-E1E2-47CD-B16E-45D6CB1779BD" w:history="1">
              <w:r w:rsidRPr="00106C0D">
                <w:rPr>
                  <w:rStyle w:val="a6"/>
                  <w:rFonts w:ascii="Times New Roman" w:hAnsi="Times New Roman" w:cs="Times New Roman"/>
                  <w:bCs/>
                  <w:i/>
                  <w:iCs/>
                  <w:lang w:val="en-US"/>
                </w:rPr>
                <w:t>Table 4</w:t>
              </w:r>
            </w:hyperlink>
            <w:r w:rsidRPr="00106C0D">
              <w:rPr>
                <w:rFonts w:ascii="Times New Roman" w:hAnsi="Times New Roman" w:cs="Times New Roman"/>
                <w:bCs/>
                <w:lang w:val="en-US"/>
              </w:rPr>
              <w:t>. The careful preparation of cell culture media or media components for analysis of elemental impurities by ICP-MS is critical for achieving precise, accurate, reproducible results. The samples must be handled in a clean and controlled environment with appropriate equipment and storage containers to avoid environmental contamination. High purity materials and reagents suitable for mass spectrometry are required.</w:t>
            </w:r>
          </w:p>
          <w:p w14:paraId="5E85C213" w14:textId="160DDFAA" w:rsidR="0001366D" w:rsidRPr="00106C0D" w:rsidRDefault="0001366D" w:rsidP="00C25CF0">
            <w:pPr>
              <w:spacing w:after="0" w:line="240" w:lineRule="auto"/>
              <w:jc w:val="both"/>
              <w:rPr>
                <w:rFonts w:ascii="Times New Roman" w:hAnsi="Times New Roman" w:cs="Times New Roman"/>
                <w:bCs/>
                <w:lang w:val="en-US"/>
              </w:rPr>
            </w:pPr>
          </w:p>
          <w:p w14:paraId="4D247A42" w14:textId="4BA9B91C" w:rsidR="004C30E0" w:rsidRPr="00106C0D" w:rsidRDefault="004C30E0" w:rsidP="00C25CF0">
            <w:pPr>
              <w:spacing w:after="0" w:line="240" w:lineRule="auto"/>
              <w:jc w:val="both"/>
              <w:rPr>
                <w:rFonts w:ascii="Times New Roman" w:hAnsi="Times New Roman" w:cs="Times New Roman"/>
                <w:bCs/>
                <w:lang w:val="en-US"/>
              </w:rPr>
            </w:pPr>
          </w:p>
          <w:p w14:paraId="492F4BBA" w14:textId="0F47C95C" w:rsidR="000915D2" w:rsidRDefault="000915D2" w:rsidP="00C25CF0">
            <w:pPr>
              <w:spacing w:after="0" w:line="240" w:lineRule="auto"/>
              <w:jc w:val="both"/>
              <w:rPr>
                <w:rFonts w:ascii="Times New Roman" w:hAnsi="Times New Roman" w:cs="Times New Roman"/>
                <w:bCs/>
                <w:lang w:val="en-US"/>
              </w:rPr>
            </w:pPr>
          </w:p>
          <w:p w14:paraId="50049215" w14:textId="77777777" w:rsidR="002B26A9" w:rsidRDefault="002B26A9" w:rsidP="00C25CF0">
            <w:pPr>
              <w:spacing w:after="0" w:line="240" w:lineRule="auto"/>
              <w:jc w:val="both"/>
              <w:rPr>
                <w:rFonts w:ascii="Times New Roman" w:hAnsi="Times New Roman" w:cs="Times New Roman"/>
                <w:bCs/>
                <w:lang w:val="en-US"/>
              </w:rPr>
            </w:pPr>
          </w:p>
          <w:p w14:paraId="50A79472" w14:textId="77777777" w:rsidR="000C5783" w:rsidRPr="00106C0D" w:rsidRDefault="000C5783" w:rsidP="00C25CF0">
            <w:pPr>
              <w:spacing w:after="0" w:line="240" w:lineRule="auto"/>
              <w:jc w:val="both"/>
              <w:rPr>
                <w:rFonts w:ascii="Times New Roman" w:hAnsi="Times New Roman" w:cs="Times New Roman"/>
                <w:bCs/>
                <w:lang w:val="en-US"/>
              </w:rPr>
            </w:pPr>
          </w:p>
          <w:p w14:paraId="21E439FB" w14:textId="213B6918" w:rsidR="00B1297C" w:rsidRPr="00106C0D" w:rsidRDefault="00B1297C" w:rsidP="00C25CF0">
            <w:pPr>
              <w:spacing w:after="0" w:line="240" w:lineRule="auto"/>
              <w:jc w:val="both"/>
              <w:rPr>
                <w:rFonts w:ascii="Times New Roman" w:hAnsi="Times New Roman" w:cs="Times New Roman"/>
                <w:b/>
                <w:bCs/>
                <w:lang w:val="en-US"/>
              </w:rPr>
            </w:pPr>
            <w:r w:rsidRPr="00106C0D">
              <w:rPr>
                <w:rFonts w:ascii="Times New Roman" w:hAnsi="Times New Roman" w:cs="Times New Roman"/>
                <w:b/>
                <w:bCs/>
                <w:lang w:val="en-US"/>
              </w:rPr>
              <w:t>Table 4. Components of Cell Culture Media</w:t>
            </w:r>
          </w:p>
          <w:p w14:paraId="7F3B728A" w14:textId="77777777" w:rsidR="00AB3783" w:rsidRPr="00106C0D" w:rsidRDefault="00AB3783" w:rsidP="00C25CF0">
            <w:pPr>
              <w:spacing w:after="0" w:line="240" w:lineRule="auto"/>
              <w:jc w:val="both"/>
              <w:rPr>
                <w:rFonts w:ascii="Times New Roman" w:hAnsi="Times New Roman" w:cs="Times New Roman"/>
                <w:b/>
                <w:bCs/>
                <w:lang w:val="en-US"/>
              </w:rPr>
            </w:pPr>
          </w:p>
          <w:tbl>
            <w:tblPr>
              <w:tblW w:w="4459"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984"/>
              <w:gridCol w:w="2085"/>
              <w:gridCol w:w="1390"/>
            </w:tblGrid>
            <w:tr w:rsidR="008E1B99" w:rsidRPr="009D1FD2" w14:paraId="29BE6DC9" w14:textId="77777777" w:rsidTr="009D1FD2">
              <w:trPr>
                <w:trHeight w:val="35"/>
                <w:tblHeader/>
              </w:trPr>
              <w:tc>
                <w:tcPr>
                  <w:tcW w:w="984" w:type="dxa"/>
                  <w:vAlign w:val="center"/>
                  <w:hideMark/>
                </w:tcPr>
                <w:p w14:paraId="4B91285A" w14:textId="77777777" w:rsidR="00B1297C" w:rsidRPr="009D1FD2" w:rsidRDefault="00B1297C" w:rsidP="00C25CF0">
                  <w:pPr>
                    <w:spacing w:after="0" w:line="240" w:lineRule="auto"/>
                    <w:jc w:val="both"/>
                    <w:rPr>
                      <w:rFonts w:ascii="Times New Roman" w:hAnsi="Times New Roman" w:cs="Times New Roman"/>
                      <w:b/>
                      <w:bCs/>
                      <w:sz w:val="14"/>
                      <w:szCs w:val="14"/>
                    </w:rPr>
                  </w:pPr>
                  <w:r w:rsidRPr="009D1FD2">
                    <w:rPr>
                      <w:rFonts w:ascii="Times New Roman" w:hAnsi="Times New Roman" w:cs="Times New Roman"/>
                      <w:b/>
                      <w:bCs/>
                      <w:sz w:val="14"/>
                      <w:szCs w:val="14"/>
                    </w:rPr>
                    <w:t>Sample Type</w:t>
                  </w:r>
                </w:p>
              </w:tc>
              <w:tc>
                <w:tcPr>
                  <w:tcW w:w="2085" w:type="dxa"/>
                  <w:vAlign w:val="center"/>
                  <w:hideMark/>
                </w:tcPr>
                <w:p w14:paraId="1AC5DA31" w14:textId="77777777" w:rsidR="00B1297C" w:rsidRPr="009D1FD2" w:rsidRDefault="00B1297C" w:rsidP="00C25CF0">
                  <w:pPr>
                    <w:spacing w:after="0" w:line="240" w:lineRule="auto"/>
                    <w:jc w:val="both"/>
                    <w:rPr>
                      <w:rFonts w:ascii="Times New Roman" w:hAnsi="Times New Roman" w:cs="Times New Roman"/>
                      <w:b/>
                      <w:bCs/>
                      <w:sz w:val="14"/>
                      <w:szCs w:val="14"/>
                    </w:rPr>
                  </w:pPr>
                  <w:r w:rsidRPr="009D1FD2">
                    <w:rPr>
                      <w:rFonts w:ascii="Times New Roman" w:hAnsi="Times New Roman" w:cs="Times New Roman"/>
                      <w:b/>
                      <w:bCs/>
                      <w:sz w:val="14"/>
                      <w:szCs w:val="14"/>
                    </w:rPr>
                    <w:t>Definition</w:t>
                  </w:r>
                </w:p>
              </w:tc>
              <w:tc>
                <w:tcPr>
                  <w:tcW w:w="1390" w:type="dxa"/>
                  <w:vAlign w:val="center"/>
                  <w:hideMark/>
                </w:tcPr>
                <w:p w14:paraId="335046F2" w14:textId="77777777" w:rsidR="00B1297C" w:rsidRPr="009D1FD2" w:rsidRDefault="00B1297C" w:rsidP="00C25CF0">
                  <w:pPr>
                    <w:spacing w:after="0" w:line="240" w:lineRule="auto"/>
                    <w:jc w:val="both"/>
                    <w:rPr>
                      <w:rFonts w:ascii="Times New Roman" w:hAnsi="Times New Roman" w:cs="Times New Roman"/>
                      <w:b/>
                      <w:bCs/>
                      <w:sz w:val="14"/>
                      <w:szCs w:val="14"/>
                    </w:rPr>
                  </w:pPr>
                  <w:r w:rsidRPr="009D1FD2">
                    <w:rPr>
                      <w:rFonts w:ascii="Times New Roman" w:hAnsi="Times New Roman" w:cs="Times New Roman"/>
                      <w:b/>
                      <w:bCs/>
                      <w:sz w:val="14"/>
                      <w:szCs w:val="14"/>
                    </w:rPr>
                    <w:t>Examples</w:t>
                  </w:r>
                </w:p>
              </w:tc>
            </w:tr>
            <w:tr w:rsidR="008E1B99" w:rsidRPr="00C76EA5" w14:paraId="746E8AAA" w14:textId="77777777" w:rsidTr="009D1FD2">
              <w:trPr>
                <w:trHeight w:val="35"/>
              </w:trPr>
              <w:tc>
                <w:tcPr>
                  <w:tcW w:w="984" w:type="dxa"/>
                  <w:vAlign w:val="center"/>
                  <w:hideMark/>
                </w:tcPr>
                <w:p w14:paraId="09867085" w14:textId="77777777" w:rsidR="00B1297C" w:rsidRPr="009D1FD2" w:rsidRDefault="00B1297C" w:rsidP="00C25CF0">
                  <w:pPr>
                    <w:spacing w:after="0" w:line="240" w:lineRule="auto"/>
                    <w:jc w:val="both"/>
                    <w:rPr>
                      <w:rFonts w:ascii="Times New Roman" w:hAnsi="Times New Roman" w:cs="Times New Roman"/>
                      <w:bCs/>
                      <w:sz w:val="14"/>
                      <w:szCs w:val="14"/>
                    </w:rPr>
                  </w:pPr>
                  <w:r w:rsidRPr="009D1FD2">
                    <w:rPr>
                      <w:rFonts w:ascii="Times New Roman" w:hAnsi="Times New Roman" w:cs="Times New Roman"/>
                      <w:bCs/>
                      <w:sz w:val="14"/>
                      <w:szCs w:val="14"/>
                    </w:rPr>
                    <w:t>Basal cell culture medium</w:t>
                  </w:r>
                </w:p>
              </w:tc>
              <w:tc>
                <w:tcPr>
                  <w:tcW w:w="2085" w:type="dxa"/>
                  <w:vAlign w:val="center"/>
                  <w:hideMark/>
                </w:tcPr>
                <w:p w14:paraId="05975026" w14:textId="77777777" w:rsidR="00B1297C" w:rsidRPr="009D1FD2" w:rsidRDefault="00B1297C" w:rsidP="00C25CF0">
                  <w:pPr>
                    <w:spacing w:after="0" w:line="240" w:lineRule="auto"/>
                    <w:jc w:val="both"/>
                    <w:rPr>
                      <w:rFonts w:ascii="Times New Roman" w:hAnsi="Times New Roman" w:cs="Times New Roman"/>
                      <w:bCs/>
                      <w:sz w:val="14"/>
                      <w:szCs w:val="14"/>
                      <w:lang w:val="en-US"/>
                    </w:rPr>
                  </w:pPr>
                  <w:r w:rsidRPr="009D1FD2">
                    <w:rPr>
                      <w:rFonts w:ascii="Times New Roman" w:hAnsi="Times New Roman" w:cs="Times New Roman"/>
                      <w:bCs/>
                      <w:sz w:val="14"/>
                      <w:szCs w:val="14"/>
                      <w:lang w:val="en-US"/>
                    </w:rPr>
                    <w:t>A complex mixture of components necessary to grow and maintain cells in vitro. A cell culture medium may also be differentiated as a growth or a production medium, depending on the stage of the cell culture process and the medium’s main purpose (optimizing either growth or production of the protein of interest).</w:t>
                  </w:r>
                </w:p>
              </w:tc>
              <w:tc>
                <w:tcPr>
                  <w:tcW w:w="1390" w:type="dxa"/>
                  <w:vAlign w:val="center"/>
                  <w:hideMark/>
                </w:tcPr>
                <w:p w14:paraId="18EA6D44" w14:textId="77777777" w:rsidR="00B1297C" w:rsidRPr="009D1FD2" w:rsidRDefault="00B1297C" w:rsidP="00C25CF0">
                  <w:pPr>
                    <w:spacing w:after="0" w:line="240" w:lineRule="auto"/>
                    <w:jc w:val="both"/>
                    <w:rPr>
                      <w:rFonts w:ascii="Times New Roman" w:hAnsi="Times New Roman" w:cs="Times New Roman"/>
                      <w:bCs/>
                      <w:sz w:val="14"/>
                      <w:szCs w:val="14"/>
                      <w:lang w:val="en-US"/>
                    </w:rPr>
                  </w:pPr>
                  <w:r w:rsidRPr="009D1FD2">
                    <w:rPr>
                      <w:rFonts w:ascii="Times New Roman" w:hAnsi="Times New Roman" w:cs="Times New Roman"/>
                      <w:bCs/>
                      <w:sz w:val="14"/>
                      <w:szCs w:val="14"/>
                      <w:lang w:val="en-US"/>
                    </w:rPr>
                    <w:t>Classical formulations such as Dulbecco’s Modified Eagle Medium (DMEM), Roswell Park Memorial Institute Medium (RPMI)</w:t>
                  </w:r>
                </w:p>
              </w:tc>
            </w:tr>
            <w:tr w:rsidR="008E1B99" w:rsidRPr="00C76EA5" w14:paraId="354A4574" w14:textId="77777777" w:rsidTr="009D1FD2">
              <w:trPr>
                <w:trHeight w:val="399"/>
              </w:trPr>
              <w:tc>
                <w:tcPr>
                  <w:tcW w:w="984" w:type="dxa"/>
                  <w:vAlign w:val="center"/>
                  <w:hideMark/>
                </w:tcPr>
                <w:p w14:paraId="4FCA881A" w14:textId="77777777" w:rsidR="00B1297C" w:rsidRPr="009D1FD2" w:rsidRDefault="00B1297C" w:rsidP="00C25CF0">
                  <w:pPr>
                    <w:spacing w:after="0" w:line="240" w:lineRule="auto"/>
                    <w:jc w:val="both"/>
                    <w:rPr>
                      <w:rFonts w:ascii="Times New Roman" w:hAnsi="Times New Roman" w:cs="Times New Roman"/>
                      <w:bCs/>
                      <w:sz w:val="14"/>
                      <w:szCs w:val="14"/>
                    </w:rPr>
                  </w:pPr>
                  <w:r w:rsidRPr="009D1FD2">
                    <w:rPr>
                      <w:rFonts w:ascii="Times New Roman" w:hAnsi="Times New Roman" w:cs="Times New Roman"/>
                      <w:bCs/>
                      <w:sz w:val="14"/>
                      <w:szCs w:val="14"/>
                    </w:rPr>
                    <w:t>Feed</w:t>
                  </w:r>
                </w:p>
              </w:tc>
              <w:tc>
                <w:tcPr>
                  <w:tcW w:w="2085" w:type="dxa"/>
                  <w:vAlign w:val="center"/>
                  <w:hideMark/>
                </w:tcPr>
                <w:p w14:paraId="27D44076" w14:textId="77777777" w:rsidR="00B1297C" w:rsidRPr="009D1FD2" w:rsidRDefault="00B1297C" w:rsidP="00C25CF0">
                  <w:pPr>
                    <w:spacing w:after="0" w:line="240" w:lineRule="auto"/>
                    <w:jc w:val="both"/>
                    <w:rPr>
                      <w:rFonts w:ascii="Times New Roman" w:hAnsi="Times New Roman" w:cs="Times New Roman"/>
                      <w:bCs/>
                      <w:sz w:val="14"/>
                      <w:szCs w:val="14"/>
                      <w:lang w:val="en-US"/>
                    </w:rPr>
                  </w:pPr>
                  <w:r w:rsidRPr="009D1FD2">
                    <w:rPr>
                      <w:rFonts w:ascii="Times New Roman" w:hAnsi="Times New Roman" w:cs="Times New Roman"/>
                      <w:bCs/>
                      <w:sz w:val="14"/>
                      <w:szCs w:val="14"/>
                      <w:lang w:val="en-US"/>
                    </w:rPr>
                    <w:t>Also known as nutrient feed, a complex mixture of components usually prepared at significantly higher concentrations than cell culture media, to replenish consumed components during a cell culture.</w:t>
                  </w:r>
                </w:p>
              </w:tc>
              <w:tc>
                <w:tcPr>
                  <w:tcW w:w="1390" w:type="dxa"/>
                  <w:vAlign w:val="center"/>
                  <w:hideMark/>
                </w:tcPr>
                <w:p w14:paraId="14B9C1BE" w14:textId="77777777" w:rsidR="00B1297C" w:rsidRPr="009D1FD2" w:rsidRDefault="00B1297C" w:rsidP="00C25CF0">
                  <w:pPr>
                    <w:spacing w:after="0" w:line="240" w:lineRule="auto"/>
                    <w:jc w:val="both"/>
                    <w:rPr>
                      <w:rFonts w:ascii="Times New Roman" w:hAnsi="Times New Roman" w:cs="Times New Roman"/>
                      <w:bCs/>
                      <w:sz w:val="14"/>
                      <w:szCs w:val="14"/>
                      <w:lang w:val="en-US"/>
                    </w:rPr>
                  </w:pPr>
                  <w:r w:rsidRPr="009D1FD2">
                    <w:rPr>
                      <w:rFonts w:ascii="Times New Roman" w:hAnsi="Times New Roman" w:cs="Times New Roman"/>
                      <w:bCs/>
                      <w:sz w:val="14"/>
                      <w:szCs w:val="14"/>
                      <w:lang w:val="en-US"/>
                    </w:rPr>
                    <w:t>10-fold concentrated DMEM might be considered a feed for a DMEM cell culture media</w:t>
                  </w:r>
                </w:p>
              </w:tc>
            </w:tr>
            <w:tr w:rsidR="008E1B99" w:rsidRPr="00C76EA5" w14:paraId="0FA24225" w14:textId="77777777" w:rsidTr="009D1FD2">
              <w:trPr>
                <w:trHeight w:val="348"/>
              </w:trPr>
              <w:tc>
                <w:tcPr>
                  <w:tcW w:w="984" w:type="dxa"/>
                  <w:vAlign w:val="center"/>
                  <w:hideMark/>
                </w:tcPr>
                <w:p w14:paraId="7D574C27" w14:textId="77777777" w:rsidR="00B1297C" w:rsidRPr="009D1FD2" w:rsidRDefault="00B1297C" w:rsidP="00C25CF0">
                  <w:pPr>
                    <w:spacing w:after="0" w:line="240" w:lineRule="auto"/>
                    <w:jc w:val="both"/>
                    <w:rPr>
                      <w:rFonts w:ascii="Times New Roman" w:hAnsi="Times New Roman" w:cs="Times New Roman"/>
                      <w:bCs/>
                      <w:sz w:val="14"/>
                      <w:szCs w:val="14"/>
                    </w:rPr>
                  </w:pPr>
                  <w:r w:rsidRPr="009D1FD2">
                    <w:rPr>
                      <w:rFonts w:ascii="Times New Roman" w:hAnsi="Times New Roman" w:cs="Times New Roman"/>
                      <w:bCs/>
                      <w:sz w:val="14"/>
                      <w:szCs w:val="14"/>
                    </w:rPr>
                    <w:t>Supplement</w:t>
                  </w:r>
                </w:p>
              </w:tc>
              <w:tc>
                <w:tcPr>
                  <w:tcW w:w="2085" w:type="dxa"/>
                  <w:vAlign w:val="center"/>
                  <w:hideMark/>
                </w:tcPr>
                <w:p w14:paraId="19116C48" w14:textId="77777777" w:rsidR="00B1297C" w:rsidRPr="009D1FD2" w:rsidRDefault="00B1297C" w:rsidP="00C25CF0">
                  <w:pPr>
                    <w:spacing w:after="0" w:line="240" w:lineRule="auto"/>
                    <w:jc w:val="both"/>
                    <w:rPr>
                      <w:rFonts w:ascii="Times New Roman" w:hAnsi="Times New Roman" w:cs="Times New Roman"/>
                      <w:bCs/>
                      <w:sz w:val="14"/>
                      <w:szCs w:val="14"/>
                    </w:rPr>
                  </w:pPr>
                  <w:r w:rsidRPr="009D1FD2">
                    <w:rPr>
                      <w:rFonts w:ascii="Times New Roman" w:hAnsi="Times New Roman" w:cs="Times New Roman"/>
                      <w:bCs/>
                      <w:sz w:val="14"/>
                      <w:szCs w:val="14"/>
                      <w:lang w:val="en-US"/>
                    </w:rPr>
                    <w:t xml:space="preserve">An individual component, or a mixture of components added separately to cell culture medium usually before or during cell culture. Supplements can be added to trigger a specific action or to provide specific nutrients to cell culture. </w:t>
                  </w:r>
                  <w:r w:rsidRPr="009D1FD2">
                    <w:rPr>
                      <w:rFonts w:ascii="Times New Roman" w:hAnsi="Times New Roman" w:cs="Times New Roman"/>
                      <w:bCs/>
                      <w:sz w:val="14"/>
                      <w:szCs w:val="14"/>
                    </w:rPr>
                    <w:t>In addition, components may be supplemented due to instability.</w:t>
                  </w:r>
                </w:p>
              </w:tc>
              <w:tc>
                <w:tcPr>
                  <w:tcW w:w="1390" w:type="dxa"/>
                  <w:vAlign w:val="center"/>
                  <w:hideMark/>
                </w:tcPr>
                <w:p w14:paraId="4C73C03A" w14:textId="77777777" w:rsidR="00B1297C" w:rsidRPr="009D1FD2" w:rsidRDefault="00B1297C" w:rsidP="00C25CF0">
                  <w:pPr>
                    <w:spacing w:after="0" w:line="240" w:lineRule="auto"/>
                    <w:jc w:val="both"/>
                    <w:rPr>
                      <w:rFonts w:ascii="Times New Roman" w:hAnsi="Times New Roman" w:cs="Times New Roman"/>
                      <w:bCs/>
                      <w:sz w:val="14"/>
                      <w:szCs w:val="14"/>
                      <w:lang w:val="en-US"/>
                    </w:rPr>
                  </w:pPr>
                  <w:r w:rsidRPr="009D1FD2">
                    <w:rPr>
                      <w:rFonts w:ascii="Times New Roman" w:hAnsi="Times New Roman" w:cs="Times New Roman"/>
                      <w:bCs/>
                      <w:sz w:val="14"/>
                      <w:szCs w:val="14"/>
                      <w:lang w:val="en-US"/>
                    </w:rPr>
                    <w:t>Amino acids, dipeptides, carbohydrates, peptones, hydrolysates, recombinant insulin, methotrexate (MTX), methionine sulfoximine (MSX)</w:t>
                  </w:r>
                </w:p>
              </w:tc>
            </w:tr>
          </w:tbl>
          <w:p w14:paraId="2993982D" w14:textId="1E41C566" w:rsidR="00B223BA" w:rsidRPr="00106C0D" w:rsidRDefault="00B223BA" w:rsidP="00C25CF0">
            <w:pPr>
              <w:spacing w:after="0" w:line="240" w:lineRule="auto"/>
              <w:jc w:val="both"/>
              <w:rPr>
                <w:rFonts w:ascii="Times New Roman" w:hAnsi="Times New Roman" w:cs="Times New Roman"/>
                <w:bCs/>
                <w:lang w:val="en-US"/>
              </w:rPr>
            </w:pPr>
          </w:p>
          <w:p w14:paraId="5C3EA5BB" w14:textId="1286ECB9" w:rsidR="00B223BA" w:rsidRDefault="00B223BA" w:rsidP="00C25CF0">
            <w:pPr>
              <w:spacing w:after="0" w:line="240" w:lineRule="auto"/>
              <w:jc w:val="both"/>
              <w:rPr>
                <w:rFonts w:ascii="Times New Roman" w:hAnsi="Times New Roman" w:cs="Times New Roman"/>
                <w:bCs/>
                <w:lang w:val="en-US"/>
              </w:rPr>
            </w:pPr>
          </w:p>
          <w:p w14:paraId="5D3428C2" w14:textId="350C731E" w:rsidR="006F3100" w:rsidRDefault="006F3100" w:rsidP="00C25CF0">
            <w:pPr>
              <w:spacing w:after="0" w:line="240" w:lineRule="auto"/>
              <w:jc w:val="both"/>
              <w:rPr>
                <w:rFonts w:ascii="Times New Roman" w:hAnsi="Times New Roman" w:cs="Times New Roman"/>
                <w:bCs/>
                <w:lang w:val="en-US"/>
              </w:rPr>
            </w:pPr>
          </w:p>
          <w:p w14:paraId="39A91B2B" w14:textId="77777777" w:rsidR="006F3100" w:rsidRPr="00106C0D" w:rsidRDefault="006F3100" w:rsidP="00C25CF0">
            <w:pPr>
              <w:spacing w:after="0" w:line="240" w:lineRule="auto"/>
              <w:jc w:val="both"/>
              <w:rPr>
                <w:rFonts w:ascii="Times New Roman" w:hAnsi="Times New Roman" w:cs="Times New Roman"/>
                <w:bCs/>
                <w:lang w:val="en-US"/>
              </w:rPr>
            </w:pPr>
          </w:p>
          <w:p w14:paraId="43953B83" w14:textId="77777777" w:rsidR="00C57176" w:rsidRPr="00106C0D" w:rsidRDefault="00C57176" w:rsidP="00C25CF0">
            <w:pPr>
              <w:spacing w:after="0" w:line="240" w:lineRule="auto"/>
              <w:jc w:val="both"/>
              <w:rPr>
                <w:rFonts w:ascii="Times New Roman" w:hAnsi="Times New Roman" w:cs="Times New Roman"/>
                <w:bCs/>
                <w:lang w:val="en-US"/>
              </w:rPr>
            </w:pPr>
          </w:p>
          <w:p w14:paraId="0A1C7CFF" w14:textId="69F21E2F" w:rsidR="006E357C" w:rsidRDefault="006E357C" w:rsidP="00C25CF0">
            <w:pPr>
              <w:spacing w:after="0" w:line="240" w:lineRule="auto"/>
              <w:jc w:val="both"/>
              <w:rPr>
                <w:rFonts w:ascii="Times New Roman" w:hAnsi="Times New Roman" w:cs="Times New Roman"/>
                <w:bCs/>
                <w:lang w:val="en-US"/>
              </w:rPr>
            </w:pPr>
          </w:p>
          <w:p w14:paraId="7837FD9B" w14:textId="77777777" w:rsidR="00B1297C" w:rsidRPr="00C25CF0" w:rsidRDefault="00B1297C" w:rsidP="00C25CF0">
            <w:pPr>
              <w:spacing w:after="0" w:line="240" w:lineRule="auto"/>
              <w:jc w:val="both"/>
              <w:rPr>
                <w:rFonts w:ascii="Times New Roman" w:hAnsi="Times New Roman" w:cs="Times New Roman"/>
                <w:b/>
                <w:bCs/>
                <w:lang w:val="en-US"/>
              </w:rPr>
            </w:pPr>
            <w:r w:rsidRPr="00C25CF0">
              <w:rPr>
                <w:rFonts w:ascii="Times New Roman" w:hAnsi="Times New Roman" w:cs="Times New Roman"/>
                <w:b/>
                <w:bCs/>
                <w:lang w:val="en-US"/>
              </w:rPr>
              <w:t>Sampling Procedures</w:t>
            </w:r>
          </w:p>
          <w:p w14:paraId="3E98909A" w14:textId="58D715AC" w:rsidR="00176C46" w:rsidRPr="00106C0D" w:rsidRDefault="00B1297C" w:rsidP="00C25CF0">
            <w:pPr>
              <w:spacing w:after="0" w:line="240" w:lineRule="auto"/>
              <w:jc w:val="both"/>
              <w:rPr>
                <w:rFonts w:ascii="Times New Roman" w:hAnsi="Times New Roman" w:cs="Times New Roman"/>
                <w:bCs/>
                <w:lang w:val="en-US"/>
              </w:rPr>
            </w:pPr>
            <w:r w:rsidRPr="00C25CF0">
              <w:rPr>
                <w:rFonts w:ascii="Times New Roman" w:hAnsi="Times New Roman" w:cs="Times New Roman"/>
                <w:bCs/>
                <w:lang w:val="en-US"/>
              </w:rPr>
              <w:t>It is important to ensure the homogeneity of samples for trace elements analysis so that the results obtained are representative of the entire lot or batch. It is recommended to follow ICH guidelines for sampling. Samples must be representative of the entire batch of material. If homogeneity is of concern, this should be resolved before continuing with testing.</w:t>
            </w:r>
          </w:p>
          <w:p w14:paraId="01FE46B6" w14:textId="76421153" w:rsidR="006E357C" w:rsidRDefault="006E357C" w:rsidP="00C25CF0">
            <w:pPr>
              <w:spacing w:after="0" w:line="240" w:lineRule="auto"/>
              <w:jc w:val="both"/>
              <w:rPr>
                <w:rFonts w:ascii="Times New Roman" w:hAnsi="Times New Roman" w:cs="Times New Roman"/>
                <w:bCs/>
                <w:lang w:val="en-US"/>
              </w:rPr>
            </w:pPr>
          </w:p>
          <w:p w14:paraId="63776DE5" w14:textId="4093C6F7" w:rsidR="000915D2" w:rsidRDefault="000915D2" w:rsidP="00C25CF0">
            <w:pPr>
              <w:spacing w:after="0" w:line="240" w:lineRule="auto"/>
              <w:jc w:val="both"/>
              <w:rPr>
                <w:rFonts w:ascii="Times New Roman" w:hAnsi="Times New Roman" w:cs="Times New Roman"/>
                <w:bCs/>
                <w:lang w:val="en-US"/>
              </w:rPr>
            </w:pPr>
          </w:p>
          <w:p w14:paraId="0044CB80" w14:textId="77777777" w:rsidR="007F5198" w:rsidRPr="00106C0D" w:rsidRDefault="007F5198" w:rsidP="00C25CF0">
            <w:pPr>
              <w:spacing w:after="0" w:line="240" w:lineRule="auto"/>
              <w:jc w:val="both"/>
              <w:rPr>
                <w:rFonts w:ascii="Times New Roman" w:hAnsi="Times New Roman" w:cs="Times New Roman"/>
                <w:bCs/>
                <w:lang w:val="en-US"/>
              </w:rPr>
            </w:pPr>
          </w:p>
          <w:p w14:paraId="5214C7D2" w14:textId="24F69241"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A sampling plan should be developed to determine frequency of sampling, sampling sizes, and acceptance limits, and is typically based on statistical criteria. An often cited standard is the World Health Organization (WHO) guidelines for sampling of pharmaceutical products and related materials (</w:t>
            </w:r>
            <w:hyperlink r:id="rId14" w:anchor="GUID-31498286-412A-4E5E-834B-9AE622AD58E9" w:history="1">
              <w:r w:rsidRPr="00106C0D">
                <w:rPr>
                  <w:rStyle w:val="a6"/>
                  <w:rFonts w:ascii="Times New Roman" w:hAnsi="Times New Roman" w:cs="Times New Roman"/>
                  <w:bCs/>
                  <w:i/>
                  <w:iCs/>
                  <w:lang w:val="en-US"/>
                </w:rPr>
                <w:t>3</w:t>
              </w:r>
            </w:hyperlink>
            <w:r w:rsidRPr="00106C0D">
              <w:rPr>
                <w:rFonts w:ascii="Times New Roman" w:hAnsi="Times New Roman" w:cs="Times New Roman"/>
                <w:bCs/>
                <w:lang w:val="en-US"/>
              </w:rPr>
              <w:t>). The sampling plan should consider the specific attributes being measured (in this case, trace elements impurities), and the risks associated with accepting a defective lot. Knowledge of the material and process should be included in the risk assessment for the sampling plan.</w:t>
            </w:r>
          </w:p>
          <w:p w14:paraId="13EF233F" w14:textId="2537363D" w:rsidR="00176C46" w:rsidRDefault="00176C46" w:rsidP="00C25CF0">
            <w:pPr>
              <w:spacing w:after="0" w:line="240" w:lineRule="auto"/>
              <w:jc w:val="both"/>
              <w:rPr>
                <w:rFonts w:ascii="Times New Roman" w:hAnsi="Times New Roman" w:cs="Times New Roman"/>
                <w:bCs/>
                <w:lang w:val="en-US"/>
              </w:rPr>
            </w:pPr>
          </w:p>
          <w:p w14:paraId="5228896B" w14:textId="782C9DBE" w:rsidR="00D9024E" w:rsidRDefault="00D9024E" w:rsidP="00C25CF0">
            <w:pPr>
              <w:spacing w:after="0" w:line="240" w:lineRule="auto"/>
              <w:jc w:val="both"/>
              <w:rPr>
                <w:rFonts w:ascii="Times New Roman" w:hAnsi="Times New Roman" w:cs="Times New Roman"/>
                <w:bCs/>
                <w:lang w:val="en-US"/>
              </w:rPr>
            </w:pPr>
          </w:p>
          <w:p w14:paraId="62AC73FD" w14:textId="77777777" w:rsidR="00D9024E" w:rsidRDefault="00D9024E" w:rsidP="00C25CF0">
            <w:pPr>
              <w:spacing w:after="0" w:line="240" w:lineRule="auto"/>
              <w:jc w:val="both"/>
              <w:rPr>
                <w:rFonts w:ascii="Times New Roman" w:hAnsi="Times New Roman" w:cs="Times New Roman"/>
                <w:bCs/>
                <w:lang w:val="en-US"/>
              </w:rPr>
            </w:pPr>
          </w:p>
          <w:p w14:paraId="4D5E4C27" w14:textId="77777777" w:rsidR="000915D2" w:rsidRPr="00106C0D" w:rsidRDefault="000915D2" w:rsidP="00C25CF0">
            <w:pPr>
              <w:spacing w:after="0" w:line="240" w:lineRule="auto"/>
              <w:jc w:val="both"/>
              <w:rPr>
                <w:rFonts w:ascii="Times New Roman" w:hAnsi="Times New Roman" w:cs="Times New Roman"/>
                <w:bCs/>
                <w:lang w:val="en-US"/>
              </w:rPr>
            </w:pPr>
          </w:p>
          <w:p w14:paraId="0242B688" w14:textId="4465B2C5"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For final blends and media components, sampling should be designed to satisfy the inherent variability of a complex chemically defined (CD) powder mixture. The number of samples taken per lot depends on the size of the lot and the criticality of the component.</w:t>
            </w:r>
          </w:p>
          <w:p w14:paraId="0DD4DC6A" w14:textId="6BD3FEBD" w:rsidR="00176C46" w:rsidRDefault="00176C46" w:rsidP="00C25CF0">
            <w:pPr>
              <w:spacing w:after="0" w:line="240" w:lineRule="auto"/>
              <w:jc w:val="both"/>
              <w:rPr>
                <w:rFonts w:ascii="Times New Roman" w:hAnsi="Times New Roman" w:cs="Times New Roman"/>
                <w:bCs/>
                <w:lang w:val="en-US"/>
              </w:rPr>
            </w:pPr>
          </w:p>
          <w:p w14:paraId="3EE08635" w14:textId="4689684F" w:rsidR="00447A6A" w:rsidRDefault="00447A6A" w:rsidP="00C25CF0">
            <w:pPr>
              <w:spacing w:after="0" w:line="240" w:lineRule="auto"/>
              <w:jc w:val="both"/>
              <w:rPr>
                <w:rFonts w:ascii="Times New Roman" w:hAnsi="Times New Roman" w:cs="Times New Roman"/>
                <w:bCs/>
                <w:lang w:val="en-US"/>
              </w:rPr>
            </w:pPr>
          </w:p>
          <w:p w14:paraId="20737C5D" w14:textId="0976B136" w:rsidR="00447A6A" w:rsidRDefault="00447A6A" w:rsidP="00C25CF0">
            <w:pPr>
              <w:spacing w:after="0" w:line="240" w:lineRule="auto"/>
              <w:jc w:val="both"/>
              <w:rPr>
                <w:rFonts w:ascii="Times New Roman" w:hAnsi="Times New Roman" w:cs="Times New Roman"/>
                <w:bCs/>
                <w:lang w:val="en-US"/>
              </w:rPr>
            </w:pPr>
          </w:p>
          <w:p w14:paraId="546140D1" w14:textId="58903B74"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 xml:space="preserve">Raw materials are assumed to be uniform and should be prepared at the optimal concentrations to meet instruments’ total dissolved solids (TDS) </w:t>
            </w:r>
            <w:r w:rsidRPr="00106C0D">
              <w:rPr>
                <w:rFonts w:ascii="Times New Roman" w:hAnsi="Times New Roman" w:cs="Times New Roman"/>
                <w:bCs/>
                <w:lang w:val="en-US"/>
              </w:rPr>
              <w:lastRenderedPageBreak/>
              <w:t>requirements. Concentrations may also be determined by solubility and desired limits of detection of elements of interest.</w:t>
            </w:r>
          </w:p>
          <w:p w14:paraId="3045BC37" w14:textId="5C186589" w:rsidR="0001366D" w:rsidRDefault="0001366D" w:rsidP="00C25CF0">
            <w:pPr>
              <w:spacing w:after="0" w:line="240" w:lineRule="auto"/>
              <w:jc w:val="both"/>
              <w:rPr>
                <w:rFonts w:ascii="Times New Roman" w:hAnsi="Times New Roman" w:cs="Times New Roman"/>
                <w:bCs/>
                <w:lang w:val="en-US"/>
              </w:rPr>
            </w:pPr>
          </w:p>
          <w:p w14:paraId="0B499B85" w14:textId="32478BF0" w:rsidR="009F7C1E" w:rsidRDefault="009F7C1E" w:rsidP="00C25CF0">
            <w:pPr>
              <w:spacing w:after="0" w:line="240" w:lineRule="auto"/>
              <w:jc w:val="both"/>
              <w:rPr>
                <w:rFonts w:ascii="Times New Roman" w:hAnsi="Times New Roman" w:cs="Times New Roman"/>
                <w:bCs/>
                <w:lang w:val="en-US"/>
              </w:rPr>
            </w:pPr>
          </w:p>
          <w:p w14:paraId="7DD039FF" w14:textId="77777777" w:rsidR="00447A6A" w:rsidRPr="00106C0D" w:rsidRDefault="00447A6A" w:rsidP="00C25CF0">
            <w:pPr>
              <w:spacing w:after="0" w:line="240" w:lineRule="auto"/>
              <w:jc w:val="both"/>
              <w:rPr>
                <w:rFonts w:ascii="Times New Roman" w:hAnsi="Times New Roman" w:cs="Times New Roman"/>
                <w:bCs/>
                <w:lang w:val="en-US"/>
              </w:rPr>
            </w:pPr>
          </w:p>
          <w:p w14:paraId="320081B9" w14:textId="7E52531B"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Sometimes samples can be composited prior to testing. For example, if a single lot of material is separated into different packaging containers, a single sample can be generated for testing by compositing subsamples from the unique packaging containers. Considerations with this approach should include mixing and homogeneity of the composite. The composited sample should be from a single manufacturing batch.</w:t>
            </w:r>
          </w:p>
          <w:p w14:paraId="374B3DCD" w14:textId="7A281DDF" w:rsidR="0001366D" w:rsidRDefault="0001366D" w:rsidP="00C25CF0">
            <w:pPr>
              <w:spacing w:after="0" w:line="240" w:lineRule="auto"/>
              <w:jc w:val="both"/>
              <w:rPr>
                <w:rFonts w:ascii="Times New Roman" w:hAnsi="Times New Roman" w:cs="Times New Roman"/>
                <w:bCs/>
                <w:lang w:val="en-US"/>
              </w:rPr>
            </w:pPr>
          </w:p>
          <w:p w14:paraId="700EDB8F" w14:textId="0509FE5B" w:rsidR="005524C2" w:rsidRDefault="005524C2" w:rsidP="00C25CF0">
            <w:pPr>
              <w:spacing w:after="0" w:line="240" w:lineRule="auto"/>
              <w:jc w:val="both"/>
              <w:rPr>
                <w:rFonts w:ascii="Times New Roman" w:hAnsi="Times New Roman" w:cs="Times New Roman"/>
                <w:bCs/>
                <w:lang w:val="en-US"/>
              </w:rPr>
            </w:pPr>
          </w:p>
          <w:p w14:paraId="6B6F90D8" w14:textId="3214999E" w:rsidR="005524C2" w:rsidRDefault="005524C2" w:rsidP="00C25CF0">
            <w:pPr>
              <w:spacing w:after="0" w:line="240" w:lineRule="auto"/>
              <w:jc w:val="both"/>
              <w:rPr>
                <w:rFonts w:ascii="Times New Roman" w:hAnsi="Times New Roman" w:cs="Times New Roman"/>
                <w:bCs/>
                <w:lang w:val="en-US"/>
              </w:rPr>
            </w:pPr>
          </w:p>
          <w:p w14:paraId="5B5612A5" w14:textId="77777777" w:rsidR="005524C2" w:rsidRPr="00106C0D" w:rsidRDefault="005524C2" w:rsidP="00C25CF0">
            <w:pPr>
              <w:spacing w:after="0" w:line="240" w:lineRule="auto"/>
              <w:jc w:val="both"/>
              <w:rPr>
                <w:rFonts w:ascii="Times New Roman" w:hAnsi="Times New Roman" w:cs="Times New Roman"/>
                <w:bCs/>
                <w:lang w:val="en-US"/>
              </w:rPr>
            </w:pPr>
          </w:p>
          <w:p w14:paraId="587D60FC" w14:textId="77777777" w:rsidR="00B1297C" w:rsidRPr="00106C0D" w:rsidRDefault="00B1297C" w:rsidP="00C25CF0">
            <w:pPr>
              <w:spacing w:after="0" w:line="240" w:lineRule="auto"/>
              <w:jc w:val="both"/>
              <w:rPr>
                <w:rFonts w:ascii="Times New Roman" w:hAnsi="Times New Roman" w:cs="Times New Roman"/>
                <w:b/>
                <w:bCs/>
                <w:lang w:val="en-US"/>
              </w:rPr>
            </w:pPr>
            <w:r w:rsidRPr="00106C0D">
              <w:rPr>
                <w:rFonts w:ascii="Times New Roman" w:hAnsi="Times New Roman" w:cs="Times New Roman"/>
                <w:b/>
                <w:bCs/>
                <w:lang w:val="en-US"/>
              </w:rPr>
              <w:t>Sample Types</w:t>
            </w:r>
          </w:p>
          <w:p w14:paraId="5CFE8806" w14:textId="1026C856"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The two main sample types are cell culture media and individually added raw materials used to prepare final cell culture medium or added directly to the cell culture. The testing procedures may vary depending on the sample type. A single testing procedure can often be used for media samples since most media are soluble in water or have known dissolution procedures. However, procedures for individual raw materials may vary depending on the material.</w:t>
            </w:r>
          </w:p>
          <w:p w14:paraId="3AE03820" w14:textId="093F343D" w:rsidR="001A7317" w:rsidRDefault="001A7317" w:rsidP="00C25CF0">
            <w:pPr>
              <w:spacing w:after="0" w:line="240" w:lineRule="auto"/>
              <w:jc w:val="both"/>
              <w:rPr>
                <w:rFonts w:ascii="Times New Roman" w:hAnsi="Times New Roman" w:cs="Times New Roman"/>
                <w:bCs/>
                <w:lang w:val="en-US"/>
              </w:rPr>
            </w:pPr>
          </w:p>
          <w:p w14:paraId="58C3B185" w14:textId="77777777" w:rsidR="00D00DBC" w:rsidRPr="00106C0D" w:rsidRDefault="00D00DBC" w:rsidP="00C25CF0">
            <w:pPr>
              <w:spacing w:after="0" w:line="240" w:lineRule="auto"/>
              <w:jc w:val="both"/>
              <w:rPr>
                <w:rFonts w:ascii="Times New Roman" w:hAnsi="Times New Roman" w:cs="Times New Roman"/>
                <w:bCs/>
                <w:lang w:val="en-US"/>
              </w:rPr>
            </w:pPr>
          </w:p>
          <w:p w14:paraId="19473CF8" w14:textId="5CFAA359" w:rsidR="001A7317" w:rsidRPr="00106C0D" w:rsidRDefault="001A7317" w:rsidP="00C25CF0">
            <w:pPr>
              <w:spacing w:after="0" w:line="240" w:lineRule="auto"/>
              <w:jc w:val="both"/>
              <w:rPr>
                <w:rFonts w:ascii="Times New Roman" w:hAnsi="Times New Roman" w:cs="Times New Roman"/>
                <w:bCs/>
                <w:lang w:val="en-US"/>
              </w:rPr>
            </w:pPr>
          </w:p>
          <w:p w14:paraId="5A662F02" w14:textId="1D26548B" w:rsidR="001A7317" w:rsidRPr="00106C0D" w:rsidRDefault="001A7317" w:rsidP="00C25CF0">
            <w:pPr>
              <w:spacing w:after="0" w:line="240" w:lineRule="auto"/>
              <w:jc w:val="both"/>
              <w:rPr>
                <w:rFonts w:ascii="Times New Roman" w:hAnsi="Times New Roman" w:cs="Times New Roman"/>
                <w:bCs/>
                <w:lang w:val="en-US"/>
              </w:rPr>
            </w:pPr>
          </w:p>
          <w:p w14:paraId="2BB53E46" w14:textId="361907F9"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Some materials may be considered high risk and therefore require special attention (</w:t>
            </w:r>
            <w:hyperlink r:id="rId15" w:anchor="GUID-31498286-412A-4E5E-834B-9AE622AD58E9" w:history="1">
              <w:r w:rsidRPr="00106C0D">
                <w:rPr>
                  <w:rStyle w:val="a6"/>
                  <w:rFonts w:ascii="Times New Roman" w:hAnsi="Times New Roman" w:cs="Times New Roman"/>
                  <w:bCs/>
                  <w:i/>
                  <w:iCs/>
                  <w:lang w:val="en-US"/>
                </w:rPr>
                <w:t>4</w:t>
              </w:r>
            </w:hyperlink>
            <w:r w:rsidRPr="00106C0D">
              <w:rPr>
                <w:rFonts w:ascii="Times New Roman" w:hAnsi="Times New Roman" w:cs="Times New Roman"/>
                <w:bCs/>
                <w:lang w:val="en-US"/>
              </w:rPr>
              <w:t xml:space="preserve">). For example, some materials may be known to frequently have the same recurring elemental impurities. This is often related to how the material is produced, processed, and/or stored. Further, some materials may be used at different </w:t>
            </w:r>
            <w:r w:rsidRPr="00106C0D">
              <w:rPr>
                <w:rFonts w:ascii="Times New Roman" w:hAnsi="Times New Roman" w:cs="Times New Roman"/>
                <w:bCs/>
                <w:lang w:val="en-US"/>
              </w:rPr>
              <w:lastRenderedPageBreak/>
              <w:t>concentrations in various media formulations and thus carry different levels of impurities and associated risk. It may be beneficial to identify these high-risk and low-risk materials so that procedures may be adjusted to mitigate the risk accordingly.</w:t>
            </w:r>
          </w:p>
          <w:p w14:paraId="660E7393" w14:textId="2CF5D7D5" w:rsidR="000915D2" w:rsidRDefault="000915D2" w:rsidP="00C25CF0">
            <w:pPr>
              <w:spacing w:after="0" w:line="240" w:lineRule="auto"/>
              <w:jc w:val="both"/>
              <w:rPr>
                <w:rFonts w:ascii="Times New Roman" w:hAnsi="Times New Roman" w:cs="Times New Roman"/>
                <w:bCs/>
                <w:lang w:val="en-US"/>
              </w:rPr>
            </w:pPr>
          </w:p>
          <w:p w14:paraId="6E65C9F6" w14:textId="77777777" w:rsidR="00002E6E" w:rsidRPr="00106C0D" w:rsidRDefault="00002E6E" w:rsidP="00C25CF0">
            <w:pPr>
              <w:spacing w:after="0" w:line="240" w:lineRule="auto"/>
              <w:jc w:val="both"/>
              <w:rPr>
                <w:rFonts w:ascii="Times New Roman" w:hAnsi="Times New Roman" w:cs="Times New Roman"/>
                <w:bCs/>
                <w:lang w:val="en-US"/>
              </w:rPr>
            </w:pPr>
          </w:p>
          <w:p w14:paraId="6A64415A" w14:textId="66D28BA5" w:rsidR="0001366D" w:rsidRPr="00106C0D" w:rsidRDefault="0001366D" w:rsidP="00C25CF0">
            <w:pPr>
              <w:spacing w:after="0" w:line="240" w:lineRule="auto"/>
              <w:jc w:val="both"/>
              <w:rPr>
                <w:rFonts w:ascii="Times New Roman" w:hAnsi="Times New Roman" w:cs="Times New Roman"/>
                <w:bCs/>
                <w:lang w:val="en-US"/>
              </w:rPr>
            </w:pPr>
          </w:p>
          <w:p w14:paraId="2EC2A689" w14:textId="77777777" w:rsidR="001A7317" w:rsidRPr="00106C0D" w:rsidRDefault="001A7317" w:rsidP="00C25CF0">
            <w:pPr>
              <w:spacing w:after="0" w:line="240" w:lineRule="auto"/>
              <w:jc w:val="both"/>
              <w:rPr>
                <w:rFonts w:ascii="Times New Roman" w:hAnsi="Times New Roman" w:cs="Times New Roman"/>
                <w:bCs/>
                <w:lang w:val="en-US"/>
              </w:rPr>
            </w:pPr>
          </w:p>
          <w:p w14:paraId="6322D314" w14:textId="77777777" w:rsidR="00B1297C" w:rsidRPr="00106C0D" w:rsidRDefault="00B1297C" w:rsidP="00C25CF0">
            <w:pPr>
              <w:spacing w:after="0" w:line="240" w:lineRule="auto"/>
              <w:jc w:val="both"/>
              <w:rPr>
                <w:rFonts w:ascii="Times New Roman" w:hAnsi="Times New Roman" w:cs="Times New Roman"/>
                <w:b/>
                <w:bCs/>
                <w:lang w:val="en-US"/>
              </w:rPr>
            </w:pPr>
            <w:r w:rsidRPr="00106C0D">
              <w:rPr>
                <w:rFonts w:ascii="Times New Roman" w:hAnsi="Times New Roman" w:cs="Times New Roman"/>
                <w:b/>
                <w:bCs/>
                <w:lang w:val="en-US"/>
              </w:rPr>
              <w:t>Sample Size</w:t>
            </w:r>
          </w:p>
          <w:p w14:paraId="4A088354" w14:textId="232C19C0"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Sampling size must be determined such that the compound can be completely dissolved and remain within the requirements of total dissolved solids for the ICP-MS. Sample size will vary depending on the composition of the sample, prior knowledge of common impurities, and the purpose of testing. For example, with samples of high sugar content, a sample size of approximately 0.5 g may be sufficient and will help keep the carbon content within acceptable range for the ICP-MS. When testing for low level impurities it may be advisable to use a minimum 2.0 g sample.</w:t>
            </w:r>
          </w:p>
          <w:p w14:paraId="6DE49E7C" w14:textId="5374C9BC" w:rsidR="0001366D" w:rsidRPr="00106C0D" w:rsidRDefault="0001366D" w:rsidP="00C25CF0">
            <w:pPr>
              <w:spacing w:after="0" w:line="240" w:lineRule="auto"/>
              <w:jc w:val="both"/>
              <w:rPr>
                <w:rFonts w:ascii="Times New Roman" w:hAnsi="Times New Roman" w:cs="Times New Roman"/>
                <w:bCs/>
                <w:lang w:val="en-US"/>
              </w:rPr>
            </w:pPr>
          </w:p>
          <w:p w14:paraId="5262679E" w14:textId="01E2C957" w:rsidR="001A7317" w:rsidRDefault="001A7317" w:rsidP="00C25CF0">
            <w:pPr>
              <w:spacing w:after="0" w:line="240" w:lineRule="auto"/>
              <w:jc w:val="both"/>
              <w:rPr>
                <w:rFonts w:ascii="Times New Roman" w:hAnsi="Times New Roman" w:cs="Times New Roman"/>
                <w:bCs/>
                <w:lang w:val="en-US"/>
              </w:rPr>
            </w:pPr>
          </w:p>
          <w:p w14:paraId="7452C8E6" w14:textId="26F20589" w:rsidR="00A21854" w:rsidRDefault="00A21854" w:rsidP="00C25CF0">
            <w:pPr>
              <w:spacing w:after="0" w:line="240" w:lineRule="auto"/>
              <w:jc w:val="both"/>
              <w:rPr>
                <w:rFonts w:ascii="Times New Roman" w:hAnsi="Times New Roman" w:cs="Times New Roman"/>
                <w:bCs/>
                <w:lang w:val="en-US"/>
              </w:rPr>
            </w:pPr>
          </w:p>
          <w:p w14:paraId="2DCB2B6B" w14:textId="664D68C2" w:rsidR="00A21854" w:rsidRDefault="00A21854" w:rsidP="00C25CF0">
            <w:pPr>
              <w:spacing w:after="0" w:line="240" w:lineRule="auto"/>
              <w:jc w:val="both"/>
              <w:rPr>
                <w:rFonts w:ascii="Times New Roman" w:hAnsi="Times New Roman" w:cs="Times New Roman"/>
                <w:bCs/>
                <w:lang w:val="en-US"/>
              </w:rPr>
            </w:pPr>
          </w:p>
          <w:p w14:paraId="42B8BFDB" w14:textId="44A5052E" w:rsidR="00A21854" w:rsidRDefault="00A21854" w:rsidP="00C25CF0">
            <w:pPr>
              <w:spacing w:after="0" w:line="240" w:lineRule="auto"/>
              <w:jc w:val="both"/>
              <w:rPr>
                <w:rFonts w:ascii="Times New Roman" w:hAnsi="Times New Roman" w:cs="Times New Roman"/>
                <w:bCs/>
                <w:lang w:val="en-US"/>
              </w:rPr>
            </w:pPr>
          </w:p>
          <w:p w14:paraId="09C4A0A3" w14:textId="57534868" w:rsidR="00A21854" w:rsidRDefault="00A21854" w:rsidP="00C25CF0">
            <w:pPr>
              <w:spacing w:after="0" w:line="240" w:lineRule="auto"/>
              <w:jc w:val="both"/>
              <w:rPr>
                <w:rFonts w:ascii="Times New Roman" w:hAnsi="Times New Roman" w:cs="Times New Roman"/>
                <w:bCs/>
                <w:lang w:val="en-US"/>
              </w:rPr>
            </w:pPr>
          </w:p>
          <w:p w14:paraId="310DAAA7" w14:textId="74589F95" w:rsidR="00A21854" w:rsidRDefault="00A21854" w:rsidP="00C25CF0">
            <w:pPr>
              <w:spacing w:after="0" w:line="240" w:lineRule="auto"/>
              <w:jc w:val="both"/>
              <w:rPr>
                <w:rFonts w:ascii="Times New Roman" w:hAnsi="Times New Roman" w:cs="Times New Roman"/>
                <w:bCs/>
                <w:lang w:val="en-US"/>
              </w:rPr>
            </w:pPr>
          </w:p>
          <w:p w14:paraId="06EF0BF2" w14:textId="1BA9FD49" w:rsidR="00A21854" w:rsidRDefault="00A21854" w:rsidP="00C25CF0">
            <w:pPr>
              <w:spacing w:after="0" w:line="240" w:lineRule="auto"/>
              <w:jc w:val="both"/>
              <w:rPr>
                <w:rFonts w:ascii="Times New Roman" w:hAnsi="Times New Roman" w:cs="Times New Roman"/>
                <w:bCs/>
                <w:lang w:val="en-US"/>
              </w:rPr>
            </w:pPr>
          </w:p>
          <w:p w14:paraId="6366A01A" w14:textId="77777777" w:rsidR="00A21854" w:rsidRDefault="00A21854" w:rsidP="00C25CF0">
            <w:pPr>
              <w:spacing w:after="0" w:line="240" w:lineRule="auto"/>
              <w:jc w:val="both"/>
              <w:rPr>
                <w:rFonts w:ascii="Times New Roman" w:hAnsi="Times New Roman" w:cs="Times New Roman"/>
                <w:bCs/>
                <w:lang w:val="en-US"/>
              </w:rPr>
            </w:pPr>
          </w:p>
          <w:p w14:paraId="1A0CC40A" w14:textId="76C97F75" w:rsidR="003B5407" w:rsidRDefault="003B5407" w:rsidP="00C25CF0">
            <w:pPr>
              <w:spacing w:after="0" w:line="240" w:lineRule="auto"/>
              <w:jc w:val="both"/>
              <w:rPr>
                <w:rFonts w:ascii="Times New Roman" w:hAnsi="Times New Roman" w:cs="Times New Roman"/>
                <w:bCs/>
                <w:lang w:val="en-US"/>
              </w:rPr>
            </w:pPr>
          </w:p>
          <w:p w14:paraId="2B2BA4D0" w14:textId="445E9C66" w:rsidR="003B5407" w:rsidRDefault="003B5407" w:rsidP="00C25CF0">
            <w:pPr>
              <w:spacing w:after="0" w:line="240" w:lineRule="auto"/>
              <w:jc w:val="center"/>
              <w:rPr>
                <w:rFonts w:ascii="Times New Roman" w:hAnsi="Times New Roman" w:cs="Times New Roman"/>
                <w:bCs/>
                <w:lang w:val="en-US"/>
              </w:rPr>
            </w:pPr>
          </w:p>
          <w:p w14:paraId="7CA2D0EA" w14:textId="77777777" w:rsidR="003B5407" w:rsidRPr="00106C0D" w:rsidRDefault="003B5407" w:rsidP="00C25CF0">
            <w:pPr>
              <w:spacing w:after="0" w:line="240" w:lineRule="auto"/>
              <w:jc w:val="both"/>
              <w:rPr>
                <w:rFonts w:ascii="Times New Roman" w:hAnsi="Times New Roman" w:cs="Times New Roman"/>
                <w:bCs/>
                <w:lang w:val="en-US"/>
              </w:rPr>
            </w:pPr>
          </w:p>
          <w:p w14:paraId="43A2F7EB" w14:textId="77777777" w:rsidR="00B1297C" w:rsidRPr="00106C0D" w:rsidRDefault="00B1297C" w:rsidP="00C25CF0">
            <w:pPr>
              <w:spacing w:after="0" w:line="240" w:lineRule="auto"/>
              <w:jc w:val="both"/>
              <w:rPr>
                <w:rFonts w:ascii="Times New Roman" w:hAnsi="Times New Roman" w:cs="Times New Roman"/>
                <w:b/>
                <w:bCs/>
                <w:lang w:val="en-US"/>
              </w:rPr>
            </w:pPr>
            <w:r w:rsidRPr="00106C0D">
              <w:rPr>
                <w:rFonts w:ascii="Times New Roman" w:hAnsi="Times New Roman" w:cs="Times New Roman"/>
                <w:b/>
                <w:bCs/>
                <w:lang w:val="en-US"/>
              </w:rPr>
              <w:t>ANALYTICAL TECHNIQUES</w:t>
            </w:r>
          </w:p>
          <w:p w14:paraId="5E0DDA5F" w14:textId="77777777" w:rsidR="00B1297C" w:rsidRPr="00106C0D" w:rsidRDefault="00B1297C" w:rsidP="00C25CF0">
            <w:pPr>
              <w:spacing w:after="0" w:line="240" w:lineRule="auto"/>
              <w:jc w:val="both"/>
              <w:rPr>
                <w:rFonts w:ascii="Times New Roman" w:hAnsi="Times New Roman" w:cs="Times New Roman"/>
                <w:b/>
                <w:bCs/>
                <w:lang w:val="en-US"/>
              </w:rPr>
            </w:pPr>
            <w:r w:rsidRPr="00106C0D">
              <w:rPr>
                <w:rFonts w:ascii="Times New Roman" w:hAnsi="Times New Roman" w:cs="Times New Roman"/>
                <w:b/>
                <w:bCs/>
                <w:lang w:val="en-US"/>
              </w:rPr>
              <w:t>Chemistry</w:t>
            </w:r>
          </w:p>
          <w:p w14:paraId="547F4CD8" w14:textId="76A0DCAD"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 xml:space="preserve">Some materials may react with common ICP-MS diluents. For example, silver nitrate precipitates if added to a diluent containing chloride. Tin chloride, while fully soluble in water, may </w:t>
            </w:r>
            <w:r w:rsidRPr="00106C0D">
              <w:rPr>
                <w:rFonts w:ascii="Times New Roman" w:hAnsi="Times New Roman" w:cs="Times New Roman"/>
                <w:bCs/>
                <w:lang w:val="en-US"/>
              </w:rPr>
              <w:lastRenderedPageBreak/>
              <w:t>hydrolyze to form an insoluble basic salt. Precipitation reactions such as these must be known and avoided for each material. Additionally, some elements may be more volatile, unstable, or prone to stick to container or tubing walls than others. Procedures must be adjusted to eliminate errors related to the chemistry of each material.</w:t>
            </w:r>
          </w:p>
          <w:p w14:paraId="143ECCC4" w14:textId="7890C823" w:rsidR="0001366D" w:rsidRPr="00106C0D" w:rsidRDefault="0001366D" w:rsidP="00C25CF0">
            <w:pPr>
              <w:spacing w:after="0" w:line="240" w:lineRule="auto"/>
              <w:jc w:val="both"/>
              <w:rPr>
                <w:rFonts w:ascii="Times New Roman" w:hAnsi="Times New Roman" w:cs="Times New Roman"/>
                <w:bCs/>
                <w:lang w:val="en-US"/>
              </w:rPr>
            </w:pPr>
          </w:p>
          <w:p w14:paraId="793B1CE7" w14:textId="77777777" w:rsidR="006D40E6" w:rsidRPr="00106C0D" w:rsidRDefault="006D40E6" w:rsidP="00C25CF0">
            <w:pPr>
              <w:spacing w:after="0" w:line="240" w:lineRule="auto"/>
              <w:jc w:val="both"/>
              <w:rPr>
                <w:rFonts w:ascii="Times New Roman" w:hAnsi="Times New Roman" w:cs="Times New Roman"/>
                <w:bCs/>
                <w:lang w:val="en-US"/>
              </w:rPr>
            </w:pPr>
          </w:p>
          <w:p w14:paraId="32B3EE9C" w14:textId="77777777" w:rsidR="00B1297C" w:rsidRPr="00106C0D" w:rsidRDefault="00B1297C" w:rsidP="00C25CF0">
            <w:pPr>
              <w:spacing w:after="0" w:line="240" w:lineRule="auto"/>
              <w:jc w:val="both"/>
              <w:rPr>
                <w:rFonts w:ascii="Times New Roman" w:hAnsi="Times New Roman" w:cs="Times New Roman"/>
                <w:b/>
                <w:bCs/>
                <w:lang w:val="en-US"/>
              </w:rPr>
            </w:pPr>
            <w:r w:rsidRPr="00106C0D">
              <w:rPr>
                <w:rFonts w:ascii="Times New Roman" w:hAnsi="Times New Roman" w:cs="Times New Roman"/>
                <w:b/>
                <w:bCs/>
                <w:lang w:val="en-US"/>
              </w:rPr>
              <w:t>Analytical Instrumentation</w:t>
            </w:r>
          </w:p>
          <w:p w14:paraId="3BD59EFA" w14:textId="48422EAE"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The selection of appropriate analytical instrumentation for the quantitative measurement of trace elements in cell culture media is highly dependent on several factors, such as specific analyte elements, number of target analytes, target concentration of each element, required method accuracy and precision, specific media composition, required analytical throughput, and experience level of the analytical staff.</w:t>
            </w:r>
          </w:p>
          <w:p w14:paraId="2E059AE2" w14:textId="75C4AA04" w:rsidR="0001366D" w:rsidRPr="00106C0D" w:rsidRDefault="0001366D" w:rsidP="00C25CF0">
            <w:pPr>
              <w:spacing w:after="0" w:line="240" w:lineRule="auto"/>
              <w:jc w:val="both"/>
              <w:rPr>
                <w:rFonts w:ascii="Times New Roman" w:hAnsi="Times New Roman" w:cs="Times New Roman"/>
                <w:bCs/>
                <w:lang w:val="en-US"/>
              </w:rPr>
            </w:pPr>
          </w:p>
          <w:p w14:paraId="7DD3E56D" w14:textId="04477559" w:rsidR="001C0EF5" w:rsidRDefault="001C0EF5" w:rsidP="00C25CF0">
            <w:pPr>
              <w:spacing w:after="0" w:line="240" w:lineRule="auto"/>
              <w:jc w:val="both"/>
              <w:rPr>
                <w:rFonts w:ascii="Times New Roman" w:hAnsi="Times New Roman" w:cs="Times New Roman"/>
                <w:bCs/>
                <w:lang w:val="en-US"/>
              </w:rPr>
            </w:pPr>
          </w:p>
          <w:p w14:paraId="68D8BCEC" w14:textId="77777777" w:rsidR="002D2F5A" w:rsidRPr="00106C0D" w:rsidRDefault="002D2F5A" w:rsidP="00C25CF0">
            <w:pPr>
              <w:spacing w:after="0" w:line="240" w:lineRule="auto"/>
              <w:jc w:val="both"/>
              <w:rPr>
                <w:rFonts w:ascii="Times New Roman" w:hAnsi="Times New Roman" w:cs="Times New Roman"/>
                <w:bCs/>
                <w:lang w:val="en-US"/>
              </w:rPr>
            </w:pPr>
          </w:p>
          <w:p w14:paraId="0D40C187" w14:textId="2813A97E"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Quadrupole-based inductively coupled plasma mass spectrometry (ICP-Q-MS) will likely be applied most frequently for quantifying trace elements in culture media. It is an ultra-trace, multi-element capable class of instrumentation with a very broad dynamic range. As a technique, this class of analytical systems have reached a high level of maturity, their analytical issues have been well defined and addressed, they are relatively commonplace, and there are many experienced ICP mass spectrometrists now well-versed in ICP-Q-MS (</w:t>
            </w:r>
            <w:hyperlink r:id="rId16" w:anchor="GUID-31498286-412A-4E5E-834B-9AE622AD58E9" w:history="1">
              <w:r w:rsidRPr="00106C0D">
                <w:rPr>
                  <w:rStyle w:val="a6"/>
                  <w:rFonts w:ascii="Times New Roman" w:hAnsi="Times New Roman" w:cs="Times New Roman"/>
                  <w:bCs/>
                  <w:i/>
                  <w:iCs/>
                  <w:lang w:val="en-US"/>
                </w:rPr>
                <w:t>5</w:t>
              </w:r>
            </w:hyperlink>
            <w:r w:rsidRPr="00106C0D">
              <w:rPr>
                <w:rFonts w:ascii="Times New Roman" w:hAnsi="Times New Roman" w:cs="Times New Roman"/>
                <w:bCs/>
                <w:lang w:val="en-US"/>
              </w:rPr>
              <w:t>).</w:t>
            </w:r>
          </w:p>
          <w:p w14:paraId="155A1500" w14:textId="632B0622" w:rsidR="0001366D" w:rsidRDefault="0001366D" w:rsidP="00C25CF0">
            <w:pPr>
              <w:spacing w:after="0" w:line="240" w:lineRule="auto"/>
              <w:jc w:val="both"/>
              <w:rPr>
                <w:rFonts w:ascii="Times New Roman" w:hAnsi="Times New Roman" w:cs="Times New Roman"/>
                <w:bCs/>
                <w:lang w:val="en-US"/>
              </w:rPr>
            </w:pPr>
          </w:p>
          <w:p w14:paraId="0497261D" w14:textId="359DDF42" w:rsidR="00A21854" w:rsidRDefault="00A21854" w:rsidP="00C25CF0">
            <w:pPr>
              <w:spacing w:after="0" w:line="240" w:lineRule="auto"/>
              <w:jc w:val="both"/>
              <w:rPr>
                <w:rFonts w:ascii="Times New Roman" w:hAnsi="Times New Roman" w:cs="Times New Roman"/>
                <w:bCs/>
                <w:lang w:val="en-US"/>
              </w:rPr>
            </w:pPr>
          </w:p>
          <w:p w14:paraId="048AADB6" w14:textId="5736E493" w:rsidR="00A21854" w:rsidRDefault="00A21854" w:rsidP="00C25CF0">
            <w:pPr>
              <w:spacing w:after="0" w:line="240" w:lineRule="auto"/>
              <w:jc w:val="both"/>
              <w:rPr>
                <w:rFonts w:ascii="Times New Roman" w:hAnsi="Times New Roman" w:cs="Times New Roman"/>
                <w:bCs/>
                <w:lang w:val="en-US"/>
              </w:rPr>
            </w:pPr>
          </w:p>
          <w:p w14:paraId="6FEBC3DA" w14:textId="77777777" w:rsidR="00A21854" w:rsidRDefault="00A21854" w:rsidP="00C25CF0">
            <w:pPr>
              <w:spacing w:after="0" w:line="240" w:lineRule="auto"/>
              <w:jc w:val="both"/>
              <w:rPr>
                <w:rFonts w:ascii="Times New Roman" w:hAnsi="Times New Roman" w:cs="Times New Roman"/>
                <w:bCs/>
                <w:lang w:val="en-US"/>
              </w:rPr>
            </w:pPr>
          </w:p>
          <w:p w14:paraId="3A379A59" w14:textId="02291F41" w:rsidR="00BE0839" w:rsidRDefault="00BE0839" w:rsidP="00C25CF0">
            <w:pPr>
              <w:spacing w:after="0" w:line="240" w:lineRule="auto"/>
              <w:jc w:val="both"/>
              <w:rPr>
                <w:rFonts w:ascii="Times New Roman" w:hAnsi="Times New Roman" w:cs="Times New Roman"/>
                <w:bCs/>
                <w:lang w:val="en-US"/>
              </w:rPr>
            </w:pPr>
          </w:p>
          <w:p w14:paraId="7EA0A8B2" w14:textId="7474BBAF" w:rsidR="00BE0839" w:rsidRDefault="00BE0839" w:rsidP="00C25CF0">
            <w:pPr>
              <w:spacing w:after="0" w:line="240" w:lineRule="auto"/>
              <w:jc w:val="both"/>
              <w:rPr>
                <w:rFonts w:ascii="Times New Roman" w:hAnsi="Times New Roman" w:cs="Times New Roman"/>
                <w:bCs/>
                <w:lang w:val="en-US"/>
              </w:rPr>
            </w:pPr>
          </w:p>
          <w:p w14:paraId="3D5125A1" w14:textId="77777777" w:rsidR="00BE0839" w:rsidRPr="00106C0D" w:rsidRDefault="00BE0839" w:rsidP="00C25CF0">
            <w:pPr>
              <w:spacing w:after="0" w:line="240" w:lineRule="auto"/>
              <w:jc w:val="both"/>
              <w:rPr>
                <w:rFonts w:ascii="Times New Roman" w:hAnsi="Times New Roman" w:cs="Times New Roman"/>
                <w:bCs/>
                <w:lang w:val="en-US"/>
              </w:rPr>
            </w:pPr>
          </w:p>
          <w:p w14:paraId="6368D4AB" w14:textId="47B39CC1" w:rsidR="001C0EF5" w:rsidRPr="00106C0D" w:rsidRDefault="001C0EF5" w:rsidP="00C25CF0">
            <w:pPr>
              <w:spacing w:after="0" w:line="240" w:lineRule="auto"/>
              <w:jc w:val="both"/>
              <w:rPr>
                <w:rFonts w:ascii="Times New Roman" w:hAnsi="Times New Roman" w:cs="Times New Roman"/>
                <w:bCs/>
                <w:lang w:val="en-US"/>
              </w:rPr>
            </w:pPr>
          </w:p>
          <w:p w14:paraId="084D1051" w14:textId="3BE46CC1"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However, other instrumentation techniques are present within the industry and can be appropriate for the quantification of trace elements in some circumstances. ICP-OES, graphic furnace atomic absorption spectroscopy (GFAAS), hydride generation atomic absorption spectroscopy, or x-ray fluorescence spectroscopy (XRF) are capable of detecting and characterizing trace elements in cell culture raw materials, each with their own set of limitations. For the purpose of this chapter, ICP-MS is seen as the most versatile and sensitive analytical technique for elemental characterization and will be the focus of this discussion on analytical procedures.</w:t>
            </w:r>
          </w:p>
          <w:p w14:paraId="452CF417" w14:textId="561636A7" w:rsidR="0001366D" w:rsidRPr="00106C0D" w:rsidRDefault="0001366D" w:rsidP="00C25CF0">
            <w:pPr>
              <w:spacing w:after="0" w:line="240" w:lineRule="auto"/>
              <w:jc w:val="both"/>
              <w:rPr>
                <w:rFonts w:ascii="Times New Roman" w:hAnsi="Times New Roman" w:cs="Times New Roman"/>
                <w:bCs/>
                <w:lang w:val="en-US"/>
              </w:rPr>
            </w:pPr>
          </w:p>
          <w:p w14:paraId="10CAF645" w14:textId="4386E627" w:rsidR="001C0EF5" w:rsidRDefault="001C0EF5" w:rsidP="00C25CF0">
            <w:pPr>
              <w:spacing w:after="0" w:line="240" w:lineRule="auto"/>
              <w:jc w:val="both"/>
              <w:rPr>
                <w:rFonts w:ascii="Times New Roman" w:hAnsi="Times New Roman" w:cs="Times New Roman"/>
                <w:bCs/>
                <w:lang w:val="en-US"/>
              </w:rPr>
            </w:pPr>
          </w:p>
          <w:p w14:paraId="29384C26" w14:textId="2290F214" w:rsidR="00795684" w:rsidRDefault="00795684" w:rsidP="00C25CF0">
            <w:pPr>
              <w:spacing w:after="0" w:line="240" w:lineRule="auto"/>
              <w:jc w:val="both"/>
              <w:rPr>
                <w:rFonts w:ascii="Times New Roman" w:hAnsi="Times New Roman" w:cs="Times New Roman"/>
                <w:bCs/>
                <w:lang w:val="en-US"/>
              </w:rPr>
            </w:pPr>
          </w:p>
          <w:p w14:paraId="4C0C87FA" w14:textId="77777777" w:rsidR="00795684" w:rsidRPr="00106C0D" w:rsidRDefault="00795684" w:rsidP="00C25CF0">
            <w:pPr>
              <w:spacing w:after="0" w:line="240" w:lineRule="auto"/>
              <w:jc w:val="both"/>
              <w:rPr>
                <w:rFonts w:ascii="Times New Roman" w:hAnsi="Times New Roman" w:cs="Times New Roman"/>
                <w:bCs/>
                <w:lang w:val="en-US"/>
              </w:rPr>
            </w:pPr>
          </w:p>
          <w:p w14:paraId="0F77B6B7" w14:textId="77777777" w:rsidR="00B1297C" w:rsidRPr="00106C0D" w:rsidRDefault="00B1297C" w:rsidP="00C25CF0">
            <w:pPr>
              <w:spacing w:after="0" w:line="240" w:lineRule="auto"/>
              <w:jc w:val="both"/>
              <w:rPr>
                <w:rFonts w:ascii="Times New Roman" w:hAnsi="Times New Roman" w:cs="Times New Roman"/>
                <w:b/>
                <w:bCs/>
                <w:lang w:val="en-US"/>
              </w:rPr>
            </w:pPr>
            <w:r w:rsidRPr="00106C0D">
              <w:rPr>
                <w:rFonts w:ascii="Times New Roman" w:hAnsi="Times New Roman" w:cs="Times New Roman"/>
                <w:b/>
                <w:bCs/>
                <w:lang w:val="en-US"/>
              </w:rPr>
              <w:t>Sample Preparation</w:t>
            </w:r>
          </w:p>
          <w:p w14:paraId="7EA9424C" w14:textId="689CF73C" w:rsidR="00B1297C" w:rsidRPr="00370604"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 xml:space="preserve">Forms of sample preparation include neat, direct aqueous solution and indirect solution. The selection of the appropriate sample preparation is dependent on the material under test and is the responsibility of the analyst. </w:t>
            </w:r>
            <w:r w:rsidRPr="00370604">
              <w:rPr>
                <w:rFonts w:ascii="Times New Roman" w:hAnsi="Times New Roman" w:cs="Times New Roman"/>
                <w:bCs/>
                <w:lang w:val="en-US"/>
              </w:rPr>
              <w:t>See </w:t>
            </w:r>
            <w:hyperlink r:id="rId17" w:anchor="GUID-5820FA63-816A-4D92-814A-853A4F0924CC" w:history="1">
              <w:r w:rsidRPr="00370604">
                <w:rPr>
                  <w:rStyle w:val="a6"/>
                  <w:rFonts w:ascii="Times New Roman" w:hAnsi="Times New Roman" w:cs="Times New Roman"/>
                  <w:bCs/>
                  <w:i/>
                  <w:iCs/>
                  <w:lang w:val="en-US"/>
                </w:rPr>
                <w:t>Table 5</w:t>
              </w:r>
            </w:hyperlink>
            <w:r w:rsidRPr="00370604">
              <w:rPr>
                <w:rFonts w:ascii="Times New Roman" w:hAnsi="Times New Roman" w:cs="Times New Roman"/>
                <w:bCs/>
                <w:lang w:val="en-US"/>
              </w:rPr>
              <w:t> below:</w:t>
            </w:r>
          </w:p>
          <w:p w14:paraId="62E6DEA2" w14:textId="57C4AF4E" w:rsidR="005E1E0F" w:rsidRPr="00370604" w:rsidRDefault="005E1E0F" w:rsidP="00C25CF0">
            <w:pPr>
              <w:spacing w:after="0" w:line="240" w:lineRule="auto"/>
              <w:jc w:val="both"/>
              <w:rPr>
                <w:rFonts w:ascii="Times New Roman" w:hAnsi="Times New Roman" w:cs="Times New Roman"/>
                <w:bCs/>
                <w:lang w:val="en-US"/>
              </w:rPr>
            </w:pPr>
          </w:p>
          <w:p w14:paraId="2F862113" w14:textId="77777777" w:rsidR="00E91F2E" w:rsidRPr="00370604" w:rsidRDefault="00E91F2E" w:rsidP="00C25CF0">
            <w:pPr>
              <w:spacing w:after="0" w:line="240" w:lineRule="auto"/>
              <w:jc w:val="both"/>
              <w:rPr>
                <w:rFonts w:ascii="Times New Roman" w:hAnsi="Times New Roman" w:cs="Times New Roman"/>
                <w:bCs/>
                <w:lang w:val="en-US"/>
              </w:rPr>
            </w:pPr>
          </w:p>
          <w:p w14:paraId="3E616A2D" w14:textId="77777777" w:rsidR="00B1297C" w:rsidRPr="00106C0D" w:rsidRDefault="00B1297C" w:rsidP="00C25CF0">
            <w:pPr>
              <w:spacing w:after="0" w:line="240" w:lineRule="auto"/>
              <w:jc w:val="both"/>
              <w:rPr>
                <w:rFonts w:ascii="Times New Roman" w:hAnsi="Times New Roman" w:cs="Times New Roman"/>
                <w:b/>
                <w:bCs/>
                <w:lang w:val="en-US"/>
              </w:rPr>
            </w:pPr>
            <w:r w:rsidRPr="00106C0D">
              <w:rPr>
                <w:rFonts w:ascii="Times New Roman" w:hAnsi="Times New Roman" w:cs="Times New Roman"/>
                <w:b/>
                <w:bCs/>
                <w:lang w:val="en-US"/>
              </w:rPr>
              <w:t>Table 5</w:t>
            </w:r>
          </w:p>
          <w:tbl>
            <w:tblPr>
              <w:tblW w:w="495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63"/>
              <w:gridCol w:w="3242"/>
            </w:tblGrid>
            <w:tr w:rsidR="00B1297C" w:rsidRPr="00370604" w14:paraId="51FE421E" w14:textId="77777777" w:rsidTr="0001366D">
              <w:trPr>
                <w:tblHeader/>
              </w:trPr>
              <w:tc>
                <w:tcPr>
                  <w:tcW w:w="1163" w:type="dxa"/>
                  <w:vAlign w:val="bottom"/>
                  <w:hideMark/>
                </w:tcPr>
                <w:p w14:paraId="3A3310E5" w14:textId="77777777" w:rsidR="00B1297C" w:rsidRPr="00106C0D" w:rsidRDefault="00B1297C" w:rsidP="00C25CF0">
                  <w:pPr>
                    <w:spacing w:after="0" w:line="240" w:lineRule="auto"/>
                    <w:jc w:val="both"/>
                    <w:rPr>
                      <w:rFonts w:ascii="Times New Roman" w:hAnsi="Times New Roman" w:cs="Times New Roman"/>
                      <w:b/>
                      <w:bCs/>
                      <w:lang w:val="en-US"/>
                    </w:rPr>
                  </w:pPr>
                  <w:r w:rsidRPr="00106C0D">
                    <w:rPr>
                      <w:rFonts w:ascii="Times New Roman" w:hAnsi="Times New Roman" w:cs="Times New Roman"/>
                      <w:b/>
                      <w:bCs/>
                      <w:lang w:val="en-US"/>
                    </w:rPr>
                    <w:t>Sample Type</w:t>
                  </w:r>
                </w:p>
              </w:tc>
              <w:tc>
                <w:tcPr>
                  <w:tcW w:w="3242" w:type="dxa"/>
                  <w:vAlign w:val="bottom"/>
                  <w:hideMark/>
                </w:tcPr>
                <w:p w14:paraId="541C0525" w14:textId="77777777" w:rsidR="00B1297C" w:rsidRPr="00106C0D" w:rsidRDefault="00B1297C" w:rsidP="00C25CF0">
                  <w:pPr>
                    <w:spacing w:after="0" w:line="240" w:lineRule="auto"/>
                    <w:jc w:val="both"/>
                    <w:rPr>
                      <w:rFonts w:ascii="Times New Roman" w:hAnsi="Times New Roman" w:cs="Times New Roman"/>
                      <w:b/>
                      <w:bCs/>
                      <w:lang w:val="en-US"/>
                    </w:rPr>
                  </w:pPr>
                  <w:r w:rsidRPr="00106C0D">
                    <w:rPr>
                      <w:rFonts w:ascii="Times New Roman" w:hAnsi="Times New Roman" w:cs="Times New Roman"/>
                      <w:b/>
                      <w:bCs/>
                      <w:lang w:val="en-US"/>
                    </w:rPr>
                    <w:t>Recommended Preparation</w:t>
                  </w:r>
                  <w:hyperlink r:id="rId18" w:anchor="FN_RKY_WQP_PYB" w:history="1">
                    <w:r w:rsidRPr="00106C0D">
                      <w:rPr>
                        <w:rStyle w:val="a6"/>
                        <w:rFonts w:ascii="Times New Roman" w:hAnsi="Times New Roman" w:cs="Times New Roman"/>
                        <w:b/>
                        <w:bCs/>
                        <w:vertAlign w:val="superscript"/>
                        <w:lang w:val="en-US"/>
                      </w:rPr>
                      <w:t>a</w:t>
                    </w:r>
                  </w:hyperlink>
                </w:p>
              </w:tc>
            </w:tr>
            <w:tr w:rsidR="00B1297C" w:rsidRPr="00370604" w14:paraId="30FE0B0B" w14:textId="77777777" w:rsidTr="0001366D">
              <w:tc>
                <w:tcPr>
                  <w:tcW w:w="1163" w:type="dxa"/>
                  <w:vAlign w:val="bottom"/>
                  <w:hideMark/>
                </w:tcPr>
                <w:p w14:paraId="223B6566"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Neat</w:t>
                  </w:r>
                </w:p>
              </w:tc>
              <w:tc>
                <w:tcPr>
                  <w:tcW w:w="3242" w:type="dxa"/>
                  <w:vAlign w:val="bottom"/>
                  <w:hideMark/>
                </w:tcPr>
                <w:p w14:paraId="5BADAE21"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Use undiluted liquid sample</w:t>
                  </w:r>
                </w:p>
              </w:tc>
            </w:tr>
            <w:tr w:rsidR="00B1297C" w:rsidRPr="00C76EA5" w14:paraId="43F76DAE" w14:textId="77777777" w:rsidTr="0001366D">
              <w:tc>
                <w:tcPr>
                  <w:tcW w:w="1163" w:type="dxa"/>
                  <w:vAlign w:val="bottom"/>
                  <w:hideMark/>
                </w:tcPr>
                <w:p w14:paraId="1CFA83C8"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Direct aqueous solution</w:t>
                  </w:r>
                </w:p>
              </w:tc>
              <w:tc>
                <w:tcPr>
                  <w:tcW w:w="3242" w:type="dxa"/>
                  <w:vAlign w:val="bottom"/>
                  <w:hideMark/>
                </w:tcPr>
                <w:p w14:paraId="519E60E1"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Use when sample is soluble in aqueous solvent</w:t>
                  </w:r>
                </w:p>
              </w:tc>
            </w:tr>
            <w:tr w:rsidR="00B1297C" w:rsidRPr="00C76EA5" w14:paraId="5C39C8F2" w14:textId="77777777" w:rsidTr="0001366D">
              <w:tc>
                <w:tcPr>
                  <w:tcW w:w="1163" w:type="dxa"/>
                  <w:vAlign w:val="bottom"/>
                  <w:hideMark/>
                </w:tcPr>
                <w:p w14:paraId="0637932B" w14:textId="77777777" w:rsidR="00B1297C" w:rsidRPr="00106C0D" w:rsidRDefault="00B1297C" w:rsidP="00C25CF0">
                  <w:pPr>
                    <w:spacing w:after="0" w:line="240" w:lineRule="auto"/>
                    <w:jc w:val="both"/>
                    <w:rPr>
                      <w:rFonts w:ascii="Times New Roman" w:hAnsi="Times New Roman" w:cs="Times New Roman"/>
                      <w:bCs/>
                    </w:rPr>
                  </w:pPr>
                  <w:r w:rsidRPr="00106C0D">
                    <w:rPr>
                      <w:rFonts w:ascii="Times New Roman" w:hAnsi="Times New Roman" w:cs="Times New Roman"/>
                      <w:bCs/>
                    </w:rPr>
                    <w:t>Indirect solution</w:t>
                  </w:r>
                </w:p>
              </w:tc>
              <w:tc>
                <w:tcPr>
                  <w:tcW w:w="3242" w:type="dxa"/>
                  <w:vAlign w:val="bottom"/>
                  <w:hideMark/>
                </w:tcPr>
                <w:p w14:paraId="1D157BC4"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When sample is not soluble in aqueous or organic solvent, use closed vessel digestion procedure</w:t>
                  </w:r>
                </w:p>
              </w:tc>
            </w:tr>
            <w:tr w:rsidR="00B1297C" w:rsidRPr="00C76EA5" w14:paraId="4CF257AB" w14:textId="77777777" w:rsidTr="0001366D">
              <w:tc>
                <w:tcPr>
                  <w:tcW w:w="1163" w:type="dxa"/>
                  <w:vAlign w:val="bottom"/>
                  <w:hideMark/>
                </w:tcPr>
                <w:p w14:paraId="2FDED557" w14:textId="77777777" w:rsidR="00B1297C" w:rsidRPr="00106C0D" w:rsidRDefault="00B1297C" w:rsidP="00C25CF0">
                  <w:pPr>
                    <w:spacing w:after="0" w:line="240" w:lineRule="auto"/>
                    <w:jc w:val="both"/>
                    <w:rPr>
                      <w:rFonts w:ascii="Times New Roman" w:hAnsi="Times New Roman" w:cs="Times New Roman"/>
                      <w:bCs/>
                    </w:rPr>
                  </w:pPr>
                  <w:r w:rsidRPr="00106C0D">
                    <w:rPr>
                      <w:rFonts w:ascii="Times New Roman" w:hAnsi="Times New Roman" w:cs="Times New Roman"/>
                      <w:bCs/>
                    </w:rPr>
                    <w:t>Solid sample</w:t>
                  </w:r>
                </w:p>
              </w:tc>
              <w:tc>
                <w:tcPr>
                  <w:tcW w:w="3242" w:type="dxa"/>
                  <w:vAlign w:val="bottom"/>
                  <w:hideMark/>
                </w:tcPr>
                <w:p w14:paraId="12AB33E3"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Completely dissolve in appropriate solvent and dilute as necessary</w:t>
                  </w:r>
                </w:p>
              </w:tc>
            </w:tr>
            <w:tr w:rsidR="00B1297C" w:rsidRPr="00C76EA5" w14:paraId="05172139" w14:textId="77777777" w:rsidTr="0001366D">
              <w:tc>
                <w:tcPr>
                  <w:tcW w:w="1163" w:type="dxa"/>
                  <w:vAlign w:val="bottom"/>
                  <w:hideMark/>
                </w:tcPr>
                <w:p w14:paraId="081A0A8C" w14:textId="77777777" w:rsidR="00B1297C" w:rsidRPr="00106C0D" w:rsidRDefault="00B1297C" w:rsidP="00C25CF0">
                  <w:pPr>
                    <w:spacing w:after="0" w:line="240" w:lineRule="auto"/>
                    <w:jc w:val="both"/>
                    <w:rPr>
                      <w:rFonts w:ascii="Times New Roman" w:hAnsi="Times New Roman" w:cs="Times New Roman"/>
                      <w:bCs/>
                    </w:rPr>
                  </w:pPr>
                  <w:r w:rsidRPr="00106C0D">
                    <w:rPr>
                      <w:rFonts w:ascii="Times New Roman" w:hAnsi="Times New Roman" w:cs="Times New Roman"/>
                      <w:bCs/>
                    </w:rPr>
                    <w:lastRenderedPageBreak/>
                    <w:t>Liquid sample</w:t>
                  </w:r>
                </w:p>
              </w:tc>
              <w:tc>
                <w:tcPr>
                  <w:tcW w:w="3242" w:type="dxa"/>
                  <w:vAlign w:val="bottom"/>
                  <w:hideMark/>
                </w:tcPr>
                <w:p w14:paraId="6A136503"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Dilute in appropriate solvent as necessary</w:t>
                  </w:r>
                </w:p>
              </w:tc>
            </w:tr>
            <w:tr w:rsidR="00B1297C" w:rsidRPr="00C76EA5" w14:paraId="6A93B0C0" w14:textId="77777777" w:rsidTr="0001366D">
              <w:tc>
                <w:tcPr>
                  <w:tcW w:w="1163" w:type="dxa"/>
                  <w:vAlign w:val="bottom"/>
                  <w:hideMark/>
                </w:tcPr>
                <w:p w14:paraId="63624838" w14:textId="77777777" w:rsidR="00B1297C" w:rsidRPr="00106C0D" w:rsidRDefault="00B1297C" w:rsidP="00C25CF0">
                  <w:pPr>
                    <w:spacing w:after="0" w:line="240" w:lineRule="auto"/>
                    <w:jc w:val="both"/>
                    <w:rPr>
                      <w:rFonts w:ascii="Times New Roman" w:hAnsi="Times New Roman" w:cs="Times New Roman"/>
                      <w:bCs/>
                    </w:rPr>
                  </w:pPr>
                  <w:r w:rsidRPr="00106C0D">
                    <w:rPr>
                      <w:rFonts w:ascii="Times New Roman" w:hAnsi="Times New Roman" w:cs="Times New Roman"/>
                      <w:bCs/>
                    </w:rPr>
                    <w:t>Samples containing organic components</w:t>
                  </w:r>
                </w:p>
              </w:tc>
              <w:tc>
                <w:tcPr>
                  <w:tcW w:w="3242" w:type="dxa"/>
                  <w:vAlign w:val="bottom"/>
                  <w:hideMark/>
                </w:tcPr>
                <w:p w14:paraId="4C79753E"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Dilute in appropriate solvent and heat digest until clear</w:t>
                  </w:r>
                </w:p>
              </w:tc>
            </w:tr>
          </w:tbl>
          <w:p w14:paraId="3EF09ECD" w14:textId="5624CF6E" w:rsidR="00B1297C" w:rsidRPr="00106C0D" w:rsidRDefault="00B1297C" w:rsidP="00C25CF0">
            <w:pPr>
              <w:spacing w:after="0" w:line="240" w:lineRule="auto"/>
              <w:jc w:val="both"/>
              <w:rPr>
                <w:rFonts w:ascii="Times New Roman" w:hAnsi="Times New Roman" w:cs="Times New Roman"/>
                <w:bCs/>
                <w:lang w:val="en-US"/>
              </w:rPr>
            </w:pPr>
          </w:p>
          <w:p w14:paraId="7B808BD2" w14:textId="2BE18CFE" w:rsidR="00A81D25" w:rsidRDefault="00A81D25" w:rsidP="00C25CF0">
            <w:pPr>
              <w:spacing w:after="0" w:line="240" w:lineRule="auto"/>
              <w:jc w:val="both"/>
              <w:rPr>
                <w:rFonts w:ascii="Times New Roman" w:hAnsi="Times New Roman" w:cs="Times New Roman"/>
                <w:bCs/>
                <w:lang w:val="en-US"/>
              </w:rPr>
            </w:pPr>
          </w:p>
          <w:p w14:paraId="59E792FB" w14:textId="77777777" w:rsidR="009C3100" w:rsidRPr="00106C0D" w:rsidRDefault="009C3100" w:rsidP="00C25CF0">
            <w:pPr>
              <w:spacing w:after="0" w:line="240" w:lineRule="auto"/>
              <w:jc w:val="both"/>
              <w:rPr>
                <w:rFonts w:ascii="Times New Roman" w:hAnsi="Times New Roman" w:cs="Times New Roman"/>
                <w:bCs/>
                <w:lang w:val="en-US"/>
              </w:rPr>
            </w:pPr>
          </w:p>
          <w:p w14:paraId="583DA95B" w14:textId="3534E8A1" w:rsidR="00056B24" w:rsidRDefault="00056B24" w:rsidP="00C25CF0">
            <w:pPr>
              <w:spacing w:after="0" w:line="240" w:lineRule="auto"/>
              <w:jc w:val="both"/>
              <w:rPr>
                <w:rFonts w:ascii="Times New Roman" w:hAnsi="Times New Roman" w:cs="Times New Roman"/>
                <w:bCs/>
                <w:lang w:val="en-US"/>
              </w:rPr>
            </w:pPr>
          </w:p>
          <w:p w14:paraId="072D9D20" w14:textId="77777777" w:rsidR="002D2F5A" w:rsidRDefault="002D2F5A" w:rsidP="00C25CF0">
            <w:pPr>
              <w:spacing w:after="0" w:line="240" w:lineRule="auto"/>
              <w:jc w:val="both"/>
              <w:rPr>
                <w:rFonts w:ascii="Times New Roman" w:hAnsi="Times New Roman" w:cs="Times New Roman"/>
                <w:bCs/>
                <w:lang w:val="en-US"/>
              </w:rPr>
            </w:pPr>
          </w:p>
          <w:p w14:paraId="6DFD2C5A" w14:textId="77777777" w:rsidR="006E357C" w:rsidRPr="00106C0D" w:rsidRDefault="006E357C" w:rsidP="00C25CF0">
            <w:pPr>
              <w:spacing w:after="0" w:line="240" w:lineRule="auto"/>
              <w:jc w:val="both"/>
              <w:rPr>
                <w:rFonts w:ascii="Times New Roman" w:hAnsi="Times New Roman" w:cs="Times New Roman"/>
                <w:bCs/>
                <w:lang w:val="en-US"/>
              </w:rPr>
            </w:pPr>
          </w:p>
          <w:p w14:paraId="3008EB47" w14:textId="303C0374"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vertAlign w:val="superscript"/>
                <w:lang w:val="en-US"/>
              </w:rPr>
              <w:t>a</w:t>
            </w:r>
            <w:r w:rsidRPr="00106C0D">
              <w:rPr>
                <w:rFonts w:ascii="Times New Roman" w:hAnsi="Times New Roman" w:cs="Times New Roman"/>
                <w:bCs/>
              </w:rPr>
              <w:t> </w:t>
            </w:r>
            <w:r w:rsidRPr="00106C0D">
              <w:rPr>
                <w:rFonts w:ascii="Times New Roman" w:hAnsi="Times New Roman" w:cs="Times New Roman"/>
                <w:bCs/>
                <w:lang w:val="en-US"/>
              </w:rPr>
              <w:t> See </w:t>
            </w:r>
            <w:hyperlink r:id="rId19" w:history="1">
              <w:r w:rsidRPr="00106C0D">
                <w:rPr>
                  <w:rStyle w:val="a6"/>
                  <w:rFonts w:ascii="Times New Roman" w:hAnsi="Times New Roman" w:cs="Times New Roman"/>
                  <w:bCs/>
                  <w:i/>
                  <w:iCs/>
                  <w:lang w:val="en-US"/>
                </w:rPr>
                <w:t>Plasma</w:t>
              </w:r>
              <w:r w:rsidR="00B7132E" w:rsidRPr="00106C0D">
                <w:rPr>
                  <w:rStyle w:val="a6"/>
                  <w:rFonts w:ascii="Times New Roman" w:hAnsi="Times New Roman" w:cs="Times New Roman"/>
                  <w:bCs/>
                  <w:i/>
                  <w:iCs/>
                  <w:lang w:val="en-US"/>
                </w:rPr>
                <w:t xml:space="preserve"> </w:t>
              </w:r>
              <w:r w:rsidRPr="00106C0D">
                <w:rPr>
                  <w:rStyle w:val="a6"/>
                  <w:rFonts w:ascii="Times New Roman" w:hAnsi="Times New Roman" w:cs="Times New Roman"/>
                  <w:bCs/>
                  <w:i/>
                  <w:iCs/>
                  <w:lang w:val="en-US"/>
                </w:rPr>
                <w:t>Spectrochemistry </w:t>
              </w:r>
              <w:r w:rsidRPr="00106C0D">
                <w:rPr>
                  <w:rStyle w:val="a6"/>
                  <w:rFonts w:ascii="Cambria Math" w:hAnsi="Cambria Math" w:cs="Cambria Math"/>
                  <w:bCs/>
                  <w:lang w:val="en-US"/>
                </w:rPr>
                <w:t>〈</w:t>
              </w:r>
              <w:r w:rsidRPr="00106C0D">
                <w:rPr>
                  <w:rStyle w:val="a6"/>
                  <w:rFonts w:ascii="Times New Roman" w:hAnsi="Times New Roman" w:cs="Times New Roman"/>
                  <w:bCs/>
                  <w:lang w:val="en-US"/>
                </w:rPr>
                <w:t>730</w:t>
              </w:r>
              <w:r w:rsidRPr="00106C0D">
                <w:rPr>
                  <w:rStyle w:val="a6"/>
                  <w:rFonts w:ascii="Cambria Math" w:hAnsi="Cambria Math" w:cs="Cambria Math"/>
                  <w:bCs/>
                  <w:lang w:val="en-US"/>
                </w:rPr>
                <w:t>〉</w:t>
              </w:r>
            </w:hyperlink>
            <w:r w:rsidRPr="00106C0D">
              <w:rPr>
                <w:rFonts w:ascii="Times New Roman" w:hAnsi="Times New Roman" w:cs="Times New Roman"/>
                <w:bCs/>
                <w:lang w:val="en-US"/>
              </w:rPr>
              <w:t> and </w:t>
            </w:r>
            <w:hyperlink r:id="rId20" w:history="1">
              <w:r w:rsidRPr="00106C0D">
                <w:rPr>
                  <w:rStyle w:val="a6"/>
                  <w:rFonts w:ascii="Times New Roman" w:hAnsi="Times New Roman" w:cs="Times New Roman"/>
                  <w:bCs/>
                  <w:i/>
                  <w:iCs/>
                  <w:lang w:val="en-US"/>
                </w:rPr>
                <w:t>Plasma Spectrochemistry—Theory and Practice </w:t>
              </w:r>
              <w:r w:rsidRPr="00106C0D">
                <w:rPr>
                  <w:rStyle w:val="a6"/>
                  <w:rFonts w:ascii="Cambria Math" w:hAnsi="Cambria Math" w:cs="Cambria Math"/>
                  <w:bCs/>
                  <w:lang w:val="en-US"/>
                </w:rPr>
                <w:t>〈</w:t>
              </w:r>
              <w:r w:rsidRPr="00106C0D">
                <w:rPr>
                  <w:rStyle w:val="a6"/>
                  <w:rFonts w:ascii="Times New Roman" w:hAnsi="Times New Roman" w:cs="Times New Roman"/>
                  <w:bCs/>
                  <w:lang w:val="en-US"/>
                </w:rPr>
                <w:t>1730</w:t>
              </w:r>
              <w:r w:rsidRPr="00106C0D">
                <w:rPr>
                  <w:rStyle w:val="a6"/>
                  <w:rFonts w:ascii="Cambria Math" w:hAnsi="Cambria Math" w:cs="Cambria Math"/>
                  <w:bCs/>
                  <w:lang w:val="en-US"/>
                </w:rPr>
                <w:t>〉</w:t>
              </w:r>
            </w:hyperlink>
            <w:r w:rsidRPr="00106C0D">
              <w:rPr>
                <w:rFonts w:ascii="Times New Roman" w:hAnsi="Times New Roman" w:cs="Times New Roman"/>
                <w:bCs/>
                <w:lang w:val="en-US"/>
              </w:rPr>
              <w:t> for detailed information.</w:t>
            </w:r>
          </w:p>
          <w:p w14:paraId="4E065350" w14:textId="77777777" w:rsidR="00144E93" w:rsidRPr="00106C0D" w:rsidRDefault="00144E93" w:rsidP="00C25CF0">
            <w:pPr>
              <w:spacing w:after="0" w:line="240" w:lineRule="auto"/>
              <w:jc w:val="both"/>
              <w:rPr>
                <w:rFonts w:ascii="Times New Roman" w:hAnsi="Times New Roman" w:cs="Times New Roman"/>
                <w:bCs/>
                <w:lang w:val="en-US"/>
              </w:rPr>
            </w:pPr>
          </w:p>
          <w:p w14:paraId="6136BD3C" w14:textId="14FB8CFF" w:rsidR="00B1297C" w:rsidRPr="00106C0D" w:rsidRDefault="0001366D"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MATERIALS AND REAGENTS</w:t>
            </w:r>
          </w:p>
          <w:p w14:paraId="746A11E1" w14:textId="53BC50A6" w:rsidR="00B1297C"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
                <w:bCs/>
                <w:lang w:val="en-US"/>
              </w:rPr>
              <w:t>Sample container:</w:t>
            </w:r>
            <w:r w:rsidR="0001366D" w:rsidRPr="00106C0D">
              <w:rPr>
                <w:rFonts w:ascii="Times New Roman" w:hAnsi="Times New Roman" w:cs="Times New Roman"/>
                <w:b/>
                <w:bCs/>
                <w:lang w:val="en-US"/>
              </w:rPr>
              <w:t xml:space="preserve"> </w:t>
            </w:r>
            <w:r w:rsidRPr="00106C0D">
              <w:rPr>
                <w:rFonts w:ascii="Times New Roman" w:hAnsi="Times New Roman" w:cs="Times New Roman"/>
                <w:bCs/>
                <w:lang w:val="en-US"/>
              </w:rPr>
              <w:t>It is recommended that samples be stored in acid washed or low heavy metals verified plastic containers (single use or disposable).</w:t>
            </w:r>
          </w:p>
          <w:p w14:paraId="7A6EDDC6" w14:textId="0A3EDD3C" w:rsidR="006D1772" w:rsidRDefault="006D1772" w:rsidP="00C25CF0">
            <w:pPr>
              <w:spacing w:after="0" w:line="240" w:lineRule="auto"/>
              <w:jc w:val="both"/>
              <w:rPr>
                <w:rFonts w:ascii="Times New Roman" w:hAnsi="Times New Roman" w:cs="Times New Roman"/>
                <w:bCs/>
                <w:lang w:val="en-US"/>
              </w:rPr>
            </w:pPr>
          </w:p>
          <w:p w14:paraId="28B9F448" w14:textId="77777777" w:rsidR="006D1772" w:rsidRPr="00106C0D" w:rsidRDefault="006D1772" w:rsidP="00C25CF0">
            <w:pPr>
              <w:spacing w:after="0" w:line="240" w:lineRule="auto"/>
              <w:jc w:val="both"/>
              <w:rPr>
                <w:rFonts w:ascii="Times New Roman" w:hAnsi="Times New Roman" w:cs="Times New Roman"/>
                <w:bCs/>
                <w:lang w:val="en-US"/>
              </w:rPr>
            </w:pPr>
          </w:p>
          <w:p w14:paraId="4CE31D6C" w14:textId="21D4064C"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
                <w:bCs/>
                <w:lang w:val="en-US"/>
              </w:rPr>
              <w:t>Deionized water:</w:t>
            </w:r>
            <w:r w:rsidR="0001366D" w:rsidRPr="00106C0D">
              <w:rPr>
                <w:rFonts w:ascii="Times New Roman" w:hAnsi="Times New Roman" w:cs="Times New Roman"/>
                <w:b/>
                <w:bCs/>
                <w:lang w:val="en-US"/>
              </w:rPr>
              <w:t xml:space="preserve"> </w:t>
            </w:r>
            <w:r w:rsidRPr="00106C0D">
              <w:rPr>
                <w:rFonts w:ascii="Times New Roman" w:hAnsi="Times New Roman" w:cs="Times New Roman"/>
                <w:bCs/>
                <w:lang w:val="en-US"/>
              </w:rPr>
              <w:t>18 MΩ.cm ultra-high purity water for dilution</w:t>
            </w:r>
          </w:p>
          <w:p w14:paraId="70EC1D3D" w14:textId="1CAA7A6B"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
                <w:bCs/>
                <w:lang w:val="en-US"/>
              </w:rPr>
              <w:t>Acids:</w:t>
            </w:r>
            <w:r w:rsidR="0001366D" w:rsidRPr="00106C0D">
              <w:rPr>
                <w:rFonts w:ascii="Times New Roman" w:hAnsi="Times New Roman" w:cs="Times New Roman"/>
                <w:b/>
                <w:bCs/>
                <w:lang w:val="en-US"/>
              </w:rPr>
              <w:t xml:space="preserve"> </w:t>
            </w:r>
            <w:r w:rsidRPr="00106C0D">
              <w:rPr>
                <w:rFonts w:ascii="Times New Roman" w:hAnsi="Times New Roman" w:cs="Times New Roman"/>
                <w:bCs/>
                <w:lang w:val="en-US"/>
              </w:rPr>
              <w:t>High purity mass spectrometry grade (examples—nitric acid, hydrochloric acid, sulfuric acid)</w:t>
            </w:r>
          </w:p>
          <w:p w14:paraId="549AF089" w14:textId="1FC256F3"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
                <w:bCs/>
                <w:lang w:val="en-US"/>
              </w:rPr>
              <w:t>Calibration standards:</w:t>
            </w:r>
            <w:r w:rsidR="0001366D" w:rsidRPr="00106C0D">
              <w:rPr>
                <w:rFonts w:ascii="Times New Roman" w:hAnsi="Times New Roman" w:cs="Times New Roman"/>
                <w:b/>
                <w:bCs/>
                <w:lang w:val="en-US"/>
              </w:rPr>
              <w:t xml:space="preserve"> </w:t>
            </w:r>
            <w:r w:rsidRPr="00106C0D">
              <w:rPr>
                <w:rFonts w:ascii="Times New Roman" w:hAnsi="Times New Roman" w:cs="Times New Roman"/>
                <w:bCs/>
                <w:lang w:val="en-US"/>
              </w:rPr>
              <w:t>Traceable to a standard-setting organization</w:t>
            </w:r>
          </w:p>
          <w:p w14:paraId="4C5875A5" w14:textId="5C87A893"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
                <w:bCs/>
                <w:lang w:val="en-US"/>
              </w:rPr>
              <w:t>Internal standards:</w:t>
            </w:r>
            <w:r w:rsidR="0001366D" w:rsidRPr="00106C0D">
              <w:rPr>
                <w:rFonts w:ascii="Times New Roman" w:hAnsi="Times New Roman" w:cs="Times New Roman"/>
                <w:b/>
                <w:bCs/>
                <w:lang w:val="en-US"/>
              </w:rPr>
              <w:t xml:space="preserve"> </w:t>
            </w:r>
            <w:r w:rsidRPr="00106C0D">
              <w:rPr>
                <w:rFonts w:ascii="Times New Roman" w:hAnsi="Times New Roman" w:cs="Times New Roman"/>
                <w:bCs/>
                <w:lang w:val="en-US"/>
              </w:rPr>
              <w:t>Certified ICP-MS grade reference materials</w:t>
            </w:r>
          </w:p>
          <w:p w14:paraId="161372DB" w14:textId="7590415D"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
                <w:bCs/>
                <w:lang w:val="en-US"/>
              </w:rPr>
              <w:t>Sample handling:</w:t>
            </w:r>
            <w:r w:rsidR="0001366D" w:rsidRPr="00106C0D">
              <w:rPr>
                <w:rFonts w:ascii="Times New Roman" w:hAnsi="Times New Roman" w:cs="Times New Roman"/>
                <w:b/>
                <w:bCs/>
                <w:lang w:val="en-US"/>
              </w:rPr>
              <w:t xml:space="preserve"> </w:t>
            </w:r>
            <w:r w:rsidRPr="00106C0D">
              <w:rPr>
                <w:rFonts w:ascii="Times New Roman" w:hAnsi="Times New Roman" w:cs="Times New Roman"/>
                <w:bCs/>
                <w:lang w:val="en-US"/>
              </w:rPr>
              <w:t xml:space="preserve">To minimize contamination, samples can be handled and prepared in a chemical fume hood. A trace-element-specific fume hood with a laminar flow air curtain can also be used. The hood must be clean and free of potential environmental contaminants. It is recommended to have a dedicated area for trace element sample </w:t>
            </w:r>
            <w:r w:rsidRPr="00106C0D">
              <w:rPr>
                <w:rFonts w:ascii="Times New Roman" w:hAnsi="Times New Roman" w:cs="Times New Roman"/>
                <w:bCs/>
                <w:lang w:val="en-US"/>
              </w:rPr>
              <w:lastRenderedPageBreak/>
              <w:t>preparation. Potential sources of environmental contaminants include air vents, ceiling tiles, paper towels, gloves, and glassware. Consumables such as tubing, pipette tips, and reagents are another source of contamination.</w:t>
            </w:r>
          </w:p>
          <w:p w14:paraId="3A2870E4" w14:textId="4B984E25" w:rsidR="0001366D" w:rsidRPr="00106C0D" w:rsidRDefault="0001366D" w:rsidP="00C25CF0">
            <w:pPr>
              <w:spacing w:after="0" w:line="240" w:lineRule="auto"/>
              <w:jc w:val="both"/>
              <w:rPr>
                <w:rFonts w:ascii="Times New Roman" w:hAnsi="Times New Roman" w:cs="Times New Roman"/>
                <w:bCs/>
                <w:lang w:val="en-US"/>
              </w:rPr>
            </w:pPr>
          </w:p>
          <w:p w14:paraId="032A0BD0" w14:textId="3C7FA814"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A laboratory reagent blank containing all the components used in sample preparation except the sample should be prepared and analyzed in parallel with all samples.</w:t>
            </w:r>
          </w:p>
          <w:p w14:paraId="51FA03C8" w14:textId="1302A42B" w:rsidR="000A61BF" w:rsidRDefault="000A61BF" w:rsidP="00C25CF0">
            <w:pPr>
              <w:spacing w:after="0" w:line="240" w:lineRule="auto"/>
              <w:jc w:val="both"/>
              <w:rPr>
                <w:rFonts w:ascii="Times New Roman" w:hAnsi="Times New Roman" w:cs="Times New Roman"/>
                <w:bCs/>
                <w:lang w:val="en-US"/>
              </w:rPr>
            </w:pPr>
          </w:p>
          <w:p w14:paraId="6760BB1E" w14:textId="2EEE54FB" w:rsidR="00D434A6" w:rsidRDefault="00D434A6" w:rsidP="00C25CF0">
            <w:pPr>
              <w:spacing w:after="0" w:line="240" w:lineRule="auto"/>
              <w:jc w:val="both"/>
              <w:rPr>
                <w:rFonts w:ascii="Times New Roman" w:hAnsi="Times New Roman" w:cs="Times New Roman"/>
                <w:bCs/>
                <w:lang w:val="en-US"/>
              </w:rPr>
            </w:pPr>
          </w:p>
          <w:p w14:paraId="7F13CC47" w14:textId="5C61E308" w:rsidR="00B1297C" w:rsidRPr="00D775F5" w:rsidRDefault="0001366D" w:rsidP="00C25CF0">
            <w:pPr>
              <w:spacing w:after="0" w:line="240" w:lineRule="auto"/>
              <w:jc w:val="both"/>
              <w:rPr>
                <w:rFonts w:ascii="Times New Roman" w:hAnsi="Times New Roman" w:cs="Times New Roman"/>
                <w:bCs/>
                <w:lang w:val="en-US"/>
              </w:rPr>
            </w:pPr>
            <w:r w:rsidRPr="00D775F5">
              <w:rPr>
                <w:rFonts w:ascii="Times New Roman" w:hAnsi="Times New Roman" w:cs="Times New Roman"/>
                <w:bCs/>
                <w:lang w:val="en-US"/>
              </w:rPr>
              <w:t>INTERNAL STANDARDIZATION AND SAMPLE DILUTION CONSIDERATIONS</w:t>
            </w:r>
          </w:p>
          <w:p w14:paraId="3590B5F5" w14:textId="324F8326" w:rsidR="00B1297C" w:rsidRPr="00106C0D" w:rsidRDefault="00B1297C" w:rsidP="00C25CF0">
            <w:pPr>
              <w:spacing w:after="0" w:line="240" w:lineRule="auto"/>
              <w:jc w:val="both"/>
              <w:rPr>
                <w:rFonts w:ascii="Times New Roman" w:hAnsi="Times New Roman" w:cs="Times New Roman"/>
                <w:bCs/>
                <w:lang w:val="en-US"/>
              </w:rPr>
            </w:pPr>
            <w:r w:rsidRPr="00D775F5">
              <w:rPr>
                <w:rFonts w:ascii="Times New Roman" w:hAnsi="Times New Roman" w:cs="Times New Roman"/>
                <w:bCs/>
                <w:lang w:val="en-US"/>
              </w:rPr>
              <w:t>Culture media are a complex, multi-component mixture of carbohydrates, salts, nucleic acids, amino acids, vitamins, and nutritional trace elements. It is helpful to the success of an ICP-MS analysis to have knowledge of the specific media components and their concentrations.</w:t>
            </w:r>
          </w:p>
          <w:p w14:paraId="2F670918" w14:textId="5DCE4072" w:rsidR="0001366D" w:rsidRPr="00106C0D" w:rsidRDefault="0001366D" w:rsidP="00C25CF0">
            <w:pPr>
              <w:spacing w:after="0" w:line="240" w:lineRule="auto"/>
              <w:jc w:val="both"/>
              <w:rPr>
                <w:rFonts w:ascii="Times New Roman" w:hAnsi="Times New Roman" w:cs="Times New Roman"/>
                <w:bCs/>
                <w:lang w:val="en-US"/>
              </w:rPr>
            </w:pPr>
          </w:p>
          <w:p w14:paraId="16B4B748" w14:textId="0A477ECE" w:rsidR="0084305F" w:rsidRDefault="0084305F" w:rsidP="00C25CF0">
            <w:pPr>
              <w:spacing w:after="0" w:line="240" w:lineRule="auto"/>
              <w:jc w:val="both"/>
              <w:rPr>
                <w:rFonts w:ascii="Times New Roman" w:hAnsi="Times New Roman" w:cs="Times New Roman"/>
                <w:bCs/>
                <w:lang w:val="en-US"/>
              </w:rPr>
            </w:pPr>
          </w:p>
          <w:p w14:paraId="73D84B32" w14:textId="4BC9BD5E" w:rsidR="00A540ED" w:rsidRDefault="00A540ED" w:rsidP="00C25CF0">
            <w:pPr>
              <w:spacing w:after="0" w:line="240" w:lineRule="auto"/>
              <w:jc w:val="both"/>
              <w:rPr>
                <w:rFonts w:ascii="Times New Roman" w:hAnsi="Times New Roman" w:cs="Times New Roman"/>
                <w:bCs/>
                <w:lang w:val="en-US"/>
              </w:rPr>
            </w:pPr>
          </w:p>
          <w:p w14:paraId="157290E6" w14:textId="77777777" w:rsidR="00A540ED" w:rsidRDefault="00A540ED" w:rsidP="00C25CF0">
            <w:pPr>
              <w:spacing w:after="0" w:line="240" w:lineRule="auto"/>
              <w:jc w:val="both"/>
              <w:rPr>
                <w:rFonts w:ascii="Times New Roman" w:hAnsi="Times New Roman" w:cs="Times New Roman"/>
                <w:bCs/>
                <w:lang w:val="en-US"/>
              </w:rPr>
            </w:pPr>
          </w:p>
          <w:p w14:paraId="0BA153A5" w14:textId="66623D4A" w:rsidR="00B1297C"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In most cases, the culture media is directly dissolved with a dilute acid diluent. The media will be highly water soluble and performing a total digestion of the media will not remove the inorganic components from the test solution matrix.</w:t>
            </w:r>
          </w:p>
          <w:p w14:paraId="61D63AFD" w14:textId="72A1E675" w:rsidR="007053C1" w:rsidRDefault="007053C1" w:rsidP="00C25CF0">
            <w:pPr>
              <w:spacing w:after="0" w:line="240" w:lineRule="auto"/>
              <w:jc w:val="both"/>
              <w:rPr>
                <w:rFonts w:ascii="Times New Roman" w:hAnsi="Times New Roman" w:cs="Times New Roman"/>
                <w:bCs/>
                <w:lang w:val="en-US"/>
              </w:rPr>
            </w:pPr>
          </w:p>
          <w:p w14:paraId="4812FB95" w14:textId="77777777" w:rsidR="007053C1" w:rsidRPr="00D57307" w:rsidRDefault="007053C1" w:rsidP="00C25CF0">
            <w:pPr>
              <w:spacing w:after="0" w:line="240" w:lineRule="auto"/>
              <w:jc w:val="both"/>
              <w:rPr>
                <w:rFonts w:ascii="Times New Roman" w:hAnsi="Times New Roman" w:cs="Times New Roman"/>
                <w:bCs/>
                <w:lang w:val="uz-Cyrl-UZ"/>
              </w:rPr>
            </w:pPr>
          </w:p>
          <w:p w14:paraId="60B284B5" w14:textId="179CE8DE" w:rsidR="0001366D" w:rsidRPr="00106C0D" w:rsidRDefault="0001366D" w:rsidP="00C25CF0">
            <w:pPr>
              <w:spacing w:after="0" w:line="240" w:lineRule="auto"/>
              <w:jc w:val="both"/>
              <w:rPr>
                <w:rFonts w:ascii="Times New Roman" w:hAnsi="Times New Roman" w:cs="Times New Roman"/>
                <w:bCs/>
                <w:lang w:val="en-US"/>
              </w:rPr>
            </w:pPr>
          </w:p>
          <w:p w14:paraId="799E4B5C" w14:textId="77777777" w:rsidR="00962750" w:rsidRPr="00106C0D" w:rsidRDefault="00962750" w:rsidP="00C25CF0">
            <w:pPr>
              <w:spacing w:after="0" w:line="240" w:lineRule="auto"/>
              <w:jc w:val="both"/>
              <w:rPr>
                <w:rFonts w:ascii="Times New Roman" w:hAnsi="Times New Roman" w:cs="Times New Roman"/>
                <w:bCs/>
                <w:lang w:val="en-US"/>
              </w:rPr>
            </w:pPr>
          </w:p>
          <w:p w14:paraId="47129A09" w14:textId="3B99FBAE"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 xml:space="preserve">Generally, the strategy for ICP-MS sample dissolution is that the total percentage of dissolved solids is not more than 0.2% (the amount of total solute in grams per 100 mL of diluent). Inorganic salts in particular can affect the accuracy of an ICP-MS experiment. Ideally, the total amount of sodium introduced to the mass spectrometer, for </w:t>
            </w:r>
            <w:r w:rsidRPr="00106C0D">
              <w:rPr>
                <w:rFonts w:ascii="Times New Roman" w:hAnsi="Times New Roman" w:cs="Times New Roman"/>
                <w:bCs/>
                <w:lang w:val="en-US"/>
              </w:rPr>
              <w:lastRenderedPageBreak/>
              <w:t>example, should not exceed 1000 µg/mL (ppm). The presence of ppm levels of sodium (or elements that are readily ionized) affects the ICP-MS experiment in three ways:</w:t>
            </w:r>
          </w:p>
          <w:p w14:paraId="1D591994" w14:textId="4DA00698" w:rsidR="0001366D" w:rsidRPr="00106C0D" w:rsidRDefault="0001366D" w:rsidP="00C25CF0">
            <w:pPr>
              <w:spacing w:after="0" w:line="240" w:lineRule="auto"/>
              <w:jc w:val="both"/>
              <w:rPr>
                <w:rFonts w:ascii="Times New Roman" w:hAnsi="Times New Roman" w:cs="Times New Roman"/>
                <w:bCs/>
                <w:lang w:val="en-US"/>
              </w:rPr>
            </w:pPr>
          </w:p>
          <w:p w14:paraId="623ABE39" w14:textId="2BD4AFD4" w:rsidR="00740C91" w:rsidRDefault="00740C91" w:rsidP="00C25CF0">
            <w:pPr>
              <w:spacing w:after="0" w:line="240" w:lineRule="auto"/>
              <w:jc w:val="both"/>
              <w:rPr>
                <w:rFonts w:ascii="Times New Roman" w:hAnsi="Times New Roman" w:cs="Times New Roman"/>
                <w:bCs/>
                <w:lang w:val="en-US"/>
              </w:rPr>
            </w:pPr>
          </w:p>
          <w:p w14:paraId="196A1024" w14:textId="77777777" w:rsidR="00A84EE9" w:rsidRPr="00106C0D" w:rsidRDefault="00A84EE9" w:rsidP="00C25CF0">
            <w:pPr>
              <w:spacing w:after="0" w:line="240" w:lineRule="auto"/>
              <w:jc w:val="both"/>
              <w:rPr>
                <w:rFonts w:ascii="Times New Roman" w:hAnsi="Times New Roman" w:cs="Times New Roman"/>
                <w:bCs/>
                <w:lang w:val="en-US"/>
              </w:rPr>
            </w:pPr>
          </w:p>
          <w:p w14:paraId="2FAC34D8" w14:textId="2E2D9D92" w:rsidR="00B1297C" w:rsidRPr="00106C0D" w:rsidRDefault="00B1297C" w:rsidP="00C25CF0">
            <w:pPr>
              <w:numPr>
                <w:ilvl w:val="0"/>
                <w:numId w:val="23"/>
              </w:numPr>
              <w:tabs>
                <w:tab w:val="clear" w:pos="720"/>
              </w:tabs>
              <w:spacing w:after="0" w:line="240" w:lineRule="auto"/>
              <w:ind w:left="4" w:hanging="4"/>
              <w:jc w:val="both"/>
              <w:rPr>
                <w:rFonts w:ascii="Times New Roman" w:hAnsi="Times New Roman" w:cs="Times New Roman"/>
                <w:bCs/>
                <w:lang w:val="en-US"/>
              </w:rPr>
            </w:pPr>
            <w:r w:rsidRPr="00106C0D">
              <w:rPr>
                <w:rFonts w:ascii="Times New Roman" w:hAnsi="Times New Roman" w:cs="Times New Roman"/>
                <w:bCs/>
                <w:lang w:val="en-US"/>
              </w:rPr>
              <w:t>The plasma ion source becomes more conductive, which renders it significantly cooler than "normal" plasma temperature when introducing a clean working standard matrix such a 1% (v/v) nitric acid. This in turn lowers the fraction of ionized elemental atoms (see </w:t>
            </w:r>
            <w:hyperlink r:id="rId21" w:anchor="GUID-531AA349-B858-440D-B4E0-D04BDF2D8C7B" w:history="1">
              <w:r w:rsidRPr="00106C0D">
                <w:rPr>
                  <w:rStyle w:val="a6"/>
                  <w:rFonts w:ascii="Times New Roman" w:hAnsi="Times New Roman" w:cs="Times New Roman"/>
                  <w:bCs/>
                  <w:i/>
                  <w:iCs/>
                  <w:lang w:val="en-US"/>
                </w:rPr>
                <w:t>Table 2</w:t>
              </w:r>
            </w:hyperlink>
            <w:r w:rsidRPr="00106C0D">
              <w:rPr>
                <w:rFonts w:ascii="Times New Roman" w:hAnsi="Times New Roman" w:cs="Times New Roman"/>
                <w:bCs/>
                <w:lang w:val="en-US"/>
              </w:rPr>
              <w:t>). The higher the ionization potential of the element, the more pronounced is this affect.</w:t>
            </w:r>
          </w:p>
          <w:p w14:paraId="080C04BB" w14:textId="501E30DB" w:rsidR="00740C91" w:rsidRPr="00106C0D" w:rsidRDefault="00740C91" w:rsidP="00C25CF0">
            <w:pPr>
              <w:spacing w:after="0" w:line="240" w:lineRule="auto"/>
              <w:jc w:val="both"/>
              <w:rPr>
                <w:rFonts w:ascii="Times New Roman" w:hAnsi="Times New Roman" w:cs="Times New Roman"/>
                <w:bCs/>
                <w:lang w:val="en-US"/>
              </w:rPr>
            </w:pPr>
          </w:p>
          <w:p w14:paraId="314520DE" w14:textId="77777777" w:rsidR="00740C91" w:rsidRPr="00106C0D" w:rsidRDefault="00740C91" w:rsidP="00C25CF0">
            <w:pPr>
              <w:spacing w:after="0" w:line="240" w:lineRule="auto"/>
              <w:jc w:val="both"/>
              <w:rPr>
                <w:rFonts w:ascii="Times New Roman" w:hAnsi="Times New Roman" w:cs="Times New Roman"/>
                <w:bCs/>
                <w:lang w:val="en-US"/>
              </w:rPr>
            </w:pPr>
          </w:p>
          <w:p w14:paraId="7C7419AF" w14:textId="17C35366" w:rsidR="00B1297C" w:rsidRPr="00106C0D" w:rsidRDefault="00B1297C" w:rsidP="00C25CF0">
            <w:pPr>
              <w:numPr>
                <w:ilvl w:val="0"/>
                <w:numId w:val="23"/>
              </w:numPr>
              <w:tabs>
                <w:tab w:val="clear" w:pos="720"/>
              </w:tabs>
              <w:spacing w:after="0" w:line="240" w:lineRule="auto"/>
              <w:ind w:left="4" w:hanging="4"/>
              <w:jc w:val="both"/>
              <w:rPr>
                <w:rFonts w:ascii="Times New Roman" w:hAnsi="Times New Roman" w:cs="Times New Roman"/>
                <w:bCs/>
                <w:lang w:val="en-US"/>
              </w:rPr>
            </w:pPr>
            <w:r w:rsidRPr="00106C0D">
              <w:rPr>
                <w:rFonts w:ascii="Times New Roman" w:hAnsi="Times New Roman" w:cs="Times New Roman"/>
                <w:bCs/>
                <w:lang w:val="en-US"/>
              </w:rPr>
              <w:t>The presence of the conductive ions in the ion beam changes the influence of the pole bias in the analytical quadrupole. This can significantly shift the count-rate of the lower mass ions upwards relative to the count-rate of the high mass ions.</w:t>
            </w:r>
          </w:p>
          <w:p w14:paraId="3B6320FC" w14:textId="09E9FE7B" w:rsidR="00740C91" w:rsidRDefault="00740C91" w:rsidP="00C25CF0">
            <w:pPr>
              <w:spacing w:after="0" w:line="240" w:lineRule="auto"/>
              <w:ind w:left="4"/>
              <w:jc w:val="both"/>
              <w:rPr>
                <w:rFonts w:ascii="Times New Roman" w:hAnsi="Times New Roman" w:cs="Times New Roman"/>
                <w:bCs/>
                <w:lang w:val="en-US"/>
              </w:rPr>
            </w:pPr>
          </w:p>
          <w:p w14:paraId="70D46FB9" w14:textId="77777777" w:rsidR="004F4D7F" w:rsidRPr="00106C0D" w:rsidRDefault="004F4D7F" w:rsidP="00C25CF0">
            <w:pPr>
              <w:spacing w:after="0" w:line="240" w:lineRule="auto"/>
              <w:jc w:val="both"/>
              <w:rPr>
                <w:rFonts w:ascii="Times New Roman" w:hAnsi="Times New Roman" w:cs="Times New Roman"/>
                <w:bCs/>
                <w:lang w:val="en-US"/>
              </w:rPr>
            </w:pPr>
          </w:p>
          <w:p w14:paraId="0D0A38E7" w14:textId="0A5E588E" w:rsidR="00B1297C" w:rsidRPr="00106C0D" w:rsidRDefault="00B1297C" w:rsidP="00C25CF0">
            <w:pPr>
              <w:numPr>
                <w:ilvl w:val="0"/>
                <w:numId w:val="23"/>
              </w:numPr>
              <w:tabs>
                <w:tab w:val="clear" w:pos="720"/>
              </w:tabs>
              <w:spacing w:after="0" w:line="240" w:lineRule="auto"/>
              <w:ind w:left="4" w:hanging="4"/>
              <w:jc w:val="both"/>
              <w:rPr>
                <w:rFonts w:ascii="Times New Roman" w:hAnsi="Times New Roman" w:cs="Times New Roman"/>
                <w:bCs/>
                <w:lang w:val="en-US"/>
              </w:rPr>
            </w:pPr>
            <w:r w:rsidRPr="00106C0D">
              <w:rPr>
                <w:rFonts w:ascii="Times New Roman" w:hAnsi="Times New Roman" w:cs="Times New Roman"/>
                <w:bCs/>
                <w:lang w:val="en-US"/>
              </w:rPr>
              <w:t>There is an overall loss of response over time due to the deposition of the sodium ions onto the surface of the plasma or vacuum region interface.</w:t>
            </w:r>
          </w:p>
          <w:p w14:paraId="6077FB87" w14:textId="77777777" w:rsidR="0001366D" w:rsidRPr="00106C0D" w:rsidRDefault="0001366D" w:rsidP="00C25CF0">
            <w:pPr>
              <w:spacing w:after="0" w:line="240" w:lineRule="auto"/>
              <w:ind w:left="4"/>
              <w:jc w:val="both"/>
              <w:rPr>
                <w:rFonts w:ascii="Times New Roman" w:hAnsi="Times New Roman" w:cs="Times New Roman"/>
                <w:bCs/>
                <w:lang w:val="en-US"/>
              </w:rPr>
            </w:pPr>
          </w:p>
          <w:p w14:paraId="14ADC762" w14:textId="0D0D176C" w:rsidR="00CE37C2"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 xml:space="preserve">For all analyses, it is particularly important to apply the correct internal standard to the analyte. It is recommended that an internal standard element or elements are added to all calibration standard and sample solutions to act as reference intensities. The intensity of the internal standard mass is compared to the same signal from a chosen reference point such as the initial blank solution. Multiple </w:t>
            </w:r>
            <w:r w:rsidRPr="00C76EA5">
              <w:rPr>
                <w:rFonts w:ascii="Times New Roman" w:hAnsi="Times New Roman" w:cs="Times New Roman"/>
                <w:lang w:val="en-US"/>
              </w:rPr>
              <w:t xml:space="preserve">internal standard elements may be needed </w:t>
            </w:r>
            <w:r w:rsidRPr="00106C0D">
              <w:rPr>
                <w:rFonts w:ascii="Times New Roman" w:hAnsi="Times New Roman" w:cs="Times New Roman"/>
                <w:bCs/>
                <w:lang w:val="en-US"/>
              </w:rPr>
              <w:t xml:space="preserve">depending upon the sample matrix, polyatomic interference, and elements of interest. Internal standard selection should be addressed during the method </w:t>
            </w:r>
            <w:r w:rsidRPr="00106C0D">
              <w:rPr>
                <w:rFonts w:ascii="Times New Roman" w:hAnsi="Times New Roman" w:cs="Times New Roman"/>
                <w:bCs/>
                <w:lang w:val="en-US"/>
              </w:rPr>
              <w:lastRenderedPageBreak/>
              <w:t>characterization experiments to establish suitable accuracy. In many instances, the most important consideration is matching the mass range of the analyte elements with that of the internal standards, but the effect of the salt ions on the fraction ionized needs to be considered. During the course of internal standard selection, one should be vigilant in selecting elements that do not have overlapping isotopic masses and that the test solutions do not contain the internal standard element.</w:t>
            </w:r>
          </w:p>
          <w:p w14:paraId="0883AAC0" w14:textId="5EC9387A" w:rsidR="00CE37C2" w:rsidRPr="00106C0D" w:rsidRDefault="00CE37C2" w:rsidP="00C25CF0">
            <w:pPr>
              <w:spacing w:after="0" w:line="240" w:lineRule="auto"/>
              <w:jc w:val="both"/>
              <w:rPr>
                <w:rFonts w:ascii="Times New Roman" w:hAnsi="Times New Roman" w:cs="Times New Roman"/>
                <w:bCs/>
                <w:lang w:val="en-US"/>
              </w:rPr>
            </w:pPr>
          </w:p>
          <w:p w14:paraId="68888FA9" w14:textId="5253E45E" w:rsidR="00B7132E" w:rsidRDefault="00B7132E" w:rsidP="00C25CF0">
            <w:pPr>
              <w:spacing w:after="0" w:line="240" w:lineRule="auto"/>
              <w:jc w:val="both"/>
              <w:rPr>
                <w:rFonts w:ascii="Times New Roman" w:hAnsi="Times New Roman" w:cs="Times New Roman"/>
                <w:bCs/>
                <w:lang w:val="en-US"/>
              </w:rPr>
            </w:pPr>
          </w:p>
          <w:p w14:paraId="4C88CD6E" w14:textId="77777777" w:rsidR="00725CB6" w:rsidRDefault="00725CB6" w:rsidP="00C25CF0">
            <w:pPr>
              <w:spacing w:after="0" w:line="240" w:lineRule="auto"/>
              <w:jc w:val="both"/>
              <w:rPr>
                <w:rFonts w:ascii="Times New Roman" w:hAnsi="Times New Roman" w:cs="Times New Roman"/>
                <w:bCs/>
                <w:lang w:val="en-US"/>
              </w:rPr>
            </w:pPr>
          </w:p>
          <w:p w14:paraId="4108C5E1" w14:textId="77777777" w:rsidR="00725CB6" w:rsidRDefault="00725CB6" w:rsidP="00C25CF0">
            <w:pPr>
              <w:spacing w:after="0" w:line="240" w:lineRule="auto"/>
              <w:jc w:val="both"/>
              <w:rPr>
                <w:rFonts w:ascii="Times New Roman" w:hAnsi="Times New Roman" w:cs="Times New Roman"/>
                <w:bCs/>
                <w:lang w:val="en-US"/>
              </w:rPr>
            </w:pPr>
          </w:p>
          <w:p w14:paraId="6D5EB585" w14:textId="3CCDDFA0" w:rsidR="00CE37C2"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From the ionization potential data presented in </w:t>
            </w:r>
            <w:hyperlink r:id="rId22" w:anchor="GUID-A947D864-6A9E-4EB6-9AE9-4636133C8F3A" w:history="1">
              <w:r w:rsidRPr="00106C0D">
                <w:rPr>
                  <w:rStyle w:val="a6"/>
                  <w:rFonts w:ascii="Times New Roman" w:hAnsi="Times New Roman" w:cs="Times New Roman"/>
                  <w:bCs/>
                  <w:i/>
                  <w:iCs/>
                  <w:lang w:val="en-US"/>
                </w:rPr>
                <w:t>Table 6</w:t>
              </w:r>
            </w:hyperlink>
            <w:r w:rsidRPr="00106C0D">
              <w:rPr>
                <w:rFonts w:ascii="Times New Roman" w:hAnsi="Times New Roman" w:cs="Times New Roman"/>
                <w:bCs/>
                <w:lang w:val="en-US"/>
              </w:rPr>
              <w:t>, note that there are two elements—selenium and zinc—that have ionization potentials approaching 10 eV. Correspondingly, there are two internal standard elements—beryllium and tellurium—that also approach 10 eV. The majority of the other trace element and internal standard elements have ionization potentials of 8 eV and less.</w:t>
            </w:r>
          </w:p>
          <w:p w14:paraId="34CC92E6" w14:textId="77777777" w:rsidR="00A96AAC" w:rsidRPr="00106C0D" w:rsidRDefault="00A96AAC" w:rsidP="00C25CF0">
            <w:pPr>
              <w:spacing w:after="0" w:line="240" w:lineRule="auto"/>
              <w:jc w:val="both"/>
              <w:rPr>
                <w:rFonts w:ascii="Times New Roman" w:hAnsi="Times New Roman" w:cs="Times New Roman"/>
                <w:bCs/>
                <w:lang w:val="en-US"/>
              </w:rPr>
            </w:pPr>
          </w:p>
          <w:p w14:paraId="122C2C2C" w14:textId="02A55234" w:rsidR="00B1297C" w:rsidRDefault="00B1297C" w:rsidP="00C25CF0">
            <w:pPr>
              <w:spacing w:after="0" w:line="240" w:lineRule="auto"/>
              <w:jc w:val="both"/>
              <w:rPr>
                <w:rFonts w:ascii="Times New Roman" w:hAnsi="Times New Roman" w:cs="Times New Roman"/>
                <w:b/>
                <w:bCs/>
                <w:lang w:val="en-US"/>
              </w:rPr>
            </w:pPr>
            <w:r w:rsidRPr="00106C0D">
              <w:rPr>
                <w:rFonts w:ascii="Times New Roman" w:hAnsi="Times New Roman" w:cs="Times New Roman"/>
                <w:b/>
                <w:bCs/>
                <w:lang w:val="en-US"/>
              </w:rPr>
              <w:t>Table 6. Media Trace Element and Internal Standard Element Ionization Potentials (</w:t>
            </w:r>
            <w:hyperlink r:id="rId23" w:anchor="GUID-31498286-412A-4E5E-834B-9AE622AD58E9" w:history="1">
              <w:r w:rsidRPr="00106C0D">
                <w:rPr>
                  <w:rStyle w:val="a6"/>
                  <w:rFonts w:ascii="Times New Roman" w:hAnsi="Times New Roman" w:cs="Times New Roman"/>
                  <w:b/>
                  <w:bCs/>
                  <w:i/>
                  <w:iCs/>
                  <w:lang w:val="en-US"/>
                </w:rPr>
                <w:t>4</w:t>
              </w:r>
            </w:hyperlink>
            <w:r w:rsidRPr="00106C0D">
              <w:rPr>
                <w:rFonts w:ascii="Times New Roman" w:hAnsi="Times New Roman" w:cs="Times New Roman"/>
                <w:b/>
                <w:bCs/>
                <w:lang w:val="en-US"/>
              </w:rPr>
              <w:t>)</w:t>
            </w:r>
          </w:p>
          <w:p w14:paraId="1B4F4885" w14:textId="4B9DCF90" w:rsidR="00E2282A" w:rsidRPr="00861877" w:rsidRDefault="00E2282A" w:rsidP="00C25CF0">
            <w:pPr>
              <w:spacing w:after="0" w:line="240" w:lineRule="auto"/>
              <w:jc w:val="both"/>
              <w:rPr>
                <w:rFonts w:ascii="Times New Roman" w:hAnsi="Times New Roman" w:cs="Times New Roman"/>
                <w:lang w:val="en-US"/>
              </w:rPr>
            </w:pPr>
          </w:p>
          <w:tbl>
            <w:tblPr>
              <w:tblW w:w="4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87"/>
              <w:gridCol w:w="1276"/>
              <w:gridCol w:w="992"/>
              <w:gridCol w:w="993"/>
            </w:tblGrid>
            <w:tr w:rsidR="0001366D" w:rsidRPr="00C76EA5" w14:paraId="5146C788" w14:textId="77777777" w:rsidTr="001B38A3">
              <w:trPr>
                <w:tblHeader/>
              </w:trPr>
              <w:tc>
                <w:tcPr>
                  <w:tcW w:w="1287" w:type="dxa"/>
                  <w:vAlign w:val="center"/>
                  <w:hideMark/>
                </w:tcPr>
                <w:p w14:paraId="43A7589E" w14:textId="77777777" w:rsidR="00B1297C" w:rsidRPr="00106C0D" w:rsidRDefault="00B1297C" w:rsidP="00C25CF0">
                  <w:pPr>
                    <w:spacing w:after="0" w:line="240" w:lineRule="auto"/>
                    <w:jc w:val="both"/>
                    <w:rPr>
                      <w:rFonts w:ascii="Times New Roman" w:hAnsi="Times New Roman" w:cs="Times New Roman"/>
                      <w:b/>
                      <w:bCs/>
                      <w:lang w:val="en-US"/>
                    </w:rPr>
                  </w:pPr>
                  <w:r w:rsidRPr="00106C0D">
                    <w:rPr>
                      <w:rFonts w:ascii="Times New Roman" w:hAnsi="Times New Roman" w:cs="Times New Roman"/>
                      <w:b/>
                      <w:bCs/>
                      <w:lang w:val="en-US"/>
                    </w:rPr>
                    <w:t>Element</w:t>
                  </w:r>
                </w:p>
              </w:tc>
              <w:tc>
                <w:tcPr>
                  <w:tcW w:w="1276" w:type="dxa"/>
                  <w:vAlign w:val="center"/>
                  <w:hideMark/>
                </w:tcPr>
                <w:p w14:paraId="05FF8DED" w14:textId="77777777" w:rsidR="00B1297C" w:rsidRPr="00106C0D" w:rsidRDefault="00B1297C" w:rsidP="00C25CF0">
                  <w:pPr>
                    <w:spacing w:after="0" w:line="240" w:lineRule="auto"/>
                    <w:jc w:val="both"/>
                    <w:rPr>
                      <w:rFonts w:ascii="Times New Roman" w:hAnsi="Times New Roman" w:cs="Times New Roman"/>
                      <w:b/>
                      <w:bCs/>
                      <w:lang w:val="en-US"/>
                    </w:rPr>
                  </w:pPr>
                  <w:r w:rsidRPr="00106C0D">
                    <w:rPr>
                      <w:rFonts w:ascii="Times New Roman" w:hAnsi="Times New Roman" w:cs="Times New Roman"/>
                      <w:b/>
                      <w:bCs/>
                      <w:lang w:val="en-US"/>
                    </w:rPr>
                    <w:t>Analytical Mass (AMU)</w:t>
                  </w:r>
                </w:p>
              </w:tc>
              <w:tc>
                <w:tcPr>
                  <w:tcW w:w="992" w:type="dxa"/>
                  <w:vAlign w:val="center"/>
                  <w:hideMark/>
                </w:tcPr>
                <w:p w14:paraId="37F47F7C" w14:textId="77777777" w:rsidR="00B1297C" w:rsidRPr="00106C0D" w:rsidRDefault="00B1297C" w:rsidP="00C25CF0">
                  <w:pPr>
                    <w:spacing w:after="0" w:line="240" w:lineRule="auto"/>
                    <w:jc w:val="both"/>
                    <w:rPr>
                      <w:rFonts w:ascii="Times New Roman" w:hAnsi="Times New Roman" w:cs="Times New Roman"/>
                      <w:b/>
                      <w:bCs/>
                      <w:lang w:val="en-US"/>
                    </w:rPr>
                  </w:pPr>
                  <w:r w:rsidRPr="00106C0D">
                    <w:rPr>
                      <w:rFonts w:ascii="Times New Roman" w:hAnsi="Times New Roman" w:cs="Times New Roman"/>
                      <w:b/>
                      <w:bCs/>
                      <w:lang w:val="en-US"/>
                    </w:rPr>
                    <w:t>First Ionization Potential (eV)</w:t>
                  </w:r>
                </w:p>
              </w:tc>
              <w:tc>
                <w:tcPr>
                  <w:tcW w:w="993" w:type="dxa"/>
                  <w:vAlign w:val="center"/>
                  <w:hideMark/>
                </w:tcPr>
                <w:p w14:paraId="39CB8F57" w14:textId="77777777" w:rsidR="00B1297C" w:rsidRPr="00106C0D" w:rsidRDefault="00B1297C" w:rsidP="00C25CF0">
                  <w:pPr>
                    <w:spacing w:after="0" w:line="240" w:lineRule="auto"/>
                    <w:jc w:val="both"/>
                    <w:rPr>
                      <w:rFonts w:ascii="Times New Roman" w:hAnsi="Times New Roman" w:cs="Times New Roman"/>
                      <w:b/>
                      <w:bCs/>
                      <w:lang w:val="en-US"/>
                    </w:rPr>
                  </w:pPr>
                  <w:r w:rsidRPr="00106C0D">
                    <w:rPr>
                      <w:rFonts w:ascii="Times New Roman" w:hAnsi="Times New Roman" w:cs="Times New Roman"/>
                      <w:b/>
                      <w:bCs/>
                      <w:lang w:val="en-US"/>
                    </w:rPr>
                    <w:t>Fraction Ionized at 7500° (%)</w:t>
                  </w:r>
                </w:p>
              </w:tc>
            </w:tr>
            <w:tr w:rsidR="0001366D" w:rsidRPr="00C76EA5" w14:paraId="0D6D1209" w14:textId="77777777" w:rsidTr="001B38A3">
              <w:tc>
                <w:tcPr>
                  <w:tcW w:w="1287" w:type="dxa"/>
                  <w:vAlign w:val="center"/>
                  <w:hideMark/>
                </w:tcPr>
                <w:p w14:paraId="23619ED3"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Aluminum</w:t>
                  </w:r>
                </w:p>
              </w:tc>
              <w:tc>
                <w:tcPr>
                  <w:tcW w:w="1276" w:type="dxa"/>
                  <w:vAlign w:val="center"/>
                  <w:hideMark/>
                </w:tcPr>
                <w:p w14:paraId="7316C623"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27</w:t>
                  </w:r>
                </w:p>
              </w:tc>
              <w:tc>
                <w:tcPr>
                  <w:tcW w:w="992" w:type="dxa"/>
                  <w:vAlign w:val="center"/>
                  <w:hideMark/>
                </w:tcPr>
                <w:p w14:paraId="4BBC237A"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&lt;7</w:t>
                  </w:r>
                </w:p>
              </w:tc>
              <w:tc>
                <w:tcPr>
                  <w:tcW w:w="993" w:type="dxa"/>
                  <w:vAlign w:val="center"/>
                  <w:hideMark/>
                </w:tcPr>
                <w:p w14:paraId="0BA9D56B"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98</w:t>
                  </w:r>
                </w:p>
              </w:tc>
            </w:tr>
            <w:tr w:rsidR="0001366D" w:rsidRPr="00C76EA5" w14:paraId="441A0587" w14:textId="77777777" w:rsidTr="001B38A3">
              <w:tc>
                <w:tcPr>
                  <w:tcW w:w="1287" w:type="dxa"/>
                  <w:vAlign w:val="center"/>
                  <w:hideMark/>
                </w:tcPr>
                <w:p w14:paraId="2C59A489"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Antimony</w:t>
                  </w:r>
                </w:p>
              </w:tc>
              <w:tc>
                <w:tcPr>
                  <w:tcW w:w="1276" w:type="dxa"/>
                  <w:vAlign w:val="center"/>
                  <w:hideMark/>
                </w:tcPr>
                <w:p w14:paraId="0609D744"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121, 123</w:t>
                  </w:r>
                </w:p>
              </w:tc>
              <w:tc>
                <w:tcPr>
                  <w:tcW w:w="992" w:type="dxa"/>
                  <w:vAlign w:val="center"/>
                  <w:hideMark/>
                </w:tcPr>
                <w:p w14:paraId="429407B9"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7–8</w:t>
                  </w:r>
                </w:p>
              </w:tc>
              <w:tc>
                <w:tcPr>
                  <w:tcW w:w="993" w:type="dxa"/>
                  <w:vAlign w:val="center"/>
                  <w:hideMark/>
                </w:tcPr>
                <w:p w14:paraId="43F90AA4"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78</w:t>
                  </w:r>
                </w:p>
              </w:tc>
            </w:tr>
            <w:tr w:rsidR="0001366D" w:rsidRPr="00C76EA5" w14:paraId="5DCE4F69" w14:textId="77777777" w:rsidTr="001B38A3">
              <w:tc>
                <w:tcPr>
                  <w:tcW w:w="1287" w:type="dxa"/>
                  <w:vAlign w:val="center"/>
                  <w:hideMark/>
                </w:tcPr>
                <w:p w14:paraId="3552DE9D"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Beryllium</w:t>
                  </w:r>
                  <w:hyperlink r:id="rId24" w:anchor="FN_SLV_P4C_LTB" w:history="1">
                    <w:r w:rsidRPr="00106C0D">
                      <w:rPr>
                        <w:rStyle w:val="a6"/>
                        <w:rFonts w:ascii="Times New Roman" w:hAnsi="Times New Roman" w:cs="Times New Roman"/>
                        <w:bCs/>
                        <w:vertAlign w:val="superscript"/>
                        <w:lang w:val="en-US"/>
                      </w:rPr>
                      <w:t>a</w:t>
                    </w:r>
                  </w:hyperlink>
                </w:p>
              </w:tc>
              <w:tc>
                <w:tcPr>
                  <w:tcW w:w="1276" w:type="dxa"/>
                  <w:vAlign w:val="center"/>
                  <w:hideMark/>
                </w:tcPr>
                <w:p w14:paraId="47330D51"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9</w:t>
                  </w:r>
                </w:p>
              </w:tc>
              <w:tc>
                <w:tcPr>
                  <w:tcW w:w="992" w:type="dxa"/>
                  <w:vAlign w:val="center"/>
                  <w:hideMark/>
                </w:tcPr>
                <w:p w14:paraId="0C92C5EE"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9–10</w:t>
                  </w:r>
                </w:p>
              </w:tc>
              <w:tc>
                <w:tcPr>
                  <w:tcW w:w="993" w:type="dxa"/>
                  <w:vAlign w:val="center"/>
                  <w:hideMark/>
                </w:tcPr>
                <w:p w14:paraId="75BFE558"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75</w:t>
                  </w:r>
                </w:p>
              </w:tc>
            </w:tr>
            <w:tr w:rsidR="0001366D" w:rsidRPr="00C76EA5" w14:paraId="0345F8A8" w14:textId="77777777" w:rsidTr="001B38A3">
              <w:tc>
                <w:tcPr>
                  <w:tcW w:w="1287" w:type="dxa"/>
                  <w:vAlign w:val="center"/>
                  <w:hideMark/>
                </w:tcPr>
                <w:p w14:paraId="4EC96575"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Bismuth</w:t>
                  </w:r>
                  <w:hyperlink r:id="rId25" w:anchor="FN_SLV_P4C_LTB" w:history="1">
                    <w:r w:rsidRPr="00106C0D">
                      <w:rPr>
                        <w:rStyle w:val="a6"/>
                        <w:rFonts w:ascii="Times New Roman" w:hAnsi="Times New Roman" w:cs="Times New Roman"/>
                        <w:bCs/>
                        <w:vertAlign w:val="superscript"/>
                        <w:lang w:val="en-US"/>
                      </w:rPr>
                      <w:t>a</w:t>
                    </w:r>
                  </w:hyperlink>
                </w:p>
              </w:tc>
              <w:tc>
                <w:tcPr>
                  <w:tcW w:w="1276" w:type="dxa"/>
                  <w:vAlign w:val="center"/>
                  <w:hideMark/>
                </w:tcPr>
                <w:p w14:paraId="1F460C14"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209</w:t>
                  </w:r>
                </w:p>
              </w:tc>
              <w:tc>
                <w:tcPr>
                  <w:tcW w:w="992" w:type="dxa"/>
                  <w:vAlign w:val="center"/>
                  <w:hideMark/>
                </w:tcPr>
                <w:p w14:paraId="5D4A152F"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7–8</w:t>
                  </w:r>
                </w:p>
              </w:tc>
              <w:tc>
                <w:tcPr>
                  <w:tcW w:w="993" w:type="dxa"/>
                  <w:vAlign w:val="center"/>
                  <w:hideMark/>
                </w:tcPr>
                <w:p w14:paraId="7E1B9592"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92</w:t>
                  </w:r>
                </w:p>
              </w:tc>
            </w:tr>
            <w:tr w:rsidR="0001366D" w:rsidRPr="00C76EA5" w14:paraId="24E5F02F" w14:textId="77777777" w:rsidTr="001B38A3">
              <w:tc>
                <w:tcPr>
                  <w:tcW w:w="1287" w:type="dxa"/>
                  <w:vAlign w:val="center"/>
                  <w:hideMark/>
                </w:tcPr>
                <w:p w14:paraId="2E60E6D3"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Cadmium</w:t>
                  </w:r>
                </w:p>
              </w:tc>
              <w:tc>
                <w:tcPr>
                  <w:tcW w:w="1276" w:type="dxa"/>
                  <w:vAlign w:val="center"/>
                  <w:hideMark/>
                </w:tcPr>
                <w:p w14:paraId="5684036C"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111, 114</w:t>
                  </w:r>
                </w:p>
              </w:tc>
              <w:tc>
                <w:tcPr>
                  <w:tcW w:w="992" w:type="dxa"/>
                  <w:vAlign w:val="center"/>
                  <w:hideMark/>
                </w:tcPr>
                <w:p w14:paraId="21841DC1"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9–10</w:t>
                  </w:r>
                </w:p>
              </w:tc>
              <w:tc>
                <w:tcPr>
                  <w:tcW w:w="993" w:type="dxa"/>
                  <w:vAlign w:val="center"/>
                  <w:hideMark/>
                </w:tcPr>
                <w:p w14:paraId="64762E95"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85</w:t>
                  </w:r>
                </w:p>
              </w:tc>
            </w:tr>
            <w:tr w:rsidR="0001366D" w:rsidRPr="00C76EA5" w14:paraId="5D46BB59" w14:textId="77777777" w:rsidTr="001B38A3">
              <w:tc>
                <w:tcPr>
                  <w:tcW w:w="1287" w:type="dxa"/>
                  <w:vAlign w:val="center"/>
                  <w:hideMark/>
                </w:tcPr>
                <w:p w14:paraId="243BFDB0"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Cobalt</w:t>
                  </w:r>
                </w:p>
              </w:tc>
              <w:tc>
                <w:tcPr>
                  <w:tcW w:w="1276" w:type="dxa"/>
                  <w:vAlign w:val="center"/>
                  <w:hideMark/>
                </w:tcPr>
                <w:p w14:paraId="2C800EC6"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59</w:t>
                  </w:r>
                </w:p>
              </w:tc>
              <w:tc>
                <w:tcPr>
                  <w:tcW w:w="992" w:type="dxa"/>
                  <w:vAlign w:val="center"/>
                  <w:hideMark/>
                </w:tcPr>
                <w:p w14:paraId="47C3807F"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7–8</w:t>
                  </w:r>
                </w:p>
              </w:tc>
              <w:tc>
                <w:tcPr>
                  <w:tcW w:w="993" w:type="dxa"/>
                  <w:vAlign w:val="center"/>
                  <w:hideMark/>
                </w:tcPr>
                <w:p w14:paraId="32255550"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92</w:t>
                  </w:r>
                </w:p>
              </w:tc>
            </w:tr>
            <w:tr w:rsidR="0001366D" w:rsidRPr="00C76EA5" w14:paraId="3D8A4973" w14:textId="77777777" w:rsidTr="001B38A3">
              <w:tc>
                <w:tcPr>
                  <w:tcW w:w="1287" w:type="dxa"/>
                  <w:vAlign w:val="center"/>
                  <w:hideMark/>
                </w:tcPr>
                <w:p w14:paraId="7D8E24A3"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Chromium</w:t>
                  </w:r>
                </w:p>
              </w:tc>
              <w:tc>
                <w:tcPr>
                  <w:tcW w:w="1276" w:type="dxa"/>
                  <w:vAlign w:val="center"/>
                  <w:hideMark/>
                </w:tcPr>
                <w:p w14:paraId="51208337"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52, 53</w:t>
                  </w:r>
                </w:p>
              </w:tc>
              <w:tc>
                <w:tcPr>
                  <w:tcW w:w="992" w:type="dxa"/>
                  <w:vAlign w:val="center"/>
                  <w:hideMark/>
                </w:tcPr>
                <w:p w14:paraId="6756B483"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&lt;7</w:t>
                  </w:r>
                </w:p>
              </w:tc>
              <w:tc>
                <w:tcPr>
                  <w:tcW w:w="993" w:type="dxa"/>
                  <w:vAlign w:val="center"/>
                  <w:hideMark/>
                </w:tcPr>
                <w:p w14:paraId="0457F623"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98</w:t>
                  </w:r>
                </w:p>
              </w:tc>
            </w:tr>
            <w:tr w:rsidR="0001366D" w:rsidRPr="00C76EA5" w14:paraId="55ED12AE" w14:textId="77777777" w:rsidTr="001B38A3">
              <w:tc>
                <w:tcPr>
                  <w:tcW w:w="1287" w:type="dxa"/>
                  <w:vAlign w:val="center"/>
                  <w:hideMark/>
                </w:tcPr>
                <w:p w14:paraId="7D30851C"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Copper</w:t>
                  </w:r>
                </w:p>
              </w:tc>
              <w:tc>
                <w:tcPr>
                  <w:tcW w:w="1276" w:type="dxa"/>
                  <w:vAlign w:val="center"/>
                  <w:hideMark/>
                </w:tcPr>
                <w:p w14:paraId="496F7630"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63, 65</w:t>
                  </w:r>
                </w:p>
              </w:tc>
              <w:tc>
                <w:tcPr>
                  <w:tcW w:w="992" w:type="dxa"/>
                  <w:vAlign w:val="center"/>
                  <w:hideMark/>
                </w:tcPr>
                <w:p w14:paraId="5415E262"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7–8</w:t>
                  </w:r>
                </w:p>
              </w:tc>
              <w:tc>
                <w:tcPr>
                  <w:tcW w:w="993" w:type="dxa"/>
                  <w:vAlign w:val="center"/>
                  <w:hideMark/>
                </w:tcPr>
                <w:p w14:paraId="669AA65C"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90</w:t>
                  </w:r>
                </w:p>
              </w:tc>
            </w:tr>
            <w:tr w:rsidR="0001366D" w:rsidRPr="00C76EA5" w14:paraId="0F098C9B" w14:textId="77777777" w:rsidTr="001B38A3">
              <w:tc>
                <w:tcPr>
                  <w:tcW w:w="1287" w:type="dxa"/>
                  <w:vAlign w:val="center"/>
                  <w:hideMark/>
                </w:tcPr>
                <w:p w14:paraId="02F26F56"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lastRenderedPageBreak/>
                    <w:t>Gallium</w:t>
                  </w:r>
                  <w:hyperlink r:id="rId26" w:anchor="FN_SLV_P4C_LTB" w:history="1">
                    <w:r w:rsidRPr="00106C0D">
                      <w:rPr>
                        <w:rStyle w:val="a6"/>
                        <w:rFonts w:ascii="Times New Roman" w:hAnsi="Times New Roman" w:cs="Times New Roman"/>
                        <w:bCs/>
                        <w:vertAlign w:val="superscript"/>
                        <w:lang w:val="en-US"/>
                      </w:rPr>
                      <w:t>a</w:t>
                    </w:r>
                  </w:hyperlink>
                </w:p>
              </w:tc>
              <w:tc>
                <w:tcPr>
                  <w:tcW w:w="1276" w:type="dxa"/>
                  <w:vAlign w:val="center"/>
                  <w:hideMark/>
                </w:tcPr>
                <w:p w14:paraId="29A5ECB7"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69</w:t>
                  </w:r>
                </w:p>
              </w:tc>
              <w:tc>
                <w:tcPr>
                  <w:tcW w:w="992" w:type="dxa"/>
                  <w:vAlign w:val="center"/>
                  <w:hideMark/>
                </w:tcPr>
                <w:p w14:paraId="5D770458"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&lt;7</w:t>
                  </w:r>
                </w:p>
              </w:tc>
              <w:tc>
                <w:tcPr>
                  <w:tcW w:w="993" w:type="dxa"/>
                  <w:vAlign w:val="center"/>
                  <w:hideMark/>
                </w:tcPr>
                <w:p w14:paraId="39EE88F9"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98</w:t>
                  </w:r>
                </w:p>
              </w:tc>
            </w:tr>
            <w:tr w:rsidR="0001366D" w:rsidRPr="00C76EA5" w14:paraId="7C3AC25D" w14:textId="77777777" w:rsidTr="001B38A3">
              <w:tc>
                <w:tcPr>
                  <w:tcW w:w="1287" w:type="dxa"/>
                  <w:vAlign w:val="center"/>
                  <w:hideMark/>
                </w:tcPr>
                <w:p w14:paraId="7C63C91B"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Germanium</w:t>
                  </w:r>
                  <w:hyperlink r:id="rId27" w:anchor="FN_SLV_P4C_LTB" w:history="1">
                    <w:r w:rsidRPr="00106C0D">
                      <w:rPr>
                        <w:rStyle w:val="a6"/>
                        <w:rFonts w:ascii="Times New Roman" w:hAnsi="Times New Roman" w:cs="Times New Roman"/>
                        <w:bCs/>
                        <w:vertAlign w:val="superscript"/>
                        <w:lang w:val="en-US"/>
                      </w:rPr>
                      <w:t>a</w:t>
                    </w:r>
                  </w:hyperlink>
                </w:p>
              </w:tc>
              <w:tc>
                <w:tcPr>
                  <w:tcW w:w="1276" w:type="dxa"/>
                  <w:vAlign w:val="center"/>
                  <w:hideMark/>
                </w:tcPr>
                <w:p w14:paraId="1B2716DC"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72</w:t>
                  </w:r>
                </w:p>
              </w:tc>
              <w:tc>
                <w:tcPr>
                  <w:tcW w:w="992" w:type="dxa"/>
                  <w:vAlign w:val="center"/>
                  <w:hideMark/>
                </w:tcPr>
                <w:p w14:paraId="45A4A7C0"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7–8</w:t>
                  </w:r>
                </w:p>
              </w:tc>
              <w:tc>
                <w:tcPr>
                  <w:tcW w:w="993" w:type="dxa"/>
                  <w:vAlign w:val="center"/>
                  <w:hideMark/>
                </w:tcPr>
                <w:p w14:paraId="58C44292"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90</w:t>
                  </w:r>
                </w:p>
              </w:tc>
            </w:tr>
            <w:tr w:rsidR="0001366D" w:rsidRPr="00C76EA5" w14:paraId="6B3EBAC2" w14:textId="77777777" w:rsidTr="001B38A3">
              <w:tc>
                <w:tcPr>
                  <w:tcW w:w="1287" w:type="dxa"/>
                  <w:vAlign w:val="center"/>
                  <w:hideMark/>
                </w:tcPr>
                <w:p w14:paraId="753F5621"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Indium</w:t>
                  </w:r>
                  <w:hyperlink r:id="rId28" w:anchor="FN_SLV_P4C_LTB" w:history="1">
                    <w:r w:rsidRPr="00106C0D">
                      <w:rPr>
                        <w:rStyle w:val="a6"/>
                        <w:rFonts w:ascii="Times New Roman" w:hAnsi="Times New Roman" w:cs="Times New Roman"/>
                        <w:bCs/>
                        <w:vertAlign w:val="superscript"/>
                        <w:lang w:val="en-US"/>
                      </w:rPr>
                      <w:t>a</w:t>
                    </w:r>
                  </w:hyperlink>
                </w:p>
              </w:tc>
              <w:tc>
                <w:tcPr>
                  <w:tcW w:w="1276" w:type="dxa"/>
                  <w:vAlign w:val="center"/>
                  <w:hideMark/>
                </w:tcPr>
                <w:p w14:paraId="19D82302"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115</w:t>
                  </w:r>
                </w:p>
              </w:tc>
              <w:tc>
                <w:tcPr>
                  <w:tcW w:w="992" w:type="dxa"/>
                  <w:vAlign w:val="center"/>
                  <w:hideMark/>
                </w:tcPr>
                <w:p w14:paraId="13C3B050"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&lt;7</w:t>
                  </w:r>
                </w:p>
              </w:tc>
              <w:tc>
                <w:tcPr>
                  <w:tcW w:w="993" w:type="dxa"/>
                  <w:vAlign w:val="center"/>
                  <w:hideMark/>
                </w:tcPr>
                <w:p w14:paraId="554FA376"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99</w:t>
                  </w:r>
                </w:p>
              </w:tc>
            </w:tr>
            <w:tr w:rsidR="0001366D" w:rsidRPr="00C76EA5" w14:paraId="52E5273F" w14:textId="77777777" w:rsidTr="001B38A3">
              <w:tc>
                <w:tcPr>
                  <w:tcW w:w="1287" w:type="dxa"/>
                  <w:vAlign w:val="center"/>
                  <w:hideMark/>
                </w:tcPr>
                <w:p w14:paraId="608F9CF6"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Iron</w:t>
                  </w:r>
                </w:p>
              </w:tc>
              <w:tc>
                <w:tcPr>
                  <w:tcW w:w="1276" w:type="dxa"/>
                  <w:vAlign w:val="center"/>
                  <w:hideMark/>
                </w:tcPr>
                <w:p w14:paraId="00856635"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56, 57</w:t>
                  </w:r>
                </w:p>
              </w:tc>
              <w:tc>
                <w:tcPr>
                  <w:tcW w:w="992" w:type="dxa"/>
                  <w:vAlign w:val="center"/>
                  <w:hideMark/>
                </w:tcPr>
                <w:p w14:paraId="18AEB4C1"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7–8</w:t>
                  </w:r>
                </w:p>
              </w:tc>
              <w:tc>
                <w:tcPr>
                  <w:tcW w:w="993" w:type="dxa"/>
                  <w:vAlign w:val="center"/>
                  <w:hideMark/>
                </w:tcPr>
                <w:p w14:paraId="01591E1E"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96</w:t>
                  </w:r>
                </w:p>
              </w:tc>
            </w:tr>
            <w:tr w:rsidR="0001366D" w:rsidRPr="00C76EA5" w14:paraId="2826FDEF" w14:textId="77777777" w:rsidTr="001B38A3">
              <w:tc>
                <w:tcPr>
                  <w:tcW w:w="1287" w:type="dxa"/>
                  <w:vAlign w:val="center"/>
                  <w:hideMark/>
                </w:tcPr>
                <w:p w14:paraId="3C1F82E1"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Lutetium</w:t>
                  </w:r>
                  <w:hyperlink r:id="rId29" w:anchor="FN_SLV_P4C_LTB" w:history="1">
                    <w:r w:rsidRPr="00106C0D">
                      <w:rPr>
                        <w:rStyle w:val="a6"/>
                        <w:rFonts w:ascii="Times New Roman" w:hAnsi="Times New Roman" w:cs="Times New Roman"/>
                        <w:bCs/>
                        <w:vertAlign w:val="superscript"/>
                        <w:lang w:val="en-US"/>
                      </w:rPr>
                      <w:t>a</w:t>
                    </w:r>
                  </w:hyperlink>
                </w:p>
              </w:tc>
              <w:tc>
                <w:tcPr>
                  <w:tcW w:w="1276" w:type="dxa"/>
                  <w:vAlign w:val="center"/>
                  <w:hideMark/>
                </w:tcPr>
                <w:p w14:paraId="1FECB70D"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175</w:t>
                  </w:r>
                </w:p>
              </w:tc>
              <w:tc>
                <w:tcPr>
                  <w:tcW w:w="992" w:type="dxa"/>
                  <w:vAlign w:val="center"/>
                  <w:hideMark/>
                </w:tcPr>
                <w:p w14:paraId="573721DF"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&lt;7</w:t>
                  </w:r>
                </w:p>
              </w:tc>
              <w:tc>
                <w:tcPr>
                  <w:tcW w:w="993" w:type="dxa"/>
                  <w:vAlign w:val="center"/>
                  <w:hideMark/>
                </w:tcPr>
                <w:p w14:paraId="791B5208"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99</w:t>
                  </w:r>
                </w:p>
              </w:tc>
            </w:tr>
            <w:tr w:rsidR="0001366D" w:rsidRPr="00C76EA5" w14:paraId="56903A6A" w14:textId="77777777" w:rsidTr="001B38A3">
              <w:tc>
                <w:tcPr>
                  <w:tcW w:w="1287" w:type="dxa"/>
                  <w:vAlign w:val="center"/>
                  <w:hideMark/>
                </w:tcPr>
                <w:p w14:paraId="7AE88B91"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Magnesium</w:t>
                  </w:r>
                </w:p>
              </w:tc>
              <w:tc>
                <w:tcPr>
                  <w:tcW w:w="1276" w:type="dxa"/>
                  <w:vAlign w:val="center"/>
                  <w:hideMark/>
                </w:tcPr>
                <w:p w14:paraId="463F4066"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24, 25, 26</w:t>
                  </w:r>
                </w:p>
              </w:tc>
              <w:tc>
                <w:tcPr>
                  <w:tcW w:w="992" w:type="dxa"/>
                  <w:vAlign w:val="center"/>
                  <w:hideMark/>
                </w:tcPr>
                <w:p w14:paraId="03965350"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7–8</w:t>
                  </w:r>
                </w:p>
              </w:tc>
              <w:tc>
                <w:tcPr>
                  <w:tcW w:w="993" w:type="dxa"/>
                  <w:vAlign w:val="center"/>
                  <w:hideMark/>
                </w:tcPr>
                <w:p w14:paraId="3906D7C4"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98</w:t>
                  </w:r>
                </w:p>
              </w:tc>
            </w:tr>
            <w:tr w:rsidR="0001366D" w:rsidRPr="00C76EA5" w14:paraId="1ED7BEF3" w14:textId="77777777" w:rsidTr="001B38A3">
              <w:tc>
                <w:tcPr>
                  <w:tcW w:w="1287" w:type="dxa"/>
                  <w:vAlign w:val="center"/>
                  <w:hideMark/>
                </w:tcPr>
                <w:p w14:paraId="761DE7E5"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Manganese</w:t>
                  </w:r>
                </w:p>
              </w:tc>
              <w:tc>
                <w:tcPr>
                  <w:tcW w:w="1276" w:type="dxa"/>
                  <w:vAlign w:val="center"/>
                  <w:hideMark/>
                </w:tcPr>
                <w:p w14:paraId="745631E7"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55</w:t>
                  </w:r>
                </w:p>
              </w:tc>
              <w:tc>
                <w:tcPr>
                  <w:tcW w:w="992" w:type="dxa"/>
                  <w:vAlign w:val="center"/>
                  <w:hideMark/>
                </w:tcPr>
                <w:p w14:paraId="29C5528C"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7–8</w:t>
                  </w:r>
                </w:p>
              </w:tc>
              <w:tc>
                <w:tcPr>
                  <w:tcW w:w="993" w:type="dxa"/>
                  <w:vAlign w:val="center"/>
                  <w:hideMark/>
                </w:tcPr>
                <w:p w14:paraId="11FC806E"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95</w:t>
                  </w:r>
                </w:p>
              </w:tc>
            </w:tr>
            <w:tr w:rsidR="0001366D" w:rsidRPr="00C76EA5" w14:paraId="08AFB97B" w14:textId="77777777" w:rsidTr="001B38A3">
              <w:tc>
                <w:tcPr>
                  <w:tcW w:w="1287" w:type="dxa"/>
                  <w:vAlign w:val="center"/>
                  <w:hideMark/>
                </w:tcPr>
                <w:p w14:paraId="55C53296"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Molybdenum</w:t>
                  </w:r>
                </w:p>
              </w:tc>
              <w:tc>
                <w:tcPr>
                  <w:tcW w:w="1276" w:type="dxa"/>
                  <w:vAlign w:val="center"/>
                  <w:hideMark/>
                </w:tcPr>
                <w:p w14:paraId="09329B2F"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92, 95, 96, 98</w:t>
                  </w:r>
                </w:p>
              </w:tc>
              <w:tc>
                <w:tcPr>
                  <w:tcW w:w="992" w:type="dxa"/>
                  <w:vAlign w:val="center"/>
                  <w:hideMark/>
                </w:tcPr>
                <w:p w14:paraId="757802C2"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7–8</w:t>
                  </w:r>
                </w:p>
              </w:tc>
              <w:tc>
                <w:tcPr>
                  <w:tcW w:w="993" w:type="dxa"/>
                  <w:vAlign w:val="center"/>
                  <w:hideMark/>
                </w:tcPr>
                <w:p w14:paraId="180EBE85"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98</w:t>
                  </w:r>
                </w:p>
              </w:tc>
            </w:tr>
            <w:tr w:rsidR="0001366D" w:rsidRPr="00C76EA5" w14:paraId="3C730DDC" w14:textId="77777777" w:rsidTr="001B38A3">
              <w:tc>
                <w:tcPr>
                  <w:tcW w:w="1287" w:type="dxa"/>
                  <w:vAlign w:val="center"/>
                  <w:hideMark/>
                </w:tcPr>
                <w:p w14:paraId="586B49E5"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Nickel</w:t>
                  </w:r>
                </w:p>
              </w:tc>
              <w:tc>
                <w:tcPr>
                  <w:tcW w:w="1276" w:type="dxa"/>
                  <w:vAlign w:val="center"/>
                  <w:hideMark/>
                </w:tcPr>
                <w:p w14:paraId="26FEC875"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60</w:t>
                  </w:r>
                </w:p>
              </w:tc>
              <w:tc>
                <w:tcPr>
                  <w:tcW w:w="992" w:type="dxa"/>
                  <w:vAlign w:val="center"/>
                  <w:hideMark/>
                </w:tcPr>
                <w:p w14:paraId="175D0A6C"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7–8</w:t>
                  </w:r>
                </w:p>
              </w:tc>
              <w:tc>
                <w:tcPr>
                  <w:tcW w:w="993" w:type="dxa"/>
                  <w:vAlign w:val="center"/>
                  <w:hideMark/>
                </w:tcPr>
                <w:p w14:paraId="67658382"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91</w:t>
                  </w:r>
                </w:p>
              </w:tc>
            </w:tr>
            <w:tr w:rsidR="0001366D" w:rsidRPr="00C76EA5" w14:paraId="09D2DBB4" w14:textId="77777777" w:rsidTr="001B38A3">
              <w:tc>
                <w:tcPr>
                  <w:tcW w:w="1287" w:type="dxa"/>
                  <w:vAlign w:val="center"/>
                  <w:hideMark/>
                </w:tcPr>
                <w:p w14:paraId="24E77F86"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Scandium</w:t>
                  </w:r>
                  <w:hyperlink r:id="rId30" w:anchor="FN_SLV_P4C_LTB" w:history="1">
                    <w:r w:rsidRPr="00106C0D">
                      <w:rPr>
                        <w:rStyle w:val="a6"/>
                        <w:rFonts w:ascii="Times New Roman" w:hAnsi="Times New Roman" w:cs="Times New Roman"/>
                        <w:bCs/>
                        <w:vertAlign w:val="superscript"/>
                        <w:lang w:val="en-US"/>
                      </w:rPr>
                      <w:t>a</w:t>
                    </w:r>
                  </w:hyperlink>
                </w:p>
              </w:tc>
              <w:tc>
                <w:tcPr>
                  <w:tcW w:w="1276" w:type="dxa"/>
                  <w:vAlign w:val="center"/>
                  <w:hideMark/>
                </w:tcPr>
                <w:p w14:paraId="6013FFE9"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45</w:t>
                  </w:r>
                </w:p>
              </w:tc>
              <w:tc>
                <w:tcPr>
                  <w:tcW w:w="992" w:type="dxa"/>
                  <w:vAlign w:val="center"/>
                  <w:hideMark/>
                </w:tcPr>
                <w:p w14:paraId="7A4D6B60"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&lt;7</w:t>
                  </w:r>
                </w:p>
              </w:tc>
              <w:tc>
                <w:tcPr>
                  <w:tcW w:w="993" w:type="dxa"/>
                  <w:vAlign w:val="center"/>
                  <w:hideMark/>
                </w:tcPr>
                <w:p w14:paraId="071D4AFF"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100</w:t>
                  </w:r>
                </w:p>
              </w:tc>
            </w:tr>
            <w:tr w:rsidR="0001366D" w:rsidRPr="00C76EA5" w14:paraId="1D7AFE49" w14:textId="77777777" w:rsidTr="001B38A3">
              <w:tc>
                <w:tcPr>
                  <w:tcW w:w="1287" w:type="dxa"/>
                  <w:vAlign w:val="center"/>
                  <w:hideMark/>
                </w:tcPr>
                <w:p w14:paraId="79432B4E"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Selenium</w:t>
                  </w:r>
                </w:p>
              </w:tc>
              <w:tc>
                <w:tcPr>
                  <w:tcW w:w="1276" w:type="dxa"/>
                  <w:vAlign w:val="center"/>
                  <w:hideMark/>
                </w:tcPr>
                <w:p w14:paraId="20E141E7"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77, 78, 80, 82</w:t>
                  </w:r>
                </w:p>
              </w:tc>
              <w:tc>
                <w:tcPr>
                  <w:tcW w:w="992" w:type="dxa"/>
                  <w:vAlign w:val="center"/>
                  <w:hideMark/>
                </w:tcPr>
                <w:p w14:paraId="7CAA0A6A"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9–10</w:t>
                  </w:r>
                </w:p>
              </w:tc>
              <w:tc>
                <w:tcPr>
                  <w:tcW w:w="993" w:type="dxa"/>
                  <w:vAlign w:val="center"/>
                  <w:hideMark/>
                </w:tcPr>
                <w:p w14:paraId="225E79FF"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33</w:t>
                  </w:r>
                </w:p>
              </w:tc>
            </w:tr>
            <w:tr w:rsidR="0001366D" w:rsidRPr="00C76EA5" w14:paraId="0CD887EF" w14:textId="77777777" w:rsidTr="001B38A3">
              <w:tc>
                <w:tcPr>
                  <w:tcW w:w="1287" w:type="dxa"/>
                  <w:vAlign w:val="center"/>
                  <w:hideMark/>
                </w:tcPr>
                <w:p w14:paraId="1279F769"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Tin</w:t>
                  </w:r>
                </w:p>
              </w:tc>
              <w:tc>
                <w:tcPr>
                  <w:tcW w:w="1276" w:type="dxa"/>
                  <w:vAlign w:val="center"/>
                  <w:hideMark/>
                </w:tcPr>
                <w:p w14:paraId="6C153628"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118, 120</w:t>
                  </w:r>
                </w:p>
              </w:tc>
              <w:tc>
                <w:tcPr>
                  <w:tcW w:w="992" w:type="dxa"/>
                  <w:vAlign w:val="center"/>
                  <w:hideMark/>
                </w:tcPr>
                <w:p w14:paraId="04CB9385"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7–8</w:t>
                  </w:r>
                </w:p>
              </w:tc>
              <w:tc>
                <w:tcPr>
                  <w:tcW w:w="993" w:type="dxa"/>
                  <w:vAlign w:val="center"/>
                  <w:hideMark/>
                </w:tcPr>
                <w:p w14:paraId="10E719E1"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96</w:t>
                  </w:r>
                </w:p>
              </w:tc>
            </w:tr>
            <w:tr w:rsidR="0001366D" w:rsidRPr="00C76EA5" w14:paraId="7D79F748" w14:textId="77777777" w:rsidTr="001B38A3">
              <w:tc>
                <w:tcPr>
                  <w:tcW w:w="1287" w:type="dxa"/>
                  <w:vAlign w:val="center"/>
                  <w:hideMark/>
                </w:tcPr>
                <w:p w14:paraId="69E3A254"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Terbium</w:t>
                  </w:r>
                  <w:hyperlink r:id="rId31" w:anchor="FN_SLV_P4C_LTB" w:history="1">
                    <w:r w:rsidRPr="00106C0D">
                      <w:rPr>
                        <w:rStyle w:val="a6"/>
                        <w:rFonts w:ascii="Times New Roman" w:hAnsi="Times New Roman" w:cs="Times New Roman"/>
                        <w:bCs/>
                        <w:vertAlign w:val="superscript"/>
                        <w:lang w:val="en-US"/>
                      </w:rPr>
                      <w:t>a</w:t>
                    </w:r>
                  </w:hyperlink>
                </w:p>
              </w:tc>
              <w:tc>
                <w:tcPr>
                  <w:tcW w:w="1276" w:type="dxa"/>
                  <w:vAlign w:val="center"/>
                  <w:hideMark/>
                </w:tcPr>
                <w:p w14:paraId="5CD76DCB"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159</w:t>
                  </w:r>
                </w:p>
              </w:tc>
              <w:tc>
                <w:tcPr>
                  <w:tcW w:w="992" w:type="dxa"/>
                  <w:vAlign w:val="center"/>
                  <w:hideMark/>
                </w:tcPr>
                <w:p w14:paraId="4F9BF98F"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&lt;7</w:t>
                  </w:r>
                </w:p>
              </w:tc>
              <w:tc>
                <w:tcPr>
                  <w:tcW w:w="993" w:type="dxa"/>
                  <w:vAlign w:val="center"/>
                  <w:hideMark/>
                </w:tcPr>
                <w:p w14:paraId="2DC1C39C"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99</w:t>
                  </w:r>
                </w:p>
              </w:tc>
            </w:tr>
            <w:tr w:rsidR="0001366D" w:rsidRPr="00C76EA5" w14:paraId="5A74E607" w14:textId="77777777" w:rsidTr="001B38A3">
              <w:tc>
                <w:tcPr>
                  <w:tcW w:w="1287" w:type="dxa"/>
                  <w:vAlign w:val="center"/>
                  <w:hideMark/>
                </w:tcPr>
                <w:p w14:paraId="4B108D86"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Tellurium</w:t>
                  </w:r>
                  <w:hyperlink r:id="rId32" w:anchor="FN_SLV_P4C_LTB" w:history="1">
                    <w:r w:rsidRPr="00106C0D">
                      <w:rPr>
                        <w:rStyle w:val="a6"/>
                        <w:rFonts w:ascii="Times New Roman" w:hAnsi="Times New Roman" w:cs="Times New Roman"/>
                        <w:bCs/>
                        <w:vertAlign w:val="superscript"/>
                        <w:lang w:val="en-US"/>
                      </w:rPr>
                      <w:t>a</w:t>
                    </w:r>
                  </w:hyperlink>
                  <w:r w:rsidRPr="00106C0D">
                    <w:rPr>
                      <w:rFonts w:ascii="Times New Roman" w:hAnsi="Times New Roman" w:cs="Times New Roman"/>
                      <w:bCs/>
                      <w:vertAlign w:val="superscript"/>
                      <w:lang w:val="en-US"/>
                    </w:rPr>
                    <w:t>,</w:t>
                  </w:r>
                  <w:hyperlink r:id="rId33" w:anchor="FN_DNC_HQC_LTB" w:history="1">
                    <w:r w:rsidRPr="00106C0D">
                      <w:rPr>
                        <w:rStyle w:val="a6"/>
                        <w:rFonts w:ascii="Times New Roman" w:hAnsi="Times New Roman" w:cs="Times New Roman"/>
                        <w:bCs/>
                        <w:vertAlign w:val="superscript"/>
                        <w:lang w:val="en-US"/>
                      </w:rPr>
                      <w:t>b</w:t>
                    </w:r>
                  </w:hyperlink>
                </w:p>
              </w:tc>
              <w:tc>
                <w:tcPr>
                  <w:tcW w:w="1276" w:type="dxa"/>
                  <w:vAlign w:val="center"/>
                  <w:hideMark/>
                </w:tcPr>
                <w:p w14:paraId="55123DFF"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126, 128, 130</w:t>
                  </w:r>
                </w:p>
              </w:tc>
              <w:tc>
                <w:tcPr>
                  <w:tcW w:w="992" w:type="dxa"/>
                  <w:vAlign w:val="center"/>
                  <w:hideMark/>
                </w:tcPr>
                <w:p w14:paraId="37E14431"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9–10</w:t>
                  </w:r>
                </w:p>
              </w:tc>
              <w:tc>
                <w:tcPr>
                  <w:tcW w:w="993" w:type="dxa"/>
                  <w:vAlign w:val="center"/>
                  <w:hideMark/>
                </w:tcPr>
                <w:p w14:paraId="5801DC7F"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66</w:t>
                  </w:r>
                </w:p>
              </w:tc>
            </w:tr>
            <w:tr w:rsidR="0001366D" w:rsidRPr="00C76EA5" w14:paraId="24EB025D" w14:textId="77777777" w:rsidTr="001B38A3">
              <w:tc>
                <w:tcPr>
                  <w:tcW w:w="1287" w:type="dxa"/>
                  <w:vAlign w:val="center"/>
                  <w:hideMark/>
                </w:tcPr>
                <w:p w14:paraId="51A977FA"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Titanium</w:t>
                  </w:r>
                </w:p>
              </w:tc>
              <w:tc>
                <w:tcPr>
                  <w:tcW w:w="1276" w:type="dxa"/>
                  <w:vAlign w:val="center"/>
                  <w:hideMark/>
                </w:tcPr>
                <w:p w14:paraId="6D6C9F10"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47</w:t>
                  </w:r>
                </w:p>
              </w:tc>
              <w:tc>
                <w:tcPr>
                  <w:tcW w:w="992" w:type="dxa"/>
                  <w:vAlign w:val="center"/>
                  <w:hideMark/>
                </w:tcPr>
                <w:p w14:paraId="7B1F2291"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&lt;7</w:t>
                  </w:r>
                </w:p>
              </w:tc>
              <w:tc>
                <w:tcPr>
                  <w:tcW w:w="993" w:type="dxa"/>
                  <w:vAlign w:val="center"/>
                  <w:hideMark/>
                </w:tcPr>
                <w:p w14:paraId="747E1B52"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99</w:t>
                  </w:r>
                </w:p>
              </w:tc>
            </w:tr>
            <w:tr w:rsidR="0001366D" w:rsidRPr="00C76EA5" w14:paraId="49FE89C7" w14:textId="77777777" w:rsidTr="001B38A3">
              <w:tc>
                <w:tcPr>
                  <w:tcW w:w="1287" w:type="dxa"/>
                  <w:vAlign w:val="center"/>
                  <w:hideMark/>
                </w:tcPr>
                <w:p w14:paraId="66C68113"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Uranium</w:t>
                  </w:r>
                  <w:hyperlink r:id="rId34" w:anchor="FN_SLV_P4C_LTB" w:history="1">
                    <w:r w:rsidRPr="00106C0D">
                      <w:rPr>
                        <w:rStyle w:val="a6"/>
                        <w:rFonts w:ascii="Times New Roman" w:hAnsi="Times New Roman" w:cs="Times New Roman"/>
                        <w:bCs/>
                        <w:vertAlign w:val="superscript"/>
                        <w:lang w:val="en-US"/>
                      </w:rPr>
                      <w:t>a</w:t>
                    </w:r>
                  </w:hyperlink>
                </w:p>
              </w:tc>
              <w:tc>
                <w:tcPr>
                  <w:tcW w:w="1276" w:type="dxa"/>
                  <w:vAlign w:val="center"/>
                  <w:hideMark/>
                </w:tcPr>
                <w:p w14:paraId="6852A731"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238</w:t>
                  </w:r>
                </w:p>
              </w:tc>
              <w:tc>
                <w:tcPr>
                  <w:tcW w:w="992" w:type="dxa"/>
                  <w:vAlign w:val="center"/>
                  <w:hideMark/>
                </w:tcPr>
                <w:p w14:paraId="45E4F537"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&lt;7</w:t>
                  </w:r>
                </w:p>
              </w:tc>
              <w:tc>
                <w:tcPr>
                  <w:tcW w:w="993" w:type="dxa"/>
                  <w:vAlign w:val="center"/>
                  <w:hideMark/>
                </w:tcPr>
                <w:p w14:paraId="7BA026D4"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100</w:t>
                  </w:r>
                </w:p>
              </w:tc>
            </w:tr>
            <w:tr w:rsidR="0001366D" w:rsidRPr="00C76EA5" w14:paraId="7E834927" w14:textId="77777777" w:rsidTr="001B38A3">
              <w:tc>
                <w:tcPr>
                  <w:tcW w:w="1287" w:type="dxa"/>
                  <w:vAlign w:val="center"/>
                  <w:hideMark/>
                </w:tcPr>
                <w:p w14:paraId="44F86D63"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Vanadium</w:t>
                  </w:r>
                </w:p>
              </w:tc>
              <w:tc>
                <w:tcPr>
                  <w:tcW w:w="1276" w:type="dxa"/>
                  <w:vAlign w:val="center"/>
                  <w:hideMark/>
                </w:tcPr>
                <w:p w14:paraId="09893D7E"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51</w:t>
                  </w:r>
                </w:p>
              </w:tc>
              <w:tc>
                <w:tcPr>
                  <w:tcW w:w="992" w:type="dxa"/>
                  <w:vAlign w:val="center"/>
                  <w:hideMark/>
                </w:tcPr>
                <w:p w14:paraId="7108CC09"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&lt;7</w:t>
                  </w:r>
                </w:p>
              </w:tc>
              <w:tc>
                <w:tcPr>
                  <w:tcW w:w="993" w:type="dxa"/>
                  <w:vAlign w:val="center"/>
                  <w:hideMark/>
                </w:tcPr>
                <w:p w14:paraId="7988571F"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99</w:t>
                  </w:r>
                </w:p>
              </w:tc>
            </w:tr>
            <w:tr w:rsidR="0001366D" w:rsidRPr="00C76EA5" w14:paraId="40613FB5" w14:textId="77777777" w:rsidTr="001B38A3">
              <w:tc>
                <w:tcPr>
                  <w:tcW w:w="1287" w:type="dxa"/>
                  <w:vAlign w:val="center"/>
                  <w:hideMark/>
                </w:tcPr>
                <w:p w14:paraId="0D9A57FB"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Yttrium</w:t>
                  </w:r>
                  <w:hyperlink r:id="rId35" w:anchor="FN_SLV_P4C_LTB" w:history="1">
                    <w:r w:rsidRPr="00106C0D">
                      <w:rPr>
                        <w:rStyle w:val="a6"/>
                        <w:rFonts w:ascii="Times New Roman" w:hAnsi="Times New Roman" w:cs="Times New Roman"/>
                        <w:bCs/>
                        <w:vertAlign w:val="superscript"/>
                        <w:lang w:val="en-US"/>
                      </w:rPr>
                      <w:t>a</w:t>
                    </w:r>
                  </w:hyperlink>
                </w:p>
              </w:tc>
              <w:tc>
                <w:tcPr>
                  <w:tcW w:w="1276" w:type="dxa"/>
                  <w:vAlign w:val="center"/>
                  <w:hideMark/>
                </w:tcPr>
                <w:p w14:paraId="752DE091"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89</w:t>
                  </w:r>
                </w:p>
              </w:tc>
              <w:tc>
                <w:tcPr>
                  <w:tcW w:w="992" w:type="dxa"/>
                  <w:vAlign w:val="center"/>
                  <w:hideMark/>
                </w:tcPr>
                <w:p w14:paraId="7C0D1734"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&lt;7</w:t>
                  </w:r>
                </w:p>
              </w:tc>
              <w:tc>
                <w:tcPr>
                  <w:tcW w:w="993" w:type="dxa"/>
                  <w:vAlign w:val="center"/>
                  <w:hideMark/>
                </w:tcPr>
                <w:p w14:paraId="1D4021E6"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98</w:t>
                  </w:r>
                </w:p>
              </w:tc>
            </w:tr>
            <w:tr w:rsidR="0001366D" w:rsidRPr="00C76EA5" w14:paraId="5AA4E4BC" w14:textId="77777777" w:rsidTr="001B38A3">
              <w:tc>
                <w:tcPr>
                  <w:tcW w:w="1287" w:type="dxa"/>
                  <w:vAlign w:val="center"/>
                  <w:hideMark/>
                </w:tcPr>
                <w:p w14:paraId="6DD5E3B5"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Zinc</w:t>
                  </w:r>
                </w:p>
              </w:tc>
              <w:tc>
                <w:tcPr>
                  <w:tcW w:w="1276" w:type="dxa"/>
                  <w:vAlign w:val="center"/>
                  <w:hideMark/>
                </w:tcPr>
                <w:p w14:paraId="418D989B"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64, 66</w:t>
                  </w:r>
                </w:p>
              </w:tc>
              <w:tc>
                <w:tcPr>
                  <w:tcW w:w="992" w:type="dxa"/>
                  <w:vAlign w:val="center"/>
                  <w:hideMark/>
                </w:tcPr>
                <w:p w14:paraId="702443E7"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9–10</w:t>
                  </w:r>
                </w:p>
              </w:tc>
              <w:tc>
                <w:tcPr>
                  <w:tcW w:w="993" w:type="dxa"/>
                  <w:vAlign w:val="center"/>
                  <w:hideMark/>
                </w:tcPr>
                <w:p w14:paraId="3A4DEDB4"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78</w:t>
                  </w:r>
                </w:p>
              </w:tc>
            </w:tr>
          </w:tbl>
          <w:p w14:paraId="41C0C0DC" w14:textId="0695DE24" w:rsidR="00056B24" w:rsidRDefault="00056B24" w:rsidP="00C25CF0">
            <w:pPr>
              <w:spacing w:after="0" w:line="240" w:lineRule="auto"/>
              <w:jc w:val="both"/>
              <w:rPr>
                <w:rFonts w:ascii="Times New Roman" w:hAnsi="Times New Roman" w:cs="Times New Roman"/>
                <w:bCs/>
                <w:lang w:val="en-US"/>
              </w:rPr>
            </w:pPr>
          </w:p>
          <w:p w14:paraId="3E77BF87" w14:textId="12FB7D94" w:rsidR="00A96AAC" w:rsidRDefault="00A96AAC" w:rsidP="00C25CF0">
            <w:pPr>
              <w:spacing w:after="0" w:line="240" w:lineRule="auto"/>
              <w:jc w:val="both"/>
              <w:rPr>
                <w:rFonts w:ascii="Times New Roman" w:hAnsi="Times New Roman" w:cs="Times New Roman"/>
                <w:bCs/>
                <w:lang w:val="en-US"/>
              </w:rPr>
            </w:pPr>
          </w:p>
          <w:p w14:paraId="550D60F2" w14:textId="0E89FC27" w:rsidR="00A96AAC" w:rsidRDefault="00A96AAC" w:rsidP="00C25CF0">
            <w:pPr>
              <w:spacing w:after="0" w:line="240" w:lineRule="auto"/>
              <w:jc w:val="both"/>
              <w:rPr>
                <w:rFonts w:ascii="Times New Roman" w:hAnsi="Times New Roman" w:cs="Times New Roman"/>
                <w:bCs/>
                <w:lang w:val="en-US"/>
              </w:rPr>
            </w:pPr>
          </w:p>
          <w:p w14:paraId="5E9B1E9C" w14:textId="7FF23A95" w:rsidR="00C221B2" w:rsidRDefault="00C221B2" w:rsidP="00C25CF0">
            <w:pPr>
              <w:spacing w:after="0" w:line="240" w:lineRule="auto"/>
              <w:jc w:val="both"/>
              <w:rPr>
                <w:rFonts w:ascii="Times New Roman" w:hAnsi="Times New Roman" w:cs="Times New Roman"/>
                <w:bCs/>
                <w:lang w:val="en-US"/>
              </w:rPr>
            </w:pPr>
          </w:p>
          <w:p w14:paraId="0ABE6643" w14:textId="77777777" w:rsidR="00C221B2" w:rsidRDefault="00C221B2" w:rsidP="00C25CF0">
            <w:pPr>
              <w:spacing w:after="0" w:line="240" w:lineRule="auto"/>
              <w:jc w:val="both"/>
              <w:rPr>
                <w:rFonts w:ascii="Times New Roman" w:hAnsi="Times New Roman" w:cs="Times New Roman"/>
                <w:bCs/>
                <w:lang w:val="en-US"/>
              </w:rPr>
            </w:pPr>
          </w:p>
          <w:p w14:paraId="0CACF26E" w14:textId="61DD0C3F" w:rsidR="00A96AAC" w:rsidRDefault="00A96AAC" w:rsidP="00C25CF0">
            <w:pPr>
              <w:spacing w:after="0" w:line="240" w:lineRule="auto"/>
              <w:jc w:val="both"/>
              <w:rPr>
                <w:rFonts w:ascii="Times New Roman" w:hAnsi="Times New Roman" w:cs="Times New Roman"/>
                <w:bCs/>
                <w:lang w:val="en-US"/>
              </w:rPr>
            </w:pPr>
          </w:p>
          <w:p w14:paraId="173D3922" w14:textId="3D911912"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vertAlign w:val="superscript"/>
                <w:lang w:val="en-US"/>
              </w:rPr>
              <w:t>a</w:t>
            </w:r>
            <w:r w:rsidRPr="00106C0D">
              <w:rPr>
                <w:rFonts w:ascii="Times New Roman" w:hAnsi="Times New Roman" w:cs="Times New Roman"/>
                <w:bCs/>
              </w:rPr>
              <w:t> </w:t>
            </w:r>
            <w:r w:rsidRPr="00106C0D">
              <w:rPr>
                <w:rFonts w:ascii="Times New Roman" w:hAnsi="Times New Roman" w:cs="Times New Roman"/>
                <w:bCs/>
                <w:lang w:val="en-US"/>
              </w:rPr>
              <w:t> Internal standard element.</w:t>
            </w:r>
          </w:p>
          <w:p w14:paraId="08CF14D0" w14:textId="0526E1CC" w:rsidR="006D40E6"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vertAlign w:val="superscript"/>
                <w:lang w:val="en-US"/>
              </w:rPr>
              <w:t>b</w:t>
            </w:r>
            <w:r w:rsidRPr="00106C0D">
              <w:rPr>
                <w:rFonts w:ascii="Times New Roman" w:hAnsi="Times New Roman" w:cs="Times New Roman"/>
                <w:bCs/>
              </w:rPr>
              <w:t> </w:t>
            </w:r>
            <w:r w:rsidRPr="00106C0D">
              <w:rPr>
                <w:rFonts w:ascii="Times New Roman" w:hAnsi="Times New Roman" w:cs="Times New Roman"/>
                <w:bCs/>
                <w:lang w:val="en-US"/>
              </w:rPr>
              <w:t> Isotopes of tellurium have isobaric interferences with tin and antimony.</w:t>
            </w:r>
          </w:p>
          <w:p w14:paraId="3FB0FB05" w14:textId="77777777" w:rsidR="005B432A" w:rsidRDefault="005B432A" w:rsidP="00C25CF0">
            <w:pPr>
              <w:spacing w:after="0" w:line="240" w:lineRule="auto"/>
              <w:jc w:val="both"/>
              <w:rPr>
                <w:rFonts w:ascii="Times New Roman" w:hAnsi="Times New Roman" w:cs="Times New Roman"/>
                <w:bCs/>
                <w:lang w:val="en-US"/>
              </w:rPr>
            </w:pPr>
          </w:p>
          <w:p w14:paraId="0AF3D824" w14:textId="5A9A870A" w:rsidR="0001366D" w:rsidRPr="00106C0D" w:rsidRDefault="0001366D"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MATRIX EFFECTS</w:t>
            </w:r>
          </w:p>
          <w:p w14:paraId="2C205148" w14:textId="21339A4D"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ICP-MS is a matrix dependent technique. Matrices influence the nebulization and ionization efficiencies, which are proportional to the signal intensity. Hence, it is important to match the elemental matrix components of the calibration standards and samples to the greatest extent possible, irrespective of the sample preparation procedure.</w:t>
            </w:r>
          </w:p>
          <w:p w14:paraId="53B35087" w14:textId="77777777" w:rsidR="0001366D" w:rsidRPr="00106C0D" w:rsidRDefault="0001366D" w:rsidP="00C25CF0">
            <w:pPr>
              <w:spacing w:after="0" w:line="240" w:lineRule="auto"/>
              <w:jc w:val="both"/>
              <w:rPr>
                <w:rFonts w:ascii="Times New Roman" w:hAnsi="Times New Roman" w:cs="Times New Roman"/>
                <w:bCs/>
                <w:lang w:val="en-US"/>
              </w:rPr>
            </w:pPr>
          </w:p>
          <w:p w14:paraId="6EDAF6FE" w14:textId="0CCCDEB0"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The remedies for maintaining accuracy of trace element measurements in the salt-containing media test solutions are to dilute the sample matrix, apply appropriate internal standardization, and/or matrix match the working calibration standard diluent with the media test solutions.</w:t>
            </w:r>
          </w:p>
          <w:p w14:paraId="2A87C2A2" w14:textId="77777777" w:rsidR="00B7132E" w:rsidRPr="00106C0D" w:rsidRDefault="00B7132E" w:rsidP="00C25CF0">
            <w:pPr>
              <w:spacing w:after="0" w:line="240" w:lineRule="auto"/>
              <w:jc w:val="both"/>
              <w:rPr>
                <w:rFonts w:ascii="Times New Roman" w:hAnsi="Times New Roman" w:cs="Times New Roman"/>
                <w:bCs/>
                <w:lang w:val="en-US"/>
              </w:rPr>
            </w:pPr>
          </w:p>
          <w:p w14:paraId="22E81383" w14:textId="77777777" w:rsidR="00CE37C2" w:rsidRPr="00106C0D" w:rsidRDefault="00CE37C2" w:rsidP="00C25CF0">
            <w:pPr>
              <w:spacing w:after="0" w:line="240" w:lineRule="auto"/>
              <w:jc w:val="both"/>
              <w:rPr>
                <w:rFonts w:ascii="Times New Roman" w:hAnsi="Times New Roman" w:cs="Times New Roman"/>
                <w:bCs/>
                <w:lang w:val="en-US"/>
              </w:rPr>
            </w:pPr>
          </w:p>
          <w:p w14:paraId="6142652F" w14:textId="65A2E26E"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Carbon from organic matrices present in cell culture media is likely to cause plasma enhancement for some elements such as arsenic and selenium (</w:t>
            </w:r>
            <w:hyperlink r:id="rId36" w:anchor="GUID-31498286-412A-4E5E-834B-9AE622AD58E9" w:history="1">
              <w:r w:rsidRPr="00106C0D">
                <w:rPr>
                  <w:rStyle w:val="a6"/>
                  <w:rFonts w:ascii="Times New Roman" w:hAnsi="Times New Roman" w:cs="Times New Roman"/>
                  <w:bCs/>
                  <w:i/>
                  <w:iCs/>
                  <w:lang w:val="en-US"/>
                </w:rPr>
                <w:t>6</w:t>
              </w:r>
            </w:hyperlink>
            <w:r w:rsidRPr="00106C0D">
              <w:rPr>
                <w:rFonts w:ascii="Times New Roman" w:hAnsi="Times New Roman" w:cs="Times New Roman"/>
                <w:bCs/>
                <w:lang w:val="en-US"/>
              </w:rPr>
              <w:t>). To counteract the carbon enhancement effects, a carbon source such as alcohol may be added to the diluent to ensure both standard and sample have similar matrix composition.</w:t>
            </w:r>
          </w:p>
          <w:p w14:paraId="2E81C026" w14:textId="77777777" w:rsidR="00CE37C2" w:rsidRPr="00106C0D" w:rsidRDefault="00CE37C2" w:rsidP="00C25CF0">
            <w:pPr>
              <w:spacing w:after="0" w:line="240" w:lineRule="auto"/>
              <w:jc w:val="both"/>
              <w:rPr>
                <w:rFonts w:ascii="Times New Roman" w:hAnsi="Times New Roman" w:cs="Times New Roman"/>
                <w:bCs/>
                <w:lang w:val="en-US"/>
              </w:rPr>
            </w:pPr>
          </w:p>
          <w:p w14:paraId="4B30A01A" w14:textId="7471533A" w:rsidR="00B1297C" w:rsidRPr="00106C0D" w:rsidRDefault="0001366D"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ISOBARIC INTERFERENCES</w:t>
            </w:r>
          </w:p>
          <w:p w14:paraId="237AF218" w14:textId="28D82859" w:rsidR="00B1297C"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ICP-Q-MS instruments are unit-resolution mass spectrometers. They are therefore subject to compromised specificity from well-characterized direct isotope mass interferences (isobaric) and polyatomic mass interferences. The term "polyatomic" applies specifically to species of ions formed from constituent ions in the first vacuum region of the ICP mass spectrometer. A non-comprehensive list of representative trace elements and corresponding interferences are listed in </w:t>
            </w:r>
            <w:hyperlink r:id="rId37" w:anchor="GUID-7C8AAFD2-3AC1-46F4-920D-9F9B129ACCD7" w:history="1">
              <w:r w:rsidRPr="00106C0D">
                <w:rPr>
                  <w:rStyle w:val="a6"/>
                  <w:rFonts w:ascii="Times New Roman" w:hAnsi="Times New Roman" w:cs="Times New Roman"/>
                  <w:bCs/>
                  <w:i/>
                  <w:iCs/>
                  <w:lang w:val="en-US"/>
                </w:rPr>
                <w:t>Table 7</w:t>
              </w:r>
            </w:hyperlink>
            <w:r w:rsidRPr="00106C0D">
              <w:rPr>
                <w:rFonts w:ascii="Times New Roman" w:hAnsi="Times New Roman" w:cs="Times New Roman"/>
                <w:bCs/>
                <w:lang w:val="en-US"/>
              </w:rPr>
              <w:t>.</w:t>
            </w:r>
          </w:p>
          <w:p w14:paraId="575BFB59" w14:textId="77777777" w:rsidR="00D27BC0" w:rsidRPr="00106C0D" w:rsidRDefault="00D27BC0" w:rsidP="00C25CF0">
            <w:pPr>
              <w:spacing w:after="0" w:line="240" w:lineRule="auto"/>
              <w:jc w:val="both"/>
              <w:rPr>
                <w:rFonts w:ascii="Times New Roman" w:hAnsi="Times New Roman" w:cs="Times New Roman"/>
                <w:bCs/>
                <w:lang w:val="en-US"/>
              </w:rPr>
            </w:pPr>
          </w:p>
          <w:p w14:paraId="3EA644BB" w14:textId="08E65344" w:rsidR="00B1297C" w:rsidRPr="00106C0D" w:rsidRDefault="00B1297C" w:rsidP="00C25CF0">
            <w:pPr>
              <w:spacing w:after="0" w:line="240" w:lineRule="auto"/>
              <w:jc w:val="both"/>
              <w:rPr>
                <w:rFonts w:ascii="Times New Roman" w:hAnsi="Times New Roman" w:cs="Times New Roman"/>
                <w:b/>
                <w:bCs/>
                <w:lang w:val="en-US"/>
              </w:rPr>
            </w:pPr>
            <w:r w:rsidRPr="00106C0D">
              <w:rPr>
                <w:rFonts w:ascii="Times New Roman" w:hAnsi="Times New Roman" w:cs="Times New Roman"/>
                <w:b/>
                <w:bCs/>
                <w:lang w:val="en-US"/>
              </w:rPr>
              <w:t>Table 7. Unit-Resolution Isobaric and Polyatomic Interferences</w:t>
            </w:r>
          </w:p>
          <w:p w14:paraId="07151DD7" w14:textId="77777777" w:rsidR="00FA0BD5" w:rsidRPr="00106C0D" w:rsidRDefault="00FA0BD5" w:rsidP="00C25CF0">
            <w:pPr>
              <w:spacing w:after="0" w:line="240" w:lineRule="auto"/>
              <w:jc w:val="both"/>
              <w:rPr>
                <w:rFonts w:ascii="Times New Roman" w:hAnsi="Times New Roman" w:cs="Times New Roman"/>
                <w:b/>
                <w:bCs/>
                <w:lang w:val="en-US"/>
              </w:rPr>
            </w:pPr>
          </w:p>
          <w:tbl>
            <w:tblPr>
              <w:tblW w:w="45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63"/>
              <w:gridCol w:w="2750"/>
              <w:gridCol w:w="1001"/>
            </w:tblGrid>
            <w:tr w:rsidR="00B1297C" w:rsidRPr="00106C0D" w14:paraId="3AF7E11B" w14:textId="77777777" w:rsidTr="00D8473D">
              <w:trPr>
                <w:trHeight w:val="518"/>
                <w:tblHeader/>
              </w:trPr>
              <w:tc>
                <w:tcPr>
                  <w:tcW w:w="763" w:type="dxa"/>
                  <w:vAlign w:val="bottom"/>
                  <w:hideMark/>
                </w:tcPr>
                <w:p w14:paraId="0BA794C0" w14:textId="77777777" w:rsidR="00B1297C" w:rsidRPr="00106C0D" w:rsidRDefault="00B1297C" w:rsidP="00C25CF0">
                  <w:pPr>
                    <w:spacing w:after="0" w:line="240" w:lineRule="auto"/>
                    <w:jc w:val="both"/>
                    <w:rPr>
                      <w:rFonts w:ascii="Times New Roman" w:hAnsi="Times New Roman" w:cs="Times New Roman"/>
                      <w:b/>
                      <w:bCs/>
                    </w:rPr>
                  </w:pPr>
                  <w:r w:rsidRPr="00106C0D">
                    <w:rPr>
                      <w:rFonts w:ascii="Times New Roman" w:hAnsi="Times New Roman" w:cs="Times New Roman"/>
                      <w:b/>
                      <w:bCs/>
                    </w:rPr>
                    <w:t>Element</w:t>
                  </w:r>
                </w:p>
              </w:tc>
              <w:tc>
                <w:tcPr>
                  <w:tcW w:w="2750" w:type="dxa"/>
                  <w:vAlign w:val="bottom"/>
                  <w:hideMark/>
                </w:tcPr>
                <w:p w14:paraId="370242EC" w14:textId="77777777" w:rsidR="00B1297C" w:rsidRPr="00106C0D" w:rsidRDefault="00B1297C" w:rsidP="00C25CF0">
                  <w:pPr>
                    <w:spacing w:after="0" w:line="240" w:lineRule="auto"/>
                    <w:jc w:val="both"/>
                    <w:rPr>
                      <w:rFonts w:ascii="Times New Roman" w:hAnsi="Times New Roman" w:cs="Times New Roman"/>
                      <w:b/>
                      <w:bCs/>
                      <w:lang w:val="en-US"/>
                    </w:rPr>
                  </w:pPr>
                  <w:r w:rsidRPr="00106C0D">
                    <w:rPr>
                      <w:rFonts w:ascii="Times New Roman" w:hAnsi="Times New Roman" w:cs="Times New Roman"/>
                      <w:b/>
                      <w:bCs/>
                      <w:lang w:val="en-US"/>
                    </w:rPr>
                    <w:t>Analytical Isotopes (Isobaric and Polyatomic Interferences)</w:t>
                  </w:r>
                </w:p>
              </w:tc>
              <w:tc>
                <w:tcPr>
                  <w:tcW w:w="1001" w:type="dxa"/>
                  <w:vAlign w:val="bottom"/>
                  <w:hideMark/>
                </w:tcPr>
                <w:p w14:paraId="6CCE21E9" w14:textId="77777777" w:rsidR="00B1297C" w:rsidRPr="00106C0D" w:rsidRDefault="00B1297C" w:rsidP="00C25CF0">
                  <w:pPr>
                    <w:spacing w:after="0" w:line="240" w:lineRule="auto"/>
                    <w:jc w:val="both"/>
                    <w:rPr>
                      <w:rFonts w:ascii="Times New Roman" w:hAnsi="Times New Roman" w:cs="Times New Roman"/>
                      <w:b/>
                      <w:bCs/>
                    </w:rPr>
                  </w:pPr>
                  <w:r w:rsidRPr="00106C0D">
                    <w:rPr>
                      <w:rFonts w:ascii="Times New Roman" w:hAnsi="Times New Roman" w:cs="Times New Roman"/>
                      <w:b/>
                      <w:bCs/>
                    </w:rPr>
                    <w:t>Comments</w:t>
                  </w:r>
                </w:p>
              </w:tc>
            </w:tr>
            <w:tr w:rsidR="00B1297C" w:rsidRPr="00106C0D" w14:paraId="71617ED9" w14:textId="77777777" w:rsidTr="00D8473D">
              <w:trPr>
                <w:trHeight w:val="789"/>
              </w:trPr>
              <w:tc>
                <w:tcPr>
                  <w:tcW w:w="763" w:type="dxa"/>
                  <w:vAlign w:val="bottom"/>
                  <w:hideMark/>
                </w:tcPr>
                <w:p w14:paraId="52838D38" w14:textId="77777777" w:rsidR="00B1297C" w:rsidRPr="00106C0D" w:rsidRDefault="00B1297C" w:rsidP="00C25CF0">
                  <w:pPr>
                    <w:spacing w:after="0" w:line="240" w:lineRule="auto"/>
                    <w:jc w:val="both"/>
                    <w:rPr>
                      <w:rFonts w:ascii="Times New Roman" w:hAnsi="Times New Roman" w:cs="Times New Roman"/>
                      <w:bCs/>
                    </w:rPr>
                  </w:pPr>
                  <w:r w:rsidRPr="00106C0D">
                    <w:rPr>
                      <w:rFonts w:ascii="Times New Roman" w:hAnsi="Times New Roman" w:cs="Times New Roman"/>
                      <w:bCs/>
                    </w:rPr>
                    <w:t>Aluminum</w:t>
                  </w:r>
                </w:p>
              </w:tc>
              <w:tc>
                <w:tcPr>
                  <w:tcW w:w="2750" w:type="dxa"/>
                  <w:vAlign w:val="bottom"/>
                  <w:hideMark/>
                </w:tcPr>
                <w:p w14:paraId="1BCD70F7" w14:textId="77777777" w:rsidR="00B1297C" w:rsidRPr="00106C0D" w:rsidRDefault="00B1297C" w:rsidP="00C25CF0">
                  <w:pPr>
                    <w:spacing w:after="0" w:line="240" w:lineRule="auto"/>
                    <w:jc w:val="both"/>
                    <w:rPr>
                      <w:rFonts w:ascii="Times New Roman" w:hAnsi="Times New Roman" w:cs="Times New Roman"/>
                      <w:bCs/>
                    </w:rPr>
                  </w:pPr>
                  <w:r w:rsidRPr="00106C0D">
                    <w:rPr>
                      <w:rFonts w:ascii="Times New Roman" w:hAnsi="Times New Roman" w:cs="Times New Roman"/>
                      <w:bCs/>
                    </w:rPr>
                    <w:t>27 (</w:t>
                  </w:r>
                  <w:r w:rsidRPr="00106C0D">
                    <w:rPr>
                      <w:rFonts w:ascii="Times New Roman" w:hAnsi="Times New Roman" w:cs="Times New Roman"/>
                      <w:bCs/>
                      <w:vertAlign w:val="superscript"/>
                    </w:rPr>
                    <w:t>13</w:t>
                  </w:r>
                  <w:r w:rsidRPr="00106C0D">
                    <w:rPr>
                      <w:rFonts w:ascii="Times New Roman" w:hAnsi="Times New Roman" w:cs="Times New Roman"/>
                      <w:bCs/>
                    </w:rPr>
                    <w:t>C</w:t>
                  </w:r>
                  <w:r w:rsidRPr="00106C0D">
                    <w:rPr>
                      <w:rFonts w:ascii="Times New Roman" w:hAnsi="Times New Roman" w:cs="Times New Roman"/>
                      <w:bCs/>
                      <w:vertAlign w:val="superscript"/>
                    </w:rPr>
                    <w:t>14</w:t>
                  </w:r>
                  <w:r w:rsidRPr="00106C0D">
                    <w:rPr>
                      <w:rFonts w:ascii="Times New Roman" w:hAnsi="Times New Roman" w:cs="Times New Roman"/>
                      <w:bCs/>
                    </w:rPr>
                    <w:t>N, </w:t>
                  </w:r>
                  <w:r w:rsidRPr="00106C0D">
                    <w:rPr>
                      <w:rFonts w:ascii="Times New Roman" w:hAnsi="Times New Roman" w:cs="Times New Roman"/>
                      <w:bCs/>
                      <w:vertAlign w:val="superscript"/>
                    </w:rPr>
                    <w:t>1</w:t>
                  </w:r>
                  <w:r w:rsidRPr="00106C0D">
                    <w:rPr>
                      <w:rFonts w:ascii="Times New Roman" w:hAnsi="Times New Roman" w:cs="Times New Roman"/>
                      <w:bCs/>
                    </w:rPr>
                    <w:t>H</w:t>
                  </w:r>
                  <w:r w:rsidRPr="00106C0D">
                    <w:rPr>
                      <w:rFonts w:ascii="Times New Roman" w:hAnsi="Times New Roman" w:cs="Times New Roman"/>
                      <w:bCs/>
                      <w:vertAlign w:val="superscript"/>
                    </w:rPr>
                    <w:t>12</w:t>
                  </w:r>
                  <w:r w:rsidRPr="00106C0D">
                    <w:rPr>
                      <w:rFonts w:ascii="Times New Roman" w:hAnsi="Times New Roman" w:cs="Times New Roman"/>
                      <w:bCs/>
                    </w:rPr>
                    <w:t>C</w:t>
                  </w:r>
                  <w:r w:rsidRPr="00106C0D">
                    <w:rPr>
                      <w:rFonts w:ascii="Times New Roman" w:hAnsi="Times New Roman" w:cs="Times New Roman"/>
                      <w:bCs/>
                      <w:vertAlign w:val="superscript"/>
                    </w:rPr>
                    <w:t>14</w:t>
                  </w:r>
                  <w:r w:rsidRPr="00106C0D">
                    <w:rPr>
                      <w:rFonts w:ascii="Times New Roman" w:hAnsi="Times New Roman" w:cs="Times New Roman"/>
                      <w:bCs/>
                    </w:rPr>
                    <w:t>N)</w:t>
                  </w:r>
                </w:p>
              </w:tc>
              <w:tc>
                <w:tcPr>
                  <w:tcW w:w="1001" w:type="dxa"/>
                  <w:vAlign w:val="bottom"/>
                  <w:hideMark/>
                </w:tcPr>
                <w:p w14:paraId="3373827B" w14:textId="77777777" w:rsidR="00B1297C" w:rsidRPr="00106C0D" w:rsidRDefault="00B1297C" w:rsidP="00C25CF0">
                  <w:pPr>
                    <w:spacing w:after="0" w:line="240" w:lineRule="auto"/>
                    <w:jc w:val="both"/>
                    <w:rPr>
                      <w:rFonts w:ascii="Times New Roman" w:hAnsi="Times New Roman" w:cs="Times New Roman"/>
                      <w:bCs/>
                    </w:rPr>
                  </w:pPr>
                  <w:r w:rsidRPr="00106C0D">
                    <w:rPr>
                      <w:rFonts w:ascii="Times New Roman" w:hAnsi="Times New Roman" w:cs="Times New Roman"/>
                      <w:bCs/>
                    </w:rPr>
                    <w:t>Challenging at low concentration</w:t>
                  </w:r>
                </w:p>
              </w:tc>
            </w:tr>
            <w:tr w:rsidR="00B1297C" w:rsidRPr="00106C0D" w14:paraId="39B0F8E8" w14:textId="77777777" w:rsidTr="00D8473D">
              <w:trPr>
                <w:trHeight w:val="789"/>
              </w:trPr>
              <w:tc>
                <w:tcPr>
                  <w:tcW w:w="763" w:type="dxa"/>
                  <w:vAlign w:val="bottom"/>
                  <w:hideMark/>
                </w:tcPr>
                <w:p w14:paraId="444C46B0" w14:textId="77777777" w:rsidR="00B1297C" w:rsidRPr="00106C0D" w:rsidRDefault="00B1297C" w:rsidP="00C25CF0">
                  <w:pPr>
                    <w:spacing w:after="0" w:line="240" w:lineRule="auto"/>
                    <w:jc w:val="both"/>
                    <w:rPr>
                      <w:rFonts w:ascii="Times New Roman" w:hAnsi="Times New Roman" w:cs="Times New Roman"/>
                      <w:bCs/>
                    </w:rPr>
                  </w:pPr>
                  <w:r w:rsidRPr="00106C0D">
                    <w:rPr>
                      <w:rFonts w:ascii="Times New Roman" w:hAnsi="Times New Roman" w:cs="Times New Roman"/>
                      <w:bCs/>
                    </w:rPr>
                    <w:lastRenderedPageBreak/>
                    <w:t>Antimony</w:t>
                  </w:r>
                </w:p>
              </w:tc>
              <w:tc>
                <w:tcPr>
                  <w:tcW w:w="2750" w:type="dxa"/>
                  <w:vAlign w:val="bottom"/>
                  <w:hideMark/>
                </w:tcPr>
                <w:p w14:paraId="3D40B185" w14:textId="77777777" w:rsidR="00B1297C" w:rsidRPr="00106C0D" w:rsidRDefault="00B1297C" w:rsidP="00C25CF0">
                  <w:pPr>
                    <w:spacing w:after="0" w:line="240" w:lineRule="auto"/>
                    <w:jc w:val="both"/>
                    <w:rPr>
                      <w:rFonts w:ascii="Times New Roman" w:hAnsi="Times New Roman" w:cs="Times New Roman"/>
                      <w:bCs/>
                    </w:rPr>
                  </w:pPr>
                  <w:r w:rsidRPr="00106C0D">
                    <w:rPr>
                      <w:rFonts w:ascii="Times New Roman" w:hAnsi="Times New Roman" w:cs="Times New Roman"/>
                      <w:bCs/>
                    </w:rPr>
                    <w:t>121, 123</w:t>
                  </w:r>
                </w:p>
              </w:tc>
              <w:tc>
                <w:tcPr>
                  <w:tcW w:w="1001" w:type="dxa"/>
                  <w:vAlign w:val="bottom"/>
                  <w:hideMark/>
                </w:tcPr>
                <w:p w14:paraId="75E6FE26" w14:textId="77777777" w:rsidR="00B1297C" w:rsidRPr="00106C0D" w:rsidRDefault="00B1297C" w:rsidP="00C25CF0">
                  <w:pPr>
                    <w:spacing w:after="0" w:line="240" w:lineRule="auto"/>
                    <w:jc w:val="both"/>
                    <w:rPr>
                      <w:rFonts w:ascii="Times New Roman" w:hAnsi="Times New Roman" w:cs="Times New Roman"/>
                      <w:bCs/>
                    </w:rPr>
                  </w:pPr>
                  <w:r w:rsidRPr="00106C0D">
                    <w:rPr>
                      <w:rFonts w:ascii="Times New Roman" w:hAnsi="Times New Roman" w:cs="Times New Roman"/>
                      <w:bCs/>
                    </w:rPr>
                    <w:t>Impurity; no significant interferences</w:t>
                  </w:r>
                </w:p>
              </w:tc>
            </w:tr>
            <w:tr w:rsidR="00B1297C" w:rsidRPr="00C76EA5" w14:paraId="71ADFEF5" w14:textId="77777777" w:rsidTr="00D8473D">
              <w:trPr>
                <w:trHeight w:val="1826"/>
              </w:trPr>
              <w:tc>
                <w:tcPr>
                  <w:tcW w:w="763" w:type="dxa"/>
                  <w:vAlign w:val="bottom"/>
                  <w:hideMark/>
                </w:tcPr>
                <w:p w14:paraId="5549B4EC" w14:textId="77777777" w:rsidR="00B1297C" w:rsidRPr="00106C0D" w:rsidRDefault="00B1297C" w:rsidP="00C25CF0">
                  <w:pPr>
                    <w:spacing w:after="0" w:line="240" w:lineRule="auto"/>
                    <w:jc w:val="both"/>
                    <w:rPr>
                      <w:rFonts w:ascii="Times New Roman" w:hAnsi="Times New Roman" w:cs="Times New Roman"/>
                      <w:bCs/>
                    </w:rPr>
                  </w:pPr>
                  <w:r w:rsidRPr="00106C0D">
                    <w:rPr>
                      <w:rFonts w:ascii="Times New Roman" w:hAnsi="Times New Roman" w:cs="Times New Roman"/>
                      <w:bCs/>
                    </w:rPr>
                    <w:t>Cadmium</w:t>
                  </w:r>
                </w:p>
              </w:tc>
              <w:tc>
                <w:tcPr>
                  <w:tcW w:w="2750" w:type="dxa"/>
                  <w:vAlign w:val="bottom"/>
                  <w:hideMark/>
                </w:tcPr>
                <w:p w14:paraId="07AE9702" w14:textId="77777777" w:rsidR="00B1297C" w:rsidRPr="00106C0D" w:rsidRDefault="00B1297C" w:rsidP="00C25CF0">
                  <w:pPr>
                    <w:spacing w:after="0" w:line="240" w:lineRule="auto"/>
                    <w:jc w:val="both"/>
                    <w:rPr>
                      <w:rFonts w:ascii="Times New Roman" w:hAnsi="Times New Roman" w:cs="Times New Roman"/>
                      <w:bCs/>
                    </w:rPr>
                  </w:pPr>
                  <w:r w:rsidRPr="00106C0D">
                    <w:rPr>
                      <w:rFonts w:ascii="Times New Roman" w:hAnsi="Times New Roman" w:cs="Times New Roman"/>
                      <w:bCs/>
                    </w:rPr>
                    <w:t>111 (</w:t>
                  </w:r>
                  <w:r w:rsidRPr="00106C0D">
                    <w:rPr>
                      <w:rFonts w:ascii="Times New Roman" w:hAnsi="Times New Roman" w:cs="Times New Roman"/>
                      <w:bCs/>
                      <w:vertAlign w:val="superscript"/>
                    </w:rPr>
                    <w:t>16095 </w:t>
                  </w:r>
                  <w:r w:rsidRPr="00106C0D">
                    <w:rPr>
                      <w:rFonts w:ascii="Times New Roman" w:hAnsi="Times New Roman" w:cs="Times New Roman"/>
                      <w:bCs/>
                    </w:rPr>
                    <w:t>Mo), 114 (</w:t>
                  </w:r>
                  <w:r w:rsidRPr="00106C0D">
                    <w:rPr>
                      <w:rFonts w:ascii="Times New Roman" w:hAnsi="Times New Roman" w:cs="Times New Roman"/>
                      <w:bCs/>
                      <w:vertAlign w:val="superscript"/>
                    </w:rPr>
                    <w:t>114</w:t>
                  </w:r>
                  <w:r w:rsidRPr="00106C0D">
                    <w:rPr>
                      <w:rFonts w:ascii="Times New Roman" w:hAnsi="Times New Roman" w:cs="Times New Roman"/>
                      <w:bCs/>
                    </w:rPr>
                    <w:t>Sn)</w:t>
                  </w:r>
                </w:p>
              </w:tc>
              <w:tc>
                <w:tcPr>
                  <w:tcW w:w="1001" w:type="dxa"/>
                  <w:vAlign w:val="bottom"/>
                  <w:hideMark/>
                </w:tcPr>
                <w:p w14:paraId="4FE3CFF6"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Impurity; kinetic energy discrimination to attenuate </w:t>
                  </w:r>
                  <w:r w:rsidRPr="00106C0D">
                    <w:rPr>
                      <w:rFonts w:ascii="Times New Roman" w:hAnsi="Times New Roman" w:cs="Times New Roman"/>
                      <w:bCs/>
                      <w:vertAlign w:val="superscript"/>
                      <w:lang w:val="en-US"/>
                    </w:rPr>
                    <w:t>16095</w:t>
                  </w:r>
                  <w:r w:rsidRPr="00106C0D">
                    <w:rPr>
                      <w:rFonts w:ascii="Times New Roman" w:hAnsi="Times New Roman" w:cs="Times New Roman"/>
                      <w:bCs/>
                      <w:lang w:val="en-US"/>
                    </w:rPr>
                    <w:t>Mo; interelement correction for </w:t>
                  </w:r>
                  <w:r w:rsidRPr="00106C0D">
                    <w:rPr>
                      <w:rFonts w:ascii="Times New Roman" w:hAnsi="Times New Roman" w:cs="Times New Roman"/>
                      <w:bCs/>
                      <w:vertAlign w:val="superscript"/>
                      <w:lang w:val="en-US"/>
                    </w:rPr>
                    <w:t>114</w:t>
                  </w:r>
                  <w:r w:rsidRPr="00106C0D">
                    <w:rPr>
                      <w:rFonts w:ascii="Times New Roman" w:hAnsi="Times New Roman" w:cs="Times New Roman"/>
                      <w:bCs/>
                      <w:lang w:val="en-US"/>
                    </w:rPr>
                    <w:t>Sn</w:t>
                  </w:r>
                </w:p>
              </w:tc>
            </w:tr>
            <w:tr w:rsidR="00B1297C" w:rsidRPr="00C76EA5" w14:paraId="5BFB4A12" w14:textId="77777777" w:rsidTr="00D8473D">
              <w:trPr>
                <w:trHeight w:val="1036"/>
              </w:trPr>
              <w:tc>
                <w:tcPr>
                  <w:tcW w:w="763" w:type="dxa"/>
                  <w:vAlign w:val="bottom"/>
                  <w:hideMark/>
                </w:tcPr>
                <w:p w14:paraId="3B1B011A" w14:textId="77777777" w:rsidR="00B1297C" w:rsidRPr="00106C0D" w:rsidRDefault="00B1297C" w:rsidP="00C25CF0">
                  <w:pPr>
                    <w:spacing w:after="0" w:line="240" w:lineRule="auto"/>
                    <w:jc w:val="both"/>
                    <w:rPr>
                      <w:rFonts w:ascii="Times New Roman" w:hAnsi="Times New Roman" w:cs="Times New Roman"/>
                      <w:bCs/>
                    </w:rPr>
                  </w:pPr>
                  <w:r w:rsidRPr="00106C0D">
                    <w:rPr>
                      <w:rFonts w:ascii="Times New Roman" w:hAnsi="Times New Roman" w:cs="Times New Roman"/>
                      <w:bCs/>
                    </w:rPr>
                    <w:t>Cobalt</w:t>
                  </w:r>
                </w:p>
              </w:tc>
              <w:tc>
                <w:tcPr>
                  <w:tcW w:w="2750" w:type="dxa"/>
                  <w:vAlign w:val="bottom"/>
                  <w:hideMark/>
                </w:tcPr>
                <w:p w14:paraId="16062547" w14:textId="77777777" w:rsidR="00B1297C" w:rsidRPr="00106C0D" w:rsidRDefault="00B1297C" w:rsidP="00C25CF0">
                  <w:pPr>
                    <w:spacing w:after="0" w:line="240" w:lineRule="auto"/>
                    <w:jc w:val="both"/>
                    <w:rPr>
                      <w:rFonts w:ascii="Times New Roman" w:hAnsi="Times New Roman" w:cs="Times New Roman"/>
                      <w:bCs/>
                    </w:rPr>
                  </w:pPr>
                  <w:r w:rsidRPr="00106C0D">
                    <w:rPr>
                      <w:rFonts w:ascii="Times New Roman" w:hAnsi="Times New Roman" w:cs="Times New Roman"/>
                      <w:bCs/>
                    </w:rPr>
                    <w:t>59 (</w:t>
                  </w:r>
                  <w:r w:rsidRPr="00106C0D">
                    <w:rPr>
                      <w:rFonts w:ascii="Times New Roman" w:hAnsi="Times New Roman" w:cs="Times New Roman"/>
                      <w:bCs/>
                      <w:vertAlign w:val="superscript"/>
                    </w:rPr>
                    <w:t>1</w:t>
                  </w:r>
                  <w:r w:rsidRPr="00106C0D">
                    <w:rPr>
                      <w:rFonts w:ascii="Times New Roman" w:hAnsi="Times New Roman" w:cs="Times New Roman"/>
                      <w:bCs/>
                    </w:rPr>
                    <w:t>H</w:t>
                  </w:r>
                  <w:r w:rsidRPr="00106C0D">
                    <w:rPr>
                      <w:rFonts w:ascii="Times New Roman" w:hAnsi="Times New Roman" w:cs="Times New Roman"/>
                      <w:bCs/>
                      <w:vertAlign w:val="superscript"/>
                    </w:rPr>
                    <w:t>58</w:t>
                  </w:r>
                  <w:r w:rsidRPr="00106C0D">
                    <w:rPr>
                      <w:rFonts w:ascii="Times New Roman" w:hAnsi="Times New Roman" w:cs="Times New Roman"/>
                      <w:bCs/>
                    </w:rPr>
                    <w:t>Ni)</w:t>
                  </w:r>
                </w:p>
              </w:tc>
              <w:tc>
                <w:tcPr>
                  <w:tcW w:w="1001" w:type="dxa"/>
                  <w:vAlign w:val="bottom"/>
                  <w:hideMark/>
                </w:tcPr>
                <w:p w14:paraId="04D0DEAD"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Nickel background from plasma or vacuum interface</w:t>
                  </w:r>
                </w:p>
              </w:tc>
            </w:tr>
            <w:tr w:rsidR="00B1297C" w:rsidRPr="00106C0D" w14:paraId="590E2DE8" w14:textId="77777777" w:rsidTr="00D8473D">
              <w:trPr>
                <w:trHeight w:val="530"/>
              </w:trPr>
              <w:tc>
                <w:tcPr>
                  <w:tcW w:w="763" w:type="dxa"/>
                  <w:vAlign w:val="bottom"/>
                  <w:hideMark/>
                </w:tcPr>
                <w:p w14:paraId="5255695B" w14:textId="77777777" w:rsidR="00B1297C" w:rsidRPr="00106C0D" w:rsidRDefault="00B1297C" w:rsidP="00C25CF0">
                  <w:pPr>
                    <w:spacing w:after="0" w:line="240" w:lineRule="auto"/>
                    <w:jc w:val="both"/>
                    <w:rPr>
                      <w:rFonts w:ascii="Times New Roman" w:hAnsi="Times New Roman" w:cs="Times New Roman"/>
                      <w:bCs/>
                    </w:rPr>
                  </w:pPr>
                  <w:r w:rsidRPr="00106C0D">
                    <w:rPr>
                      <w:rFonts w:ascii="Times New Roman" w:hAnsi="Times New Roman" w:cs="Times New Roman"/>
                      <w:bCs/>
                    </w:rPr>
                    <w:t>Chromium</w:t>
                  </w:r>
                </w:p>
              </w:tc>
              <w:tc>
                <w:tcPr>
                  <w:tcW w:w="2750" w:type="dxa"/>
                  <w:vAlign w:val="bottom"/>
                  <w:hideMark/>
                </w:tcPr>
                <w:p w14:paraId="31B7B993"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52 (</w:t>
                  </w:r>
                  <w:r w:rsidRPr="00106C0D">
                    <w:rPr>
                      <w:rFonts w:ascii="Times New Roman" w:hAnsi="Times New Roman" w:cs="Times New Roman"/>
                      <w:bCs/>
                      <w:vertAlign w:val="superscript"/>
                      <w:lang w:val="en-US"/>
                    </w:rPr>
                    <w:t>12</w:t>
                  </w:r>
                  <w:r w:rsidRPr="00106C0D">
                    <w:rPr>
                      <w:rFonts w:ascii="Times New Roman" w:hAnsi="Times New Roman" w:cs="Times New Roman"/>
                      <w:bCs/>
                      <w:lang w:val="en-US"/>
                    </w:rPr>
                    <w:t>C</w:t>
                  </w:r>
                  <w:r w:rsidRPr="00106C0D">
                    <w:rPr>
                      <w:rFonts w:ascii="Times New Roman" w:hAnsi="Times New Roman" w:cs="Times New Roman"/>
                      <w:bCs/>
                      <w:vertAlign w:val="superscript"/>
                      <w:lang w:val="en-US"/>
                    </w:rPr>
                    <w:t>40</w:t>
                  </w:r>
                  <w:r w:rsidRPr="00106C0D">
                    <w:rPr>
                      <w:rFonts w:ascii="Times New Roman" w:hAnsi="Times New Roman" w:cs="Times New Roman"/>
                      <w:bCs/>
                      <w:lang w:val="en-US"/>
                    </w:rPr>
                    <w:t>Ar, </w:t>
                  </w:r>
                  <w:r w:rsidRPr="00106C0D">
                    <w:rPr>
                      <w:rFonts w:ascii="Times New Roman" w:hAnsi="Times New Roman" w:cs="Times New Roman"/>
                      <w:bCs/>
                      <w:vertAlign w:val="superscript"/>
                      <w:lang w:val="en-US"/>
                    </w:rPr>
                    <w:t>12</w:t>
                  </w:r>
                  <w:r w:rsidRPr="00106C0D">
                    <w:rPr>
                      <w:rFonts w:ascii="Times New Roman" w:hAnsi="Times New Roman" w:cs="Times New Roman"/>
                      <w:bCs/>
                      <w:lang w:val="en-US"/>
                    </w:rPr>
                    <w:t>C</w:t>
                  </w:r>
                  <w:r w:rsidRPr="00106C0D">
                    <w:rPr>
                      <w:rFonts w:ascii="Times New Roman" w:hAnsi="Times New Roman" w:cs="Times New Roman"/>
                      <w:bCs/>
                      <w:vertAlign w:val="superscript"/>
                      <w:lang w:val="en-US"/>
                    </w:rPr>
                    <w:t>40</w:t>
                  </w:r>
                  <w:r w:rsidRPr="00106C0D">
                    <w:rPr>
                      <w:rFonts w:ascii="Times New Roman" w:hAnsi="Times New Roman" w:cs="Times New Roman"/>
                      <w:bCs/>
                      <w:lang w:val="en-US"/>
                    </w:rPr>
                    <w:t>Ca), 53 (</w:t>
                  </w:r>
                  <w:r w:rsidRPr="00106C0D">
                    <w:rPr>
                      <w:rFonts w:ascii="Times New Roman" w:hAnsi="Times New Roman" w:cs="Times New Roman"/>
                      <w:bCs/>
                      <w:vertAlign w:val="superscript"/>
                      <w:lang w:val="en-US"/>
                    </w:rPr>
                    <w:t>16</w:t>
                  </w:r>
                  <w:r w:rsidRPr="00106C0D">
                    <w:rPr>
                      <w:rFonts w:ascii="Times New Roman" w:hAnsi="Times New Roman" w:cs="Times New Roman"/>
                      <w:bCs/>
                      <w:lang w:val="en-US"/>
                    </w:rPr>
                    <w:t>O</w:t>
                  </w:r>
                  <w:r w:rsidRPr="00106C0D">
                    <w:rPr>
                      <w:rFonts w:ascii="Times New Roman" w:hAnsi="Times New Roman" w:cs="Times New Roman"/>
                      <w:bCs/>
                      <w:vertAlign w:val="superscript"/>
                      <w:lang w:val="en-US"/>
                    </w:rPr>
                    <w:t>37</w:t>
                  </w:r>
                  <w:r w:rsidRPr="00106C0D">
                    <w:rPr>
                      <w:rFonts w:ascii="Times New Roman" w:hAnsi="Times New Roman" w:cs="Times New Roman"/>
                      <w:bCs/>
                      <w:lang w:val="en-US"/>
                    </w:rPr>
                    <w:t>Cl, </w:t>
                  </w:r>
                  <w:r w:rsidRPr="00106C0D">
                    <w:rPr>
                      <w:rFonts w:ascii="Times New Roman" w:hAnsi="Times New Roman" w:cs="Times New Roman"/>
                      <w:bCs/>
                      <w:vertAlign w:val="superscript"/>
                      <w:lang w:val="en-US"/>
                    </w:rPr>
                    <w:t>1</w:t>
                  </w:r>
                  <w:r w:rsidRPr="00106C0D">
                    <w:rPr>
                      <w:rFonts w:ascii="Times New Roman" w:hAnsi="Times New Roman" w:cs="Times New Roman"/>
                      <w:bCs/>
                      <w:lang w:val="en-US"/>
                    </w:rPr>
                    <w:t>H</w:t>
                  </w:r>
                  <w:r w:rsidRPr="00106C0D">
                    <w:rPr>
                      <w:rFonts w:ascii="Times New Roman" w:hAnsi="Times New Roman" w:cs="Times New Roman"/>
                      <w:bCs/>
                      <w:vertAlign w:val="superscript"/>
                      <w:lang w:val="en-US"/>
                    </w:rPr>
                    <w:t>12</w:t>
                  </w:r>
                  <w:r w:rsidRPr="00106C0D">
                    <w:rPr>
                      <w:rFonts w:ascii="Times New Roman" w:hAnsi="Times New Roman" w:cs="Times New Roman"/>
                      <w:bCs/>
                      <w:lang w:val="en-US"/>
                    </w:rPr>
                    <w:t>C</w:t>
                  </w:r>
                  <w:r w:rsidRPr="00106C0D">
                    <w:rPr>
                      <w:rFonts w:ascii="Times New Roman" w:hAnsi="Times New Roman" w:cs="Times New Roman"/>
                      <w:bCs/>
                      <w:vertAlign w:val="superscript"/>
                      <w:lang w:val="en-US"/>
                    </w:rPr>
                    <w:t>40</w:t>
                  </w:r>
                  <w:r w:rsidRPr="00106C0D">
                    <w:rPr>
                      <w:rFonts w:ascii="Times New Roman" w:hAnsi="Times New Roman" w:cs="Times New Roman"/>
                      <w:bCs/>
                      <w:lang w:val="en-US"/>
                    </w:rPr>
                    <w:t>Ar, </w:t>
                  </w:r>
                  <w:r w:rsidRPr="00106C0D">
                    <w:rPr>
                      <w:rFonts w:ascii="Times New Roman" w:hAnsi="Times New Roman" w:cs="Times New Roman"/>
                      <w:bCs/>
                      <w:vertAlign w:val="superscript"/>
                      <w:lang w:val="en-US"/>
                    </w:rPr>
                    <w:t>1</w:t>
                  </w:r>
                  <w:r w:rsidRPr="00106C0D">
                    <w:rPr>
                      <w:rFonts w:ascii="Times New Roman" w:hAnsi="Times New Roman" w:cs="Times New Roman"/>
                      <w:bCs/>
                      <w:lang w:val="en-US"/>
                    </w:rPr>
                    <w:t>H</w:t>
                  </w:r>
                  <w:r w:rsidRPr="00106C0D">
                    <w:rPr>
                      <w:rFonts w:ascii="Times New Roman" w:hAnsi="Times New Roman" w:cs="Times New Roman"/>
                      <w:bCs/>
                      <w:vertAlign w:val="superscript"/>
                      <w:lang w:val="en-US"/>
                    </w:rPr>
                    <w:t>12</w:t>
                  </w:r>
                  <w:r w:rsidRPr="00106C0D">
                    <w:rPr>
                      <w:rFonts w:ascii="Times New Roman" w:hAnsi="Times New Roman" w:cs="Times New Roman"/>
                      <w:bCs/>
                      <w:lang w:val="en-US"/>
                    </w:rPr>
                    <w:t>C</w:t>
                  </w:r>
                  <w:r w:rsidRPr="00106C0D">
                    <w:rPr>
                      <w:rFonts w:ascii="Times New Roman" w:hAnsi="Times New Roman" w:cs="Times New Roman"/>
                      <w:bCs/>
                      <w:vertAlign w:val="superscript"/>
                      <w:lang w:val="en-US"/>
                    </w:rPr>
                    <w:t>40</w:t>
                  </w:r>
                  <w:r w:rsidRPr="00106C0D">
                    <w:rPr>
                      <w:rFonts w:ascii="Times New Roman" w:hAnsi="Times New Roman" w:cs="Times New Roman"/>
                      <w:bCs/>
                      <w:lang w:val="en-US"/>
                    </w:rPr>
                    <w:t>Ca, </w:t>
                  </w:r>
                  <w:r w:rsidRPr="00106C0D">
                    <w:rPr>
                      <w:rFonts w:ascii="Times New Roman" w:hAnsi="Times New Roman" w:cs="Times New Roman"/>
                      <w:bCs/>
                      <w:vertAlign w:val="superscript"/>
                      <w:lang w:val="en-US"/>
                    </w:rPr>
                    <w:t>13</w:t>
                  </w:r>
                  <w:r w:rsidRPr="00106C0D">
                    <w:rPr>
                      <w:rFonts w:ascii="Times New Roman" w:hAnsi="Times New Roman" w:cs="Times New Roman"/>
                      <w:bCs/>
                      <w:lang w:val="en-US"/>
                    </w:rPr>
                    <w:t>C</w:t>
                  </w:r>
                  <w:r w:rsidRPr="00106C0D">
                    <w:rPr>
                      <w:rFonts w:ascii="Times New Roman" w:hAnsi="Times New Roman" w:cs="Times New Roman"/>
                      <w:bCs/>
                      <w:vertAlign w:val="superscript"/>
                      <w:lang w:val="en-US"/>
                    </w:rPr>
                    <w:t>40</w:t>
                  </w:r>
                  <w:r w:rsidRPr="00106C0D">
                    <w:rPr>
                      <w:rFonts w:ascii="Times New Roman" w:hAnsi="Times New Roman" w:cs="Times New Roman"/>
                      <w:bCs/>
                      <w:lang w:val="en-US"/>
                    </w:rPr>
                    <w:t>Ar, </w:t>
                  </w:r>
                  <w:r w:rsidRPr="00106C0D">
                    <w:rPr>
                      <w:rFonts w:ascii="Times New Roman" w:hAnsi="Times New Roman" w:cs="Times New Roman"/>
                      <w:bCs/>
                      <w:vertAlign w:val="superscript"/>
                      <w:lang w:val="en-US"/>
                    </w:rPr>
                    <w:t>13</w:t>
                  </w:r>
                  <w:r w:rsidRPr="00106C0D">
                    <w:rPr>
                      <w:rFonts w:ascii="Times New Roman" w:hAnsi="Times New Roman" w:cs="Times New Roman"/>
                      <w:bCs/>
                      <w:lang w:val="en-US"/>
                    </w:rPr>
                    <w:t>C</w:t>
                  </w:r>
                  <w:r w:rsidRPr="00106C0D">
                    <w:rPr>
                      <w:rFonts w:ascii="Times New Roman" w:hAnsi="Times New Roman" w:cs="Times New Roman"/>
                      <w:bCs/>
                      <w:vertAlign w:val="superscript"/>
                      <w:lang w:val="en-US"/>
                    </w:rPr>
                    <w:t>40</w:t>
                  </w:r>
                  <w:r w:rsidRPr="00106C0D">
                    <w:rPr>
                      <w:rFonts w:ascii="Times New Roman" w:hAnsi="Times New Roman" w:cs="Times New Roman"/>
                      <w:bCs/>
                      <w:lang w:val="en-US"/>
                    </w:rPr>
                    <w:t>Ca)</w:t>
                  </w:r>
                </w:p>
              </w:tc>
              <w:tc>
                <w:tcPr>
                  <w:tcW w:w="1001" w:type="dxa"/>
                  <w:vAlign w:val="bottom"/>
                  <w:hideMark/>
                </w:tcPr>
                <w:p w14:paraId="70571D5B" w14:textId="77777777" w:rsidR="00B1297C" w:rsidRPr="00106C0D" w:rsidRDefault="00B1297C" w:rsidP="00C25CF0">
                  <w:pPr>
                    <w:spacing w:after="0" w:line="240" w:lineRule="auto"/>
                    <w:jc w:val="both"/>
                    <w:rPr>
                      <w:rFonts w:ascii="Times New Roman" w:hAnsi="Times New Roman" w:cs="Times New Roman"/>
                      <w:bCs/>
                    </w:rPr>
                  </w:pPr>
                  <w:r w:rsidRPr="00106C0D">
                    <w:rPr>
                      <w:rFonts w:ascii="Times New Roman" w:hAnsi="Times New Roman" w:cs="Times New Roman"/>
                      <w:bCs/>
                    </w:rPr>
                    <w:t>Constituent or impurity</w:t>
                  </w:r>
                </w:p>
              </w:tc>
            </w:tr>
            <w:tr w:rsidR="00B1297C" w:rsidRPr="00C76EA5" w14:paraId="0FB438B9" w14:textId="77777777" w:rsidTr="00D8473D">
              <w:trPr>
                <w:trHeight w:val="777"/>
              </w:trPr>
              <w:tc>
                <w:tcPr>
                  <w:tcW w:w="763" w:type="dxa"/>
                  <w:vAlign w:val="bottom"/>
                  <w:hideMark/>
                </w:tcPr>
                <w:p w14:paraId="1004153F" w14:textId="77777777" w:rsidR="00B1297C" w:rsidRPr="00106C0D" w:rsidRDefault="00B1297C" w:rsidP="00C25CF0">
                  <w:pPr>
                    <w:spacing w:after="0" w:line="240" w:lineRule="auto"/>
                    <w:jc w:val="both"/>
                    <w:rPr>
                      <w:rFonts w:ascii="Times New Roman" w:hAnsi="Times New Roman" w:cs="Times New Roman"/>
                      <w:bCs/>
                    </w:rPr>
                  </w:pPr>
                  <w:r w:rsidRPr="00106C0D">
                    <w:rPr>
                      <w:rFonts w:ascii="Times New Roman" w:hAnsi="Times New Roman" w:cs="Times New Roman"/>
                      <w:bCs/>
                    </w:rPr>
                    <w:t>Copper</w:t>
                  </w:r>
                </w:p>
              </w:tc>
              <w:tc>
                <w:tcPr>
                  <w:tcW w:w="2750" w:type="dxa"/>
                  <w:vAlign w:val="bottom"/>
                  <w:hideMark/>
                </w:tcPr>
                <w:p w14:paraId="07AFBDF3" w14:textId="77777777" w:rsidR="00B1297C" w:rsidRPr="00106C0D" w:rsidRDefault="00B1297C" w:rsidP="00C25CF0">
                  <w:pPr>
                    <w:spacing w:after="0" w:line="240" w:lineRule="auto"/>
                    <w:jc w:val="both"/>
                    <w:rPr>
                      <w:rFonts w:ascii="Times New Roman" w:hAnsi="Times New Roman" w:cs="Times New Roman"/>
                      <w:bCs/>
                    </w:rPr>
                  </w:pPr>
                  <w:r w:rsidRPr="00106C0D">
                    <w:rPr>
                      <w:rFonts w:ascii="Times New Roman" w:hAnsi="Times New Roman" w:cs="Times New Roman"/>
                      <w:bCs/>
                    </w:rPr>
                    <w:t>63 (</w:t>
                  </w:r>
                  <w:r w:rsidRPr="00106C0D">
                    <w:rPr>
                      <w:rFonts w:ascii="Times New Roman" w:hAnsi="Times New Roman" w:cs="Times New Roman"/>
                      <w:bCs/>
                      <w:vertAlign w:val="superscript"/>
                    </w:rPr>
                    <w:t>40</w:t>
                  </w:r>
                  <w:r w:rsidRPr="00106C0D">
                    <w:rPr>
                      <w:rFonts w:ascii="Times New Roman" w:hAnsi="Times New Roman" w:cs="Times New Roman"/>
                      <w:bCs/>
                    </w:rPr>
                    <w:t>Ar</w:t>
                  </w:r>
                  <w:r w:rsidRPr="00106C0D">
                    <w:rPr>
                      <w:rFonts w:ascii="Times New Roman" w:hAnsi="Times New Roman" w:cs="Times New Roman"/>
                      <w:bCs/>
                      <w:vertAlign w:val="superscript"/>
                    </w:rPr>
                    <w:t>23</w:t>
                  </w:r>
                  <w:r w:rsidRPr="00106C0D">
                    <w:rPr>
                      <w:rFonts w:ascii="Times New Roman" w:hAnsi="Times New Roman" w:cs="Times New Roman"/>
                      <w:bCs/>
                    </w:rPr>
                    <w:t>Na), 65 (</w:t>
                  </w:r>
                  <w:r w:rsidRPr="00106C0D">
                    <w:rPr>
                      <w:rFonts w:ascii="Times New Roman" w:hAnsi="Times New Roman" w:cs="Times New Roman"/>
                      <w:bCs/>
                      <w:vertAlign w:val="superscript"/>
                    </w:rPr>
                    <w:t>40</w:t>
                  </w:r>
                  <w:r w:rsidRPr="00106C0D">
                    <w:rPr>
                      <w:rFonts w:ascii="Times New Roman" w:hAnsi="Times New Roman" w:cs="Times New Roman"/>
                      <w:bCs/>
                    </w:rPr>
                    <w:t>Ar</w:t>
                  </w:r>
                  <w:r w:rsidRPr="00106C0D">
                    <w:rPr>
                      <w:rFonts w:ascii="Times New Roman" w:hAnsi="Times New Roman" w:cs="Times New Roman"/>
                      <w:bCs/>
                      <w:vertAlign w:val="superscript"/>
                    </w:rPr>
                    <w:t>25</w:t>
                  </w:r>
                  <w:r w:rsidRPr="00106C0D">
                    <w:rPr>
                      <w:rFonts w:ascii="Times New Roman" w:hAnsi="Times New Roman" w:cs="Times New Roman"/>
                      <w:bCs/>
                    </w:rPr>
                    <w:t>Mg)</w:t>
                  </w:r>
                </w:p>
              </w:tc>
              <w:tc>
                <w:tcPr>
                  <w:tcW w:w="1001" w:type="dxa"/>
                  <w:vAlign w:val="bottom"/>
                  <w:hideMark/>
                </w:tcPr>
                <w:p w14:paraId="7C16BF42"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Sodium, magnesium present in media</w:t>
                  </w:r>
                </w:p>
              </w:tc>
            </w:tr>
            <w:tr w:rsidR="00B1297C" w:rsidRPr="00C76EA5" w14:paraId="4F3C2F71" w14:textId="77777777" w:rsidTr="00D8473D">
              <w:trPr>
                <w:trHeight w:val="1308"/>
              </w:trPr>
              <w:tc>
                <w:tcPr>
                  <w:tcW w:w="763" w:type="dxa"/>
                  <w:vAlign w:val="bottom"/>
                  <w:hideMark/>
                </w:tcPr>
                <w:p w14:paraId="0FF0BA7F" w14:textId="77777777" w:rsidR="00B1297C" w:rsidRPr="00106C0D" w:rsidRDefault="00B1297C" w:rsidP="00C25CF0">
                  <w:pPr>
                    <w:spacing w:after="0" w:line="240" w:lineRule="auto"/>
                    <w:jc w:val="both"/>
                    <w:rPr>
                      <w:rFonts w:ascii="Times New Roman" w:hAnsi="Times New Roman" w:cs="Times New Roman"/>
                      <w:bCs/>
                    </w:rPr>
                  </w:pPr>
                  <w:r w:rsidRPr="00106C0D">
                    <w:rPr>
                      <w:rFonts w:ascii="Times New Roman" w:hAnsi="Times New Roman" w:cs="Times New Roman"/>
                      <w:bCs/>
                    </w:rPr>
                    <w:t>Iron</w:t>
                  </w:r>
                </w:p>
              </w:tc>
              <w:tc>
                <w:tcPr>
                  <w:tcW w:w="2750" w:type="dxa"/>
                  <w:vAlign w:val="bottom"/>
                  <w:hideMark/>
                </w:tcPr>
                <w:p w14:paraId="212F50D6" w14:textId="77777777" w:rsidR="00B1297C" w:rsidRPr="00106C0D" w:rsidRDefault="00B1297C" w:rsidP="00C25CF0">
                  <w:pPr>
                    <w:spacing w:after="0" w:line="240" w:lineRule="auto"/>
                    <w:jc w:val="both"/>
                    <w:rPr>
                      <w:rFonts w:ascii="Times New Roman" w:hAnsi="Times New Roman" w:cs="Times New Roman"/>
                      <w:bCs/>
                    </w:rPr>
                  </w:pPr>
                  <w:r w:rsidRPr="00106C0D">
                    <w:rPr>
                      <w:rFonts w:ascii="Times New Roman" w:hAnsi="Times New Roman" w:cs="Times New Roman"/>
                      <w:bCs/>
                    </w:rPr>
                    <w:t>56 (</w:t>
                  </w:r>
                  <w:r w:rsidRPr="00106C0D">
                    <w:rPr>
                      <w:rFonts w:ascii="Times New Roman" w:hAnsi="Times New Roman" w:cs="Times New Roman"/>
                      <w:bCs/>
                      <w:vertAlign w:val="superscript"/>
                    </w:rPr>
                    <w:t>40</w:t>
                  </w:r>
                  <w:r w:rsidRPr="00106C0D">
                    <w:rPr>
                      <w:rFonts w:ascii="Times New Roman" w:hAnsi="Times New Roman" w:cs="Times New Roman"/>
                      <w:bCs/>
                    </w:rPr>
                    <w:t>Ar</w:t>
                  </w:r>
                  <w:r w:rsidRPr="00106C0D">
                    <w:rPr>
                      <w:rFonts w:ascii="Times New Roman" w:hAnsi="Times New Roman" w:cs="Times New Roman"/>
                      <w:bCs/>
                      <w:vertAlign w:val="superscript"/>
                    </w:rPr>
                    <w:t>16</w:t>
                  </w:r>
                  <w:r w:rsidRPr="00106C0D">
                    <w:rPr>
                      <w:rFonts w:ascii="Times New Roman" w:hAnsi="Times New Roman" w:cs="Times New Roman"/>
                      <w:bCs/>
                    </w:rPr>
                    <w:t>O, </w:t>
                  </w:r>
                  <w:r w:rsidRPr="00106C0D">
                    <w:rPr>
                      <w:rFonts w:ascii="Times New Roman" w:hAnsi="Times New Roman" w:cs="Times New Roman"/>
                      <w:bCs/>
                      <w:vertAlign w:val="superscript"/>
                    </w:rPr>
                    <w:t>40</w:t>
                  </w:r>
                  <w:r w:rsidRPr="00106C0D">
                    <w:rPr>
                      <w:rFonts w:ascii="Times New Roman" w:hAnsi="Times New Roman" w:cs="Times New Roman"/>
                      <w:bCs/>
                    </w:rPr>
                    <w:t>Ca</w:t>
                  </w:r>
                  <w:r w:rsidRPr="00106C0D">
                    <w:rPr>
                      <w:rFonts w:ascii="Times New Roman" w:hAnsi="Times New Roman" w:cs="Times New Roman"/>
                      <w:bCs/>
                      <w:vertAlign w:val="superscript"/>
                    </w:rPr>
                    <w:t>16</w:t>
                  </w:r>
                  <w:r w:rsidRPr="00106C0D">
                    <w:rPr>
                      <w:rFonts w:ascii="Times New Roman" w:hAnsi="Times New Roman" w:cs="Times New Roman"/>
                      <w:bCs/>
                    </w:rPr>
                    <w:t>O), 57 (</w:t>
                  </w:r>
                  <w:r w:rsidRPr="00106C0D">
                    <w:rPr>
                      <w:rFonts w:ascii="Times New Roman" w:hAnsi="Times New Roman" w:cs="Times New Roman"/>
                      <w:bCs/>
                      <w:vertAlign w:val="superscript"/>
                    </w:rPr>
                    <w:t>40</w:t>
                  </w:r>
                  <w:r w:rsidRPr="00106C0D">
                    <w:rPr>
                      <w:rFonts w:ascii="Times New Roman" w:hAnsi="Times New Roman" w:cs="Times New Roman"/>
                      <w:bCs/>
                    </w:rPr>
                    <w:t>Ar</w:t>
                  </w:r>
                  <w:r w:rsidRPr="00106C0D">
                    <w:rPr>
                      <w:rFonts w:ascii="Times New Roman" w:hAnsi="Times New Roman" w:cs="Times New Roman"/>
                      <w:bCs/>
                      <w:vertAlign w:val="superscript"/>
                    </w:rPr>
                    <w:t>16</w:t>
                  </w:r>
                  <w:r w:rsidRPr="00106C0D">
                    <w:rPr>
                      <w:rFonts w:ascii="Times New Roman" w:hAnsi="Times New Roman" w:cs="Times New Roman"/>
                      <w:bCs/>
                    </w:rPr>
                    <w:t>O</w:t>
                  </w:r>
                  <w:r w:rsidRPr="00106C0D">
                    <w:rPr>
                      <w:rFonts w:ascii="Times New Roman" w:hAnsi="Times New Roman" w:cs="Times New Roman"/>
                      <w:bCs/>
                      <w:vertAlign w:val="superscript"/>
                    </w:rPr>
                    <w:t>1</w:t>
                  </w:r>
                  <w:r w:rsidRPr="00106C0D">
                    <w:rPr>
                      <w:rFonts w:ascii="Times New Roman" w:hAnsi="Times New Roman" w:cs="Times New Roman"/>
                      <w:bCs/>
                    </w:rPr>
                    <w:t>H, </w:t>
                  </w:r>
                  <w:r w:rsidRPr="00106C0D">
                    <w:rPr>
                      <w:rFonts w:ascii="Times New Roman" w:hAnsi="Times New Roman" w:cs="Times New Roman"/>
                      <w:bCs/>
                      <w:vertAlign w:val="superscript"/>
                    </w:rPr>
                    <w:t>40</w:t>
                  </w:r>
                  <w:r w:rsidRPr="00106C0D">
                    <w:rPr>
                      <w:rFonts w:ascii="Times New Roman" w:hAnsi="Times New Roman" w:cs="Times New Roman"/>
                      <w:bCs/>
                    </w:rPr>
                    <w:t>Ca</w:t>
                  </w:r>
                  <w:r w:rsidRPr="00106C0D">
                    <w:rPr>
                      <w:rFonts w:ascii="Times New Roman" w:hAnsi="Times New Roman" w:cs="Times New Roman"/>
                      <w:bCs/>
                      <w:vertAlign w:val="superscript"/>
                    </w:rPr>
                    <w:t>16</w:t>
                  </w:r>
                  <w:r w:rsidRPr="00106C0D">
                    <w:rPr>
                      <w:rFonts w:ascii="Times New Roman" w:hAnsi="Times New Roman" w:cs="Times New Roman"/>
                      <w:bCs/>
                    </w:rPr>
                    <w:t>O</w:t>
                  </w:r>
                  <w:r w:rsidRPr="00106C0D">
                    <w:rPr>
                      <w:rFonts w:ascii="Times New Roman" w:hAnsi="Times New Roman" w:cs="Times New Roman"/>
                      <w:bCs/>
                      <w:vertAlign w:val="superscript"/>
                    </w:rPr>
                    <w:t>1</w:t>
                  </w:r>
                  <w:r w:rsidRPr="00106C0D">
                    <w:rPr>
                      <w:rFonts w:ascii="Times New Roman" w:hAnsi="Times New Roman" w:cs="Times New Roman"/>
                      <w:bCs/>
                    </w:rPr>
                    <w:t>H)</w:t>
                  </w:r>
                </w:p>
              </w:tc>
              <w:tc>
                <w:tcPr>
                  <w:tcW w:w="1001" w:type="dxa"/>
                  <w:vAlign w:val="bottom"/>
                  <w:hideMark/>
                </w:tcPr>
                <w:p w14:paraId="2F3CEC26"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Can be present in high concentrations or measured as an impurity</w:t>
                  </w:r>
                </w:p>
              </w:tc>
            </w:tr>
            <w:tr w:rsidR="00B1297C" w:rsidRPr="00C76EA5" w14:paraId="738E7337" w14:textId="77777777" w:rsidTr="00D8473D">
              <w:trPr>
                <w:trHeight w:val="1049"/>
              </w:trPr>
              <w:tc>
                <w:tcPr>
                  <w:tcW w:w="763" w:type="dxa"/>
                  <w:vAlign w:val="bottom"/>
                  <w:hideMark/>
                </w:tcPr>
                <w:p w14:paraId="52F4E062" w14:textId="77777777" w:rsidR="00B1297C" w:rsidRPr="00106C0D" w:rsidRDefault="00B1297C" w:rsidP="00C25CF0">
                  <w:pPr>
                    <w:spacing w:after="0" w:line="240" w:lineRule="auto"/>
                    <w:jc w:val="both"/>
                    <w:rPr>
                      <w:rFonts w:ascii="Times New Roman" w:hAnsi="Times New Roman" w:cs="Times New Roman"/>
                      <w:bCs/>
                    </w:rPr>
                  </w:pPr>
                  <w:r w:rsidRPr="00106C0D">
                    <w:rPr>
                      <w:rFonts w:ascii="Times New Roman" w:hAnsi="Times New Roman" w:cs="Times New Roman"/>
                      <w:bCs/>
                    </w:rPr>
                    <w:lastRenderedPageBreak/>
                    <w:t>Magnesium</w:t>
                  </w:r>
                </w:p>
              </w:tc>
              <w:tc>
                <w:tcPr>
                  <w:tcW w:w="2750" w:type="dxa"/>
                  <w:vAlign w:val="bottom"/>
                  <w:hideMark/>
                </w:tcPr>
                <w:p w14:paraId="175103BE"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24 (</w:t>
                  </w:r>
                  <w:r w:rsidRPr="00106C0D">
                    <w:rPr>
                      <w:rFonts w:ascii="Times New Roman" w:hAnsi="Times New Roman" w:cs="Times New Roman"/>
                      <w:bCs/>
                      <w:vertAlign w:val="superscript"/>
                      <w:lang w:val="en-US"/>
                    </w:rPr>
                    <w:t>12</w:t>
                  </w:r>
                  <w:r w:rsidRPr="00106C0D">
                    <w:rPr>
                      <w:rFonts w:ascii="Times New Roman" w:hAnsi="Times New Roman" w:cs="Times New Roman"/>
                      <w:bCs/>
                      <w:lang w:val="en-US"/>
                    </w:rPr>
                    <w:t>C</w:t>
                  </w:r>
                  <w:r w:rsidRPr="00106C0D">
                    <w:rPr>
                      <w:rFonts w:ascii="Times New Roman" w:hAnsi="Times New Roman" w:cs="Times New Roman"/>
                      <w:bCs/>
                      <w:vertAlign w:val="superscript"/>
                      <w:lang w:val="en-US"/>
                    </w:rPr>
                    <w:t>12</w:t>
                  </w:r>
                  <w:r w:rsidRPr="00106C0D">
                    <w:rPr>
                      <w:rFonts w:ascii="Times New Roman" w:hAnsi="Times New Roman" w:cs="Times New Roman"/>
                      <w:bCs/>
                      <w:lang w:val="en-US"/>
                    </w:rPr>
                    <w:t>C, </w:t>
                  </w:r>
                  <w:r w:rsidRPr="00106C0D">
                    <w:rPr>
                      <w:rFonts w:ascii="Times New Roman" w:hAnsi="Times New Roman" w:cs="Times New Roman"/>
                      <w:bCs/>
                      <w:vertAlign w:val="superscript"/>
                      <w:lang w:val="en-US"/>
                    </w:rPr>
                    <w:t>1</w:t>
                  </w:r>
                  <w:r w:rsidRPr="00106C0D">
                    <w:rPr>
                      <w:rFonts w:ascii="Times New Roman" w:hAnsi="Times New Roman" w:cs="Times New Roman"/>
                      <w:bCs/>
                      <w:lang w:val="en-US"/>
                    </w:rPr>
                    <w:t>H</w:t>
                  </w:r>
                  <w:r w:rsidRPr="00106C0D">
                    <w:rPr>
                      <w:rFonts w:ascii="Times New Roman" w:hAnsi="Times New Roman" w:cs="Times New Roman"/>
                      <w:bCs/>
                      <w:vertAlign w:val="superscript"/>
                      <w:lang w:val="en-US"/>
                    </w:rPr>
                    <w:t>23</w:t>
                  </w:r>
                  <w:r w:rsidRPr="00106C0D">
                    <w:rPr>
                      <w:rFonts w:ascii="Times New Roman" w:hAnsi="Times New Roman" w:cs="Times New Roman"/>
                      <w:bCs/>
                      <w:lang w:val="en-US"/>
                    </w:rPr>
                    <w:t>Na), 25 (</w:t>
                  </w:r>
                  <w:r w:rsidRPr="00106C0D">
                    <w:rPr>
                      <w:rFonts w:ascii="Times New Roman" w:hAnsi="Times New Roman" w:cs="Times New Roman"/>
                      <w:bCs/>
                      <w:vertAlign w:val="superscript"/>
                      <w:lang w:val="en-US"/>
                    </w:rPr>
                    <w:t>12</w:t>
                  </w:r>
                  <w:r w:rsidRPr="00106C0D">
                    <w:rPr>
                      <w:rFonts w:ascii="Times New Roman" w:hAnsi="Times New Roman" w:cs="Times New Roman"/>
                      <w:bCs/>
                      <w:lang w:val="en-US"/>
                    </w:rPr>
                    <w:t>C</w:t>
                  </w:r>
                  <w:r w:rsidRPr="00106C0D">
                    <w:rPr>
                      <w:rFonts w:ascii="Times New Roman" w:hAnsi="Times New Roman" w:cs="Times New Roman"/>
                      <w:bCs/>
                      <w:vertAlign w:val="superscript"/>
                      <w:lang w:val="en-US"/>
                    </w:rPr>
                    <w:t>13</w:t>
                  </w:r>
                  <w:r w:rsidRPr="00106C0D">
                    <w:rPr>
                      <w:rFonts w:ascii="Times New Roman" w:hAnsi="Times New Roman" w:cs="Times New Roman"/>
                      <w:bCs/>
                      <w:lang w:val="en-US"/>
                    </w:rPr>
                    <w:t>C, </w:t>
                  </w:r>
                  <w:r w:rsidRPr="00106C0D">
                    <w:rPr>
                      <w:rFonts w:ascii="Times New Roman" w:hAnsi="Times New Roman" w:cs="Times New Roman"/>
                      <w:bCs/>
                      <w:vertAlign w:val="superscript"/>
                      <w:lang w:val="en-US"/>
                    </w:rPr>
                    <w:t>12</w:t>
                  </w:r>
                  <w:r w:rsidRPr="00106C0D">
                    <w:rPr>
                      <w:rFonts w:ascii="Times New Roman" w:hAnsi="Times New Roman" w:cs="Times New Roman"/>
                      <w:bCs/>
                      <w:lang w:val="en-US"/>
                    </w:rPr>
                    <w:t>C</w:t>
                  </w:r>
                  <w:r w:rsidRPr="00106C0D">
                    <w:rPr>
                      <w:rFonts w:ascii="Times New Roman" w:hAnsi="Times New Roman" w:cs="Times New Roman"/>
                      <w:bCs/>
                      <w:vertAlign w:val="superscript"/>
                      <w:lang w:val="en-US"/>
                    </w:rPr>
                    <w:t>12</w:t>
                  </w:r>
                  <w:r w:rsidRPr="00106C0D">
                    <w:rPr>
                      <w:rFonts w:ascii="Times New Roman" w:hAnsi="Times New Roman" w:cs="Times New Roman"/>
                      <w:bCs/>
                      <w:lang w:val="en-US"/>
                    </w:rPr>
                    <w:t>C</w:t>
                  </w:r>
                  <w:r w:rsidRPr="00106C0D">
                    <w:rPr>
                      <w:rFonts w:ascii="Times New Roman" w:hAnsi="Times New Roman" w:cs="Times New Roman"/>
                      <w:bCs/>
                      <w:vertAlign w:val="superscript"/>
                      <w:lang w:val="en-US"/>
                    </w:rPr>
                    <w:t>1</w:t>
                  </w:r>
                  <w:r w:rsidRPr="00106C0D">
                    <w:rPr>
                      <w:rFonts w:ascii="Times New Roman" w:hAnsi="Times New Roman" w:cs="Times New Roman"/>
                      <w:bCs/>
                      <w:lang w:val="en-US"/>
                    </w:rPr>
                    <w:t>H), 26 (</w:t>
                  </w:r>
                  <w:r w:rsidRPr="00106C0D">
                    <w:rPr>
                      <w:rFonts w:ascii="Times New Roman" w:hAnsi="Times New Roman" w:cs="Times New Roman"/>
                      <w:bCs/>
                      <w:vertAlign w:val="superscript"/>
                      <w:lang w:val="en-US"/>
                    </w:rPr>
                    <w:t>12</w:t>
                  </w:r>
                  <w:r w:rsidRPr="00106C0D">
                    <w:rPr>
                      <w:rFonts w:ascii="Times New Roman" w:hAnsi="Times New Roman" w:cs="Times New Roman"/>
                      <w:bCs/>
                      <w:lang w:val="en-US"/>
                    </w:rPr>
                    <w:t>C</w:t>
                  </w:r>
                  <w:r w:rsidRPr="00106C0D">
                    <w:rPr>
                      <w:rFonts w:ascii="Times New Roman" w:hAnsi="Times New Roman" w:cs="Times New Roman"/>
                      <w:bCs/>
                      <w:vertAlign w:val="superscript"/>
                      <w:lang w:val="en-US"/>
                    </w:rPr>
                    <w:t>14</w:t>
                  </w:r>
                  <w:r w:rsidRPr="00106C0D">
                    <w:rPr>
                      <w:rFonts w:ascii="Times New Roman" w:hAnsi="Times New Roman" w:cs="Times New Roman"/>
                      <w:bCs/>
                      <w:lang w:val="en-US"/>
                    </w:rPr>
                    <w:t>N, </w:t>
                  </w:r>
                  <w:r w:rsidRPr="00106C0D">
                    <w:rPr>
                      <w:rFonts w:ascii="Times New Roman" w:hAnsi="Times New Roman" w:cs="Times New Roman"/>
                      <w:bCs/>
                      <w:vertAlign w:val="superscript"/>
                      <w:lang w:val="en-US"/>
                    </w:rPr>
                    <w:t>12</w:t>
                  </w:r>
                  <w:r w:rsidRPr="00106C0D">
                    <w:rPr>
                      <w:rFonts w:ascii="Times New Roman" w:hAnsi="Times New Roman" w:cs="Times New Roman"/>
                      <w:bCs/>
                      <w:lang w:val="en-US"/>
                    </w:rPr>
                    <w:t>C</w:t>
                  </w:r>
                  <w:r w:rsidRPr="00106C0D">
                    <w:rPr>
                      <w:rFonts w:ascii="Times New Roman" w:hAnsi="Times New Roman" w:cs="Times New Roman"/>
                      <w:bCs/>
                      <w:vertAlign w:val="superscript"/>
                      <w:lang w:val="en-US"/>
                    </w:rPr>
                    <w:t>13</w:t>
                  </w:r>
                  <w:r w:rsidRPr="00106C0D">
                    <w:rPr>
                      <w:rFonts w:ascii="Times New Roman" w:hAnsi="Times New Roman" w:cs="Times New Roman"/>
                      <w:bCs/>
                      <w:lang w:val="en-US"/>
                    </w:rPr>
                    <w:t>C</w:t>
                  </w:r>
                  <w:r w:rsidRPr="00106C0D">
                    <w:rPr>
                      <w:rFonts w:ascii="Times New Roman" w:hAnsi="Times New Roman" w:cs="Times New Roman"/>
                      <w:bCs/>
                      <w:vertAlign w:val="superscript"/>
                      <w:lang w:val="en-US"/>
                    </w:rPr>
                    <w:t>1</w:t>
                  </w:r>
                  <w:r w:rsidRPr="00106C0D">
                    <w:rPr>
                      <w:rFonts w:ascii="Times New Roman" w:hAnsi="Times New Roman" w:cs="Times New Roman"/>
                      <w:bCs/>
                      <w:lang w:val="en-US"/>
                    </w:rPr>
                    <w:t>H)</w:t>
                  </w:r>
                </w:p>
              </w:tc>
              <w:tc>
                <w:tcPr>
                  <w:tcW w:w="1001" w:type="dxa"/>
                  <w:vAlign w:val="bottom"/>
                  <w:hideMark/>
                </w:tcPr>
                <w:p w14:paraId="1A095855"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Commonly a constituent at non-trace concentrations</w:t>
                  </w:r>
                </w:p>
              </w:tc>
            </w:tr>
            <w:tr w:rsidR="00B1297C" w:rsidRPr="00106C0D" w14:paraId="33D48463" w14:textId="77777777" w:rsidTr="00D8473D">
              <w:trPr>
                <w:trHeight w:val="518"/>
              </w:trPr>
              <w:tc>
                <w:tcPr>
                  <w:tcW w:w="763" w:type="dxa"/>
                  <w:vAlign w:val="bottom"/>
                  <w:hideMark/>
                </w:tcPr>
                <w:p w14:paraId="3AE709FB" w14:textId="77777777" w:rsidR="00B1297C" w:rsidRPr="00106C0D" w:rsidRDefault="00B1297C" w:rsidP="00C25CF0">
                  <w:pPr>
                    <w:spacing w:after="0" w:line="240" w:lineRule="auto"/>
                    <w:jc w:val="both"/>
                    <w:rPr>
                      <w:rFonts w:ascii="Times New Roman" w:hAnsi="Times New Roman" w:cs="Times New Roman"/>
                      <w:bCs/>
                    </w:rPr>
                  </w:pPr>
                  <w:r w:rsidRPr="00106C0D">
                    <w:rPr>
                      <w:rFonts w:ascii="Times New Roman" w:hAnsi="Times New Roman" w:cs="Times New Roman"/>
                      <w:bCs/>
                    </w:rPr>
                    <w:t>Manganese</w:t>
                  </w:r>
                </w:p>
              </w:tc>
              <w:tc>
                <w:tcPr>
                  <w:tcW w:w="2750" w:type="dxa"/>
                  <w:vAlign w:val="bottom"/>
                  <w:hideMark/>
                </w:tcPr>
                <w:p w14:paraId="4C76A58B" w14:textId="77777777" w:rsidR="00B1297C" w:rsidRPr="00106C0D" w:rsidRDefault="00B1297C" w:rsidP="00C25CF0">
                  <w:pPr>
                    <w:spacing w:after="0" w:line="240" w:lineRule="auto"/>
                    <w:jc w:val="both"/>
                    <w:rPr>
                      <w:rFonts w:ascii="Times New Roman" w:hAnsi="Times New Roman" w:cs="Times New Roman"/>
                      <w:bCs/>
                    </w:rPr>
                  </w:pPr>
                  <w:r w:rsidRPr="00106C0D">
                    <w:rPr>
                      <w:rFonts w:ascii="Times New Roman" w:hAnsi="Times New Roman" w:cs="Times New Roman"/>
                      <w:bCs/>
                    </w:rPr>
                    <w:t>55 (</w:t>
                  </w:r>
                  <w:r w:rsidRPr="00106C0D">
                    <w:rPr>
                      <w:rFonts w:ascii="Times New Roman" w:hAnsi="Times New Roman" w:cs="Times New Roman"/>
                      <w:bCs/>
                      <w:vertAlign w:val="superscript"/>
                    </w:rPr>
                    <w:t>16</w:t>
                  </w:r>
                  <w:r w:rsidRPr="00106C0D">
                    <w:rPr>
                      <w:rFonts w:ascii="Times New Roman" w:hAnsi="Times New Roman" w:cs="Times New Roman"/>
                      <w:bCs/>
                    </w:rPr>
                    <w:t>O</w:t>
                  </w:r>
                  <w:r w:rsidRPr="00106C0D">
                    <w:rPr>
                      <w:rFonts w:ascii="Times New Roman" w:hAnsi="Times New Roman" w:cs="Times New Roman"/>
                      <w:bCs/>
                      <w:vertAlign w:val="superscript"/>
                    </w:rPr>
                    <w:t>39</w:t>
                  </w:r>
                  <w:r w:rsidRPr="00106C0D">
                    <w:rPr>
                      <w:rFonts w:ascii="Times New Roman" w:hAnsi="Times New Roman" w:cs="Times New Roman"/>
                      <w:bCs/>
                    </w:rPr>
                    <w:t>K)</w:t>
                  </w:r>
                </w:p>
              </w:tc>
              <w:tc>
                <w:tcPr>
                  <w:tcW w:w="1001" w:type="dxa"/>
                  <w:vAlign w:val="bottom"/>
                  <w:hideMark/>
                </w:tcPr>
                <w:p w14:paraId="7EB9AAA5" w14:textId="77777777" w:rsidR="00B1297C" w:rsidRPr="00106C0D" w:rsidRDefault="00B1297C" w:rsidP="00C25CF0">
                  <w:pPr>
                    <w:spacing w:after="0" w:line="240" w:lineRule="auto"/>
                    <w:jc w:val="both"/>
                    <w:rPr>
                      <w:rFonts w:ascii="Times New Roman" w:hAnsi="Times New Roman" w:cs="Times New Roman"/>
                      <w:bCs/>
                    </w:rPr>
                  </w:pPr>
                  <w:r w:rsidRPr="00106C0D">
                    <w:rPr>
                      <w:rFonts w:ascii="Times New Roman" w:hAnsi="Times New Roman" w:cs="Times New Roman"/>
                      <w:bCs/>
                    </w:rPr>
                    <w:t>Potassium present in media</w:t>
                  </w:r>
                </w:p>
              </w:tc>
            </w:tr>
            <w:tr w:rsidR="00B1297C" w:rsidRPr="00106C0D" w14:paraId="5A4966B2" w14:textId="77777777" w:rsidTr="00D8473D">
              <w:trPr>
                <w:trHeight w:val="530"/>
              </w:trPr>
              <w:tc>
                <w:tcPr>
                  <w:tcW w:w="763" w:type="dxa"/>
                  <w:vAlign w:val="bottom"/>
                  <w:hideMark/>
                </w:tcPr>
                <w:p w14:paraId="7AE79AF6" w14:textId="77777777" w:rsidR="00B1297C" w:rsidRPr="00106C0D" w:rsidRDefault="00B1297C" w:rsidP="00C25CF0">
                  <w:pPr>
                    <w:spacing w:after="0" w:line="240" w:lineRule="auto"/>
                    <w:jc w:val="both"/>
                    <w:rPr>
                      <w:rFonts w:ascii="Times New Roman" w:hAnsi="Times New Roman" w:cs="Times New Roman"/>
                      <w:bCs/>
                    </w:rPr>
                  </w:pPr>
                  <w:r w:rsidRPr="00106C0D">
                    <w:rPr>
                      <w:rFonts w:ascii="Times New Roman" w:hAnsi="Times New Roman" w:cs="Times New Roman"/>
                      <w:bCs/>
                    </w:rPr>
                    <w:t>Molybdenum</w:t>
                  </w:r>
                </w:p>
              </w:tc>
              <w:tc>
                <w:tcPr>
                  <w:tcW w:w="2750" w:type="dxa"/>
                  <w:vAlign w:val="bottom"/>
                  <w:hideMark/>
                </w:tcPr>
                <w:p w14:paraId="2230B6C5" w14:textId="77777777" w:rsidR="00B1297C" w:rsidRPr="00106C0D" w:rsidRDefault="00B1297C" w:rsidP="00C25CF0">
                  <w:pPr>
                    <w:spacing w:after="0" w:line="240" w:lineRule="auto"/>
                    <w:jc w:val="both"/>
                    <w:rPr>
                      <w:rFonts w:ascii="Times New Roman" w:hAnsi="Times New Roman" w:cs="Times New Roman"/>
                      <w:bCs/>
                    </w:rPr>
                  </w:pPr>
                  <w:r w:rsidRPr="00106C0D">
                    <w:rPr>
                      <w:rFonts w:ascii="Times New Roman" w:hAnsi="Times New Roman" w:cs="Times New Roman"/>
                      <w:bCs/>
                    </w:rPr>
                    <w:t>92, 95, 96, 98</w:t>
                  </w:r>
                </w:p>
              </w:tc>
              <w:tc>
                <w:tcPr>
                  <w:tcW w:w="1001" w:type="dxa"/>
                  <w:vAlign w:val="bottom"/>
                  <w:hideMark/>
                </w:tcPr>
                <w:p w14:paraId="41E07085" w14:textId="77777777" w:rsidR="00B1297C" w:rsidRPr="00106C0D" w:rsidRDefault="00B1297C" w:rsidP="00C25CF0">
                  <w:pPr>
                    <w:spacing w:after="0" w:line="240" w:lineRule="auto"/>
                    <w:jc w:val="both"/>
                    <w:rPr>
                      <w:rFonts w:ascii="Times New Roman" w:hAnsi="Times New Roman" w:cs="Times New Roman"/>
                      <w:bCs/>
                    </w:rPr>
                  </w:pPr>
                  <w:r w:rsidRPr="00106C0D">
                    <w:rPr>
                      <w:rFonts w:ascii="Times New Roman" w:hAnsi="Times New Roman" w:cs="Times New Roman"/>
                      <w:bCs/>
                    </w:rPr>
                    <w:t>No significant interferences</w:t>
                  </w:r>
                </w:p>
              </w:tc>
            </w:tr>
            <w:tr w:rsidR="00B1297C" w:rsidRPr="00C76EA5" w14:paraId="36437A61" w14:textId="77777777" w:rsidTr="00D8473D">
              <w:trPr>
                <w:trHeight w:val="1036"/>
              </w:trPr>
              <w:tc>
                <w:tcPr>
                  <w:tcW w:w="763" w:type="dxa"/>
                  <w:vAlign w:val="bottom"/>
                  <w:hideMark/>
                </w:tcPr>
                <w:p w14:paraId="4CF5A656" w14:textId="77777777" w:rsidR="00B1297C" w:rsidRPr="00106C0D" w:rsidRDefault="00B1297C" w:rsidP="00C25CF0">
                  <w:pPr>
                    <w:spacing w:after="0" w:line="240" w:lineRule="auto"/>
                    <w:jc w:val="both"/>
                    <w:rPr>
                      <w:rFonts w:ascii="Times New Roman" w:hAnsi="Times New Roman" w:cs="Times New Roman"/>
                      <w:bCs/>
                    </w:rPr>
                  </w:pPr>
                  <w:r w:rsidRPr="00106C0D">
                    <w:rPr>
                      <w:rFonts w:ascii="Times New Roman" w:hAnsi="Times New Roman" w:cs="Times New Roman"/>
                      <w:bCs/>
                    </w:rPr>
                    <w:t>Nickel</w:t>
                  </w:r>
                </w:p>
              </w:tc>
              <w:tc>
                <w:tcPr>
                  <w:tcW w:w="2750" w:type="dxa"/>
                  <w:vAlign w:val="bottom"/>
                  <w:hideMark/>
                </w:tcPr>
                <w:p w14:paraId="06FB0BC2" w14:textId="77777777" w:rsidR="00B1297C" w:rsidRPr="00106C0D" w:rsidRDefault="00B1297C" w:rsidP="00C25CF0">
                  <w:pPr>
                    <w:spacing w:after="0" w:line="240" w:lineRule="auto"/>
                    <w:jc w:val="both"/>
                    <w:rPr>
                      <w:rFonts w:ascii="Times New Roman" w:hAnsi="Times New Roman" w:cs="Times New Roman"/>
                      <w:bCs/>
                    </w:rPr>
                  </w:pPr>
                  <w:r w:rsidRPr="00106C0D">
                    <w:rPr>
                      <w:rFonts w:ascii="Times New Roman" w:hAnsi="Times New Roman" w:cs="Times New Roman"/>
                      <w:bCs/>
                    </w:rPr>
                    <w:t>58 (</w:t>
                  </w:r>
                  <w:r w:rsidRPr="00106C0D">
                    <w:rPr>
                      <w:rFonts w:ascii="Times New Roman" w:hAnsi="Times New Roman" w:cs="Times New Roman"/>
                      <w:bCs/>
                      <w:vertAlign w:val="superscript"/>
                    </w:rPr>
                    <w:t>58</w:t>
                  </w:r>
                  <w:r w:rsidRPr="00106C0D">
                    <w:rPr>
                      <w:rFonts w:ascii="Times New Roman" w:hAnsi="Times New Roman" w:cs="Times New Roman"/>
                      <w:bCs/>
                    </w:rPr>
                    <w:t>Fe), 60 (</w:t>
                  </w:r>
                  <w:r w:rsidRPr="00106C0D">
                    <w:rPr>
                      <w:rFonts w:ascii="Times New Roman" w:hAnsi="Times New Roman" w:cs="Times New Roman"/>
                      <w:bCs/>
                      <w:vertAlign w:val="superscript"/>
                    </w:rPr>
                    <w:t>1</w:t>
                  </w:r>
                  <w:r w:rsidRPr="00106C0D">
                    <w:rPr>
                      <w:rFonts w:ascii="Times New Roman" w:hAnsi="Times New Roman" w:cs="Times New Roman"/>
                      <w:bCs/>
                    </w:rPr>
                    <w:t>H</w:t>
                  </w:r>
                  <w:r w:rsidRPr="00106C0D">
                    <w:rPr>
                      <w:rFonts w:ascii="Times New Roman" w:hAnsi="Times New Roman" w:cs="Times New Roman"/>
                      <w:bCs/>
                      <w:vertAlign w:val="superscript"/>
                    </w:rPr>
                    <w:t>59</w:t>
                  </w:r>
                  <w:r w:rsidRPr="00106C0D">
                    <w:rPr>
                      <w:rFonts w:ascii="Times New Roman" w:hAnsi="Times New Roman" w:cs="Times New Roman"/>
                      <w:bCs/>
                    </w:rPr>
                    <w:t>Co, </w:t>
                  </w:r>
                  <w:r w:rsidRPr="00106C0D">
                    <w:rPr>
                      <w:rFonts w:ascii="Times New Roman" w:hAnsi="Times New Roman" w:cs="Times New Roman"/>
                      <w:bCs/>
                      <w:vertAlign w:val="superscript"/>
                    </w:rPr>
                    <w:t>12</w:t>
                  </w:r>
                  <w:r w:rsidRPr="00106C0D">
                    <w:rPr>
                      <w:rFonts w:ascii="Times New Roman" w:hAnsi="Times New Roman" w:cs="Times New Roman"/>
                      <w:bCs/>
                    </w:rPr>
                    <w:t>C</w:t>
                  </w:r>
                  <w:r w:rsidRPr="00106C0D">
                    <w:rPr>
                      <w:rFonts w:ascii="Times New Roman" w:hAnsi="Times New Roman" w:cs="Times New Roman"/>
                      <w:bCs/>
                      <w:vertAlign w:val="superscript"/>
                    </w:rPr>
                    <w:t>48</w:t>
                  </w:r>
                  <w:r w:rsidRPr="00106C0D">
                    <w:rPr>
                      <w:rFonts w:ascii="Times New Roman" w:hAnsi="Times New Roman" w:cs="Times New Roman"/>
                      <w:bCs/>
                    </w:rPr>
                    <w:t>Ti)</w:t>
                  </w:r>
                </w:p>
              </w:tc>
              <w:tc>
                <w:tcPr>
                  <w:tcW w:w="1001" w:type="dxa"/>
                  <w:vAlign w:val="bottom"/>
                  <w:hideMark/>
                </w:tcPr>
                <w:p w14:paraId="67FED522"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Nickel background from plasma or vacuum interface</w:t>
                  </w:r>
                </w:p>
              </w:tc>
            </w:tr>
            <w:tr w:rsidR="00B1297C" w:rsidRPr="00C76EA5" w14:paraId="24FBEEC3" w14:textId="77777777" w:rsidTr="00D8473D">
              <w:trPr>
                <w:trHeight w:val="1308"/>
              </w:trPr>
              <w:tc>
                <w:tcPr>
                  <w:tcW w:w="763" w:type="dxa"/>
                  <w:vAlign w:val="bottom"/>
                  <w:hideMark/>
                </w:tcPr>
                <w:p w14:paraId="55BAACD6" w14:textId="77777777" w:rsidR="00B1297C" w:rsidRPr="00106C0D" w:rsidRDefault="00B1297C" w:rsidP="00C25CF0">
                  <w:pPr>
                    <w:spacing w:after="0" w:line="240" w:lineRule="auto"/>
                    <w:jc w:val="both"/>
                    <w:rPr>
                      <w:rFonts w:ascii="Times New Roman" w:hAnsi="Times New Roman" w:cs="Times New Roman"/>
                      <w:bCs/>
                    </w:rPr>
                  </w:pPr>
                  <w:r w:rsidRPr="00106C0D">
                    <w:rPr>
                      <w:rFonts w:ascii="Times New Roman" w:hAnsi="Times New Roman" w:cs="Times New Roman"/>
                      <w:bCs/>
                    </w:rPr>
                    <w:t>Selenium</w:t>
                  </w:r>
                </w:p>
              </w:tc>
              <w:tc>
                <w:tcPr>
                  <w:tcW w:w="2750" w:type="dxa"/>
                  <w:vAlign w:val="bottom"/>
                  <w:hideMark/>
                </w:tcPr>
                <w:p w14:paraId="75856029"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77 (</w:t>
                  </w:r>
                  <w:r w:rsidRPr="00106C0D">
                    <w:rPr>
                      <w:rFonts w:ascii="Times New Roman" w:hAnsi="Times New Roman" w:cs="Times New Roman"/>
                      <w:bCs/>
                      <w:vertAlign w:val="superscript"/>
                      <w:lang w:val="en-US"/>
                    </w:rPr>
                    <w:t>40</w:t>
                  </w:r>
                  <w:r w:rsidRPr="00106C0D">
                    <w:rPr>
                      <w:rFonts w:ascii="Times New Roman" w:hAnsi="Times New Roman" w:cs="Times New Roman"/>
                      <w:bCs/>
                      <w:lang w:val="en-US"/>
                    </w:rPr>
                    <w:t>Ar</w:t>
                  </w:r>
                  <w:r w:rsidRPr="00106C0D">
                    <w:rPr>
                      <w:rFonts w:ascii="Times New Roman" w:hAnsi="Times New Roman" w:cs="Times New Roman"/>
                      <w:bCs/>
                      <w:vertAlign w:val="superscript"/>
                      <w:lang w:val="en-US"/>
                    </w:rPr>
                    <w:t>37</w:t>
                  </w:r>
                  <w:r w:rsidRPr="00106C0D">
                    <w:rPr>
                      <w:rFonts w:ascii="Times New Roman" w:hAnsi="Times New Roman" w:cs="Times New Roman"/>
                      <w:bCs/>
                      <w:lang w:val="en-US"/>
                    </w:rPr>
                    <w:t>Cl, </w:t>
                  </w:r>
                  <w:r w:rsidRPr="00106C0D">
                    <w:rPr>
                      <w:rFonts w:ascii="Times New Roman" w:hAnsi="Times New Roman" w:cs="Times New Roman"/>
                      <w:bCs/>
                      <w:vertAlign w:val="superscript"/>
                      <w:lang w:val="en-US"/>
                    </w:rPr>
                    <w:t>40</w:t>
                  </w:r>
                  <w:r w:rsidRPr="00106C0D">
                    <w:rPr>
                      <w:rFonts w:ascii="Times New Roman" w:hAnsi="Times New Roman" w:cs="Times New Roman"/>
                      <w:bCs/>
                      <w:lang w:val="en-US"/>
                    </w:rPr>
                    <w:t>Ca</w:t>
                  </w:r>
                  <w:r w:rsidRPr="00106C0D">
                    <w:rPr>
                      <w:rFonts w:ascii="Times New Roman" w:hAnsi="Times New Roman" w:cs="Times New Roman"/>
                      <w:bCs/>
                      <w:vertAlign w:val="superscript"/>
                      <w:lang w:val="en-US"/>
                    </w:rPr>
                    <w:t>37</w:t>
                  </w:r>
                  <w:r w:rsidRPr="00106C0D">
                    <w:rPr>
                      <w:rFonts w:ascii="Times New Roman" w:hAnsi="Times New Roman" w:cs="Times New Roman"/>
                      <w:bCs/>
                      <w:lang w:val="en-US"/>
                    </w:rPr>
                    <w:t>Cl), 78 (</w:t>
                  </w:r>
                  <w:r w:rsidRPr="00106C0D">
                    <w:rPr>
                      <w:rFonts w:ascii="Times New Roman" w:hAnsi="Times New Roman" w:cs="Times New Roman"/>
                      <w:bCs/>
                      <w:vertAlign w:val="superscript"/>
                      <w:lang w:val="en-US"/>
                    </w:rPr>
                    <w:t>78</w:t>
                  </w:r>
                  <w:r w:rsidRPr="00106C0D">
                    <w:rPr>
                      <w:rFonts w:ascii="Times New Roman" w:hAnsi="Times New Roman" w:cs="Times New Roman"/>
                      <w:bCs/>
                      <w:lang w:val="en-US"/>
                    </w:rPr>
                    <w:t>Kr, </w:t>
                  </w:r>
                  <w:r w:rsidRPr="00106C0D">
                    <w:rPr>
                      <w:rFonts w:ascii="Times New Roman" w:hAnsi="Times New Roman" w:cs="Times New Roman"/>
                      <w:bCs/>
                      <w:vertAlign w:val="superscript"/>
                      <w:lang w:val="en-US"/>
                    </w:rPr>
                    <w:t>1</w:t>
                  </w:r>
                  <w:r w:rsidRPr="00106C0D">
                    <w:rPr>
                      <w:rFonts w:ascii="Times New Roman" w:hAnsi="Times New Roman" w:cs="Times New Roman"/>
                      <w:bCs/>
                      <w:lang w:val="en-US"/>
                    </w:rPr>
                    <w:t>H</w:t>
                  </w:r>
                  <w:r w:rsidRPr="00106C0D">
                    <w:rPr>
                      <w:rFonts w:ascii="Times New Roman" w:hAnsi="Times New Roman" w:cs="Times New Roman"/>
                      <w:bCs/>
                      <w:vertAlign w:val="superscript"/>
                      <w:lang w:val="en-US"/>
                    </w:rPr>
                    <w:t>40</w:t>
                  </w:r>
                  <w:r w:rsidRPr="00106C0D">
                    <w:rPr>
                      <w:rFonts w:ascii="Times New Roman" w:hAnsi="Times New Roman" w:cs="Times New Roman"/>
                      <w:bCs/>
                      <w:lang w:val="en-US"/>
                    </w:rPr>
                    <w:t>Ar</w:t>
                  </w:r>
                  <w:r w:rsidRPr="00106C0D">
                    <w:rPr>
                      <w:rFonts w:ascii="Times New Roman" w:hAnsi="Times New Roman" w:cs="Times New Roman"/>
                      <w:bCs/>
                      <w:vertAlign w:val="superscript"/>
                      <w:lang w:val="en-US"/>
                    </w:rPr>
                    <w:t>37</w:t>
                  </w:r>
                  <w:r w:rsidRPr="00106C0D">
                    <w:rPr>
                      <w:rFonts w:ascii="Times New Roman" w:hAnsi="Times New Roman" w:cs="Times New Roman"/>
                      <w:bCs/>
                      <w:lang w:val="en-US"/>
                    </w:rPr>
                    <w:t>Cl, </w:t>
                  </w:r>
                  <w:r w:rsidRPr="00106C0D">
                    <w:rPr>
                      <w:rFonts w:ascii="Times New Roman" w:hAnsi="Times New Roman" w:cs="Times New Roman"/>
                      <w:bCs/>
                      <w:vertAlign w:val="superscript"/>
                      <w:lang w:val="en-US"/>
                    </w:rPr>
                    <w:t>14</w:t>
                  </w:r>
                  <w:r w:rsidRPr="00106C0D">
                    <w:rPr>
                      <w:rFonts w:ascii="Times New Roman" w:hAnsi="Times New Roman" w:cs="Times New Roman"/>
                      <w:bCs/>
                      <w:lang w:val="en-US"/>
                    </w:rPr>
                    <w:t>N</w:t>
                  </w:r>
                  <w:r w:rsidRPr="00106C0D">
                    <w:rPr>
                      <w:rFonts w:ascii="Times New Roman" w:hAnsi="Times New Roman" w:cs="Times New Roman"/>
                      <w:bCs/>
                      <w:vertAlign w:val="superscript"/>
                      <w:lang w:val="en-US"/>
                    </w:rPr>
                    <w:t>64</w:t>
                  </w:r>
                  <w:r w:rsidRPr="00106C0D">
                    <w:rPr>
                      <w:rFonts w:ascii="Times New Roman" w:hAnsi="Times New Roman" w:cs="Times New Roman"/>
                      <w:bCs/>
                      <w:lang w:val="en-US"/>
                    </w:rPr>
                    <w:t>Zn, </w:t>
                  </w:r>
                  <w:r w:rsidRPr="00106C0D">
                    <w:rPr>
                      <w:rFonts w:ascii="Times New Roman" w:hAnsi="Times New Roman" w:cs="Times New Roman"/>
                      <w:bCs/>
                      <w:vertAlign w:val="superscript"/>
                      <w:lang w:val="en-US"/>
                    </w:rPr>
                    <w:t>12</w:t>
                  </w:r>
                  <w:r w:rsidRPr="00106C0D">
                    <w:rPr>
                      <w:rFonts w:ascii="Times New Roman" w:hAnsi="Times New Roman" w:cs="Times New Roman"/>
                      <w:bCs/>
                      <w:lang w:val="en-US"/>
                    </w:rPr>
                    <w:t>C</w:t>
                  </w:r>
                  <w:r w:rsidRPr="00106C0D">
                    <w:rPr>
                      <w:rFonts w:ascii="Times New Roman" w:hAnsi="Times New Roman" w:cs="Times New Roman"/>
                      <w:bCs/>
                      <w:vertAlign w:val="superscript"/>
                      <w:lang w:val="en-US"/>
                    </w:rPr>
                    <w:t>66</w:t>
                  </w:r>
                  <w:r w:rsidRPr="00106C0D">
                    <w:rPr>
                      <w:rFonts w:ascii="Times New Roman" w:hAnsi="Times New Roman" w:cs="Times New Roman"/>
                      <w:bCs/>
                      <w:lang w:val="en-US"/>
                    </w:rPr>
                    <w:t>Zn), 80 (</w:t>
                  </w:r>
                  <w:r w:rsidRPr="00106C0D">
                    <w:rPr>
                      <w:rFonts w:ascii="Times New Roman" w:hAnsi="Times New Roman" w:cs="Times New Roman"/>
                      <w:bCs/>
                      <w:vertAlign w:val="superscript"/>
                      <w:lang w:val="en-US"/>
                    </w:rPr>
                    <w:t>80</w:t>
                  </w:r>
                  <w:r w:rsidRPr="00106C0D">
                    <w:rPr>
                      <w:rFonts w:ascii="Times New Roman" w:hAnsi="Times New Roman" w:cs="Times New Roman"/>
                      <w:bCs/>
                      <w:lang w:val="en-US"/>
                    </w:rPr>
                    <w:t>Kr, </w:t>
                  </w:r>
                  <w:r w:rsidRPr="00106C0D">
                    <w:rPr>
                      <w:rFonts w:ascii="Times New Roman" w:hAnsi="Times New Roman" w:cs="Times New Roman"/>
                      <w:bCs/>
                      <w:vertAlign w:val="superscript"/>
                      <w:lang w:val="en-US"/>
                    </w:rPr>
                    <w:t>40</w:t>
                  </w:r>
                  <w:r w:rsidRPr="00106C0D">
                    <w:rPr>
                      <w:rFonts w:ascii="Times New Roman" w:hAnsi="Times New Roman" w:cs="Times New Roman"/>
                      <w:bCs/>
                      <w:lang w:val="en-US"/>
                    </w:rPr>
                    <w:t>Ar</w:t>
                  </w:r>
                  <w:r w:rsidRPr="00106C0D">
                    <w:rPr>
                      <w:rFonts w:ascii="Times New Roman" w:hAnsi="Times New Roman" w:cs="Times New Roman"/>
                      <w:bCs/>
                      <w:vertAlign w:val="superscript"/>
                      <w:lang w:val="en-US"/>
                    </w:rPr>
                    <w:t>40</w:t>
                  </w:r>
                  <w:r w:rsidRPr="00106C0D">
                    <w:rPr>
                      <w:rFonts w:ascii="Times New Roman" w:hAnsi="Times New Roman" w:cs="Times New Roman"/>
                      <w:bCs/>
                      <w:lang w:val="en-US"/>
                    </w:rPr>
                    <w:t>Ar, </w:t>
                  </w:r>
                  <w:r w:rsidRPr="00106C0D">
                    <w:rPr>
                      <w:rFonts w:ascii="Times New Roman" w:hAnsi="Times New Roman" w:cs="Times New Roman"/>
                      <w:bCs/>
                      <w:vertAlign w:val="superscript"/>
                      <w:lang w:val="en-US"/>
                    </w:rPr>
                    <w:t>40</w:t>
                  </w:r>
                  <w:r w:rsidRPr="00106C0D">
                    <w:rPr>
                      <w:rFonts w:ascii="Times New Roman" w:hAnsi="Times New Roman" w:cs="Times New Roman"/>
                      <w:bCs/>
                      <w:lang w:val="en-US"/>
                    </w:rPr>
                    <w:t>Ca</w:t>
                  </w:r>
                  <w:r w:rsidRPr="00106C0D">
                    <w:rPr>
                      <w:rFonts w:ascii="Times New Roman" w:hAnsi="Times New Roman" w:cs="Times New Roman"/>
                      <w:bCs/>
                      <w:vertAlign w:val="superscript"/>
                      <w:lang w:val="en-US"/>
                    </w:rPr>
                    <w:t>40</w:t>
                  </w:r>
                  <w:r w:rsidRPr="00106C0D">
                    <w:rPr>
                      <w:rFonts w:ascii="Times New Roman" w:hAnsi="Times New Roman" w:cs="Times New Roman"/>
                      <w:bCs/>
                      <w:lang w:val="en-US"/>
                    </w:rPr>
                    <w:t>Ar), 82 (</w:t>
                  </w:r>
                  <w:r w:rsidRPr="00106C0D">
                    <w:rPr>
                      <w:rFonts w:ascii="Times New Roman" w:hAnsi="Times New Roman" w:cs="Times New Roman"/>
                      <w:bCs/>
                      <w:vertAlign w:val="superscript"/>
                      <w:lang w:val="en-US"/>
                    </w:rPr>
                    <w:t>82</w:t>
                  </w:r>
                  <w:r w:rsidRPr="00106C0D">
                    <w:rPr>
                      <w:rFonts w:ascii="Times New Roman" w:hAnsi="Times New Roman" w:cs="Times New Roman"/>
                      <w:bCs/>
                      <w:lang w:val="en-US"/>
                    </w:rPr>
                    <w:t>Kr, </w:t>
                  </w:r>
                  <w:r w:rsidRPr="00106C0D">
                    <w:rPr>
                      <w:rFonts w:ascii="Times New Roman" w:hAnsi="Times New Roman" w:cs="Times New Roman"/>
                      <w:bCs/>
                      <w:vertAlign w:val="superscript"/>
                      <w:lang w:val="en-US"/>
                    </w:rPr>
                    <w:t>16</w:t>
                  </w:r>
                  <w:r w:rsidRPr="00106C0D">
                    <w:rPr>
                      <w:rFonts w:ascii="Times New Roman" w:hAnsi="Times New Roman" w:cs="Times New Roman"/>
                      <w:bCs/>
                      <w:lang w:val="en-US"/>
                    </w:rPr>
                    <w:t>O</w:t>
                  </w:r>
                  <w:r w:rsidRPr="00106C0D">
                    <w:rPr>
                      <w:rFonts w:ascii="Times New Roman" w:hAnsi="Times New Roman" w:cs="Times New Roman"/>
                      <w:bCs/>
                      <w:vertAlign w:val="superscript"/>
                      <w:lang w:val="en-US"/>
                    </w:rPr>
                    <w:t>66</w:t>
                  </w:r>
                  <w:r w:rsidRPr="00106C0D">
                    <w:rPr>
                      <w:rFonts w:ascii="Times New Roman" w:hAnsi="Times New Roman" w:cs="Times New Roman"/>
                      <w:bCs/>
                      <w:lang w:val="en-US"/>
                    </w:rPr>
                    <w:t>Zn)</w:t>
                  </w:r>
                </w:p>
              </w:tc>
              <w:tc>
                <w:tcPr>
                  <w:tcW w:w="1001" w:type="dxa"/>
                  <w:vAlign w:val="bottom"/>
                  <w:hideMark/>
                </w:tcPr>
                <w:p w14:paraId="18C6FD9B"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Krypton present in liquid argon (78 Kr: 0.4%, 80Kr: 2.3%, 82Kr: 12%)</w:t>
                  </w:r>
                </w:p>
              </w:tc>
            </w:tr>
            <w:tr w:rsidR="00B1297C" w:rsidRPr="00106C0D" w14:paraId="04099DC0" w14:textId="77777777" w:rsidTr="00D8473D">
              <w:trPr>
                <w:trHeight w:val="530"/>
              </w:trPr>
              <w:tc>
                <w:tcPr>
                  <w:tcW w:w="763" w:type="dxa"/>
                  <w:vAlign w:val="bottom"/>
                  <w:hideMark/>
                </w:tcPr>
                <w:p w14:paraId="7003854E" w14:textId="77777777" w:rsidR="00B1297C" w:rsidRPr="00106C0D" w:rsidRDefault="00B1297C" w:rsidP="00C25CF0">
                  <w:pPr>
                    <w:spacing w:after="0" w:line="240" w:lineRule="auto"/>
                    <w:jc w:val="both"/>
                    <w:rPr>
                      <w:rFonts w:ascii="Times New Roman" w:hAnsi="Times New Roman" w:cs="Times New Roman"/>
                      <w:bCs/>
                    </w:rPr>
                  </w:pPr>
                  <w:r w:rsidRPr="00106C0D">
                    <w:rPr>
                      <w:rFonts w:ascii="Times New Roman" w:hAnsi="Times New Roman" w:cs="Times New Roman"/>
                      <w:bCs/>
                    </w:rPr>
                    <w:t>Tin</w:t>
                  </w:r>
                </w:p>
              </w:tc>
              <w:tc>
                <w:tcPr>
                  <w:tcW w:w="2750" w:type="dxa"/>
                  <w:vAlign w:val="bottom"/>
                  <w:hideMark/>
                </w:tcPr>
                <w:p w14:paraId="521DF2B4" w14:textId="77777777" w:rsidR="00B1297C" w:rsidRPr="00106C0D" w:rsidRDefault="00B1297C" w:rsidP="00C25CF0">
                  <w:pPr>
                    <w:spacing w:after="0" w:line="240" w:lineRule="auto"/>
                    <w:jc w:val="both"/>
                    <w:rPr>
                      <w:rFonts w:ascii="Times New Roman" w:hAnsi="Times New Roman" w:cs="Times New Roman"/>
                      <w:bCs/>
                    </w:rPr>
                  </w:pPr>
                  <w:r w:rsidRPr="00106C0D">
                    <w:rPr>
                      <w:rFonts w:ascii="Times New Roman" w:hAnsi="Times New Roman" w:cs="Times New Roman"/>
                      <w:bCs/>
                    </w:rPr>
                    <w:t>116 (</w:t>
                  </w:r>
                  <w:r w:rsidRPr="00106C0D">
                    <w:rPr>
                      <w:rFonts w:ascii="Times New Roman" w:hAnsi="Times New Roman" w:cs="Times New Roman"/>
                      <w:bCs/>
                      <w:vertAlign w:val="superscript"/>
                    </w:rPr>
                    <w:t>116</w:t>
                  </w:r>
                  <w:r w:rsidRPr="00106C0D">
                    <w:rPr>
                      <w:rFonts w:ascii="Times New Roman" w:hAnsi="Times New Roman" w:cs="Times New Roman"/>
                      <w:bCs/>
                    </w:rPr>
                    <w:t>Cd, </w:t>
                  </w:r>
                  <w:r w:rsidRPr="00106C0D">
                    <w:rPr>
                      <w:rFonts w:ascii="Times New Roman" w:hAnsi="Times New Roman" w:cs="Times New Roman"/>
                      <w:bCs/>
                      <w:vertAlign w:val="superscript"/>
                    </w:rPr>
                    <w:t>1</w:t>
                  </w:r>
                  <w:r w:rsidRPr="00106C0D">
                    <w:rPr>
                      <w:rFonts w:ascii="Times New Roman" w:hAnsi="Times New Roman" w:cs="Times New Roman"/>
                      <w:bCs/>
                    </w:rPr>
                    <w:t>H</w:t>
                  </w:r>
                  <w:r w:rsidRPr="00106C0D">
                    <w:rPr>
                      <w:rFonts w:ascii="Times New Roman" w:hAnsi="Times New Roman" w:cs="Times New Roman"/>
                      <w:bCs/>
                      <w:vertAlign w:val="superscript"/>
                    </w:rPr>
                    <w:t>115</w:t>
                  </w:r>
                  <w:r w:rsidRPr="00106C0D">
                    <w:rPr>
                      <w:rFonts w:ascii="Times New Roman" w:hAnsi="Times New Roman" w:cs="Times New Roman"/>
                      <w:bCs/>
                    </w:rPr>
                    <w:t>In), 118, 120</w:t>
                  </w:r>
                </w:p>
              </w:tc>
              <w:tc>
                <w:tcPr>
                  <w:tcW w:w="1001" w:type="dxa"/>
                  <w:vAlign w:val="bottom"/>
                  <w:hideMark/>
                </w:tcPr>
                <w:p w14:paraId="61F4B67C" w14:textId="77777777" w:rsidR="00B1297C" w:rsidRPr="00106C0D" w:rsidRDefault="00B1297C" w:rsidP="00C25CF0">
                  <w:pPr>
                    <w:spacing w:after="0" w:line="240" w:lineRule="auto"/>
                    <w:jc w:val="both"/>
                    <w:rPr>
                      <w:rFonts w:ascii="Times New Roman" w:hAnsi="Times New Roman" w:cs="Times New Roman"/>
                      <w:bCs/>
                    </w:rPr>
                  </w:pPr>
                  <w:r w:rsidRPr="00106C0D">
                    <w:rPr>
                      <w:rFonts w:ascii="Times New Roman" w:hAnsi="Times New Roman" w:cs="Times New Roman"/>
                      <w:bCs/>
                    </w:rPr>
                    <w:t>Constituent or impurity</w:t>
                  </w:r>
                </w:p>
              </w:tc>
            </w:tr>
            <w:tr w:rsidR="00B1297C" w:rsidRPr="00C76EA5" w14:paraId="6D12B2C9" w14:textId="77777777" w:rsidTr="00D8473D">
              <w:trPr>
                <w:trHeight w:val="1296"/>
              </w:trPr>
              <w:tc>
                <w:tcPr>
                  <w:tcW w:w="763" w:type="dxa"/>
                  <w:vAlign w:val="bottom"/>
                  <w:hideMark/>
                </w:tcPr>
                <w:p w14:paraId="7FF57509" w14:textId="77777777" w:rsidR="00B1297C" w:rsidRPr="00106C0D" w:rsidRDefault="00B1297C" w:rsidP="00C25CF0">
                  <w:pPr>
                    <w:spacing w:after="0" w:line="240" w:lineRule="auto"/>
                    <w:jc w:val="both"/>
                    <w:rPr>
                      <w:rFonts w:ascii="Times New Roman" w:hAnsi="Times New Roman" w:cs="Times New Roman"/>
                      <w:bCs/>
                    </w:rPr>
                  </w:pPr>
                  <w:r w:rsidRPr="00106C0D">
                    <w:rPr>
                      <w:rFonts w:ascii="Times New Roman" w:hAnsi="Times New Roman" w:cs="Times New Roman"/>
                      <w:bCs/>
                    </w:rPr>
                    <w:t>Titanium</w:t>
                  </w:r>
                </w:p>
              </w:tc>
              <w:tc>
                <w:tcPr>
                  <w:tcW w:w="2750" w:type="dxa"/>
                  <w:vAlign w:val="bottom"/>
                  <w:hideMark/>
                </w:tcPr>
                <w:p w14:paraId="0697D382"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46 (</w:t>
                  </w:r>
                  <w:r w:rsidRPr="00106C0D">
                    <w:rPr>
                      <w:rFonts w:ascii="Times New Roman" w:hAnsi="Times New Roman" w:cs="Times New Roman"/>
                      <w:bCs/>
                      <w:vertAlign w:val="superscript"/>
                      <w:lang w:val="en-US"/>
                    </w:rPr>
                    <w:t>45</w:t>
                  </w:r>
                  <w:r w:rsidRPr="00106C0D">
                    <w:rPr>
                      <w:rFonts w:ascii="Times New Roman" w:hAnsi="Times New Roman" w:cs="Times New Roman"/>
                      <w:bCs/>
                      <w:lang w:val="en-US"/>
                    </w:rPr>
                    <w:t>Sc</w:t>
                  </w:r>
                  <w:r w:rsidRPr="00106C0D">
                    <w:rPr>
                      <w:rFonts w:ascii="Times New Roman" w:hAnsi="Times New Roman" w:cs="Times New Roman"/>
                      <w:bCs/>
                      <w:vertAlign w:val="superscript"/>
                      <w:lang w:val="en-US"/>
                    </w:rPr>
                    <w:t>1</w:t>
                  </w:r>
                  <w:r w:rsidRPr="00106C0D">
                    <w:rPr>
                      <w:rFonts w:ascii="Times New Roman" w:hAnsi="Times New Roman" w:cs="Times New Roman"/>
                      <w:bCs/>
                      <w:lang w:val="en-US"/>
                    </w:rPr>
                    <w:t>H), 47 (</w:t>
                  </w:r>
                  <w:r w:rsidRPr="00106C0D">
                    <w:rPr>
                      <w:rFonts w:ascii="Times New Roman" w:hAnsi="Times New Roman" w:cs="Times New Roman"/>
                      <w:bCs/>
                      <w:vertAlign w:val="superscript"/>
                      <w:lang w:val="en-US"/>
                    </w:rPr>
                    <w:t>16</w:t>
                  </w:r>
                  <w:r w:rsidRPr="00106C0D">
                    <w:rPr>
                      <w:rFonts w:ascii="Times New Roman" w:hAnsi="Times New Roman" w:cs="Times New Roman"/>
                      <w:bCs/>
                      <w:lang w:val="en-US"/>
                    </w:rPr>
                    <w:t>O</w:t>
                  </w:r>
                  <w:r w:rsidRPr="00106C0D">
                    <w:rPr>
                      <w:rFonts w:ascii="Times New Roman" w:hAnsi="Times New Roman" w:cs="Times New Roman"/>
                      <w:bCs/>
                      <w:vertAlign w:val="superscript"/>
                      <w:lang w:val="en-US"/>
                    </w:rPr>
                    <w:t>31</w:t>
                  </w:r>
                  <w:r w:rsidRPr="00106C0D">
                    <w:rPr>
                      <w:rFonts w:ascii="Times New Roman" w:hAnsi="Times New Roman" w:cs="Times New Roman"/>
                      <w:bCs/>
                      <w:lang w:val="en-US"/>
                    </w:rPr>
                    <w:t>P, </w:t>
                  </w:r>
                  <w:r w:rsidRPr="00106C0D">
                    <w:rPr>
                      <w:rFonts w:ascii="Times New Roman" w:hAnsi="Times New Roman" w:cs="Times New Roman"/>
                      <w:bCs/>
                      <w:vertAlign w:val="superscript"/>
                      <w:lang w:val="en-US"/>
                    </w:rPr>
                    <w:t>12</w:t>
                  </w:r>
                  <w:r w:rsidRPr="00106C0D">
                    <w:rPr>
                      <w:rFonts w:ascii="Times New Roman" w:hAnsi="Times New Roman" w:cs="Times New Roman"/>
                      <w:bCs/>
                      <w:lang w:val="en-US"/>
                    </w:rPr>
                    <w:t>C</w:t>
                  </w:r>
                  <w:r w:rsidRPr="00106C0D">
                    <w:rPr>
                      <w:rFonts w:ascii="Times New Roman" w:hAnsi="Times New Roman" w:cs="Times New Roman"/>
                      <w:bCs/>
                      <w:vertAlign w:val="superscript"/>
                      <w:lang w:val="en-US"/>
                    </w:rPr>
                    <w:t>35</w:t>
                  </w:r>
                  <w:r w:rsidRPr="00106C0D">
                    <w:rPr>
                      <w:rFonts w:ascii="Times New Roman" w:hAnsi="Times New Roman" w:cs="Times New Roman"/>
                      <w:bCs/>
                      <w:lang w:val="en-US"/>
                    </w:rPr>
                    <w:t>Cl), 48 (</w:t>
                  </w:r>
                  <w:r w:rsidRPr="00106C0D">
                    <w:rPr>
                      <w:rFonts w:ascii="Times New Roman" w:hAnsi="Times New Roman" w:cs="Times New Roman"/>
                      <w:bCs/>
                      <w:vertAlign w:val="superscript"/>
                      <w:lang w:val="en-US"/>
                    </w:rPr>
                    <w:t>48</w:t>
                  </w:r>
                  <w:r w:rsidRPr="00106C0D">
                    <w:rPr>
                      <w:rFonts w:ascii="Times New Roman" w:hAnsi="Times New Roman" w:cs="Times New Roman"/>
                      <w:bCs/>
                      <w:lang w:val="en-US"/>
                    </w:rPr>
                    <w:t>Ca), 50 (</w:t>
                  </w:r>
                  <w:r w:rsidRPr="00106C0D">
                    <w:rPr>
                      <w:rFonts w:ascii="Times New Roman" w:hAnsi="Times New Roman" w:cs="Times New Roman"/>
                      <w:bCs/>
                      <w:vertAlign w:val="superscript"/>
                      <w:lang w:val="en-US"/>
                    </w:rPr>
                    <w:t>50</w:t>
                  </w:r>
                  <w:r w:rsidRPr="00106C0D">
                    <w:rPr>
                      <w:rFonts w:ascii="Times New Roman" w:hAnsi="Times New Roman" w:cs="Times New Roman"/>
                      <w:bCs/>
                      <w:lang w:val="en-US"/>
                    </w:rPr>
                    <w:t>Cr)</w:t>
                  </w:r>
                </w:p>
              </w:tc>
              <w:tc>
                <w:tcPr>
                  <w:tcW w:w="1001" w:type="dxa"/>
                  <w:vAlign w:val="bottom"/>
                  <w:hideMark/>
                </w:tcPr>
                <w:p w14:paraId="0999D1CF"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Impurity; 48 and 50 isotopes not generally available for media testing</w:t>
                  </w:r>
                </w:p>
              </w:tc>
            </w:tr>
            <w:tr w:rsidR="00B1297C" w:rsidRPr="00C76EA5" w14:paraId="678FDAE7" w14:textId="77777777" w:rsidTr="00D8473D">
              <w:trPr>
                <w:trHeight w:val="530"/>
              </w:trPr>
              <w:tc>
                <w:tcPr>
                  <w:tcW w:w="763" w:type="dxa"/>
                  <w:vAlign w:val="bottom"/>
                  <w:hideMark/>
                </w:tcPr>
                <w:p w14:paraId="0161B8E4"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lastRenderedPageBreak/>
                    <w:t>Vanadium</w:t>
                  </w:r>
                </w:p>
              </w:tc>
              <w:tc>
                <w:tcPr>
                  <w:tcW w:w="2750" w:type="dxa"/>
                  <w:vAlign w:val="bottom"/>
                  <w:hideMark/>
                </w:tcPr>
                <w:p w14:paraId="1CFEBDA6"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51 (</w:t>
                  </w:r>
                  <w:r w:rsidRPr="00106C0D">
                    <w:rPr>
                      <w:rFonts w:ascii="Times New Roman" w:hAnsi="Times New Roman" w:cs="Times New Roman"/>
                      <w:bCs/>
                      <w:vertAlign w:val="superscript"/>
                      <w:lang w:val="en-US"/>
                    </w:rPr>
                    <w:t>16</w:t>
                  </w:r>
                  <w:r w:rsidRPr="00106C0D">
                    <w:rPr>
                      <w:rFonts w:ascii="Times New Roman" w:hAnsi="Times New Roman" w:cs="Times New Roman"/>
                      <w:bCs/>
                      <w:lang w:val="en-US"/>
                    </w:rPr>
                    <w:t>O</w:t>
                  </w:r>
                  <w:r w:rsidRPr="00106C0D">
                    <w:rPr>
                      <w:rFonts w:ascii="Times New Roman" w:hAnsi="Times New Roman" w:cs="Times New Roman"/>
                      <w:bCs/>
                      <w:vertAlign w:val="superscript"/>
                      <w:lang w:val="en-US"/>
                    </w:rPr>
                    <w:t>35</w:t>
                  </w:r>
                  <w:r w:rsidRPr="00106C0D">
                    <w:rPr>
                      <w:rFonts w:ascii="Times New Roman" w:hAnsi="Times New Roman" w:cs="Times New Roman"/>
                      <w:bCs/>
                      <w:lang w:val="en-US"/>
                    </w:rPr>
                    <w:t>Cl, </w:t>
                  </w:r>
                  <w:r w:rsidRPr="00106C0D">
                    <w:rPr>
                      <w:rFonts w:ascii="Times New Roman" w:hAnsi="Times New Roman" w:cs="Times New Roman"/>
                      <w:bCs/>
                      <w:vertAlign w:val="superscript"/>
                      <w:lang w:val="en-US"/>
                    </w:rPr>
                    <w:t>14</w:t>
                  </w:r>
                  <w:r w:rsidRPr="00106C0D">
                    <w:rPr>
                      <w:rFonts w:ascii="Times New Roman" w:hAnsi="Times New Roman" w:cs="Times New Roman"/>
                      <w:bCs/>
                      <w:lang w:val="en-US"/>
                    </w:rPr>
                    <w:t>N</w:t>
                  </w:r>
                  <w:r w:rsidRPr="00106C0D">
                    <w:rPr>
                      <w:rFonts w:ascii="Times New Roman" w:hAnsi="Times New Roman" w:cs="Times New Roman"/>
                      <w:bCs/>
                      <w:vertAlign w:val="superscript"/>
                      <w:lang w:val="en-US"/>
                    </w:rPr>
                    <w:t>37</w:t>
                  </w:r>
                  <w:r w:rsidRPr="00106C0D">
                    <w:rPr>
                      <w:rFonts w:ascii="Times New Roman" w:hAnsi="Times New Roman" w:cs="Times New Roman"/>
                      <w:bCs/>
                      <w:lang w:val="en-US"/>
                    </w:rPr>
                    <w:t>Cl)</w:t>
                  </w:r>
                </w:p>
              </w:tc>
              <w:tc>
                <w:tcPr>
                  <w:tcW w:w="1001" w:type="dxa"/>
                  <w:vAlign w:val="bottom"/>
                  <w:hideMark/>
                </w:tcPr>
                <w:p w14:paraId="73BE5355"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Chlorine present in media</w:t>
                  </w:r>
                </w:p>
              </w:tc>
            </w:tr>
            <w:tr w:rsidR="00B1297C" w:rsidRPr="00C76EA5" w14:paraId="2FAD6072" w14:textId="77777777" w:rsidTr="00D8473D">
              <w:trPr>
                <w:trHeight w:val="518"/>
              </w:trPr>
              <w:tc>
                <w:tcPr>
                  <w:tcW w:w="763" w:type="dxa"/>
                  <w:vAlign w:val="bottom"/>
                  <w:hideMark/>
                </w:tcPr>
                <w:p w14:paraId="14CDAB42"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Zinc</w:t>
                  </w:r>
                </w:p>
              </w:tc>
              <w:tc>
                <w:tcPr>
                  <w:tcW w:w="2750" w:type="dxa"/>
                  <w:vAlign w:val="bottom"/>
                  <w:hideMark/>
                </w:tcPr>
                <w:p w14:paraId="312FC690"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64 (</w:t>
                  </w:r>
                  <w:r w:rsidRPr="00106C0D">
                    <w:rPr>
                      <w:rFonts w:ascii="Times New Roman" w:hAnsi="Times New Roman" w:cs="Times New Roman"/>
                      <w:bCs/>
                      <w:vertAlign w:val="superscript"/>
                      <w:lang w:val="en-US"/>
                    </w:rPr>
                    <w:t>32</w:t>
                  </w:r>
                  <w:r w:rsidRPr="00106C0D">
                    <w:rPr>
                      <w:rFonts w:ascii="Times New Roman" w:hAnsi="Times New Roman" w:cs="Times New Roman"/>
                      <w:bCs/>
                      <w:lang w:val="en-US"/>
                    </w:rPr>
                    <w:t>S</w:t>
                  </w:r>
                  <w:r w:rsidRPr="00106C0D">
                    <w:rPr>
                      <w:rFonts w:ascii="Times New Roman" w:hAnsi="Times New Roman" w:cs="Times New Roman"/>
                      <w:bCs/>
                      <w:vertAlign w:val="superscript"/>
                      <w:lang w:val="en-US"/>
                    </w:rPr>
                    <w:t>32</w:t>
                  </w:r>
                  <w:r w:rsidRPr="00106C0D">
                    <w:rPr>
                      <w:rFonts w:ascii="Times New Roman" w:hAnsi="Times New Roman" w:cs="Times New Roman"/>
                      <w:bCs/>
                      <w:lang w:val="en-US"/>
                    </w:rPr>
                    <w:t>S), 66 (</w:t>
                  </w:r>
                  <w:r w:rsidRPr="00106C0D">
                    <w:rPr>
                      <w:rFonts w:ascii="Times New Roman" w:hAnsi="Times New Roman" w:cs="Times New Roman"/>
                      <w:bCs/>
                      <w:vertAlign w:val="superscript"/>
                      <w:lang w:val="en-US"/>
                    </w:rPr>
                    <w:t>32</w:t>
                  </w:r>
                  <w:r w:rsidRPr="00106C0D">
                    <w:rPr>
                      <w:rFonts w:ascii="Times New Roman" w:hAnsi="Times New Roman" w:cs="Times New Roman"/>
                      <w:bCs/>
                      <w:lang w:val="en-US"/>
                    </w:rPr>
                    <w:t>S</w:t>
                  </w:r>
                  <w:r w:rsidRPr="00106C0D">
                    <w:rPr>
                      <w:rFonts w:ascii="Times New Roman" w:hAnsi="Times New Roman" w:cs="Times New Roman"/>
                      <w:bCs/>
                      <w:vertAlign w:val="superscript"/>
                      <w:lang w:val="en-US"/>
                    </w:rPr>
                    <w:t>34</w:t>
                  </w:r>
                  <w:r w:rsidRPr="00106C0D">
                    <w:rPr>
                      <w:rFonts w:ascii="Times New Roman" w:hAnsi="Times New Roman" w:cs="Times New Roman"/>
                      <w:bCs/>
                      <w:lang w:val="en-US"/>
                    </w:rPr>
                    <w:t>S)</w:t>
                  </w:r>
                </w:p>
              </w:tc>
              <w:tc>
                <w:tcPr>
                  <w:tcW w:w="1001" w:type="dxa"/>
                  <w:vAlign w:val="bottom"/>
                  <w:hideMark/>
                </w:tcPr>
                <w:p w14:paraId="10E15603"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Sulfur present in media</w:t>
                  </w:r>
                </w:p>
              </w:tc>
            </w:tr>
          </w:tbl>
          <w:p w14:paraId="5D5429F5" w14:textId="792726D6" w:rsidR="00022721" w:rsidRDefault="00022721" w:rsidP="00C25CF0">
            <w:pPr>
              <w:spacing w:after="0" w:line="240" w:lineRule="auto"/>
              <w:jc w:val="both"/>
              <w:rPr>
                <w:rFonts w:ascii="Times New Roman" w:hAnsi="Times New Roman" w:cs="Times New Roman"/>
                <w:bCs/>
                <w:lang w:val="en-US"/>
              </w:rPr>
            </w:pPr>
          </w:p>
          <w:p w14:paraId="6E09D634" w14:textId="0A6B697A" w:rsidR="00C221B2" w:rsidRDefault="00C221B2" w:rsidP="00C25CF0">
            <w:pPr>
              <w:spacing w:after="0" w:line="240" w:lineRule="auto"/>
              <w:jc w:val="both"/>
              <w:rPr>
                <w:rFonts w:ascii="Times New Roman" w:hAnsi="Times New Roman" w:cs="Times New Roman"/>
                <w:bCs/>
                <w:lang w:val="en-US"/>
              </w:rPr>
            </w:pPr>
          </w:p>
          <w:p w14:paraId="55BA260A" w14:textId="0F59D3A7" w:rsidR="00C221B2" w:rsidRDefault="00C221B2" w:rsidP="00C25CF0">
            <w:pPr>
              <w:spacing w:after="0" w:line="240" w:lineRule="auto"/>
              <w:jc w:val="both"/>
              <w:rPr>
                <w:rFonts w:ascii="Times New Roman" w:hAnsi="Times New Roman" w:cs="Times New Roman"/>
                <w:bCs/>
                <w:lang w:val="en-US"/>
              </w:rPr>
            </w:pPr>
          </w:p>
          <w:p w14:paraId="04196857" w14:textId="77777777" w:rsidR="006C39F5" w:rsidRPr="00106C0D" w:rsidRDefault="006C39F5" w:rsidP="00C25CF0">
            <w:pPr>
              <w:spacing w:after="0" w:line="240" w:lineRule="auto"/>
              <w:jc w:val="both"/>
              <w:rPr>
                <w:rFonts w:ascii="Times New Roman" w:hAnsi="Times New Roman" w:cs="Times New Roman"/>
                <w:bCs/>
                <w:lang w:val="en-US"/>
              </w:rPr>
            </w:pPr>
          </w:p>
          <w:p w14:paraId="7445CFBB" w14:textId="25224CA4"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Polyatomic interferences are attenuated using collision or reaction cell(s) technology. Collision or reaction cells are components of the mass spectrometer’s ion lens assembly. They are essentially multi-pole ion guides that are filled with inert (helium, hydrogen) or reactive (oxygen, ammonia) gas. If inert gas is applied, the mode of acquisition is kinetic energy discrimination (KED) mode. If a reactive gas is applied, the mode of acquisition is dynamic reaction cell (DRC) mode. The objective is to discriminate the polyatomic ion from the element ion using physical or chemical attributes of the polyatomic ion to either reduce mass or render it neutral. If the ion lens assembly is configured with two ion guides plus a quadrupole for mass discrimination, it is called a "triple quad" configuration. A triple quad spectrometer can perform a KED experiment in one cell and then a DRC experiment in the second cell. Typically, this is done to form a stable oxide of an element and move the ion to a mass located 16 units higher. The selenium isotope at 80 amu, for example, would be measured as the oxide at 96 amu, and would be clear of the interferences listed for 80Se in </w:t>
            </w:r>
            <w:hyperlink r:id="rId38" w:anchor="GUID-7C8AAFD2-3AC1-46F4-920D-9F9B129ACCD7" w:history="1">
              <w:r w:rsidRPr="00106C0D">
                <w:rPr>
                  <w:rStyle w:val="a6"/>
                  <w:rFonts w:ascii="Times New Roman" w:hAnsi="Times New Roman" w:cs="Times New Roman"/>
                  <w:bCs/>
                  <w:i/>
                  <w:iCs/>
                  <w:lang w:val="en-US"/>
                </w:rPr>
                <w:t>Table 7</w:t>
              </w:r>
            </w:hyperlink>
            <w:r w:rsidRPr="00106C0D">
              <w:rPr>
                <w:rFonts w:ascii="Times New Roman" w:hAnsi="Times New Roman" w:cs="Times New Roman"/>
                <w:bCs/>
                <w:lang w:val="en-US"/>
              </w:rPr>
              <w:t>.</w:t>
            </w:r>
          </w:p>
          <w:p w14:paraId="3FD29860" w14:textId="0D2C66A2" w:rsidR="00E959C5" w:rsidRPr="00106C0D" w:rsidRDefault="00E959C5" w:rsidP="00C25CF0">
            <w:pPr>
              <w:spacing w:after="0" w:line="240" w:lineRule="auto"/>
              <w:jc w:val="both"/>
              <w:rPr>
                <w:rFonts w:ascii="Times New Roman" w:hAnsi="Times New Roman" w:cs="Times New Roman"/>
                <w:bCs/>
                <w:lang w:val="en-US"/>
              </w:rPr>
            </w:pPr>
          </w:p>
          <w:p w14:paraId="7B69FA76" w14:textId="61523ABA" w:rsidR="00E959C5" w:rsidRDefault="00E959C5" w:rsidP="00C25CF0">
            <w:pPr>
              <w:spacing w:after="0" w:line="240" w:lineRule="auto"/>
              <w:jc w:val="both"/>
              <w:rPr>
                <w:rFonts w:ascii="Times New Roman" w:hAnsi="Times New Roman" w:cs="Times New Roman"/>
                <w:bCs/>
                <w:lang w:val="en-US"/>
              </w:rPr>
            </w:pPr>
          </w:p>
          <w:p w14:paraId="2AA3DD65" w14:textId="7BAD83F0" w:rsidR="00C221B2" w:rsidRPr="002C39FF" w:rsidRDefault="00C221B2" w:rsidP="00C25CF0">
            <w:pPr>
              <w:spacing w:after="0" w:line="240" w:lineRule="auto"/>
              <w:jc w:val="both"/>
              <w:rPr>
                <w:rFonts w:ascii="Times New Roman" w:hAnsi="Times New Roman" w:cs="Times New Roman"/>
                <w:bCs/>
                <w:lang w:val="en-US"/>
              </w:rPr>
            </w:pPr>
          </w:p>
          <w:p w14:paraId="4AAB9A15" w14:textId="3F54B176" w:rsidR="000772E7" w:rsidRPr="002C39FF" w:rsidRDefault="000772E7" w:rsidP="00C25CF0">
            <w:pPr>
              <w:spacing w:after="0" w:line="240" w:lineRule="auto"/>
              <w:jc w:val="both"/>
              <w:rPr>
                <w:rFonts w:ascii="Times New Roman" w:hAnsi="Times New Roman" w:cs="Times New Roman"/>
                <w:bCs/>
                <w:lang w:val="en-US"/>
              </w:rPr>
            </w:pPr>
          </w:p>
          <w:p w14:paraId="2F28DA34" w14:textId="77777777" w:rsidR="00616A53" w:rsidRPr="002C39FF" w:rsidRDefault="00616A53" w:rsidP="00C25CF0">
            <w:pPr>
              <w:spacing w:after="0" w:line="240" w:lineRule="auto"/>
              <w:jc w:val="both"/>
              <w:rPr>
                <w:rFonts w:ascii="Times New Roman" w:hAnsi="Times New Roman" w:cs="Times New Roman"/>
                <w:bCs/>
                <w:lang w:val="en-US"/>
              </w:rPr>
            </w:pPr>
          </w:p>
          <w:p w14:paraId="280C1F3E" w14:textId="77777777" w:rsidR="00D8473D" w:rsidRPr="00106C0D" w:rsidRDefault="00D8473D" w:rsidP="00C25CF0">
            <w:pPr>
              <w:spacing w:after="0" w:line="240" w:lineRule="auto"/>
              <w:jc w:val="both"/>
              <w:rPr>
                <w:rFonts w:ascii="Times New Roman" w:hAnsi="Times New Roman" w:cs="Times New Roman"/>
                <w:bCs/>
                <w:lang w:val="en-US"/>
              </w:rPr>
            </w:pPr>
          </w:p>
          <w:p w14:paraId="353F3F48" w14:textId="30388A39"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lastRenderedPageBreak/>
              <w:t>In general, charging the cell with a gas will markedly improve the signal-to-background ratio of the measurement but will generally lower the count-rate of all analyte measurements. Modern systems compensate for this by allowing rapid acquisition mode changes during an analytical run, or acquisition modes to be changed and the samples analyzed sequentially.</w:t>
            </w:r>
          </w:p>
          <w:p w14:paraId="4FAB4149" w14:textId="77777777" w:rsidR="006C39F5" w:rsidRPr="00106C0D" w:rsidRDefault="006C39F5" w:rsidP="00C25CF0">
            <w:pPr>
              <w:spacing w:after="0" w:line="240" w:lineRule="auto"/>
              <w:jc w:val="both"/>
              <w:rPr>
                <w:rFonts w:ascii="Times New Roman" w:hAnsi="Times New Roman" w:cs="Times New Roman"/>
                <w:bCs/>
                <w:lang w:val="en-US"/>
              </w:rPr>
            </w:pPr>
          </w:p>
          <w:p w14:paraId="5FAB6484" w14:textId="6BD0CCF7" w:rsidR="00E959C5"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For direct inter-element isobaric interferences, the remedy is to avoid measuring that mass, using an inter-element correction, or implementing a high-resolution mass spectrometer. A high-resolution mass spectrometer can baseline resolve the element isotope from most polyatomic and isobaric interferences.</w:t>
            </w:r>
          </w:p>
          <w:p w14:paraId="4E73F23A" w14:textId="7752B6FF" w:rsidR="00BF5597" w:rsidRDefault="00BF5597" w:rsidP="00C25CF0">
            <w:pPr>
              <w:spacing w:after="0" w:line="240" w:lineRule="auto"/>
              <w:jc w:val="both"/>
              <w:rPr>
                <w:rFonts w:ascii="Times New Roman" w:hAnsi="Times New Roman" w:cs="Times New Roman"/>
                <w:bCs/>
                <w:lang w:val="en-US"/>
              </w:rPr>
            </w:pPr>
          </w:p>
          <w:p w14:paraId="3DEBBE44" w14:textId="17EEFB6A" w:rsidR="009C309A" w:rsidRDefault="009C309A" w:rsidP="00C25CF0">
            <w:pPr>
              <w:spacing w:after="0" w:line="240" w:lineRule="auto"/>
              <w:jc w:val="both"/>
              <w:rPr>
                <w:rFonts w:ascii="Times New Roman" w:hAnsi="Times New Roman" w:cs="Times New Roman"/>
                <w:bCs/>
                <w:lang w:val="en-US"/>
              </w:rPr>
            </w:pPr>
          </w:p>
          <w:p w14:paraId="462FDAA3" w14:textId="34E383D8" w:rsidR="009C309A" w:rsidRDefault="009C309A" w:rsidP="00C25CF0">
            <w:pPr>
              <w:spacing w:after="0" w:line="240" w:lineRule="auto"/>
              <w:jc w:val="both"/>
              <w:rPr>
                <w:rFonts w:ascii="Times New Roman" w:hAnsi="Times New Roman" w:cs="Times New Roman"/>
                <w:bCs/>
                <w:lang w:val="en-US"/>
              </w:rPr>
            </w:pPr>
          </w:p>
          <w:p w14:paraId="5C70DCF9" w14:textId="77777777" w:rsidR="009F72D3" w:rsidRPr="00106C0D" w:rsidRDefault="009F72D3" w:rsidP="00C25CF0">
            <w:pPr>
              <w:spacing w:after="0" w:line="240" w:lineRule="auto"/>
              <w:jc w:val="both"/>
              <w:rPr>
                <w:rFonts w:ascii="Times New Roman" w:hAnsi="Times New Roman" w:cs="Times New Roman"/>
                <w:bCs/>
                <w:lang w:val="en-US"/>
              </w:rPr>
            </w:pPr>
          </w:p>
          <w:p w14:paraId="74550B42" w14:textId="0F0CDCA5" w:rsidR="00B1297C" w:rsidRPr="00106C0D" w:rsidRDefault="000439A3"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METHOD CHARACTERIZATION</w:t>
            </w:r>
          </w:p>
          <w:p w14:paraId="7D9DCBCC" w14:textId="7B7967F3"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After determining appropriate standard preparation, sample dilution, and instrument setup parameters, method characterization experiments should be performed to understand and qualify the capabilities of the analytical technique. Common analytical figures of merit assessed include linearity of calibration standards, determination of limits of detection and of quantitation, accuracy, precision, and robustness. The use of sample matrix spiked solutions is critical to accurately address the method’s capabilities in a realistic scenario. </w:t>
            </w:r>
            <w:hyperlink r:id="rId39" w:history="1">
              <w:r w:rsidRPr="00106C0D">
                <w:rPr>
                  <w:rStyle w:val="a6"/>
                  <w:rFonts w:ascii="Times New Roman" w:hAnsi="Times New Roman" w:cs="Times New Roman"/>
                  <w:bCs/>
                  <w:i/>
                  <w:iCs/>
                  <w:lang w:val="en-US"/>
                </w:rPr>
                <w:t>Plasma Spectrochemistry </w:t>
              </w:r>
              <w:r w:rsidRPr="00106C0D">
                <w:rPr>
                  <w:rStyle w:val="a6"/>
                  <w:rFonts w:ascii="Cambria Math" w:hAnsi="Cambria Math" w:cs="Cambria Math"/>
                  <w:bCs/>
                  <w:lang w:val="en-US"/>
                </w:rPr>
                <w:t>〈</w:t>
              </w:r>
              <w:r w:rsidRPr="00106C0D">
                <w:rPr>
                  <w:rStyle w:val="a6"/>
                  <w:rFonts w:ascii="Times New Roman" w:hAnsi="Times New Roman" w:cs="Times New Roman"/>
                  <w:bCs/>
                  <w:lang w:val="en-US"/>
                </w:rPr>
                <w:t>730</w:t>
              </w:r>
              <w:r w:rsidRPr="00106C0D">
                <w:rPr>
                  <w:rStyle w:val="a6"/>
                  <w:rFonts w:ascii="Cambria Math" w:hAnsi="Cambria Math" w:cs="Cambria Math"/>
                  <w:bCs/>
                  <w:lang w:val="en-US"/>
                </w:rPr>
                <w:t>〉</w:t>
              </w:r>
            </w:hyperlink>
            <w:r w:rsidRPr="00106C0D">
              <w:rPr>
                <w:rFonts w:ascii="Times New Roman" w:hAnsi="Times New Roman" w:cs="Times New Roman"/>
                <w:bCs/>
                <w:lang w:val="en-US"/>
              </w:rPr>
              <w:t> and </w:t>
            </w:r>
            <w:hyperlink r:id="rId40" w:history="1">
              <w:r w:rsidRPr="00106C0D">
                <w:rPr>
                  <w:rStyle w:val="a6"/>
                  <w:rFonts w:ascii="Times New Roman" w:hAnsi="Times New Roman" w:cs="Times New Roman"/>
                  <w:bCs/>
                  <w:i/>
                  <w:iCs/>
                  <w:lang w:val="en-US"/>
                </w:rPr>
                <w:t>Validation of Compendial Procedures </w:t>
              </w:r>
              <w:r w:rsidRPr="00106C0D">
                <w:rPr>
                  <w:rStyle w:val="a6"/>
                  <w:rFonts w:ascii="Cambria Math" w:hAnsi="Cambria Math" w:cs="Cambria Math"/>
                  <w:bCs/>
                  <w:lang w:val="en-US"/>
                </w:rPr>
                <w:t>〈</w:t>
              </w:r>
              <w:r w:rsidRPr="00106C0D">
                <w:rPr>
                  <w:rStyle w:val="a6"/>
                  <w:rFonts w:ascii="Times New Roman" w:hAnsi="Times New Roman" w:cs="Times New Roman"/>
                  <w:bCs/>
                  <w:lang w:val="en-US"/>
                </w:rPr>
                <w:t>1225</w:t>
              </w:r>
              <w:r w:rsidRPr="00106C0D">
                <w:rPr>
                  <w:rStyle w:val="a6"/>
                  <w:rFonts w:ascii="Cambria Math" w:hAnsi="Cambria Math" w:cs="Cambria Math"/>
                  <w:bCs/>
                  <w:lang w:val="en-US"/>
                </w:rPr>
                <w:t>〉</w:t>
              </w:r>
            </w:hyperlink>
            <w:r w:rsidRPr="00106C0D">
              <w:rPr>
                <w:rFonts w:ascii="Times New Roman" w:hAnsi="Times New Roman" w:cs="Times New Roman"/>
                <w:bCs/>
                <w:lang w:val="en-US"/>
              </w:rPr>
              <w:t xml:space="preserve"> provide guidance on procedures for trace element method characterization including a discussion on analytical performance requirement differences for impurity and assay analyses. These include the number of unspiked and spiked samples to prepare </w:t>
            </w:r>
            <w:r w:rsidRPr="00106C0D">
              <w:rPr>
                <w:rFonts w:ascii="Times New Roman" w:hAnsi="Times New Roman" w:cs="Times New Roman"/>
                <w:bCs/>
                <w:lang w:val="en-US"/>
              </w:rPr>
              <w:lastRenderedPageBreak/>
              <w:t>in addition to proposed criteria that should be considered.</w:t>
            </w:r>
          </w:p>
          <w:p w14:paraId="5ACC72D4" w14:textId="19071F22" w:rsidR="00E959C5" w:rsidRPr="00106C0D" w:rsidRDefault="00E959C5" w:rsidP="00C25CF0">
            <w:pPr>
              <w:spacing w:after="0" w:line="240" w:lineRule="auto"/>
              <w:jc w:val="both"/>
              <w:rPr>
                <w:rFonts w:ascii="Times New Roman" w:hAnsi="Times New Roman" w:cs="Times New Roman"/>
                <w:bCs/>
                <w:lang w:val="en-US"/>
              </w:rPr>
            </w:pPr>
          </w:p>
          <w:p w14:paraId="41420D07" w14:textId="564DBF08" w:rsidR="00452F4B" w:rsidRPr="002C39FF" w:rsidRDefault="00452F4B" w:rsidP="00C25CF0">
            <w:pPr>
              <w:spacing w:after="0" w:line="240" w:lineRule="auto"/>
              <w:jc w:val="both"/>
              <w:rPr>
                <w:rFonts w:ascii="Times New Roman" w:hAnsi="Times New Roman" w:cs="Times New Roman"/>
                <w:bCs/>
                <w:lang w:val="en-US"/>
              </w:rPr>
            </w:pPr>
          </w:p>
          <w:p w14:paraId="7FA6700B" w14:textId="695F603F" w:rsidR="006877BB" w:rsidRPr="002C39FF" w:rsidRDefault="006877BB" w:rsidP="00C25CF0">
            <w:pPr>
              <w:spacing w:after="0" w:line="240" w:lineRule="auto"/>
              <w:jc w:val="both"/>
              <w:rPr>
                <w:rFonts w:ascii="Times New Roman" w:hAnsi="Times New Roman" w:cs="Times New Roman"/>
                <w:bCs/>
                <w:lang w:val="en-US"/>
              </w:rPr>
            </w:pPr>
          </w:p>
          <w:p w14:paraId="0AFC3332" w14:textId="77777777" w:rsidR="00FD3C9D" w:rsidRPr="002C39FF" w:rsidRDefault="00FD3C9D" w:rsidP="00C25CF0">
            <w:pPr>
              <w:spacing w:after="0" w:line="240" w:lineRule="auto"/>
              <w:jc w:val="both"/>
              <w:rPr>
                <w:rFonts w:ascii="Times New Roman" w:hAnsi="Times New Roman" w:cs="Times New Roman"/>
                <w:bCs/>
                <w:lang w:val="en-US"/>
              </w:rPr>
            </w:pPr>
          </w:p>
          <w:p w14:paraId="29A055CF" w14:textId="3E50FFAD"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The requirements for these experiments should be entirely based on the specific use case for the method. If the method is characterizing raw materials for a biologic process sensitive to nanomolar shifts in elemental concentrations, then stringent requirements must be placed on the accuracy and precision of the instrument at minimal concentrations. However, if the method serves to only characterize broader changes over time, higher spike concentrations can be used with a wider acceptability limit.</w:t>
            </w:r>
          </w:p>
          <w:p w14:paraId="446D5A1A" w14:textId="0BF8752C" w:rsidR="000439A3" w:rsidRDefault="000439A3" w:rsidP="00C25CF0">
            <w:pPr>
              <w:spacing w:after="0" w:line="240" w:lineRule="auto"/>
              <w:jc w:val="both"/>
              <w:rPr>
                <w:rFonts w:ascii="Times New Roman" w:hAnsi="Times New Roman" w:cs="Times New Roman"/>
                <w:bCs/>
                <w:lang w:val="en-US"/>
              </w:rPr>
            </w:pPr>
          </w:p>
          <w:p w14:paraId="5AFF33DF" w14:textId="77777777" w:rsidR="006877BB" w:rsidRPr="00106C0D" w:rsidRDefault="006877BB" w:rsidP="00C25CF0">
            <w:pPr>
              <w:spacing w:after="0" w:line="240" w:lineRule="auto"/>
              <w:jc w:val="both"/>
              <w:rPr>
                <w:rFonts w:ascii="Times New Roman" w:hAnsi="Times New Roman" w:cs="Times New Roman"/>
                <w:bCs/>
                <w:lang w:val="en-US"/>
              </w:rPr>
            </w:pPr>
          </w:p>
          <w:p w14:paraId="0708B40E" w14:textId="77777777" w:rsidR="00B1297C" w:rsidRPr="00106C0D" w:rsidRDefault="00B1297C" w:rsidP="00C25CF0">
            <w:pPr>
              <w:spacing w:after="0" w:line="240" w:lineRule="auto"/>
              <w:jc w:val="both"/>
              <w:rPr>
                <w:rFonts w:ascii="Times New Roman" w:hAnsi="Times New Roman" w:cs="Times New Roman"/>
                <w:b/>
                <w:bCs/>
                <w:lang w:val="en-US"/>
              </w:rPr>
            </w:pPr>
            <w:r w:rsidRPr="00106C0D">
              <w:rPr>
                <w:rFonts w:ascii="Times New Roman" w:hAnsi="Times New Roman" w:cs="Times New Roman"/>
                <w:b/>
                <w:bCs/>
                <w:lang w:val="en-US"/>
              </w:rPr>
              <w:t>CASE STUDY</w:t>
            </w:r>
          </w:p>
          <w:p w14:paraId="73F025FE" w14:textId="77777777" w:rsidR="00B1297C" w:rsidRPr="00106C0D" w:rsidRDefault="00B1297C" w:rsidP="00C25CF0">
            <w:pPr>
              <w:spacing w:after="0" w:line="240" w:lineRule="auto"/>
              <w:jc w:val="both"/>
              <w:rPr>
                <w:rFonts w:ascii="Times New Roman" w:hAnsi="Times New Roman" w:cs="Times New Roman"/>
                <w:b/>
                <w:bCs/>
                <w:lang w:val="en-US"/>
              </w:rPr>
            </w:pPr>
            <w:r w:rsidRPr="00106C0D">
              <w:rPr>
                <w:rFonts w:ascii="Times New Roman" w:hAnsi="Times New Roman" w:cs="Times New Roman"/>
                <w:b/>
                <w:bCs/>
                <w:lang w:val="en-US"/>
              </w:rPr>
              <w:t>Example of Trace Metal Determination in Media Analytical Process</w:t>
            </w:r>
          </w:p>
          <w:p w14:paraId="5EEE8838" w14:textId="32267183"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To demonstrate the applicability of this chapter, a fictitious media, USP-1, is selected for analysis. This example will serve to illustrate how trace metal content is evaluated by ICP-MS. Component and trace element concentrations are taken from commercially available media (</w:t>
            </w:r>
            <w:hyperlink r:id="rId41" w:anchor="GUID-31498286-412A-4E5E-834B-9AE622AD58E9" w:history="1">
              <w:r w:rsidRPr="00106C0D">
                <w:rPr>
                  <w:rStyle w:val="a6"/>
                  <w:rFonts w:ascii="Times New Roman" w:hAnsi="Times New Roman" w:cs="Times New Roman"/>
                  <w:bCs/>
                  <w:i/>
                  <w:iCs/>
                  <w:lang w:val="en-US"/>
                </w:rPr>
                <w:t>7</w:t>
              </w:r>
            </w:hyperlink>
            <w:r w:rsidRPr="00106C0D">
              <w:rPr>
                <w:rFonts w:ascii="Times New Roman" w:hAnsi="Times New Roman" w:cs="Times New Roman"/>
                <w:bCs/>
                <w:lang w:val="en-US"/>
              </w:rPr>
              <w:t>) and from Kenerson’s patented cell culture medium containing transition metals or trace elements (</w:t>
            </w:r>
            <w:hyperlink r:id="rId42" w:anchor="GUID-31498286-412A-4E5E-834B-9AE622AD58E9" w:history="1">
              <w:r w:rsidRPr="00106C0D">
                <w:rPr>
                  <w:rStyle w:val="a6"/>
                  <w:rFonts w:ascii="Times New Roman" w:hAnsi="Times New Roman" w:cs="Times New Roman"/>
                  <w:bCs/>
                  <w:i/>
                  <w:iCs/>
                  <w:lang w:val="en-US"/>
                </w:rPr>
                <w:t>8</w:t>
              </w:r>
            </w:hyperlink>
            <w:r w:rsidRPr="00106C0D">
              <w:rPr>
                <w:rFonts w:ascii="Times New Roman" w:hAnsi="Times New Roman" w:cs="Times New Roman"/>
                <w:bCs/>
                <w:lang w:val="en-US"/>
              </w:rPr>
              <w:t>).</w:t>
            </w:r>
          </w:p>
          <w:p w14:paraId="61EDBDB0" w14:textId="53448923" w:rsidR="00E959C5" w:rsidRDefault="00E959C5" w:rsidP="00C25CF0">
            <w:pPr>
              <w:spacing w:after="0" w:line="240" w:lineRule="auto"/>
              <w:jc w:val="both"/>
              <w:rPr>
                <w:rFonts w:ascii="Times New Roman" w:hAnsi="Times New Roman" w:cs="Times New Roman"/>
                <w:bCs/>
                <w:lang w:val="en-US"/>
              </w:rPr>
            </w:pPr>
          </w:p>
          <w:p w14:paraId="074DD338" w14:textId="5D124A32" w:rsidR="00C221B2" w:rsidRDefault="00C221B2" w:rsidP="00C25CF0">
            <w:pPr>
              <w:spacing w:after="0" w:line="240" w:lineRule="auto"/>
              <w:jc w:val="both"/>
              <w:rPr>
                <w:rFonts w:ascii="Times New Roman" w:hAnsi="Times New Roman" w:cs="Times New Roman"/>
                <w:bCs/>
                <w:lang w:val="en-US"/>
              </w:rPr>
            </w:pPr>
          </w:p>
          <w:p w14:paraId="21B541E8" w14:textId="77777777" w:rsidR="006C39F5" w:rsidRPr="00106C0D" w:rsidRDefault="006C39F5" w:rsidP="00C25CF0">
            <w:pPr>
              <w:spacing w:after="0" w:line="240" w:lineRule="auto"/>
              <w:jc w:val="both"/>
              <w:rPr>
                <w:rFonts w:ascii="Times New Roman" w:hAnsi="Times New Roman" w:cs="Times New Roman"/>
                <w:bCs/>
                <w:lang w:val="en-US"/>
              </w:rPr>
            </w:pPr>
          </w:p>
          <w:p w14:paraId="7FECAB6D" w14:textId="77777777" w:rsidR="00B1297C" w:rsidRPr="00106C0D" w:rsidRDefault="00B1297C" w:rsidP="00C25CF0">
            <w:pPr>
              <w:spacing w:after="0" w:line="240" w:lineRule="auto"/>
              <w:jc w:val="both"/>
              <w:rPr>
                <w:rFonts w:ascii="Times New Roman" w:hAnsi="Times New Roman" w:cs="Times New Roman"/>
                <w:b/>
                <w:bCs/>
                <w:lang w:val="en-US"/>
              </w:rPr>
            </w:pPr>
            <w:r w:rsidRPr="00106C0D">
              <w:rPr>
                <w:rFonts w:ascii="Times New Roman" w:hAnsi="Times New Roman" w:cs="Times New Roman"/>
                <w:b/>
                <w:bCs/>
                <w:lang w:val="en-US"/>
              </w:rPr>
              <w:t>Table 8. Principal Component Concentrations in Example Media (</w:t>
            </w:r>
            <w:hyperlink r:id="rId43" w:anchor="GUID-31498286-412A-4E5E-834B-9AE622AD58E9" w:history="1">
              <w:r w:rsidRPr="00106C0D">
                <w:rPr>
                  <w:rStyle w:val="a6"/>
                  <w:rFonts w:ascii="Times New Roman" w:hAnsi="Times New Roman" w:cs="Times New Roman"/>
                  <w:b/>
                  <w:bCs/>
                  <w:i/>
                  <w:iCs/>
                  <w:lang w:val="en-US"/>
                </w:rPr>
                <w:t>6</w:t>
              </w:r>
            </w:hyperlink>
            <w:r w:rsidRPr="00106C0D">
              <w:rPr>
                <w:rFonts w:ascii="Times New Roman" w:hAnsi="Times New Roman" w:cs="Times New Roman"/>
                <w:b/>
                <w:bCs/>
                <w:lang w:val="en-US"/>
              </w:rPr>
              <w:t>)</w:t>
            </w:r>
          </w:p>
          <w:tbl>
            <w:tblPr>
              <w:tblW w:w="495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45"/>
              <w:gridCol w:w="1134"/>
              <w:gridCol w:w="2126"/>
            </w:tblGrid>
            <w:tr w:rsidR="00B1297C" w:rsidRPr="00C76EA5" w14:paraId="5CBFC7E6" w14:textId="77777777" w:rsidTr="000439A3">
              <w:trPr>
                <w:tblHeader/>
              </w:trPr>
              <w:tc>
                <w:tcPr>
                  <w:tcW w:w="1145" w:type="dxa"/>
                  <w:vAlign w:val="bottom"/>
                  <w:hideMark/>
                </w:tcPr>
                <w:p w14:paraId="357961B2" w14:textId="77777777" w:rsidR="00B1297C" w:rsidRPr="00106C0D" w:rsidRDefault="00B1297C" w:rsidP="00C25CF0">
                  <w:pPr>
                    <w:spacing w:after="0" w:line="240" w:lineRule="auto"/>
                    <w:jc w:val="both"/>
                    <w:rPr>
                      <w:rFonts w:ascii="Times New Roman" w:hAnsi="Times New Roman" w:cs="Times New Roman"/>
                      <w:b/>
                      <w:bCs/>
                    </w:rPr>
                  </w:pPr>
                  <w:r w:rsidRPr="00106C0D">
                    <w:rPr>
                      <w:rFonts w:ascii="Times New Roman" w:hAnsi="Times New Roman" w:cs="Times New Roman"/>
                      <w:b/>
                      <w:bCs/>
                    </w:rPr>
                    <w:t>Component</w:t>
                  </w:r>
                </w:p>
              </w:tc>
              <w:tc>
                <w:tcPr>
                  <w:tcW w:w="1134" w:type="dxa"/>
                  <w:vAlign w:val="bottom"/>
                  <w:hideMark/>
                </w:tcPr>
                <w:p w14:paraId="0CA5AF20" w14:textId="77777777" w:rsidR="00B1297C" w:rsidRPr="00106C0D" w:rsidRDefault="00B1297C" w:rsidP="00C25CF0">
                  <w:pPr>
                    <w:spacing w:after="0" w:line="240" w:lineRule="auto"/>
                    <w:jc w:val="both"/>
                    <w:rPr>
                      <w:rFonts w:ascii="Times New Roman" w:hAnsi="Times New Roman" w:cs="Times New Roman"/>
                      <w:b/>
                      <w:bCs/>
                    </w:rPr>
                  </w:pPr>
                  <w:r w:rsidRPr="00106C0D">
                    <w:rPr>
                      <w:rFonts w:ascii="Times New Roman" w:hAnsi="Times New Roman" w:cs="Times New Roman"/>
                      <w:b/>
                      <w:bCs/>
                    </w:rPr>
                    <w:t>Concentration (g/L)</w:t>
                  </w:r>
                </w:p>
              </w:tc>
              <w:tc>
                <w:tcPr>
                  <w:tcW w:w="2126" w:type="dxa"/>
                  <w:vAlign w:val="bottom"/>
                  <w:hideMark/>
                </w:tcPr>
                <w:p w14:paraId="4B3C20B6" w14:textId="77777777" w:rsidR="00B1297C" w:rsidRPr="00106C0D" w:rsidRDefault="00B1297C" w:rsidP="00C25CF0">
                  <w:pPr>
                    <w:spacing w:after="0" w:line="240" w:lineRule="auto"/>
                    <w:jc w:val="both"/>
                    <w:rPr>
                      <w:rFonts w:ascii="Times New Roman" w:hAnsi="Times New Roman" w:cs="Times New Roman"/>
                      <w:b/>
                      <w:bCs/>
                      <w:lang w:val="en-US"/>
                    </w:rPr>
                  </w:pPr>
                  <w:r w:rsidRPr="00106C0D">
                    <w:rPr>
                      <w:rFonts w:ascii="Times New Roman" w:hAnsi="Times New Roman" w:cs="Times New Roman"/>
                      <w:b/>
                      <w:bCs/>
                      <w:lang w:val="en-US"/>
                    </w:rPr>
                    <w:t>Concentration (g/100 mL or gram %)</w:t>
                  </w:r>
                </w:p>
              </w:tc>
            </w:tr>
            <w:tr w:rsidR="00B1297C" w:rsidRPr="00C76EA5" w14:paraId="2ED4C5D5" w14:textId="77777777" w:rsidTr="000439A3">
              <w:tc>
                <w:tcPr>
                  <w:tcW w:w="1145" w:type="dxa"/>
                  <w:vAlign w:val="bottom"/>
                  <w:hideMark/>
                </w:tcPr>
                <w:p w14:paraId="44649DF8"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Glucose</w:t>
                  </w:r>
                </w:p>
              </w:tc>
              <w:tc>
                <w:tcPr>
                  <w:tcW w:w="1134" w:type="dxa"/>
                  <w:vAlign w:val="bottom"/>
                  <w:hideMark/>
                </w:tcPr>
                <w:p w14:paraId="630CFDA5"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150</w:t>
                  </w:r>
                </w:p>
              </w:tc>
              <w:tc>
                <w:tcPr>
                  <w:tcW w:w="2126" w:type="dxa"/>
                  <w:vAlign w:val="bottom"/>
                  <w:hideMark/>
                </w:tcPr>
                <w:p w14:paraId="046B98E2"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15</w:t>
                  </w:r>
                </w:p>
              </w:tc>
            </w:tr>
            <w:tr w:rsidR="00B1297C" w:rsidRPr="00C76EA5" w14:paraId="0A3D5C3B" w14:textId="77777777" w:rsidTr="000439A3">
              <w:tc>
                <w:tcPr>
                  <w:tcW w:w="1145" w:type="dxa"/>
                  <w:vAlign w:val="bottom"/>
                  <w:hideMark/>
                </w:tcPr>
                <w:p w14:paraId="33B64AE8"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Sodium chloride</w:t>
                  </w:r>
                </w:p>
              </w:tc>
              <w:tc>
                <w:tcPr>
                  <w:tcW w:w="1134" w:type="dxa"/>
                  <w:vAlign w:val="bottom"/>
                  <w:hideMark/>
                </w:tcPr>
                <w:p w14:paraId="7364678A"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7</w:t>
                  </w:r>
                </w:p>
              </w:tc>
              <w:tc>
                <w:tcPr>
                  <w:tcW w:w="2126" w:type="dxa"/>
                  <w:vAlign w:val="bottom"/>
                  <w:hideMark/>
                </w:tcPr>
                <w:p w14:paraId="6DE5215A"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0.7</w:t>
                  </w:r>
                </w:p>
              </w:tc>
            </w:tr>
            <w:tr w:rsidR="00B1297C" w:rsidRPr="00C76EA5" w14:paraId="3AD5474B" w14:textId="77777777" w:rsidTr="000439A3">
              <w:tc>
                <w:tcPr>
                  <w:tcW w:w="1145" w:type="dxa"/>
                  <w:vAlign w:val="bottom"/>
                  <w:hideMark/>
                </w:tcPr>
                <w:p w14:paraId="6F07F183"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lastRenderedPageBreak/>
                    <w:t>Potassium phosphate dibasic</w:t>
                  </w:r>
                </w:p>
              </w:tc>
              <w:tc>
                <w:tcPr>
                  <w:tcW w:w="1134" w:type="dxa"/>
                  <w:vAlign w:val="bottom"/>
                  <w:hideMark/>
                </w:tcPr>
                <w:p w14:paraId="1EC923A1"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7</w:t>
                  </w:r>
                </w:p>
              </w:tc>
              <w:tc>
                <w:tcPr>
                  <w:tcW w:w="2126" w:type="dxa"/>
                  <w:vAlign w:val="bottom"/>
                  <w:hideMark/>
                </w:tcPr>
                <w:p w14:paraId="2568A6D7"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0.7</w:t>
                  </w:r>
                </w:p>
              </w:tc>
            </w:tr>
            <w:tr w:rsidR="00B1297C" w:rsidRPr="00C76EA5" w14:paraId="24AD38DF" w14:textId="77777777" w:rsidTr="000439A3">
              <w:tc>
                <w:tcPr>
                  <w:tcW w:w="1145" w:type="dxa"/>
                  <w:vAlign w:val="bottom"/>
                  <w:hideMark/>
                </w:tcPr>
                <w:p w14:paraId="231CE323"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Amino acids (total)</w:t>
                  </w:r>
                </w:p>
              </w:tc>
              <w:tc>
                <w:tcPr>
                  <w:tcW w:w="1134" w:type="dxa"/>
                  <w:vAlign w:val="bottom"/>
                  <w:hideMark/>
                </w:tcPr>
                <w:p w14:paraId="264275DB"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0.9</w:t>
                  </w:r>
                </w:p>
              </w:tc>
              <w:tc>
                <w:tcPr>
                  <w:tcW w:w="2126" w:type="dxa"/>
                  <w:vAlign w:val="bottom"/>
                  <w:hideMark/>
                </w:tcPr>
                <w:p w14:paraId="5EB0189D"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0.09</w:t>
                  </w:r>
                </w:p>
              </w:tc>
            </w:tr>
            <w:tr w:rsidR="00B1297C" w:rsidRPr="00C76EA5" w14:paraId="50EEF822" w14:textId="77777777" w:rsidTr="000439A3">
              <w:tc>
                <w:tcPr>
                  <w:tcW w:w="1145" w:type="dxa"/>
                  <w:vAlign w:val="bottom"/>
                  <w:hideMark/>
                </w:tcPr>
                <w:p w14:paraId="246B83D4"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Total</w:t>
                  </w:r>
                </w:p>
              </w:tc>
              <w:tc>
                <w:tcPr>
                  <w:tcW w:w="1134" w:type="dxa"/>
                  <w:vAlign w:val="bottom"/>
                  <w:hideMark/>
                </w:tcPr>
                <w:p w14:paraId="4BAD1410"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165</w:t>
                  </w:r>
                </w:p>
              </w:tc>
              <w:tc>
                <w:tcPr>
                  <w:tcW w:w="2126" w:type="dxa"/>
                  <w:vAlign w:val="bottom"/>
                  <w:hideMark/>
                </w:tcPr>
                <w:p w14:paraId="49E77E8E"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17</w:t>
                  </w:r>
                </w:p>
              </w:tc>
            </w:tr>
          </w:tbl>
          <w:p w14:paraId="64EA038C" w14:textId="2759DD46" w:rsidR="00BF5597" w:rsidRDefault="00BF5597" w:rsidP="00C25CF0">
            <w:pPr>
              <w:spacing w:after="0" w:line="240" w:lineRule="auto"/>
              <w:jc w:val="both"/>
              <w:rPr>
                <w:rFonts w:ascii="Times New Roman" w:hAnsi="Times New Roman" w:cs="Times New Roman"/>
                <w:bCs/>
                <w:lang w:val="en-US"/>
              </w:rPr>
            </w:pPr>
          </w:p>
          <w:p w14:paraId="3D8A9867" w14:textId="77777777" w:rsidR="00FD3C9D" w:rsidRPr="00106C0D" w:rsidRDefault="00FD3C9D" w:rsidP="00C25CF0">
            <w:pPr>
              <w:spacing w:after="0" w:line="240" w:lineRule="auto"/>
              <w:jc w:val="both"/>
              <w:rPr>
                <w:rFonts w:ascii="Times New Roman" w:hAnsi="Times New Roman" w:cs="Times New Roman"/>
                <w:bCs/>
                <w:lang w:val="en-US"/>
              </w:rPr>
            </w:pPr>
          </w:p>
          <w:p w14:paraId="1CECF814" w14:textId="3470F1A5"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Principle component concentrations in an example media are summarized in </w:t>
            </w:r>
            <w:hyperlink r:id="rId44" w:anchor="GUID-8B9983AE-0E8E-450E-8606-35E699A1BABE" w:history="1">
              <w:r w:rsidRPr="00106C0D">
                <w:rPr>
                  <w:rStyle w:val="a6"/>
                  <w:rFonts w:ascii="Times New Roman" w:hAnsi="Times New Roman" w:cs="Times New Roman"/>
                  <w:bCs/>
                  <w:i/>
                  <w:iCs/>
                  <w:lang w:val="en-US"/>
                </w:rPr>
                <w:t>Table 8</w:t>
              </w:r>
            </w:hyperlink>
            <w:r w:rsidRPr="00106C0D">
              <w:rPr>
                <w:rFonts w:ascii="Times New Roman" w:hAnsi="Times New Roman" w:cs="Times New Roman"/>
                <w:bCs/>
                <w:lang w:val="en-US"/>
              </w:rPr>
              <w:t>. For the purposes of demonstration, other components like vitamins, surfactants, and other organic nutrients are not considered. Depending on media composition, it may be necessary to identify and mitigate impact of other components.</w:t>
            </w:r>
          </w:p>
          <w:p w14:paraId="50F5FB29" w14:textId="0097058E" w:rsidR="00AB3783" w:rsidRPr="00106C0D" w:rsidRDefault="00AB3783" w:rsidP="00C25CF0">
            <w:pPr>
              <w:spacing w:after="0" w:line="240" w:lineRule="auto"/>
              <w:jc w:val="both"/>
              <w:rPr>
                <w:rFonts w:ascii="Times New Roman" w:hAnsi="Times New Roman" w:cs="Times New Roman"/>
                <w:bCs/>
                <w:lang w:val="en-US"/>
              </w:rPr>
            </w:pPr>
          </w:p>
          <w:p w14:paraId="3109CD56" w14:textId="77777777" w:rsidR="00E959C5" w:rsidRPr="00106C0D" w:rsidRDefault="00E959C5" w:rsidP="00C25CF0">
            <w:pPr>
              <w:spacing w:after="0" w:line="240" w:lineRule="auto"/>
              <w:jc w:val="both"/>
              <w:rPr>
                <w:rFonts w:ascii="Times New Roman" w:hAnsi="Times New Roman" w:cs="Times New Roman"/>
                <w:bCs/>
                <w:lang w:val="en-US"/>
              </w:rPr>
            </w:pPr>
          </w:p>
          <w:p w14:paraId="0C6D001C" w14:textId="07B12C9D" w:rsidR="000439A3"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The trace elements included in </w:t>
            </w:r>
            <w:hyperlink r:id="rId45" w:anchor="GUID-BDDDC492-1B42-4CC7-81C8-E04EE4796052" w:history="1">
              <w:r w:rsidRPr="00106C0D">
                <w:rPr>
                  <w:rStyle w:val="a6"/>
                  <w:rFonts w:ascii="Times New Roman" w:hAnsi="Times New Roman" w:cs="Times New Roman"/>
                  <w:bCs/>
                  <w:i/>
                  <w:iCs/>
                  <w:lang w:val="en-US"/>
                </w:rPr>
                <w:t>Table 9</w:t>
              </w:r>
            </w:hyperlink>
            <w:r w:rsidRPr="00106C0D">
              <w:rPr>
                <w:rFonts w:ascii="Times New Roman" w:hAnsi="Times New Roman" w:cs="Times New Roman"/>
                <w:bCs/>
                <w:lang w:val="en-US"/>
              </w:rPr>
              <w:t> are also present in USP-1. The objective is to measure and confirm the actual trace element concentration in this media. The assumption is that USP-1 is solubilized, and the concentrations are presented in units of micrograms per liter. Do note that ICP-MS analysis only provides the concentration of metal and not for the salt form that is used in the media. The analysts must ensure correlation of the trace metal concentration to the salt form version of that metal used in the media formulation.</w:t>
            </w:r>
          </w:p>
          <w:p w14:paraId="0F7AAE04" w14:textId="77777777" w:rsidR="00E959C5" w:rsidRPr="00106C0D" w:rsidRDefault="00E959C5" w:rsidP="00C25CF0">
            <w:pPr>
              <w:spacing w:after="0" w:line="240" w:lineRule="auto"/>
              <w:jc w:val="both"/>
              <w:rPr>
                <w:rFonts w:ascii="Times New Roman" w:hAnsi="Times New Roman" w:cs="Times New Roman"/>
                <w:bCs/>
                <w:lang w:val="en-US"/>
              </w:rPr>
            </w:pPr>
          </w:p>
          <w:p w14:paraId="74B7B4F8" w14:textId="77777777" w:rsidR="00B1297C" w:rsidRPr="00106C0D" w:rsidRDefault="00B1297C" w:rsidP="00C25CF0">
            <w:pPr>
              <w:spacing w:after="0" w:line="240" w:lineRule="auto"/>
              <w:jc w:val="both"/>
              <w:rPr>
                <w:rFonts w:ascii="Times New Roman" w:hAnsi="Times New Roman" w:cs="Times New Roman"/>
                <w:b/>
                <w:bCs/>
                <w:lang w:val="en-US"/>
              </w:rPr>
            </w:pPr>
            <w:r w:rsidRPr="00106C0D">
              <w:rPr>
                <w:rFonts w:ascii="Times New Roman" w:hAnsi="Times New Roman" w:cs="Times New Roman"/>
                <w:b/>
                <w:bCs/>
                <w:lang w:val="en-US"/>
              </w:rPr>
              <w:t>Table 9. Trace Element Concentrations in Example Media (</w:t>
            </w:r>
            <w:hyperlink r:id="rId46" w:anchor="GUID-31498286-412A-4E5E-834B-9AE622AD58E9" w:history="1">
              <w:r w:rsidRPr="00106C0D">
                <w:rPr>
                  <w:rStyle w:val="a6"/>
                  <w:rFonts w:ascii="Times New Roman" w:hAnsi="Times New Roman" w:cs="Times New Roman"/>
                  <w:b/>
                  <w:bCs/>
                  <w:i/>
                  <w:iCs/>
                  <w:lang w:val="en-US"/>
                </w:rPr>
                <w:t>7</w:t>
              </w:r>
            </w:hyperlink>
            <w:r w:rsidRPr="00106C0D">
              <w:rPr>
                <w:rFonts w:ascii="Times New Roman" w:hAnsi="Times New Roman" w:cs="Times New Roman"/>
                <w:b/>
                <w:bCs/>
                <w:lang w:val="en-US"/>
              </w:rPr>
              <w:t>)</w:t>
            </w:r>
          </w:p>
          <w:tbl>
            <w:tblPr>
              <w:tblW w:w="44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30"/>
              <w:gridCol w:w="700"/>
              <w:gridCol w:w="979"/>
              <w:gridCol w:w="840"/>
              <w:gridCol w:w="839"/>
            </w:tblGrid>
            <w:tr w:rsidR="00B1297C" w:rsidRPr="00C76EA5" w14:paraId="54600D48" w14:textId="77777777" w:rsidTr="00C221B2">
              <w:trPr>
                <w:trHeight w:val="1280"/>
                <w:tblHeader/>
              </w:trPr>
              <w:tc>
                <w:tcPr>
                  <w:tcW w:w="1130" w:type="dxa"/>
                  <w:vAlign w:val="bottom"/>
                  <w:hideMark/>
                </w:tcPr>
                <w:p w14:paraId="46A6890D" w14:textId="77777777" w:rsidR="00B1297C" w:rsidRPr="00106C0D" w:rsidRDefault="00B1297C" w:rsidP="00C25CF0">
                  <w:pPr>
                    <w:spacing w:after="0" w:line="240" w:lineRule="auto"/>
                    <w:jc w:val="both"/>
                    <w:rPr>
                      <w:rFonts w:ascii="Times New Roman" w:hAnsi="Times New Roman" w:cs="Times New Roman"/>
                      <w:b/>
                      <w:bCs/>
                      <w:lang w:val="en-US"/>
                    </w:rPr>
                  </w:pPr>
                  <w:r w:rsidRPr="00106C0D">
                    <w:rPr>
                      <w:rFonts w:ascii="Times New Roman" w:hAnsi="Times New Roman" w:cs="Times New Roman"/>
                      <w:b/>
                      <w:bCs/>
                      <w:lang w:val="en-US"/>
                    </w:rPr>
                    <w:t>Trace Metal Source</w:t>
                  </w:r>
                </w:p>
              </w:tc>
              <w:tc>
                <w:tcPr>
                  <w:tcW w:w="700" w:type="dxa"/>
                  <w:vAlign w:val="bottom"/>
                  <w:hideMark/>
                </w:tcPr>
                <w:p w14:paraId="7DE49468" w14:textId="77777777" w:rsidR="00B1297C" w:rsidRPr="00106C0D" w:rsidRDefault="00B1297C" w:rsidP="00C25CF0">
                  <w:pPr>
                    <w:spacing w:after="0" w:line="240" w:lineRule="auto"/>
                    <w:jc w:val="both"/>
                    <w:rPr>
                      <w:rFonts w:ascii="Times New Roman" w:hAnsi="Times New Roman" w:cs="Times New Roman"/>
                      <w:b/>
                      <w:bCs/>
                      <w:lang w:val="en-US"/>
                    </w:rPr>
                  </w:pPr>
                  <w:r w:rsidRPr="00106C0D">
                    <w:rPr>
                      <w:rFonts w:ascii="Times New Roman" w:hAnsi="Times New Roman" w:cs="Times New Roman"/>
                      <w:b/>
                      <w:bCs/>
                      <w:lang w:val="en-US"/>
                    </w:rPr>
                    <w:t>Concentration (M)</w:t>
                  </w:r>
                </w:p>
              </w:tc>
              <w:tc>
                <w:tcPr>
                  <w:tcW w:w="979" w:type="dxa"/>
                  <w:vAlign w:val="bottom"/>
                  <w:hideMark/>
                </w:tcPr>
                <w:p w14:paraId="451E4E12" w14:textId="77777777" w:rsidR="00B1297C" w:rsidRPr="00106C0D" w:rsidRDefault="00B1297C" w:rsidP="00C25CF0">
                  <w:pPr>
                    <w:spacing w:after="0" w:line="240" w:lineRule="auto"/>
                    <w:jc w:val="both"/>
                    <w:rPr>
                      <w:rFonts w:ascii="Times New Roman" w:hAnsi="Times New Roman" w:cs="Times New Roman"/>
                      <w:b/>
                      <w:bCs/>
                      <w:lang w:val="en-US"/>
                    </w:rPr>
                  </w:pPr>
                  <w:r w:rsidRPr="00106C0D">
                    <w:rPr>
                      <w:rFonts w:ascii="Times New Roman" w:hAnsi="Times New Roman" w:cs="Times New Roman"/>
                      <w:b/>
                      <w:bCs/>
                      <w:lang w:val="en-US"/>
                    </w:rPr>
                    <w:t>Molecular Weight (g/mole)</w:t>
                  </w:r>
                </w:p>
              </w:tc>
              <w:tc>
                <w:tcPr>
                  <w:tcW w:w="840" w:type="dxa"/>
                  <w:vAlign w:val="bottom"/>
                  <w:hideMark/>
                </w:tcPr>
                <w:p w14:paraId="36A5DEC8" w14:textId="77777777" w:rsidR="00B1297C" w:rsidRPr="00106C0D" w:rsidRDefault="00B1297C" w:rsidP="00C25CF0">
                  <w:pPr>
                    <w:spacing w:after="0" w:line="240" w:lineRule="auto"/>
                    <w:jc w:val="both"/>
                    <w:rPr>
                      <w:rFonts w:ascii="Times New Roman" w:hAnsi="Times New Roman" w:cs="Times New Roman"/>
                      <w:b/>
                      <w:bCs/>
                      <w:lang w:val="en-US"/>
                    </w:rPr>
                  </w:pPr>
                  <w:r w:rsidRPr="00106C0D">
                    <w:rPr>
                      <w:rFonts w:ascii="Times New Roman" w:hAnsi="Times New Roman" w:cs="Times New Roman"/>
                      <w:b/>
                      <w:bCs/>
                      <w:lang w:val="en-US"/>
                    </w:rPr>
                    <w:t>Molecular Concentration (µg/L)</w:t>
                  </w:r>
                </w:p>
              </w:tc>
              <w:tc>
                <w:tcPr>
                  <w:tcW w:w="839" w:type="dxa"/>
                  <w:vAlign w:val="bottom"/>
                  <w:hideMark/>
                </w:tcPr>
                <w:p w14:paraId="14607B1F" w14:textId="77777777" w:rsidR="00B1297C" w:rsidRPr="00106C0D" w:rsidRDefault="00B1297C" w:rsidP="00C25CF0">
                  <w:pPr>
                    <w:spacing w:after="0" w:line="240" w:lineRule="auto"/>
                    <w:jc w:val="both"/>
                    <w:rPr>
                      <w:rFonts w:ascii="Times New Roman" w:hAnsi="Times New Roman" w:cs="Times New Roman"/>
                      <w:b/>
                      <w:bCs/>
                      <w:lang w:val="en-US"/>
                    </w:rPr>
                  </w:pPr>
                  <w:r w:rsidRPr="00106C0D">
                    <w:rPr>
                      <w:rFonts w:ascii="Times New Roman" w:hAnsi="Times New Roman" w:cs="Times New Roman"/>
                      <w:b/>
                      <w:bCs/>
                      <w:lang w:val="en-US"/>
                    </w:rPr>
                    <w:t>Element Concentration (µg/L)</w:t>
                  </w:r>
                </w:p>
              </w:tc>
            </w:tr>
            <w:tr w:rsidR="00B1297C" w:rsidRPr="00C76EA5" w14:paraId="24ADE522" w14:textId="77777777" w:rsidTr="00C221B2">
              <w:trPr>
                <w:trHeight w:val="521"/>
              </w:trPr>
              <w:tc>
                <w:tcPr>
                  <w:tcW w:w="1130" w:type="dxa"/>
                  <w:vAlign w:val="bottom"/>
                  <w:hideMark/>
                </w:tcPr>
                <w:p w14:paraId="03EA65C4"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Ammonium molybdate</w:t>
                  </w:r>
                </w:p>
              </w:tc>
              <w:tc>
                <w:tcPr>
                  <w:tcW w:w="700" w:type="dxa"/>
                  <w:vAlign w:val="bottom"/>
                  <w:hideMark/>
                </w:tcPr>
                <w:p w14:paraId="524EC52D"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4.39 × 10</w:t>
                  </w:r>
                  <w:r w:rsidRPr="00106C0D">
                    <w:rPr>
                      <w:rFonts w:ascii="Times New Roman" w:hAnsi="Times New Roman" w:cs="Times New Roman"/>
                      <w:bCs/>
                      <w:vertAlign w:val="superscript"/>
                      <w:lang w:val="en-US"/>
                    </w:rPr>
                    <w:t>−10</w:t>
                  </w:r>
                </w:p>
              </w:tc>
              <w:tc>
                <w:tcPr>
                  <w:tcW w:w="979" w:type="dxa"/>
                  <w:vAlign w:val="bottom"/>
                  <w:hideMark/>
                </w:tcPr>
                <w:p w14:paraId="32EF394C"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196</w:t>
                  </w:r>
                </w:p>
              </w:tc>
              <w:tc>
                <w:tcPr>
                  <w:tcW w:w="840" w:type="dxa"/>
                  <w:vAlign w:val="bottom"/>
                  <w:hideMark/>
                </w:tcPr>
                <w:p w14:paraId="1E75EC4F"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0.0858</w:t>
                  </w:r>
                </w:p>
              </w:tc>
              <w:tc>
                <w:tcPr>
                  <w:tcW w:w="839" w:type="dxa"/>
                  <w:vAlign w:val="bottom"/>
                  <w:hideMark/>
                </w:tcPr>
                <w:p w14:paraId="2CF7420E"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0.0420 (Mo)</w:t>
                  </w:r>
                </w:p>
              </w:tc>
            </w:tr>
            <w:tr w:rsidR="00B1297C" w:rsidRPr="00C76EA5" w14:paraId="04058B34" w14:textId="77777777" w:rsidTr="00C221B2">
              <w:trPr>
                <w:trHeight w:val="770"/>
              </w:trPr>
              <w:tc>
                <w:tcPr>
                  <w:tcW w:w="1130" w:type="dxa"/>
                  <w:vAlign w:val="bottom"/>
                  <w:hideMark/>
                </w:tcPr>
                <w:p w14:paraId="3E3C1F38" w14:textId="2995FCBE"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lastRenderedPageBreak/>
                    <w:t>Chromium sulfate · </w:t>
                  </w:r>
                  <w:r w:rsidR="00A1403C" w:rsidRPr="00106C0D">
                    <w:rPr>
                      <w:rFonts w:ascii="Times New Roman" w:hAnsi="Times New Roman" w:cs="Times New Roman"/>
                      <w:bCs/>
                      <w:lang w:val="en-US"/>
                    </w:rPr>
                    <w:br/>
                  </w:r>
                  <w:r w:rsidRPr="00106C0D">
                    <w:rPr>
                      <w:rFonts w:ascii="Times New Roman" w:hAnsi="Times New Roman" w:cs="Times New Roman"/>
                      <w:bCs/>
                      <w:lang w:val="en-US"/>
                    </w:rPr>
                    <w:t>15H</w:t>
                  </w:r>
                  <w:r w:rsidRPr="00106C0D">
                    <w:rPr>
                      <w:rFonts w:ascii="Times New Roman" w:hAnsi="Times New Roman" w:cs="Times New Roman"/>
                      <w:bCs/>
                      <w:vertAlign w:val="subscript"/>
                      <w:lang w:val="en-US"/>
                    </w:rPr>
                    <w:t>2</w:t>
                  </w:r>
                  <w:r w:rsidRPr="00106C0D">
                    <w:rPr>
                      <w:rFonts w:ascii="Times New Roman" w:hAnsi="Times New Roman" w:cs="Times New Roman"/>
                      <w:bCs/>
                      <w:lang w:val="en-US"/>
                    </w:rPr>
                    <w:t>O</w:t>
                  </w:r>
                </w:p>
              </w:tc>
              <w:tc>
                <w:tcPr>
                  <w:tcW w:w="700" w:type="dxa"/>
                  <w:vAlign w:val="bottom"/>
                  <w:hideMark/>
                </w:tcPr>
                <w:p w14:paraId="23868754"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7.54 × 10</w:t>
                  </w:r>
                  <w:r w:rsidRPr="00106C0D">
                    <w:rPr>
                      <w:rFonts w:ascii="Times New Roman" w:hAnsi="Times New Roman" w:cs="Times New Roman"/>
                      <w:bCs/>
                      <w:vertAlign w:val="superscript"/>
                      <w:lang w:val="en-US"/>
                    </w:rPr>
                    <w:t>−11</w:t>
                  </w:r>
                </w:p>
              </w:tc>
              <w:tc>
                <w:tcPr>
                  <w:tcW w:w="979" w:type="dxa"/>
                  <w:vAlign w:val="bottom"/>
                  <w:hideMark/>
                </w:tcPr>
                <w:p w14:paraId="7B026F23"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662.4</w:t>
                  </w:r>
                </w:p>
              </w:tc>
              <w:tc>
                <w:tcPr>
                  <w:tcW w:w="840" w:type="dxa"/>
                  <w:vAlign w:val="bottom"/>
                  <w:hideMark/>
                </w:tcPr>
                <w:p w14:paraId="276E98D0"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0.0499</w:t>
                  </w:r>
                </w:p>
              </w:tc>
              <w:tc>
                <w:tcPr>
                  <w:tcW w:w="839" w:type="dxa"/>
                  <w:vAlign w:val="bottom"/>
                  <w:hideMark/>
                </w:tcPr>
                <w:p w14:paraId="58E92A38"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0.00392 (Cr)</w:t>
                  </w:r>
                </w:p>
              </w:tc>
            </w:tr>
            <w:tr w:rsidR="00B1297C" w:rsidRPr="00C76EA5" w14:paraId="30215D61" w14:textId="77777777" w:rsidTr="00C221B2">
              <w:trPr>
                <w:trHeight w:val="770"/>
              </w:trPr>
              <w:tc>
                <w:tcPr>
                  <w:tcW w:w="1130" w:type="dxa"/>
                  <w:vAlign w:val="bottom"/>
                  <w:hideMark/>
                </w:tcPr>
                <w:p w14:paraId="63B9E9BC" w14:textId="5FD92CBB"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Cobalt chloride · </w:t>
                  </w:r>
                  <w:r w:rsidR="00A1403C" w:rsidRPr="00106C0D">
                    <w:rPr>
                      <w:rFonts w:ascii="Times New Roman" w:hAnsi="Times New Roman" w:cs="Times New Roman"/>
                      <w:bCs/>
                      <w:lang w:val="en-US"/>
                    </w:rPr>
                    <w:br/>
                  </w:r>
                  <w:r w:rsidRPr="00106C0D">
                    <w:rPr>
                      <w:rFonts w:ascii="Times New Roman" w:hAnsi="Times New Roman" w:cs="Times New Roman"/>
                      <w:bCs/>
                      <w:lang w:val="en-US"/>
                    </w:rPr>
                    <w:t>6H</w:t>
                  </w:r>
                  <w:r w:rsidRPr="00106C0D">
                    <w:rPr>
                      <w:rFonts w:ascii="Times New Roman" w:hAnsi="Times New Roman" w:cs="Times New Roman"/>
                      <w:bCs/>
                      <w:vertAlign w:val="subscript"/>
                      <w:lang w:val="en-US"/>
                    </w:rPr>
                    <w:t>2</w:t>
                  </w:r>
                  <w:r w:rsidRPr="00106C0D">
                    <w:rPr>
                      <w:rFonts w:ascii="Times New Roman" w:hAnsi="Times New Roman" w:cs="Times New Roman"/>
                      <w:bCs/>
                      <w:lang w:val="en-US"/>
                    </w:rPr>
                    <w:t>O</w:t>
                  </w:r>
                </w:p>
              </w:tc>
              <w:tc>
                <w:tcPr>
                  <w:tcW w:w="700" w:type="dxa"/>
                  <w:vAlign w:val="bottom"/>
                  <w:hideMark/>
                </w:tcPr>
                <w:p w14:paraId="6E48B2B3"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1.82 × 10</w:t>
                  </w:r>
                  <w:r w:rsidRPr="00106C0D">
                    <w:rPr>
                      <w:rFonts w:ascii="Times New Roman" w:hAnsi="Times New Roman" w:cs="Times New Roman"/>
                      <w:bCs/>
                      <w:vertAlign w:val="superscript"/>
                      <w:lang w:val="en-US"/>
                    </w:rPr>
                    <w:t>−9</w:t>
                  </w:r>
                </w:p>
              </w:tc>
              <w:tc>
                <w:tcPr>
                  <w:tcW w:w="979" w:type="dxa"/>
                  <w:vAlign w:val="bottom"/>
                  <w:hideMark/>
                </w:tcPr>
                <w:p w14:paraId="75FC8252"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237.93</w:t>
                  </w:r>
                </w:p>
              </w:tc>
              <w:tc>
                <w:tcPr>
                  <w:tcW w:w="840" w:type="dxa"/>
                  <w:vAlign w:val="bottom"/>
                  <w:hideMark/>
                </w:tcPr>
                <w:p w14:paraId="73208962"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0.433</w:t>
                  </w:r>
                </w:p>
              </w:tc>
              <w:tc>
                <w:tcPr>
                  <w:tcW w:w="839" w:type="dxa"/>
                  <w:vAlign w:val="bottom"/>
                  <w:hideMark/>
                </w:tcPr>
                <w:p w14:paraId="42436FB5"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0.107 (Co)</w:t>
                  </w:r>
                </w:p>
              </w:tc>
            </w:tr>
            <w:tr w:rsidR="00B1297C" w:rsidRPr="00C76EA5" w14:paraId="0A720590" w14:textId="77777777" w:rsidTr="00C221B2">
              <w:trPr>
                <w:trHeight w:val="770"/>
              </w:trPr>
              <w:tc>
                <w:tcPr>
                  <w:tcW w:w="1130" w:type="dxa"/>
                  <w:vAlign w:val="bottom"/>
                  <w:hideMark/>
                </w:tcPr>
                <w:p w14:paraId="0B0817ED" w14:textId="6A6FD8B3"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Cupric chloride · </w:t>
                  </w:r>
                  <w:r w:rsidR="00A1403C" w:rsidRPr="00106C0D">
                    <w:rPr>
                      <w:rFonts w:ascii="Times New Roman" w:hAnsi="Times New Roman" w:cs="Times New Roman"/>
                      <w:bCs/>
                      <w:lang w:val="en-US"/>
                    </w:rPr>
                    <w:br/>
                  </w:r>
                  <w:r w:rsidRPr="00106C0D">
                    <w:rPr>
                      <w:rFonts w:ascii="Times New Roman" w:hAnsi="Times New Roman" w:cs="Times New Roman"/>
                      <w:bCs/>
                      <w:lang w:val="en-US"/>
                    </w:rPr>
                    <w:t>2H</w:t>
                  </w:r>
                  <w:r w:rsidRPr="00106C0D">
                    <w:rPr>
                      <w:rFonts w:ascii="Times New Roman" w:hAnsi="Times New Roman" w:cs="Times New Roman"/>
                      <w:bCs/>
                      <w:vertAlign w:val="subscript"/>
                      <w:lang w:val="en-US"/>
                    </w:rPr>
                    <w:t>2</w:t>
                  </w:r>
                  <w:r w:rsidRPr="00106C0D">
                    <w:rPr>
                      <w:rFonts w:ascii="Times New Roman" w:hAnsi="Times New Roman" w:cs="Times New Roman"/>
                      <w:bCs/>
                      <w:lang w:val="en-US"/>
                    </w:rPr>
                    <w:t>O</w:t>
                  </w:r>
                </w:p>
              </w:tc>
              <w:tc>
                <w:tcPr>
                  <w:tcW w:w="700" w:type="dxa"/>
                  <w:vAlign w:val="bottom"/>
                  <w:hideMark/>
                </w:tcPr>
                <w:p w14:paraId="508A8FBA"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2.06 × 10</w:t>
                  </w:r>
                  <w:r w:rsidRPr="00106C0D">
                    <w:rPr>
                      <w:rFonts w:ascii="Times New Roman" w:hAnsi="Times New Roman" w:cs="Times New Roman"/>
                      <w:bCs/>
                      <w:vertAlign w:val="superscript"/>
                      <w:lang w:val="en-US"/>
                    </w:rPr>
                    <w:t>−8</w:t>
                  </w:r>
                </w:p>
              </w:tc>
              <w:tc>
                <w:tcPr>
                  <w:tcW w:w="979" w:type="dxa"/>
                  <w:vAlign w:val="bottom"/>
                  <w:hideMark/>
                </w:tcPr>
                <w:p w14:paraId="6EB8A7FC"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170.48</w:t>
                  </w:r>
                </w:p>
              </w:tc>
              <w:tc>
                <w:tcPr>
                  <w:tcW w:w="840" w:type="dxa"/>
                  <w:vAlign w:val="bottom"/>
                  <w:hideMark/>
                </w:tcPr>
                <w:p w14:paraId="3D117172"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3.51</w:t>
                  </w:r>
                </w:p>
              </w:tc>
              <w:tc>
                <w:tcPr>
                  <w:tcW w:w="839" w:type="dxa"/>
                  <w:vAlign w:val="bottom"/>
                  <w:hideMark/>
                </w:tcPr>
                <w:p w14:paraId="613A08D7"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1.31 (Cu)</w:t>
                  </w:r>
                </w:p>
              </w:tc>
            </w:tr>
            <w:tr w:rsidR="00B1297C" w:rsidRPr="00C76EA5" w14:paraId="045928A4" w14:textId="77777777" w:rsidTr="00C221B2">
              <w:trPr>
                <w:trHeight w:val="770"/>
              </w:trPr>
              <w:tc>
                <w:tcPr>
                  <w:tcW w:w="1130" w:type="dxa"/>
                  <w:vAlign w:val="bottom"/>
                  <w:hideMark/>
                </w:tcPr>
                <w:p w14:paraId="534C168A" w14:textId="282D3C52"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Cupric sulfate · </w:t>
                  </w:r>
                  <w:r w:rsidR="00A1403C" w:rsidRPr="00106C0D">
                    <w:rPr>
                      <w:rFonts w:ascii="Times New Roman" w:hAnsi="Times New Roman" w:cs="Times New Roman"/>
                      <w:bCs/>
                      <w:lang w:val="en-US"/>
                    </w:rPr>
                    <w:br/>
                  </w:r>
                  <w:r w:rsidRPr="00106C0D">
                    <w:rPr>
                      <w:rFonts w:ascii="Times New Roman" w:hAnsi="Times New Roman" w:cs="Times New Roman"/>
                      <w:bCs/>
                      <w:lang w:val="en-US"/>
                    </w:rPr>
                    <w:t>5H</w:t>
                  </w:r>
                  <w:r w:rsidRPr="00106C0D">
                    <w:rPr>
                      <w:rFonts w:ascii="Times New Roman" w:hAnsi="Times New Roman" w:cs="Times New Roman"/>
                      <w:bCs/>
                      <w:vertAlign w:val="subscript"/>
                      <w:lang w:val="en-US"/>
                    </w:rPr>
                    <w:t>2</w:t>
                  </w:r>
                  <w:r w:rsidRPr="00106C0D">
                    <w:rPr>
                      <w:rFonts w:ascii="Times New Roman" w:hAnsi="Times New Roman" w:cs="Times New Roman"/>
                      <w:bCs/>
                      <w:lang w:val="en-US"/>
                    </w:rPr>
                    <w:t>O</w:t>
                  </w:r>
                </w:p>
              </w:tc>
              <w:tc>
                <w:tcPr>
                  <w:tcW w:w="700" w:type="dxa"/>
                  <w:vAlign w:val="bottom"/>
                  <w:hideMark/>
                </w:tcPr>
                <w:p w14:paraId="290992F0"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1.81 × 10</w:t>
                  </w:r>
                  <w:r w:rsidRPr="00106C0D">
                    <w:rPr>
                      <w:rFonts w:ascii="Times New Roman" w:hAnsi="Times New Roman" w:cs="Times New Roman"/>
                      <w:bCs/>
                      <w:vertAlign w:val="superscript"/>
                      <w:lang w:val="en-US"/>
                    </w:rPr>
                    <w:t>−9</w:t>
                  </w:r>
                </w:p>
              </w:tc>
              <w:tc>
                <w:tcPr>
                  <w:tcW w:w="979" w:type="dxa"/>
                  <w:vAlign w:val="bottom"/>
                  <w:hideMark/>
                </w:tcPr>
                <w:p w14:paraId="6F56BCC1"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249.69</w:t>
                  </w:r>
                </w:p>
              </w:tc>
              <w:tc>
                <w:tcPr>
                  <w:tcW w:w="840" w:type="dxa"/>
                  <w:vAlign w:val="bottom"/>
                  <w:hideMark/>
                </w:tcPr>
                <w:p w14:paraId="6D942176"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0.452</w:t>
                  </w:r>
                </w:p>
              </w:tc>
              <w:tc>
                <w:tcPr>
                  <w:tcW w:w="839" w:type="dxa"/>
                  <w:vAlign w:val="bottom"/>
                  <w:hideMark/>
                </w:tcPr>
                <w:p w14:paraId="66D494B1"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0.115 (Cu)</w:t>
                  </w:r>
                </w:p>
              </w:tc>
            </w:tr>
            <w:tr w:rsidR="00B1297C" w:rsidRPr="00C76EA5" w14:paraId="58C2293B" w14:textId="77777777" w:rsidTr="00C221B2">
              <w:trPr>
                <w:trHeight w:val="770"/>
              </w:trPr>
              <w:tc>
                <w:tcPr>
                  <w:tcW w:w="1130" w:type="dxa"/>
                  <w:vAlign w:val="bottom"/>
                  <w:hideMark/>
                </w:tcPr>
                <w:p w14:paraId="6B78C2FD"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Ferric ammonium citrate</w:t>
                  </w:r>
                </w:p>
              </w:tc>
              <w:tc>
                <w:tcPr>
                  <w:tcW w:w="700" w:type="dxa"/>
                  <w:vAlign w:val="bottom"/>
                  <w:hideMark/>
                </w:tcPr>
                <w:p w14:paraId="12DD5295"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2.35 × 10</w:t>
                  </w:r>
                  <w:r w:rsidRPr="00106C0D">
                    <w:rPr>
                      <w:rFonts w:ascii="Times New Roman" w:hAnsi="Times New Roman" w:cs="Times New Roman"/>
                      <w:bCs/>
                      <w:vertAlign w:val="superscript"/>
                      <w:lang w:val="en-US"/>
                    </w:rPr>
                    <w:t>−3</w:t>
                  </w:r>
                </w:p>
              </w:tc>
              <w:tc>
                <w:tcPr>
                  <w:tcW w:w="979" w:type="dxa"/>
                  <w:vAlign w:val="bottom"/>
                  <w:hideMark/>
                </w:tcPr>
                <w:p w14:paraId="4FB5DC8B"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261.98</w:t>
                  </w:r>
                </w:p>
              </w:tc>
              <w:tc>
                <w:tcPr>
                  <w:tcW w:w="840" w:type="dxa"/>
                  <w:vAlign w:val="bottom"/>
                  <w:hideMark/>
                </w:tcPr>
                <w:p w14:paraId="0EDAA61A"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615653</w:t>
                  </w:r>
                </w:p>
              </w:tc>
              <w:tc>
                <w:tcPr>
                  <w:tcW w:w="839" w:type="dxa"/>
                  <w:vAlign w:val="bottom"/>
                  <w:hideMark/>
                </w:tcPr>
                <w:p w14:paraId="7522F29B"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131000 (Fe)</w:t>
                  </w:r>
                </w:p>
              </w:tc>
            </w:tr>
            <w:tr w:rsidR="00B1297C" w:rsidRPr="00C76EA5" w14:paraId="4B69D8A8" w14:textId="77777777" w:rsidTr="00C221B2">
              <w:trPr>
                <w:trHeight w:val="770"/>
              </w:trPr>
              <w:tc>
                <w:tcPr>
                  <w:tcW w:w="1130" w:type="dxa"/>
                  <w:vAlign w:val="bottom"/>
                  <w:hideMark/>
                </w:tcPr>
                <w:p w14:paraId="2BB49F44" w14:textId="64D706D0"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Manganese sulfate · </w:t>
                  </w:r>
                  <w:r w:rsidR="00A1403C" w:rsidRPr="00106C0D">
                    <w:rPr>
                      <w:rFonts w:ascii="Times New Roman" w:hAnsi="Times New Roman" w:cs="Times New Roman"/>
                      <w:bCs/>
                      <w:lang w:val="en-US"/>
                    </w:rPr>
                    <w:br/>
                  </w:r>
                  <w:r w:rsidRPr="00106C0D">
                    <w:rPr>
                      <w:rFonts w:ascii="Times New Roman" w:hAnsi="Times New Roman" w:cs="Times New Roman"/>
                      <w:bCs/>
                      <w:lang w:val="en-US"/>
                    </w:rPr>
                    <w:t>H</w:t>
                  </w:r>
                  <w:r w:rsidRPr="00106C0D">
                    <w:rPr>
                      <w:rFonts w:ascii="Times New Roman" w:hAnsi="Times New Roman" w:cs="Times New Roman"/>
                      <w:bCs/>
                      <w:vertAlign w:val="subscript"/>
                      <w:lang w:val="en-US"/>
                    </w:rPr>
                    <w:t>2</w:t>
                  </w:r>
                  <w:r w:rsidRPr="00106C0D">
                    <w:rPr>
                      <w:rFonts w:ascii="Times New Roman" w:hAnsi="Times New Roman" w:cs="Times New Roman"/>
                      <w:bCs/>
                      <w:lang w:val="en-US"/>
                    </w:rPr>
                    <w:t>O</w:t>
                  </w:r>
                </w:p>
              </w:tc>
              <w:tc>
                <w:tcPr>
                  <w:tcW w:w="700" w:type="dxa"/>
                  <w:vAlign w:val="bottom"/>
                  <w:hideMark/>
                </w:tcPr>
                <w:p w14:paraId="4B4EBD95"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8.99 × 10</w:t>
                  </w:r>
                  <w:r w:rsidRPr="00106C0D">
                    <w:rPr>
                      <w:rFonts w:ascii="Times New Roman" w:hAnsi="Times New Roman" w:cs="Times New Roman"/>
                      <w:bCs/>
                      <w:vertAlign w:val="superscript"/>
                      <w:lang w:val="en-US"/>
                    </w:rPr>
                    <w:t>−11</w:t>
                  </w:r>
                </w:p>
              </w:tc>
              <w:tc>
                <w:tcPr>
                  <w:tcW w:w="979" w:type="dxa"/>
                  <w:vAlign w:val="bottom"/>
                  <w:hideMark/>
                </w:tcPr>
                <w:p w14:paraId="26CBDAB7"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169.02</w:t>
                  </w:r>
                </w:p>
              </w:tc>
              <w:tc>
                <w:tcPr>
                  <w:tcW w:w="840" w:type="dxa"/>
                  <w:vAlign w:val="bottom"/>
                  <w:hideMark/>
                </w:tcPr>
                <w:p w14:paraId="7592734C"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0.0152</w:t>
                  </w:r>
                </w:p>
              </w:tc>
              <w:tc>
                <w:tcPr>
                  <w:tcW w:w="839" w:type="dxa"/>
                  <w:vAlign w:val="bottom"/>
                  <w:hideMark/>
                </w:tcPr>
                <w:p w14:paraId="0E5E1C21"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0.00494 (Mn)</w:t>
                  </w:r>
                </w:p>
              </w:tc>
            </w:tr>
            <w:tr w:rsidR="00B1297C" w:rsidRPr="00C76EA5" w14:paraId="51F71B90" w14:textId="77777777" w:rsidTr="00C221B2">
              <w:trPr>
                <w:trHeight w:val="770"/>
              </w:trPr>
              <w:tc>
                <w:tcPr>
                  <w:tcW w:w="1130" w:type="dxa"/>
                  <w:vAlign w:val="bottom"/>
                  <w:hideMark/>
                </w:tcPr>
                <w:p w14:paraId="36A9877D" w14:textId="3A839424"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Nickel sulfate · </w:t>
                  </w:r>
                  <w:r w:rsidR="00A1403C" w:rsidRPr="00106C0D">
                    <w:rPr>
                      <w:rFonts w:ascii="Times New Roman" w:hAnsi="Times New Roman" w:cs="Times New Roman"/>
                      <w:bCs/>
                      <w:lang w:val="en-US"/>
                    </w:rPr>
                    <w:br/>
                  </w:r>
                  <w:r w:rsidRPr="00106C0D">
                    <w:rPr>
                      <w:rFonts w:ascii="Times New Roman" w:hAnsi="Times New Roman" w:cs="Times New Roman"/>
                      <w:bCs/>
                      <w:lang w:val="en-US"/>
                    </w:rPr>
                    <w:t>6H</w:t>
                  </w:r>
                  <w:r w:rsidRPr="00106C0D">
                    <w:rPr>
                      <w:rFonts w:ascii="Times New Roman" w:hAnsi="Times New Roman" w:cs="Times New Roman"/>
                      <w:bCs/>
                      <w:vertAlign w:val="subscript"/>
                      <w:lang w:val="en-US"/>
                    </w:rPr>
                    <w:t>2</w:t>
                  </w:r>
                  <w:r w:rsidRPr="00106C0D">
                    <w:rPr>
                      <w:rFonts w:ascii="Times New Roman" w:hAnsi="Times New Roman" w:cs="Times New Roman"/>
                      <w:bCs/>
                      <w:lang w:val="en-US"/>
                    </w:rPr>
                    <w:t>O</w:t>
                  </w:r>
                </w:p>
              </w:tc>
              <w:tc>
                <w:tcPr>
                  <w:tcW w:w="700" w:type="dxa"/>
                  <w:vAlign w:val="bottom"/>
                  <w:hideMark/>
                </w:tcPr>
                <w:p w14:paraId="20BF93D0"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4.54 × 10</w:t>
                  </w:r>
                  <w:r w:rsidRPr="00106C0D">
                    <w:rPr>
                      <w:rFonts w:ascii="Times New Roman" w:hAnsi="Times New Roman" w:cs="Times New Roman"/>
                      <w:bCs/>
                      <w:vertAlign w:val="superscript"/>
                      <w:lang w:val="en-US"/>
                    </w:rPr>
                    <w:t>−11</w:t>
                  </w:r>
                </w:p>
              </w:tc>
              <w:tc>
                <w:tcPr>
                  <w:tcW w:w="979" w:type="dxa"/>
                  <w:vAlign w:val="bottom"/>
                  <w:hideMark/>
                </w:tcPr>
                <w:p w14:paraId="70965E63"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262.85</w:t>
                  </w:r>
                </w:p>
              </w:tc>
              <w:tc>
                <w:tcPr>
                  <w:tcW w:w="840" w:type="dxa"/>
                  <w:vAlign w:val="bottom"/>
                  <w:hideMark/>
                </w:tcPr>
                <w:p w14:paraId="53AFF546"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0.0119</w:t>
                  </w:r>
                </w:p>
              </w:tc>
              <w:tc>
                <w:tcPr>
                  <w:tcW w:w="839" w:type="dxa"/>
                  <w:vAlign w:val="bottom"/>
                  <w:hideMark/>
                </w:tcPr>
                <w:p w14:paraId="20615B45"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0.00266 (Ni)</w:t>
                  </w:r>
                </w:p>
              </w:tc>
            </w:tr>
            <w:tr w:rsidR="00B1297C" w:rsidRPr="00C76EA5" w14:paraId="761CBAFD" w14:textId="77777777" w:rsidTr="00C221B2">
              <w:trPr>
                <w:trHeight w:val="770"/>
              </w:trPr>
              <w:tc>
                <w:tcPr>
                  <w:tcW w:w="1130" w:type="dxa"/>
                  <w:vAlign w:val="bottom"/>
                  <w:hideMark/>
                </w:tcPr>
                <w:p w14:paraId="0FE957AE"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Sodium meta vanadate</w:t>
                  </w:r>
                </w:p>
              </w:tc>
              <w:tc>
                <w:tcPr>
                  <w:tcW w:w="700" w:type="dxa"/>
                  <w:vAlign w:val="bottom"/>
                  <w:hideMark/>
                </w:tcPr>
                <w:p w14:paraId="05D56510"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4.59 × 10</w:t>
                  </w:r>
                  <w:r w:rsidRPr="00106C0D">
                    <w:rPr>
                      <w:rFonts w:ascii="Times New Roman" w:hAnsi="Times New Roman" w:cs="Times New Roman"/>
                      <w:bCs/>
                      <w:vertAlign w:val="superscript"/>
                      <w:lang w:val="en-US"/>
                    </w:rPr>
                    <w:t>−10</w:t>
                  </w:r>
                </w:p>
              </w:tc>
              <w:tc>
                <w:tcPr>
                  <w:tcW w:w="979" w:type="dxa"/>
                  <w:vAlign w:val="bottom"/>
                  <w:hideMark/>
                </w:tcPr>
                <w:p w14:paraId="6692C8CA"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121.029</w:t>
                  </w:r>
                </w:p>
              </w:tc>
              <w:tc>
                <w:tcPr>
                  <w:tcW w:w="840" w:type="dxa"/>
                  <w:vAlign w:val="bottom"/>
                  <w:hideMark/>
                </w:tcPr>
                <w:p w14:paraId="282DCD25"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0.0556</w:t>
                  </w:r>
                </w:p>
              </w:tc>
              <w:tc>
                <w:tcPr>
                  <w:tcW w:w="839" w:type="dxa"/>
                  <w:vAlign w:val="bottom"/>
                  <w:hideMark/>
                </w:tcPr>
                <w:p w14:paraId="0023BD2B"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0.0234 (V)</w:t>
                  </w:r>
                </w:p>
              </w:tc>
            </w:tr>
            <w:tr w:rsidR="00B1297C" w:rsidRPr="00C76EA5" w14:paraId="00AB6F85" w14:textId="77777777" w:rsidTr="00C221B2">
              <w:trPr>
                <w:trHeight w:val="509"/>
              </w:trPr>
              <w:tc>
                <w:tcPr>
                  <w:tcW w:w="1130" w:type="dxa"/>
                  <w:vAlign w:val="bottom"/>
                  <w:hideMark/>
                </w:tcPr>
                <w:p w14:paraId="473E67BC"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Sodium selenite</w:t>
                  </w:r>
                </w:p>
              </w:tc>
              <w:tc>
                <w:tcPr>
                  <w:tcW w:w="700" w:type="dxa"/>
                  <w:vAlign w:val="bottom"/>
                  <w:hideMark/>
                </w:tcPr>
                <w:p w14:paraId="401E67D8"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9.08 × 10</w:t>
                  </w:r>
                  <w:r w:rsidRPr="00106C0D">
                    <w:rPr>
                      <w:rFonts w:ascii="Times New Roman" w:hAnsi="Times New Roman" w:cs="Times New Roman"/>
                      <w:bCs/>
                      <w:vertAlign w:val="superscript"/>
                      <w:lang w:val="en-US"/>
                    </w:rPr>
                    <w:t>−9</w:t>
                  </w:r>
                </w:p>
              </w:tc>
              <w:tc>
                <w:tcPr>
                  <w:tcW w:w="979" w:type="dxa"/>
                  <w:vAlign w:val="bottom"/>
                  <w:hideMark/>
                </w:tcPr>
                <w:p w14:paraId="6982AD6C"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172.95</w:t>
                  </w:r>
                </w:p>
              </w:tc>
              <w:tc>
                <w:tcPr>
                  <w:tcW w:w="840" w:type="dxa"/>
                  <w:vAlign w:val="bottom"/>
                  <w:hideMark/>
                </w:tcPr>
                <w:p w14:paraId="5543EDE9"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1.57</w:t>
                  </w:r>
                </w:p>
              </w:tc>
              <w:tc>
                <w:tcPr>
                  <w:tcW w:w="839" w:type="dxa"/>
                  <w:vAlign w:val="bottom"/>
                  <w:hideMark/>
                </w:tcPr>
                <w:p w14:paraId="2A0AF024"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0.717 (Se)</w:t>
                  </w:r>
                </w:p>
              </w:tc>
            </w:tr>
            <w:tr w:rsidR="00B1297C" w:rsidRPr="00C76EA5" w14:paraId="3C08BD74" w14:textId="77777777" w:rsidTr="00C221B2">
              <w:trPr>
                <w:trHeight w:val="770"/>
              </w:trPr>
              <w:tc>
                <w:tcPr>
                  <w:tcW w:w="1130" w:type="dxa"/>
                  <w:vAlign w:val="bottom"/>
                  <w:hideMark/>
                </w:tcPr>
                <w:p w14:paraId="4BE1FE02" w14:textId="6D824AFC"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Stannous chloride · </w:t>
                  </w:r>
                  <w:r w:rsidR="00A1403C" w:rsidRPr="00106C0D">
                    <w:rPr>
                      <w:rFonts w:ascii="Times New Roman" w:hAnsi="Times New Roman" w:cs="Times New Roman"/>
                      <w:bCs/>
                      <w:lang w:val="en-US"/>
                    </w:rPr>
                    <w:br/>
                  </w:r>
                  <w:r w:rsidRPr="00106C0D">
                    <w:rPr>
                      <w:rFonts w:ascii="Times New Roman" w:hAnsi="Times New Roman" w:cs="Times New Roman"/>
                      <w:bCs/>
                      <w:lang w:val="en-US"/>
                    </w:rPr>
                    <w:t>2H</w:t>
                  </w:r>
                  <w:r w:rsidRPr="00106C0D">
                    <w:rPr>
                      <w:rFonts w:ascii="Times New Roman" w:hAnsi="Times New Roman" w:cs="Times New Roman"/>
                      <w:bCs/>
                      <w:vertAlign w:val="subscript"/>
                      <w:lang w:val="en-US"/>
                    </w:rPr>
                    <w:t>2</w:t>
                  </w:r>
                  <w:r w:rsidRPr="00106C0D">
                    <w:rPr>
                      <w:rFonts w:ascii="Times New Roman" w:hAnsi="Times New Roman" w:cs="Times New Roman"/>
                      <w:bCs/>
                      <w:lang w:val="en-US"/>
                    </w:rPr>
                    <w:t>O</w:t>
                  </w:r>
                </w:p>
              </w:tc>
              <w:tc>
                <w:tcPr>
                  <w:tcW w:w="700" w:type="dxa"/>
                  <w:vAlign w:val="bottom"/>
                  <w:hideMark/>
                </w:tcPr>
                <w:p w14:paraId="37DA7183"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4.49 × 10</w:t>
                  </w:r>
                  <w:r w:rsidRPr="00106C0D">
                    <w:rPr>
                      <w:rFonts w:ascii="Times New Roman" w:hAnsi="Times New Roman" w:cs="Times New Roman"/>
                      <w:bCs/>
                      <w:vertAlign w:val="superscript"/>
                      <w:lang w:val="en-US"/>
                    </w:rPr>
                    <w:t>−11</w:t>
                  </w:r>
                </w:p>
              </w:tc>
              <w:tc>
                <w:tcPr>
                  <w:tcW w:w="979" w:type="dxa"/>
                  <w:vAlign w:val="bottom"/>
                  <w:hideMark/>
                </w:tcPr>
                <w:p w14:paraId="52418B46"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225.65</w:t>
                  </w:r>
                </w:p>
              </w:tc>
              <w:tc>
                <w:tcPr>
                  <w:tcW w:w="840" w:type="dxa"/>
                  <w:vAlign w:val="bottom"/>
                  <w:hideMark/>
                </w:tcPr>
                <w:p w14:paraId="3788F0B8"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0.0101</w:t>
                  </w:r>
                </w:p>
              </w:tc>
              <w:tc>
                <w:tcPr>
                  <w:tcW w:w="839" w:type="dxa"/>
                  <w:vAlign w:val="bottom"/>
                  <w:hideMark/>
                </w:tcPr>
                <w:p w14:paraId="1B879917"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0.00533 (Sn)</w:t>
                  </w:r>
                </w:p>
              </w:tc>
            </w:tr>
            <w:tr w:rsidR="00B1297C" w:rsidRPr="00C76EA5" w14:paraId="40F99C74" w14:textId="77777777" w:rsidTr="00C221B2">
              <w:trPr>
                <w:trHeight w:val="509"/>
              </w:trPr>
              <w:tc>
                <w:tcPr>
                  <w:tcW w:w="1130" w:type="dxa"/>
                  <w:vAlign w:val="bottom"/>
                  <w:hideMark/>
                </w:tcPr>
                <w:p w14:paraId="3658EA86"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Zinc chloride</w:t>
                  </w:r>
                </w:p>
              </w:tc>
              <w:tc>
                <w:tcPr>
                  <w:tcW w:w="700" w:type="dxa"/>
                  <w:vAlign w:val="bottom"/>
                  <w:hideMark/>
                </w:tcPr>
                <w:p w14:paraId="0C29F94A"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1.84 × 10</w:t>
                  </w:r>
                  <w:r w:rsidRPr="00106C0D">
                    <w:rPr>
                      <w:rFonts w:ascii="Times New Roman" w:hAnsi="Times New Roman" w:cs="Times New Roman"/>
                      <w:bCs/>
                      <w:vertAlign w:val="superscript"/>
                      <w:lang w:val="en-US"/>
                    </w:rPr>
                    <w:t>−7</w:t>
                  </w:r>
                </w:p>
              </w:tc>
              <w:tc>
                <w:tcPr>
                  <w:tcW w:w="979" w:type="dxa"/>
                  <w:vAlign w:val="bottom"/>
                  <w:hideMark/>
                </w:tcPr>
                <w:p w14:paraId="414D40DB"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136.286</w:t>
                  </w:r>
                </w:p>
              </w:tc>
              <w:tc>
                <w:tcPr>
                  <w:tcW w:w="840" w:type="dxa"/>
                  <w:vAlign w:val="bottom"/>
                  <w:hideMark/>
                </w:tcPr>
                <w:p w14:paraId="4BBDFB82"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25.1</w:t>
                  </w:r>
                </w:p>
              </w:tc>
              <w:tc>
                <w:tcPr>
                  <w:tcW w:w="839" w:type="dxa"/>
                  <w:vAlign w:val="bottom"/>
                  <w:hideMark/>
                </w:tcPr>
                <w:p w14:paraId="52667DEC"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12.0 (Zn)</w:t>
                  </w:r>
                </w:p>
              </w:tc>
            </w:tr>
          </w:tbl>
          <w:p w14:paraId="2CF61098" w14:textId="54F6AFA6" w:rsidR="00FC2BE0" w:rsidRDefault="00FC2BE0" w:rsidP="00C25CF0">
            <w:pPr>
              <w:spacing w:after="0" w:line="240" w:lineRule="auto"/>
              <w:jc w:val="both"/>
              <w:rPr>
                <w:rFonts w:ascii="Times New Roman" w:hAnsi="Times New Roman" w:cs="Times New Roman"/>
                <w:bCs/>
                <w:lang w:val="en-US"/>
              </w:rPr>
            </w:pPr>
          </w:p>
          <w:p w14:paraId="16BD5730" w14:textId="78C684C8" w:rsidR="007470C2" w:rsidRDefault="007470C2" w:rsidP="00C25CF0">
            <w:pPr>
              <w:spacing w:after="0" w:line="240" w:lineRule="auto"/>
              <w:jc w:val="both"/>
              <w:rPr>
                <w:rFonts w:ascii="Times New Roman" w:hAnsi="Times New Roman" w:cs="Times New Roman"/>
                <w:bCs/>
                <w:lang w:val="en-US"/>
              </w:rPr>
            </w:pPr>
          </w:p>
          <w:p w14:paraId="72E0DD45" w14:textId="3795A092" w:rsidR="007470C2" w:rsidRDefault="007470C2" w:rsidP="00C25CF0">
            <w:pPr>
              <w:spacing w:after="0" w:line="240" w:lineRule="auto"/>
              <w:jc w:val="both"/>
              <w:rPr>
                <w:rFonts w:ascii="Times New Roman" w:hAnsi="Times New Roman" w:cs="Times New Roman"/>
                <w:bCs/>
                <w:lang w:val="en-US"/>
              </w:rPr>
            </w:pPr>
          </w:p>
          <w:p w14:paraId="0F82259C" w14:textId="1456F0F5" w:rsidR="009F72D3" w:rsidRDefault="009F72D3" w:rsidP="00C25CF0">
            <w:pPr>
              <w:spacing w:after="0" w:line="240" w:lineRule="auto"/>
              <w:jc w:val="both"/>
              <w:rPr>
                <w:rFonts w:ascii="Times New Roman" w:hAnsi="Times New Roman" w:cs="Times New Roman"/>
                <w:bCs/>
                <w:lang w:val="en-US"/>
              </w:rPr>
            </w:pPr>
          </w:p>
          <w:p w14:paraId="6666AD0F" w14:textId="0C0A1249" w:rsidR="00742497" w:rsidRDefault="00742497" w:rsidP="00C25CF0">
            <w:pPr>
              <w:spacing w:after="0" w:line="240" w:lineRule="auto"/>
              <w:jc w:val="both"/>
              <w:rPr>
                <w:rFonts w:ascii="Times New Roman" w:hAnsi="Times New Roman" w:cs="Times New Roman"/>
                <w:bCs/>
                <w:lang w:val="en-US"/>
              </w:rPr>
            </w:pPr>
          </w:p>
          <w:p w14:paraId="796C3B54" w14:textId="482D0A4A" w:rsidR="00742497" w:rsidRDefault="00742497" w:rsidP="00C25CF0">
            <w:pPr>
              <w:spacing w:after="0" w:line="240" w:lineRule="auto"/>
              <w:jc w:val="both"/>
              <w:rPr>
                <w:rFonts w:ascii="Times New Roman" w:hAnsi="Times New Roman" w:cs="Times New Roman"/>
                <w:bCs/>
                <w:lang w:val="en-US"/>
              </w:rPr>
            </w:pPr>
          </w:p>
          <w:p w14:paraId="02F08DA1" w14:textId="61761DAC" w:rsidR="00742497" w:rsidRDefault="00742497" w:rsidP="00C25CF0">
            <w:pPr>
              <w:spacing w:after="0" w:line="240" w:lineRule="auto"/>
              <w:jc w:val="both"/>
              <w:rPr>
                <w:rFonts w:ascii="Times New Roman" w:hAnsi="Times New Roman" w:cs="Times New Roman"/>
                <w:bCs/>
                <w:lang w:val="en-US"/>
              </w:rPr>
            </w:pPr>
          </w:p>
          <w:p w14:paraId="1E1DC9F1" w14:textId="77777777" w:rsidR="00742497" w:rsidRPr="00106C0D" w:rsidRDefault="00742497" w:rsidP="00C25CF0">
            <w:pPr>
              <w:spacing w:after="0" w:line="240" w:lineRule="auto"/>
              <w:jc w:val="both"/>
              <w:rPr>
                <w:rFonts w:ascii="Times New Roman" w:hAnsi="Times New Roman" w:cs="Times New Roman"/>
                <w:bCs/>
                <w:lang w:val="en-US"/>
              </w:rPr>
            </w:pPr>
          </w:p>
          <w:p w14:paraId="20EC674F" w14:textId="7F7F4939"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lastRenderedPageBreak/>
              <w:t>Please note that the common addition of cyanocobalamin (vitamin B12) will also contribute to the total cobalt concentration of the media. To simplify the example, the cyanocobalamin concentration is not considered.</w:t>
            </w:r>
          </w:p>
          <w:p w14:paraId="51290FC2" w14:textId="56AC0846" w:rsidR="00A1403C" w:rsidRPr="00106C0D" w:rsidRDefault="00A1403C" w:rsidP="00C25CF0">
            <w:pPr>
              <w:spacing w:after="0" w:line="240" w:lineRule="auto"/>
              <w:jc w:val="both"/>
              <w:rPr>
                <w:rFonts w:ascii="Times New Roman" w:hAnsi="Times New Roman" w:cs="Times New Roman"/>
                <w:bCs/>
                <w:lang w:val="en-US"/>
              </w:rPr>
            </w:pPr>
          </w:p>
          <w:p w14:paraId="20C6566C" w14:textId="77777777" w:rsidR="005C618A" w:rsidRPr="00106C0D" w:rsidRDefault="005C618A" w:rsidP="00C25CF0">
            <w:pPr>
              <w:spacing w:after="0" w:line="240" w:lineRule="auto"/>
              <w:jc w:val="both"/>
              <w:rPr>
                <w:rFonts w:ascii="Times New Roman" w:hAnsi="Times New Roman" w:cs="Times New Roman"/>
                <w:bCs/>
                <w:lang w:val="en-US"/>
              </w:rPr>
            </w:pPr>
          </w:p>
          <w:p w14:paraId="2843FB52"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In this example, two things are immediately apparent to the analyst: the trace element concentrations are low except for iron, and the media has relatively high concentrations of carbohydrates, amino acids, and inorganic salts, which are contributing significant concentrations of sodium and potassium in this example media.</w:t>
            </w:r>
          </w:p>
          <w:p w14:paraId="72A48036" w14:textId="77777777" w:rsidR="00742497" w:rsidRPr="00106C0D" w:rsidRDefault="00742497" w:rsidP="00C25CF0">
            <w:pPr>
              <w:spacing w:after="0" w:line="240" w:lineRule="auto"/>
              <w:jc w:val="both"/>
              <w:rPr>
                <w:rFonts w:ascii="Times New Roman" w:hAnsi="Times New Roman" w:cs="Times New Roman"/>
                <w:bCs/>
                <w:lang w:val="en-US"/>
              </w:rPr>
            </w:pPr>
          </w:p>
          <w:p w14:paraId="530D466A" w14:textId="2F4E6FA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Following best practices, the total dissolved solids of a test solution introduced to an ICP-MS mass spectrometer should be in the range of 0.1–0.2 g/100 mL or 0.1%–0.2%. As our media has a total dissolved solids content of approximately 17 g/100 mL, a convenient dilution of 100-fold would be in that range. The impact on our trace element concentration in our diluted sample is presented in </w:t>
            </w:r>
            <w:hyperlink r:id="rId47" w:anchor="GUID-AEF1394F-82C0-49D8-986E-166709E051A4" w:history="1">
              <w:r w:rsidRPr="00106C0D">
                <w:rPr>
                  <w:rStyle w:val="a6"/>
                  <w:rFonts w:ascii="Times New Roman" w:hAnsi="Times New Roman" w:cs="Times New Roman"/>
                  <w:bCs/>
                  <w:i/>
                  <w:iCs/>
                  <w:lang w:val="en-US"/>
                </w:rPr>
                <w:t>Table 10</w:t>
              </w:r>
            </w:hyperlink>
            <w:r w:rsidRPr="00106C0D">
              <w:rPr>
                <w:rFonts w:ascii="Times New Roman" w:hAnsi="Times New Roman" w:cs="Times New Roman"/>
                <w:bCs/>
                <w:lang w:val="en-US"/>
              </w:rPr>
              <w:t> below.</w:t>
            </w:r>
          </w:p>
          <w:p w14:paraId="27EBAC76" w14:textId="75A3D92D" w:rsidR="00A1403C" w:rsidRPr="00106C0D" w:rsidRDefault="00A1403C" w:rsidP="00C25CF0">
            <w:pPr>
              <w:spacing w:after="0" w:line="240" w:lineRule="auto"/>
              <w:jc w:val="both"/>
              <w:rPr>
                <w:rFonts w:ascii="Times New Roman" w:hAnsi="Times New Roman" w:cs="Times New Roman"/>
                <w:b/>
                <w:bCs/>
                <w:lang w:val="en-US"/>
              </w:rPr>
            </w:pPr>
          </w:p>
          <w:p w14:paraId="0ACFAB47" w14:textId="74DCD6F6" w:rsidR="00CF500D" w:rsidRPr="00106C0D" w:rsidRDefault="00CF500D" w:rsidP="00C25CF0">
            <w:pPr>
              <w:spacing w:after="0" w:line="240" w:lineRule="auto"/>
              <w:jc w:val="both"/>
              <w:rPr>
                <w:rFonts w:ascii="Times New Roman" w:hAnsi="Times New Roman" w:cs="Times New Roman"/>
                <w:b/>
                <w:bCs/>
                <w:lang w:val="en-US"/>
              </w:rPr>
            </w:pPr>
          </w:p>
          <w:p w14:paraId="03BEC528" w14:textId="77777777" w:rsidR="00291C99" w:rsidRPr="00106C0D" w:rsidRDefault="00291C99" w:rsidP="00C25CF0">
            <w:pPr>
              <w:spacing w:after="0" w:line="240" w:lineRule="auto"/>
              <w:jc w:val="both"/>
              <w:rPr>
                <w:rFonts w:ascii="Times New Roman" w:hAnsi="Times New Roman" w:cs="Times New Roman"/>
                <w:b/>
                <w:bCs/>
                <w:lang w:val="en-US"/>
              </w:rPr>
            </w:pPr>
          </w:p>
          <w:p w14:paraId="3F53313E" w14:textId="57AB9034" w:rsidR="00B1297C" w:rsidRPr="00106C0D" w:rsidRDefault="00B1297C" w:rsidP="00C25CF0">
            <w:pPr>
              <w:spacing w:after="0" w:line="240" w:lineRule="auto"/>
              <w:jc w:val="both"/>
              <w:rPr>
                <w:rFonts w:ascii="Times New Roman" w:hAnsi="Times New Roman" w:cs="Times New Roman"/>
                <w:b/>
                <w:bCs/>
                <w:lang w:val="en-US"/>
              </w:rPr>
            </w:pPr>
            <w:r w:rsidRPr="00106C0D">
              <w:rPr>
                <w:rFonts w:ascii="Times New Roman" w:hAnsi="Times New Roman" w:cs="Times New Roman"/>
                <w:b/>
                <w:bCs/>
                <w:lang w:val="en-US"/>
              </w:rPr>
              <w:t>Table 10. Trace Element Concentrations in 100-Fold Dilution of Example Media</w:t>
            </w:r>
          </w:p>
          <w:p w14:paraId="6BC7F2EE" w14:textId="77777777" w:rsidR="00FC3EDF" w:rsidRPr="00106C0D" w:rsidRDefault="00FC3EDF" w:rsidP="00C25CF0">
            <w:pPr>
              <w:spacing w:after="0" w:line="240" w:lineRule="auto"/>
              <w:jc w:val="both"/>
              <w:rPr>
                <w:rFonts w:ascii="Times New Roman" w:hAnsi="Times New Roman" w:cs="Times New Roman"/>
                <w:b/>
                <w:bCs/>
                <w:lang w:val="en-US"/>
              </w:rPr>
            </w:pPr>
          </w:p>
          <w:tbl>
            <w:tblPr>
              <w:tblW w:w="44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011"/>
              <w:gridCol w:w="1153"/>
              <w:gridCol w:w="1153"/>
              <w:gridCol w:w="1153"/>
            </w:tblGrid>
            <w:tr w:rsidR="00B1297C" w:rsidRPr="00C76EA5" w14:paraId="64FADA8D" w14:textId="77777777" w:rsidTr="00022721">
              <w:trPr>
                <w:trHeight w:val="1507"/>
                <w:tblHeader/>
              </w:trPr>
              <w:tc>
                <w:tcPr>
                  <w:tcW w:w="1011" w:type="dxa"/>
                  <w:vAlign w:val="bottom"/>
                  <w:hideMark/>
                </w:tcPr>
                <w:p w14:paraId="7594DE1A" w14:textId="77777777" w:rsidR="00B1297C" w:rsidRPr="00106C0D" w:rsidRDefault="00B1297C" w:rsidP="00C25CF0">
                  <w:pPr>
                    <w:spacing w:after="0" w:line="240" w:lineRule="auto"/>
                    <w:jc w:val="both"/>
                    <w:rPr>
                      <w:rFonts w:ascii="Times New Roman" w:hAnsi="Times New Roman" w:cs="Times New Roman"/>
                      <w:b/>
                      <w:bCs/>
                    </w:rPr>
                  </w:pPr>
                  <w:r w:rsidRPr="00106C0D">
                    <w:rPr>
                      <w:rFonts w:ascii="Times New Roman" w:hAnsi="Times New Roman" w:cs="Times New Roman"/>
                      <w:b/>
                      <w:bCs/>
                    </w:rPr>
                    <w:t>Trace Element</w:t>
                  </w:r>
                </w:p>
              </w:tc>
              <w:tc>
                <w:tcPr>
                  <w:tcW w:w="1153" w:type="dxa"/>
                  <w:vAlign w:val="bottom"/>
                  <w:hideMark/>
                </w:tcPr>
                <w:p w14:paraId="6B198FB1" w14:textId="77777777" w:rsidR="00B1297C" w:rsidRPr="00106C0D" w:rsidRDefault="00B1297C" w:rsidP="00C25CF0">
                  <w:pPr>
                    <w:spacing w:after="0" w:line="240" w:lineRule="auto"/>
                    <w:jc w:val="both"/>
                    <w:rPr>
                      <w:rFonts w:ascii="Times New Roman" w:hAnsi="Times New Roman" w:cs="Times New Roman"/>
                      <w:b/>
                      <w:bCs/>
                      <w:lang w:val="en-US"/>
                    </w:rPr>
                  </w:pPr>
                  <w:r w:rsidRPr="00106C0D">
                    <w:rPr>
                      <w:rFonts w:ascii="Times New Roman" w:hAnsi="Times New Roman" w:cs="Times New Roman"/>
                      <w:b/>
                      <w:bCs/>
                      <w:lang w:val="en-US"/>
                    </w:rPr>
                    <w:t>Media Trace Element Concentration (µg/L)</w:t>
                  </w:r>
                </w:p>
              </w:tc>
              <w:tc>
                <w:tcPr>
                  <w:tcW w:w="1153" w:type="dxa"/>
                  <w:vAlign w:val="bottom"/>
                  <w:hideMark/>
                </w:tcPr>
                <w:p w14:paraId="4EAA6A11" w14:textId="77777777" w:rsidR="00B1297C" w:rsidRPr="00106C0D" w:rsidRDefault="00B1297C" w:rsidP="00C25CF0">
                  <w:pPr>
                    <w:spacing w:after="0" w:line="240" w:lineRule="auto"/>
                    <w:jc w:val="both"/>
                    <w:rPr>
                      <w:rFonts w:ascii="Times New Roman" w:hAnsi="Times New Roman" w:cs="Times New Roman"/>
                      <w:b/>
                      <w:bCs/>
                      <w:lang w:val="en-US"/>
                    </w:rPr>
                  </w:pPr>
                  <w:r w:rsidRPr="00106C0D">
                    <w:rPr>
                      <w:rFonts w:ascii="Times New Roman" w:hAnsi="Times New Roman" w:cs="Times New Roman"/>
                      <w:b/>
                      <w:bCs/>
                      <w:lang w:val="en-US"/>
                    </w:rPr>
                    <w:t>Media Diluted 100-Fold Trace Element Concentration (µg/L)</w:t>
                  </w:r>
                </w:p>
              </w:tc>
              <w:tc>
                <w:tcPr>
                  <w:tcW w:w="1153" w:type="dxa"/>
                  <w:vAlign w:val="bottom"/>
                  <w:hideMark/>
                </w:tcPr>
                <w:p w14:paraId="7AB3F63F" w14:textId="77777777" w:rsidR="00B1297C" w:rsidRPr="00106C0D" w:rsidRDefault="00B1297C" w:rsidP="00C25CF0">
                  <w:pPr>
                    <w:spacing w:after="0" w:line="240" w:lineRule="auto"/>
                    <w:jc w:val="both"/>
                    <w:rPr>
                      <w:rFonts w:ascii="Times New Roman" w:hAnsi="Times New Roman" w:cs="Times New Roman"/>
                      <w:b/>
                      <w:bCs/>
                      <w:lang w:val="en-US"/>
                    </w:rPr>
                  </w:pPr>
                  <w:r w:rsidRPr="00106C0D">
                    <w:rPr>
                      <w:rFonts w:ascii="Times New Roman" w:hAnsi="Times New Roman" w:cs="Times New Roman"/>
                      <w:b/>
                      <w:bCs/>
                      <w:lang w:val="en-US"/>
                    </w:rPr>
                    <w:t>Media Diluted 100-Fold Trace Element Concentration (ng/L)</w:t>
                  </w:r>
                </w:p>
              </w:tc>
            </w:tr>
            <w:tr w:rsidR="00B1297C" w:rsidRPr="00C76EA5" w14:paraId="67628DFB" w14:textId="77777777" w:rsidTr="00022721">
              <w:trPr>
                <w:trHeight w:val="237"/>
              </w:trPr>
              <w:tc>
                <w:tcPr>
                  <w:tcW w:w="1011" w:type="dxa"/>
                  <w:vAlign w:val="bottom"/>
                  <w:hideMark/>
                </w:tcPr>
                <w:p w14:paraId="069F433F"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Cobalt</w:t>
                  </w:r>
                </w:p>
              </w:tc>
              <w:tc>
                <w:tcPr>
                  <w:tcW w:w="1153" w:type="dxa"/>
                  <w:vAlign w:val="bottom"/>
                  <w:hideMark/>
                </w:tcPr>
                <w:p w14:paraId="26E36A35"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0.107</w:t>
                  </w:r>
                </w:p>
              </w:tc>
              <w:tc>
                <w:tcPr>
                  <w:tcW w:w="1153" w:type="dxa"/>
                  <w:vAlign w:val="bottom"/>
                  <w:hideMark/>
                </w:tcPr>
                <w:p w14:paraId="7D6E2E12"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0.00107</w:t>
                  </w:r>
                </w:p>
              </w:tc>
              <w:tc>
                <w:tcPr>
                  <w:tcW w:w="1153" w:type="dxa"/>
                  <w:vAlign w:val="bottom"/>
                  <w:hideMark/>
                </w:tcPr>
                <w:p w14:paraId="06EA58EF"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1.07</w:t>
                  </w:r>
                </w:p>
              </w:tc>
            </w:tr>
            <w:tr w:rsidR="00B1297C" w:rsidRPr="00C76EA5" w14:paraId="2E6D4236" w14:textId="77777777" w:rsidTr="00022721">
              <w:trPr>
                <w:trHeight w:val="247"/>
              </w:trPr>
              <w:tc>
                <w:tcPr>
                  <w:tcW w:w="1011" w:type="dxa"/>
                  <w:vAlign w:val="bottom"/>
                  <w:hideMark/>
                </w:tcPr>
                <w:p w14:paraId="4AEDC920"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Chromium</w:t>
                  </w:r>
                </w:p>
              </w:tc>
              <w:tc>
                <w:tcPr>
                  <w:tcW w:w="1153" w:type="dxa"/>
                  <w:vAlign w:val="bottom"/>
                  <w:hideMark/>
                </w:tcPr>
                <w:p w14:paraId="1F499C88"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0.00392</w:t>
                  </w:r>
                </w:p>
              </w:tc>
              <w:tc>
                <w:tcPr>
                  <w:tcW w:w="1153" w:type="dxa"/>
                  <w:vAlign w:val="bottom"/>
                  <w:hideMark/>
                </w:tcPr>
                <w:p w14:paraId="6606C0F4"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0.0000392</w:t>
                  </w:r>
                </w:p>
              </w:tc>
              <w:tc>
                <w:tcPr>
                  <w:tcW w:w="1153" w:type="dxa"/>
                  <w:vAlign w:val="bottom"/>
                  <w:hideMark/>
                </w:tcPr>
                <w:p w14:paraId="2C254FA5"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0.0392</w:t>
                  </w:r>
                </w:p>
              </w:tc>
            </w:tr>
            <w:tr w:rsidR="00B1297C" w:rsidRPr="00C76EA5" w14:paraId="3C136ADE" w14:textId="77777777" w:rsidTr="00022721">
              <w:trPr>
                <w:trHeight w:val="496"/>
              </w:trPr>
              <w:tc>
                <w:tcPr>
                  <w:tcW w:w="1011" w:type="dxa"/>
                  <w:vAlign w:val="bottom"/>
                  <w:hideMark/>
                </w:tcPr>
                <w:p w14:paraId="3091E038"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lastRenderedPageBreak/>
                    <w:t>Copper (chloride)</w:t>
                  </w:r>
                </w:p>
              </w:tc>
              <w:tc>
                <w:tcPr>
                  <w:tcW w:w="1153" w:type="dxa"/>
                  <w:vAlign w:val="bottom"/>
                  <w:hideMark/>
                </w:tcPr>
                <w:p w14:paraId="67538C93"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1.31</w:t>
                  </w:r>
                </w:p>
              </w:tc>
              <w:tc>
                <w:tcPr>
                  <w:tcW w:w="1153" w:type="dxa"/>
                  <w:vAlign w:val="bottom"/>
                  <w:hideMark/>
                </w:tcPr>
                <w:p w14:paraId="0B44C124"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0.0131</w:t>
                  </w:r>
                </w:p>
              </w:tc>
              <w:tc>
                <w:tcPr>
                  <w:tcW w:w="1153" w:type="dxa"/>
                  <w:vAlign w:val="bottom"/>
                  <w:hideMark/>
                </w:tcPr>
                <w:p w14:paraId="67B23E78"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13.1</w:t>
                  </w:r>
                </w:p>
              </w:tc>
            </w:tr>
            <w:tr w:rsidR="00B1297C" w:rsidRPr="00C76EA5" w14:paraId="492EB53C" w14:textId="77777777" w:rsidTr="00022721">
              <w:trPr>
                <w:trHeight w:val="496"/>
              </w:trPr>
              <w:tc>
                <w:tcPr>
                  <w:tcW w:w="1011" w:type="dxa"/>
                  <w:vAlign w:val="bottom"/>
                  <w:hideMark/>
                </w:tcPr>
                <w:p w14:paraId="4FF7A85B"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Copper (sulfate)</w:t>
                  </w:r>
                </w:p>
              </w:tc>
              <w:tc>
                <w:tcPr>
                  <w:tcW w:w="1153" w:type="dxa"/>
                  <w:vAlign w:val="bottom"/>
                  <w:hideMark/>
                </w:tcPr>
                <w:p w14:paraId="6B027F80"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0.115</w:t>
                  </w:r>
                </w:p>
              </w:tc>
              <w:tc>
                <w:tcPr>
                  <w:tcW w:w="1153" w:type="dxa"/>
                  <w:vAlign w:val="bottom"/>
                  <w:hideMark/>
                </w:tcPr>
                <w:p w14:paraId="59E24689"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0.00115</w:t>
                  </w:r>
                </w:p>
              </w:tc>
              <w:tc>
                <w:tcPr>
                  <w:tcW w:w="1153" w:type="dxa"/>
                  <w:vAlign w:val="bottom"/>
                  <w:hideMark/>
                </w:tcPr>
                <w:p w14:paraId="58B8EB7B"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1.15</w:t>
                  </w:r>
                </w:p>
              </w:tc>
            </w:tr>
            <w:tr w:rsidR="00B1297C" w:rsidRPr="00C76EA5" w14:paraId="04C14817" w14:textId="77777777" w:rsidTr="00022721">
              <w:trPr>
                <w:trHeight w:val="237"/>
              </w:trPr>
              <w:tc>
                <w:tcPr>
                  <w:tcW w:w="1011" w:type="dxa"/>
                  <w:vAlign w:val="bottom"/>
                  <w:hideMark/>
                </w:tcPr>
                <w:p w14:paraId="1FEB99B0"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Iron</w:t>
                  </w:r>
                </w:p>
              </w:tc>
              <w:tc>
                <w:tcPr>
                  <w:tcW w:w="1153" w:type="dxa"/>
                  <w:vAlign w:val="bottom"/>
                  <w:hideMark/>
                </w:tcPr>
                <w:p w14:paraId="2C73B514"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131000</w:t>
                  </w:r>
                </w:p>
              </w:tc>
              <w:tc>
                <w:tcPr>
                  <w:tcW w:w="1153" w:type="dxa"/>
                  <w:vAlign w:val="bottom"/>
                  <w:hideMark/>
                </w:tcPr>
                <w:p w14:paraId="6DF68652"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1310</w:t>
                  </w:r>
                </w:p>
              </w:tc>
              <w:tc>
                <w:tcPr>
                  <w:tcW w:w="1153" w:type="dxa"/>
                  <w:vAlign w:val="center"/>
                  <w:hideMark/>
                </w:tcPr>
                <w:p w14:paraId="258BF1A0"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w:t>
                  </w:r>
                </w:p>
              </w:tc>
            </w:tr>
            <w:tr w:rsidR="00B1297C" w:rsidRPr="00C76EA5" w14:paraId="01DB58BD" w14:textId="77777777" w:rsidTr="00022721">
              <w:trPr>
                <w:trHeight w:val="247"/>
              </w:trPr>
              <w:tc>
                <w:tcPr>
                  <w:tcW w:w="1011" w:type="dxa"/>
                  <w:vAlign w:val="bottom"/>
                  <w:hideMark/>
                </w:tcPr>
                <w:p w14:paraId="05F76058"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Manganese</w:t>
                  </w:r>
                </w:p>
              </w:tc>
              <w:tc>
                <w:tcPr>
                  <w:tcW w:w="1153" w:type="dxa"/>
                  <w:vAlign w:val="bottom"/>
                  <w:hideMark/>
                </w:tcPr>
                <w:p w14:paraId="7E37B61B"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0.00494</w:t>
                  </w:r>
                </w:p>
              </w:tc>
              <w:tc>
                <w:tcPr>
                  <w:tcW w:w="1153" w:type="dxa"/>
                  <w:vAlign w:val="bottom"/>
                  <w:hideMark/>
                </w:tcPr>
                <w:p w14:paraId="3A52151B"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0.0000494</w:t>
                  </w:r>
                </w:p>
              </w:tc>
              <w:tc>
                <w:tcPr>
                  <w:tcW w:w="1153" w:type="dxa"/>
                  <w:vAlign w:val="bottom"/>
                  <w:hideMark/>
                </w:tcPr>
                <w:p w14:paraId="7A008AD7"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0.0494</w:t>
                  </w:r>
                </w:p>
              </w:tc>
            </w:tr>
            <w:tr w:rsidR="00B1297C" w:rsidRPr="00C76EA5" w14:paraId="77C1C259" w14:textId="77777777" w:rsidTr="00022721">
              <w:trPr>
                <w:trHeight w:val="237"/>
              </w:trPr>
              <w:tc>
                <w:tcPr>
                  <w:tcW w:w="1011" w:type="dxa"/>
                  <w:vAlign w:val="bottom"/>
                  <w:hideMark/>
                </w:tcPr>
                <w:p w14:paraId="56E7FD3C"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Molybdenum</w:t>
                  </w:r>
                </w:p>
              </w:tc>
              <w:tc>
                <w:tcPr>
                  <w:tcW w:w="1153" w:type="dxa"/>
                  <w:vAlign w:val="bottom"/>
                  <w:hideMark/>
                </w:tcPr>
                <w:p w14:paraId="1CEAD7F2"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0.0420</w:t>
                  </w:r>
                </w:p>
              </w:tc>
              <w:tc>
                <w:tcPr>
                  <w:tcW w:w="1153" w:type="dxa"/>
                  <w:vAlign w:val="bottom"/>
                  <w:hideMark/>
                </w:tcPr>
                <w:p w14:paraId="786B0DAB"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0.0004203</w:t>
                  </w:r>
                </w:p>
              </w:tc>
              <w:tc>
                <w:tcPr>
                  <w:tcW w:w="1153" w:type="dxa"/>
                  <w:vAlign w:val="bottom"/>
                  <w:hideMark/>
                </w:tcPr>
                <w:p w14:paraId="3DF84026"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0.420</w:t>
                  </w:r>
                </w:p>
              </w:tc>
            </w:tr>
            <w:tr w:rsidR="00B1297C" w:rsidRPr="00C76EA5" w14:paraId="5188E0C4" w14:textId="77777777" w:rsidTr="00022721">
              <w:trPr>
                <w:trHeight w:val="247"/>
              </w:trPr>
              <w:tc>
                <w:tcPr>
                  <w:tcW w:w="1011" w:type="dxa"/>
                  <w:vAlign w:val="bottom"/>
                  <w:hideMark/>
                </w:tcPr>
                <w:p w14:paraId="5F49DAA6"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Nickel</w:t>
                  </w:r>
                </w:p>
              </w:tc>
              <w:tc>
                <w:tcPr>
                  <w:tcW w:w="1153" w:type="dxa"/>
                  <w:vAlign w:val="bottom"/>
                  <w:hideMark/>
                </w:tcPr>
                <w:p w14:paraId="2F55F822"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0.00266</w:t>
                  </w:r>
                </w:p>
              </w:tc>
              <w:tc>
                <w:tcPr>
                  <w:tcW w:w="1153" w:type="dxa"/>
                  <w:vAlign w:val="bottom"/>
                  <w:hideMark/>
                </w:tcPr>
                <w:p w14:paraId="101D046D"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0.0000266</w:t>
                  </w:r>
                </w:p>
              </w:tc>
              <w:tc>
                <w:tcPr>
                  <w:tcW w:w="1153" w:type="dxa"/>
                  <w:vAlign w:val="bottom"/>
                  <w:hideMark/>
                </w:tcPr>
                <w:p w14:paraId="443F756E"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0.0266</w:t>
                  </w:r>
                </w:p>
              </w:tc>
            </w:tr>
            <w:tr w:rsidR="00B1297C" w:rsidRPr="00C76EA5" w14:paraId="0042FF39" w14:textId="77777777" w:rsidTr="00022721">
              <w:trPr>
                <w:trHeight w:val="237"/>
              </w:trPr>
              <w:tc>
                <w:tcPr>
                  <w:tcW w:w="1011" w:type="dxa"/>
                  <w:vAlign w:val="bottom"/>
                  <w:hideMark/>
                </w:tcPr>
                <w:p w14:paraId="0B2396F3"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Selenium</w:t>
                  </w:r>
                </w:p>
              </w:tc>
              <w:tc>
                <w:tcPr>
                  <w:tcW w:w="1153" w:type="dxa"/>
                  <w:vAlign w:val="bottom"/>
                  <w:hideMark/>
                </w:tcPr>
                <w:p w14:paraId="6F629049"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0.717</w:t>
                  </w:r>
                </w:p>
              </w:tc>
              <w:tc>
                <w:tcPr>
                  <w:tcW w:w="1153" w:type="dxa"/>
                  <w:vAlign w:val="bottom"/>
                  <w:hideMark/>
                </w:tcPr>
                <w:p w14:paraId="33464093"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0.00717</w:t>
                  </w:r>
                </w:p>
              </w:tc>
              <w:tc>
                <w:tcPr>
                  <w:tcW w:w="1153" w:type="dxa"/>
                  <w:vAlign w:val="bottom"/>
                  <w:hideMark/>
                </w:tcPr>
                <w:p w14:paraId="29280B37"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7.17</w:t>
                  </w:r>
                </w:p>
              </w:tc>
            </w:tr>
            <w:tr w:rsidR="00B1297C" w:rsidRPr="00C76EA5" w14:paraId="53F17BE6" w14:textId="77777777" w:rsidTr="00022721">
              <w:trPr>
                <w:trHeight w:val="247"/>
              </w:trPr>
              <w:tc>
                <w:tcPr>
                  <w:tcW w:w="1011" w:type="dxa"/>
                  <w:vAlign w:val="bottom"/>
                  <w:hideMark/>
                </w:tcPr>
                <w:p w14:paraId="2545D0B3"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Tin</w:t>
                  </w:r>
                </w:p>
              </w:tc>
              <w:tc>
                <w:tcPr>
                  <w:tcW w:w="1153" w:type="dxa"/>
                  <w:vAlign w:val="bottom"/>
                  <w:hideMark/>
                </w:tcPr>
                <w:p w14:paraId="02643634"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0.00533</w:t>
                  </w:r>
                </w:p>
              </w:tc>
              <w:tc>
                <w:tcPr>
                  <w:tcW w:w="1153" w:type="dxa"/>
                  <w:vAlign w:val="bottom"/>
                  <w:hideMark/>
                </w:tcPr>
                <w:p w14:paraId="59801C37"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0.0000533</w:t>
                  </w:r>
                </w:p>
              </w:tc>
              <w:tc>
                <w:tcPr>
                  <w:tcW w:w="1153" w:type="dxa"/>
                  <w:vAlign w:val="bottom"/>
                  <w:hideMark/>
                </w:tcPr>
                <w:p w14:paraId="22C75415"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0.0533</w:t>
                  </w:r>
                </w:p>
              </w:tc>
            </w:tr>
            <w:tr w:rsidR="00B1297C" w:rsidRPr="00C76EA5" w14:paraId="33B9456B" w14:textId="77777777" w:rsidTr="00022721">
              <w:trPr>
                <w:trHeight w:val="237"/>
              </w:trPr>
              <w:tc>
                <w:tcPr>
                  <w:tcW w:w="1011" w:type="dxa"/>
                  <w:vAlign w:val="bottom"/>
                  <w:hideMark/>
                </w:tcPr>
                <w:p w14:paraId="722B1153"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Vanadium</w:t>
                  </w:r>
                </w:p>
              </w:tc>
              <w:tc>
                <w:tcPr>
                  <w:tcW w:w="1153" w:type="dxa"/>
                  <w:vAlign w:val="bottom"/>
                  <w:hideMark/>
                </w:tcPr>
                <w:p w14:paraId="79449722"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0.0234</w:t>
                  </w:r>
                </w:p>
              </w:tc>
              <w:tc>
                <w:tcPr>
                  <w:tcW w:w="1153" w:type="dxa"/>
                  <w:vAlign w:val="bottom"/>
                  <w:hideMark/>
                </w:tcPr>
                <w:p w14:paraId="5766E877"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0.0002338</w:t>
                  </w:r>
                </w:p>
              </w:tc>
              <w:tc>
                <w:tcPr>
                  <w:tcW w:w="1153" w:type="dxa"/>
                  <w:vAlign w:val="bottom"/>
                  <w:hideMark/>
                </w:tcPr>
                <w:p w14:paraId="21F0F37A"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0.234</w:t>
                  </w:r>
                </w:p>
              </w:tc>
            </w:tr>
            <w:tr w:rsidR="00B1297C" w:rsidRPr="00C76EA5" w14:paraId="658FC196" w14:textId="77777777" w:rsidTr="00022721">
              <w:trPr>
                <w:trHeight w:val="247"/>
              </w:trPr>
              <w:tc>
                <w:tcPr>
                  <w:tcW w:w="1011" w:type="dxa"/>
                  <w:vAlign w:val="bottom"/>
                  <w:hideMark/>
                </w:tcPr>
                <w:p w14:paraId="65A8F941"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Zinc</w:t>
                  </w:r>
                </w:p>
              </w:tc>
              <w:tc>
                <w:tcPr>
                  <w:tcW w:w="1153" w:type="dxa"/>
                  <w:vAlign w:val="bottom"/>
                  <w:hideMark/>
                </w:tcPr>
                <w:p w14:paraId="1E6F1539"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12.0</w:t>
                  </w:r>
                </w:p>
              </w:tc>
              <w:tc>
                <w:tcPr>
                  <w:tcW w:w="1153" w:type="dxa"/>
                  <w:vAlign w:val="bottom"/>
                  <w:hideMark/>
                </w:tcPr>
                <w:p w14:paraId="268DE0AF"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0.120</w:t>
                  </w:r>
                </w:p>
              </w:tc>
              <w:tc>
                <w:tcPr>
                  <w:tcW w:w="1153" w:type="dxa"/>
                  <w:vAlign w:val="bottom"/>
                  <w:hideMark/>
                </w:tcPr>
                <w:p w14:paraId="2BF15D29"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120</w:t>
                  </w:r>
                </w:p>
              </w:tc>
            </w:tr>
          </w:tbl>
          <w:p w14:paraId="3DBDFD4A" w14:textId="6D4BAC06" w:rsidR="00AB3783" w:rsidRDefault="00AB3783" w:rsidP="00C25CF0">
            <w:pPr>
              <w:spacing w:after="0" w:line="240" w:lineRule="auto"/>
              <w:jc w:val="both"/>
              <w:rPr>
                <w:rFonts w:ascii="Times New Roman" w:hAnsi="Times New Roman" w:cs="Times New Roman"/>
                <w:bCs/>
                <w:lang w:val="en-US"/>
              </w:rPr>
            </w:pPr>
          </w:p>
          <w:p w14:paraId="0B136143" w14:textId="77777777" w:rsidR="00C221B2" w:rsidRPr="00106C0D" w:rsidRDefault="00C221B2" w:rsidP="00C25CF0">
            <w:pPr>
              <w:spacing w:after="0" w:line="240" w:lineRule="auto"/>
              <w:jc w:val="both"/>
              <w:rPr>
                <w:rFonts w:ascii="Times New Roman" w:hAnsi="Times New Roman" w:cs="Times New Roman"/>
                <w:bCs/>
                <w:lang w:val="en-US"/>
              </w:rPr>
            </w:pPr>
          </w:p>
          <w:p w14:paraId="18E44074" w14:textId="039AB33B" w:rsidR="00B1297C"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Clearly these element concentrations, except for iron, are going to pose a significant challenge to the analyst, and it would be advantageous to reduce the magnitude of the dilution in preparation of our test solutions.</w:t>
            </w:r>
          </w:p>
          <w:p w14:paraId="0374AAA7" w14:textId="77777777" w:rsidR="00AB3783" w:rsidRPr="00106C0D" w:rsidRDefault="00AB3783" w:rsidP="00C25CF0">
            <w:pPr>
              <w:spacing w:after="0" w:line="240" w:lineRule="auto"/>
              <w:jc w:val="both"/>
              <w:rPr>
                <w:rFonts w:ascii="Times New Roman" w:hAnsi="Times New Roman" w:cs="Times New Roman"/>
                <w:bCs/>
                <w:lang w:val="en-US"/>
              </w:rPr>
            </w:pPr>
          </w:p>
          <w:p w14:paraId="078951A6" w14:textId="224F4705"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With regards to iron, the concentration is high enough that it could be readily measured by ICP-OES instead of by ICP-MS. Alternatively, the analyst may choose to dilute the media test solution further before measuring the iron concentration using ICP-MS. The analyst should also be aware that the ferric ammonium citrate contains additional transition elements (cobalt, chromium, copper, manganese, molybdenum, nickel, vanadium, and/or zinc), and the resulting experimental concentrations of these trace elements may be significantly higher than the anticipated concentrations stated in </w:t>
            </w:r>
            <w:hyperlink r:id="rId48" w:anchor="GUID-AEF1394F-82C0-49D8-986E-166709E051A4" w:history="1">
              <w:r w:rsidRPr="00106C0D">
                <w:rPr>
                  <w:rStyle w:val="a6"/>
                  <w:rFonts w:ascii="Times New Roman" w:hAnsi="Times New Roman" w:cs="Times New Roman"/>
                  <w:bCs/>
                  <w:i/>
                  <w:iCs/>
                  <w:lang w:val="en-US"/>
                </w:rPr>
                <w:t>Table 10</w:t>
              </w:r>
            </w:hyperlink>
            <w:r w:rsidRPr="00106C0D">
              <w:rPr>
                <w:rFonts w:ascii="Times New Roman" w:hAnsi="Times New Roman" w:cs="Times New Roman"/>
                <w:bCs/>
                <w:lang w:val="en-US"/>
              </w:rPr>
              <w:t>.</w:t>
            </w:r>
          </w:p>
          <w:p w14:paraId="56645478" w14:textId="77777777" w:rsidR="00291C99" w:rsidRPr="00106C0D" w:rsidRDefault="00291C99" w:rsidP="00C25CF0">
            <w:pPr>
              <w:spacing w:after="0" w:line="240" w:lineRule="auto"/>
              <w:jc w:val="both"/>
              <w:rPr>
                <w:rFonts w:ascii="Times New Roman" w:hAnsi="Times New Roman" w:cs="Times New Roman"/>
                <w:bCs/>
                <w:lang w:val="en-US"/>
              </w:rPr>
            </w:pPr>
          </w:p>
          <w:p w14:paraId="7FF9B0B0" w14:textId="77777777" w:rsidR="00AB3783" w:rsidRPr="00106C0D" w:rsidRDefault="00AB3783" w:rsidP="00C25CF0">
            <w:pPr>
              <w:spacing w:after="0" w:line="240" w:lineRule="auto"/>
              <w:jc w:val="both"/>
              <w:rPr>
                <w:rFonts w:ascii="Times New Roman" w:hAnsi="Times New Roman" w:cs="Times New Roman"/>
                <w:bCs/>
                <w:lang w:val="en-US"/>
              </w:rPr>
            </w:pPr>
          </w:p>
          <w:p w14:paraId="3A0E06ED" w14:textId="71DBFC4D"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 xml:space="preserve">While the majority of the dissolved media composition is from glucose, the highest degree of </w:t>
            </w:r>
            <w:r w:rsidRPr="00106C0D">
              <w:rPr>
                <w:rFonts w:ascii="Times New Roman" w:hAnsi="Times New Roman" w:cs="Times New Roman"/>
                <w:bCs/>
                <w:lang w:val="en-US"/>
              </w:rPr>
              <w:lastRenderedPageBreak/>
              <w:t>analytical impact is going to come from the sodium and potassium ions.</w:t>
            </w:r>
          </w:p>
          <w:p w14:paraId="1F6B1C65" w14:textId="77777777" w:rsidR="00A1403C" w:rsidRPr="00106C0D" w:rsidRDefault="00A1403C" w:rsidP="00C25CF0">
            <w:pPr>
              <w:spacing w:after="0" w:line="240" w:lineRule="auto"/>
              <w:jc w:val="both"/>
              <w:rPr>
                <w:rFonts w:ascii="Times New Roman" w:hAnsi="Times New Roman" w:cs="Times New Roman"/>
                <w:bCs/>
                <w:lang w:val="en-US"/>
              </w:rPr>
            </w:pPr>
          </w:p>
          <w:p w14:paraId="472C7FB9" w14:textId="6531C223"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The actual sodium and potassium concentrations from these two salts are as follows (see </w:t>
            </w:r>
            <w:hyperlink r:id="rId49" w:anchor="GUID-F0B2E69E-1C64-4FEA-839A-84FB99D86237" w:history="1">
              <w:r w:rsidRPr="00106C0D">
                <w:rPr>
                  <w:rStyle w:val="a6"/>
                  <w:rFonts w:ascii="Times New Roman" w:hAnsi="Times New Roman" w:cs="Times New Roman"/>
                  <w:bCs/>
                  <w:i/>
                  <w:iCs/>
                  <w:lang w:val="en-US"/>
                </w:rPr>
                <w:t>Table 11</w:t>
              </w:r>
            </w:hyperlink>
            <w:r w:rsidRPr="00106C0D">
              <w:rPr>
                <w:rFonts w:ascii="Times New Roman" w:hAnsi="Times New Roman" w:cs="Times New Roman"/>
                <w:bCs/>
                <w:lang w:val="en-US"/>
              </w:rPr>
              <w:t>):</w:t>
            </w:r>
          </w:p>
          <w:p w14:paraId="40F1A2BD" w14:textId="10FD0754" w:rsidR="00291C99" w:rsidRPr="00106C0D" w:rsidRDefault="00291C99" w:rsidP="00C25CF0">
            <w:pPr>
              <w:spacing w:after="0" w:line="240" w:lineRule="auto"/>
              <w:jc w:val="both"/>
              <w:rPr>
                <w:rFonts w:ascii="Times New Roman" w:hAnsi="Times New Roman" w:cs="Times New Roman"/>
                <w:bCs/>
                <w:lang w:val="en-US"/>
              </w:rPr>
            </w:pPr>
          </w:p>
          <w:p w14:paraId="560ECCC0" w14:textId="77777777" w:rsidR="00291C99" w:rsidRPr="00106C0D" w:rsidRDefault="00291C99" w:rsidP="00C25CF0">
            <w:pPr>
              <w:spacing w:after="0" w:line="240" w:lineRule="auto"/>
              <w:jc w:val="both"/>
              <w:rPr>
                <w:rFonts w:ascii="Times New Roman" w:hAnsi="Times New Roman" w:cs="Times New Roman"/>
                <w:bCs/>
                <w:lang w:val="en-US"/>
              </w:rPr>
            </w:pPr>
          </w:p>
          <w:p w14:paraId="3DB543DF" w14:textId="77777777" w:rsidR="00A1403C" w:rsidRPr="00106C0D" w:rsidRDefault="00A1403C" w:rsidP="00C25CF0">
            <w:pPr>
              <w:spacing w:after="0" w:line="240" w:lineRule="auto"/>
              <w:jc w:val="both"/>
              <w:rPr>
                <w:rFonts w:ascii="Times New Roman" w:hAnsi="Times New Roman" w:cs="Times New Roman"/>
                <w:bCs/>
                <w:lang w:val="en-US"/>
              </w:rPr>
            </w:pPr>
          </w:p>
          <w:p w14:paraId="112CBCF1" w14:textId="77777777" w:rsidR="00B1297C" w:rsidRPr="00106C0D" w:rsidRDefault="00B1297C" w:rsidP="00C25CF0">
            <w:pPr>
              <w:spacing w:after="0" w:line="240" w:lineRule="auto"/>
              <w:jc w:val="both"/>
              <w:rPr>
                <w:rFonts w:ascii="Times New Roman" w:hAnsi="Times New Roman" w:cs="Times New Roman"/>
                <w:b/>
                <w:bCs/>
                <w:lang w:val="en-US"/>
              </w:rPr>
            </w:pPr>
            <w:r w:rsidRPr="00106C0D">
              <w:rPr>
                <w:rFonts w:ascii="Times New Roman" w:hAnsi="Times New Roman" w:cs="Times New Roman"/>
                <w:b/>
                <w:bCs/>
                <w:lang w:val="en-US"/>
              </w:rPr>
              <w:t>Table 11. Sodium/Potassium Concentrations in Example Media</w:t>
            </w:r>
          </w:p>
          <w:tbl>
            <w:tblPr>
              <w:tblW w:w="4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22"/>
              <w:gridCol w:w="911"/>
              <w:gridCol w:w="654"/>
              <w:gridCol w:w="526"/>
              <w:gridCol w:w="911"/>
              <w:gridCol w:w="911"/>
            </w:tblGrid>
            <w:tr w:rsidR="00B1297C" w:rsidRPr="00C76EA5" w14:paraId="010EAC8F" w14:textId="77777777" w:rsidTr="00022721">
              <w:trPr>
                <w:trHeight w:val="884"/>
                <w:tblHeader/>
              </w:trPr>
              <w:tc>
                <w:tcPr>
                  <w:tcW w:w="622" w:type="dxa"/>
                  <w:vAlign w:val="bottom"/>
                  <w:hideMark/>
                </w:tcPr>
                <w:p w14:paraId="7C593021" w14:textId="77777777" w:rsidR="00B1297C" w:rsidRPr="00106C0D" w:rsidRDefault="00B1297C" w:rsidP="00C25CF0">
                  <w:pPr>
                    <w:spacing w:after="0" w:line="240" w:lineRule="auto"/>
                    <w:jc w:val="both"/>
                    <w:rPr>
                      <w:rFonts w:ascii="Times New Roman" w:hAnsi="Times New Roman" w:cs="Times New Roman"/>
                      <w:b/>
                      <w:bCs/>
                    </w:rPr>
                  </w:pPr>
                  <w:r w:rsidRPr="00106C0D">
                    <w:rPr>
                      <w:rFonts w:ascii="Times New Roman" w:hAnsi="Times New Roman" w:cs="Times New Roman"/>
                      <w:b/>
                      <w:bCs/>
                    </w:rPr>
                    <w:t>Inorganic Salt</w:t>
                  </w:r>
                </w:p>
              </w:tc>
              <w:tc>
                <w:tcPr>
                  <w:tcW w:w="911" w:type="dxa"/>
                  <w:vAlign w:val="bottom"/>
                  <w:hideMark/>
                </w:tcPr>
                <w:p w14:paraId="0498663E" w14:textId="77777777" w:rsidR="00B1297C" w:rsidRPr="00106C0D" w:rsidRDefault="00B1297C" w:rsidP="00C25CF0">
                  <w:pPr>
                    <w:spacing w:after="0" w:line="240" w:lineRule="auto"/>
                    <w:jc w:val="both"/>
                    <w:rPr>
                      <w:rFonts w:ascii="Times New Roman" w:hAnsi="Times New Roman" w:cs="Times New Roman"/>
                      <w:b/>
                      <w:bCs/>
                      <w:lang w:val="en-US"/>
                    </w:rPr>
                  </w:pPr>
                  <w:r w:rsidRPr="00106C0D">
                    <w:rPr>
                      <w:rFonts w:ascii="Times New Roman" w:hAnsi="Times New Roman" w:cs="Times New Roman"/>
                      <w:b/>
                      <w:bCs/>
                      <w:lang w:val="en-US"/>
                    </w:rPr>
                    <w:t>Concentration in Media (g/L)</w:t>
                  </w:r>
                </w:p>
              </w:tc>
              <w:tc>
                <w:tcPr>
                  <w:tcW w:w="654" w:type="dxa"/>
                  <w:vAlign w:val="bottom"/>
                  <w:hideMark/>
                </w:tcPr>
                <w:p w14:paraId="6596FC90" w14:textId="77777777" w:rsidR="00B1297C" w:rsidRPr="00106C0D" w:rsidRDefault="00B1297C" w:rsidP="00C25CF0">
                  <w:pPr>
                    <w:spacing w:after="0" w:line="240" w:lineRule="auto"/>
                    <w:jc w:val="both"/>
                    <w:rPr>
                      <w:rFonts w:ascii="Times New Roman" w:hAnsi="Times New Roman" w:cs="Times New Roman"/>
                      <w:b/>
                      <w:bCs/>
                    </w:rPr>
                  </w:pPr>
                  <w:r w:rsidRPr="00106C0D">
                    <w:rPr>
                      <w:rFonts w:ascii="Times New Roman" w:hAnsi="Times New Roman" w:cs="Times New Roman"/>
                      <w:b/>
                      <w:bCs/>
                    </w:rPr>
                    <w:t>Molecular Weight (g/mole)</w:t>
                  </w:r>
                </w:p>
              </w:tc>
              <w:tc>
                <w:tcPr>
                  <w:tcW w:w="526" w:type="dxa"/>
                  <w:vAlign w:val="bottom"/>
                  <w:hideMark/>
                </w:tcPr>
                <w:p w14:paraId="6C640850" w14:textId="77777777" w:rsidR="00B1297C" w:rsidRPr="00106C0D" w:rsidRDefault="00B1297C" w:rsidP="00C25CF0">
                  <w:pPr>
                    <w:spacing w:after="0" w:line="240" w:lineRule="auto"/>
                    <w:jc w:val="both"/>
                    <w:rPr>
                      <w:rFonts w:ascii="Times New Roman" w:hAnsi="Times New Roman" w:cs="Times New Roman"/>
                      <w:b/>
                      <w:bCs/>
                    </w:rPr>
                  </w:pPr>
                  <w:r w:rsidRPr="00106C0D">
                    <w:rPr>
                      <w:rFonts w:ascii="Times New Roman" w:hAnsi="Times New Roman" w:cs="Times New Roman"/>
                      <w:b/>
                      <w:bCs/>
                    </w:rPr>
                    <w:t>Atomic Weight (g/mole)</w:t>
                  </w:r>
                </w:p>
              </w:tc>
              <w:tc>
                <w:tcPr>
                  <w:tcW w:w="911" w:type="dxa"/>
                  <w:vAlign w:val="bottom"/>
                  <w:hideMark/>
                </w:tcPr>
                <w:p w14:paraId="549FC365" w14:textId="77777777" w:rsidR="00B1297C" w:rsidRPr="00106C0D" w:rsidRDefault="00B1297C" w:rsidP="00C25CF0">
                  <w:pPr>
                    <w:spacing w:after="0" w:line="240" w:lineRule="auto"/>
                    <w:jc w:val="both"/>
                    <w:rPr>
                      <w:rFonts w:ascii="Times New Roman" w:hAnsi="Times New Roman" w:cs="Times New Roman"/>
                      <w:b/>
                      <w:bCs/>
                      <w:lang w:val="en-US"/>
                    </w:rPr>
                  </w:pPr>
                  <w:r w:rsidRPr="00106C0D">
                    <w:rPr>
                      <w:rFonts w:ascii="Times New Roman" w:hAnsi="Times New Roman" w:cs="Times New Roman"/>
                      <w:b/>
                      <w:bCs/>
                      <w:lang w:val="en-US"/>
                    </w:rPr>
                    <w:t>Na/K Concentration in Media (g/L)</w:t>
                  </w:r>
                </w:p>
              </w:tc>
              <w:tc>
                <w:tcPr>
                  <w:tcW w:w="911" w:type="dxa"/>
                  <w:vAlign w:val="bottom"/>
                  <w:hideMark/>
                </w:tcPr>
                <w:p w14:paraId="1017EDE9" w14:textId="77777777" w:rsidR="00B1297C" w:rsidRPr="00106C0D" w:rsidRDefault="00B1297C" w:rsidP="00C25CF0">
                  <w:pPr>
                    <w:spacing w:after="0" w:line="240" w:lineRule="auto"/>
                    <w:jc w:val="both"/>
                    <w:rPr>
                      <w:rFonts w:ascii="Times New Roman" w:hAnsi="Times New Roman" w:cs="Times New Roman"/>
                      <w:b/>
                      <w:bCs/>
                      <w:lang w:val="en-US"/>
                    </w:rPr>
                  </w:pPr>
                  <w:r w:rsidRPr="00106C0D">
                    <w:rPr>
                      <w:rFonts w:ascii="Times New Roman" w:hAnsi="Times New Roman" w:cs="Times New Roman"/>
                      <w:b/>
                      <w:bCs/>
                      <w:lang w:val="en-US"/>
                    </w:rPr>
                    <w:t>Na/K Concentration in Media (g/100 mL)</w:t>
                  </w:r>
                </w:p>
              </w:tc>
            </w:tr>
            <w:tr w:rsidR="00B1297C" w:rsidRPr="00C76EA5" w14:paraId="5A19DDE0" w14:textId="77777777" w:rsidTr="00022721">
              <w:trPr>
                <w:trHeight w:val="442"/>
              </w:trPr>
              <w:tc>
                <w:tcPr>
                  <w:tcW w:w="622" w:type="dxa"/>
                  <w:vAlign w:val="bottom"/>
                  <w:hideMark/>
                </w:tcPr>
                <w:p w14:paraId="2AFEA42C"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Sodium chloride</w:t>
                  </w:r>
                </w:p>
              </w:tc>
              <w:tc>
                <w:tcPr>
                  <w:tcW w:w="911" w:type="dxa"/>
                  <w:vAlign w:val="bottom"/>
                  <w:hideMark/>
                </w:tcPr>
                <w:p w14:paraId="05ECE4A3"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7</w:t>
                  </w:r>
                </w:p>
              </w:tc>
              <w:tc>
                <w:tcPr>
                  <w:tcW w:w="654" w:type="dxa"/>
                  <w:vAlign w:val="bottom"/>
                  <w:hideMark/>
                </w:tcPr>
                <w:p w14:paraId="6C0BE61D"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58.44</w:t>
                  </w:r>
                </w:p>
              </w:tc>
              <w:tc>
                <w:tcPr>
                  <w:tcW w:w="526" w:type="dxa"/>
                  <w:vAlign w:val="bottom"/>
                  <w:hideMark/>
                </w:tcPr>
                <w:p w14:paraId="1F87E521"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22.99</w:t>
                  </w:r>
                </w:p>
              </w:tc>
              <w:tc>
                <w:tcPr>
                  <w:tcW w:w="911" w:type="dxa"/>
                  <w:vAlign w:val="bottom"/>
                  <w:hideMark/>
                </w:tcPr>
                <w:p w14:paraId="3B6DE527"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2.75</w:t>
                  </w:r>
                </w:p>
              </w:tc>
              <w:tc>
                <w:tcPr>
                  <w:tcW w:w="911" w:type="dxa"/>
                  <w:vAlign w:val="bottom"/>
                  <w:hideMark/>
                </w:tcPr>
                <w:p w14:paraId="01FCCB8F"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0.28</w:t>
                  </w:r>
                </w:p>
              </w:tc>
            </w:tr>
            <w:tr w:rsidR="00B1297C" w:rsidRPr="00C76EA5" w14:paraId="40615E1C" w14:textId="77777777" w:rsidTr="00022721">
              <w:trPr>
                <w:trHeight w:val="663"/>
              </w:trPr>
              <w:tc>
                <w:tcPr>
                  <w:tcW w:w="622" w:type="dxa"/>
                  <w:vAlign w:val="bottom"/>
                  <w:hideMark/>
                </w:tcPr>
                <w:p w14:paraId="2D61CBAC"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Potassium phosphate dibasic</w:t>
                  </w:r>
                </w:p>
              </w:tc>
              <w:tc>
                <w:tcPr>
                  <w:tcW w:w="911" w:type="dxa"/>
                  <w:vAlign w:val="bottom"/>
                  <w:hideMark/>
                </w:tcPr>
                <w:p w14:paraId="1BCF422E"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7</w:t>
                  </w:r>
                </w:p>
              </w:tc>
              <w:tc>
                <w:tcPr>
                  <w:tcW w:w="654" w:type="dxa"/>
                  <w:vAlign w:val="bottom"/>
                  <w:hideMark/>
                </w:tcPr>
                <w:p w14:paraId="792A9721"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174.2</w:t>
                  </w:r>
                </w:p>
              </w:tc>
              <w:tc>
                <w:tcPr>
                  <w:tcW w:w="526" w:type="dxa"/>
                  <w:vAlign w:val="bottom"/>
                  <w:hideMark/>
                </w:tcPr>
                <w:p w14:paraId="71F4C492"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39.098</w:t>
                  </w:r>
                </w:p>
              </w:tc>
              <w:tc>
                <w:tcPr>
                  <w:tcW w:w="911" w:type="dxa"/>
                  <w:vAlign w:val="bottom"/>
                  <w:hideMark/>
                </w:tcPr>
                <w:p w14:paraId="56261158"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3.14</w:t>
                  </w:r>
                </w:p>
              </w:tc>
              <w:tc>
                <w:tcPr>
                  <w:tcW w:w="911" w:type="dxa"/>
                  <w:vAlign w:val="bottom"/>
                  <w:hideMark/>
                </w:tcPr>
                <w:p w14:paraId="0D744400"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0.31</w:t>
                  </w:r>
                </w:p>
              </w:tc>
            </w:tr>
            <w:tr w:rsidR="00B1297C" w:rsidRPr="00C76EA5" w14:paraId="5134E106" w14:textId="77777777" w:rsidTr="00022721">
              <w:trPr>
                <w:trHeight w:val="212"/>
              </w:trPr>
              <w:tc>
                <w:tcPr>
                  <w:tcW w:w="622" w:type="dxa"/>
                  <w:vAlign w:val="bottom"/>
                  <w:hideMark/>
                </w:tcPr>
                <w:p w14:paraId="72643528"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Total</w:t>
                  </w:r>
                </w:p>
              </w:tc>
              <w:tc>
                <w:tcPr>
                  <w:tcW w:w="911" w:type="dxa"/>
                  <w:vAlign w:val="center"/>
                  <w:hideMark/>
                </w:tcPr>
                <w:p w14:paraId="09582955"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w:t>
                  </w:r>
                </w:p>
              </w:tc>
              <w:tc>
                <w:tcPr>
                  <w:tcW w:w="654" w:type="dxa"/>
                  <w:vAlign w:val="center"/>
                  <w:hideMark/>
                </w:tcPr>
                <w:p w14:paraId="163667A4"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w:t>
                  </w:r>
                </w:p>
              </w:tc>
              <w:tc>
                <w:tcPr>
                  <w:tcW w:w="526" w:type="dxa"/>
                  <w:vAlign w:val="center"/>
                  <w:hideMark/>
                </w:tcPr>
                <w:p w14:paraId="4032B62D"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w:t>
                  </w:r>
                </w:p>
              </w:tc>
              <w:tc>
                <w:tcPr>
                  <w:tcW w:w="911" w:type="dxa"/>
                  <w:vAlign w:val="bottom"/>
                  <w:hideMark/>
                </w:tcPr>
                <w:p w14:paraId="7483ADA4"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5.90</w:t>
                  </w:r>
                </w:p>
              </w:tc>
              <w:tc>
                <w:tcPr>
                  <w:tcW w:w="911" w:type="dxa"/>
                  <w:vAlign w:val="bottom"/>
                  <w:hideMark/>
                </w:tcPr>
                <w:p w14:paraId="7AA96FD9"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0.59</w:t>
                  </w:r>
                </w:p>
              </w:tc>
            </w:tr>
          </w:tbl>
          <w:p w14:paraId="6FC5D979" w14:textId="77777777" w:rsidR="00291C99" w:rsidRPr="00106C0D" w:rsidRDefault="00291C99" w:rsidP="00C25CF0">
            <w:pPr>
              <w:spacing w:after="0" w:line="240" w:lineRule="auto"/>
              <w:jc w:val="both"/>
              <w:rPr>
                <w:rFonts w:ascii="Times New Roman" w:hAnsi="Times New Roman" w:cs="Times New Roman"/>
                <w:bCs/>
                <w:lang w:val="en-US"/>
              </w:rPr>
            </w:pPr>
          </w:p>
          <w:p w14:paraId="288C53B1" w14:textId="256D5E42"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Note that this does not include the total compliment of sodium and potassium (and other counterions) contributed by other media component salts. For the purpose of this example, they are not included but in actual practice the concentrations of all salt counterions (such as sodium, potassium, magnesium, and calcium) should be taken into consideration.</w:t>
            </w:r>
          </w:p>
          <w:p w14:paraId="17C721EA" w14:textId="77777777" w:rsidR="00531FD2" w:rsidRPr="00106C0D" w:rsidRDefault="00531FD2" w:rsidP="00C25CF0">
            <w:pPr>
              <w:spacing w:after="0" w:line="240" w:lineRule="auto"/>
              <w:jc w:val="both"/>
              <w:rPr>
                <w:rFonts w:ascii="Times New Roman" w:hAnsi="Times New Roman" w:cs="Times New Roman"/>
                <w:bCs/>
                <w:lang w:val="en-US"/>
              </w:rPr>
            </w:pPr>
          </w:p>
          <w:p w14:paraId="2A737E26" w14:textId="4D6CCB00"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 xml:space="preserve">By diluting the example media by a factor of 6, the total sodium/potassium concentration in the test solution becomes ~0.1 g/100 mL (0.1% or 1000 </w:t>
            </w:r>
            <w:r w:rsidRPr="00106C0D">
              <w:rPr>
                <w:rFonts w:ascii="Times New Roman" w:hAnsi="Times New Roman" w:cs="Times New Roman"/>
                <w:bCs/>
                <w:lang w:val="en-US"/>
              </w:rPr>
              <w:lastRenderedPageBreak/>
              <w:t>ppm). The trace element concentrations in the media test solutions diluted by a factor of 6 are presented in </w:t>
            </w:r>
            <w:hyperlink r:id="rId50" w:anchor="GUID-6BF74A66-F721-4AC7-BE42-7AA1770E6B03" w:history="1">
              <w:r w:rsidRPr="00106C0D">
                <w:rPr>
                  <w:rStyle w:val="a6"/>
                  <w:rFonts w:ascii="Times New Roman" w:hAnsi="Times New Roman" w:cs="Times New Roman"/>
                  <w:bCs/>
                  <w:i/>
                  <w:iCs/>
                  <w:lang w:val="en-US"/>
                </w:rPr>
                <w:t>Table 12</w:t>
              </w:r>
            </w:hyperlink>
            <w:r w:rsidRPr="00106C0D">
              <w:rPr>
                <w:rFonts w:ascii="Times New Roman" w:hAnsi="Times New Roman" w:cs="Times New Roman"/>
                <w:bCs/>
                <w:lang w:val="en-US"/>
              </w:rPr>
              <w:t> below:</w:t>
            </w:r>
          </w:p>
          <w:p w14:paraId="67784A67" w14:textId="4C92C9CD" w:rsidR="00291C99" w:rsidRDefault="00291C99" w:rsidP="00C25CF0">
            <w:pPr>
              <w:spacing w:after="0" w:line="240" w:lineRule="auto"/>
              <w:jc w:val="both"/>
              <w:rPr>
                <w:rFonts w:ascii="Times New Roman" w:hAnsi="Times New Roman" w:cs="Times New Roman"/>
                <w:bCs/>
                <w:lang w:val="en-US"/>
              </w:rPr>
            </w:pPr>
          </w:p>
          <w:p w14:paraId="36548ABA" w14:textId="77777777" w:rsidR="00E2282A" w:rsidRPr="00106C0D" w:rsidRDefault="00E2282A" w:rsidP="00C25CF0">
            <w:pPr>
              <w:spacing w:after="0" w:line="240" w:lineRule="auto"/>
              <w:jc w:val="both"/>
              <w:rPr>
                <w:rFonts w:ascii="Times New Roman" w:hAnsi="Times New Roman" w:cs="Times New Roman"/>
                <w:bCs/>
                <w:lang w:val="en-US"/>
              </w:rPr>
            </w:pPr>
          </w:p>
          <w:p w14:paraId="2BBB5145" w14:textId="68E91983" w:rsidR="00B1297C" w:rsidRPr="00106C0D" w:rsidRDefault="00B1297C" w:rsidP="00C25CF0">
            <w:pPr>
              <w:spacing w:after="0" w:line="240" w:lineRule="auto"/>
              <w:jc w:val="both"/>
              <w:rPr>
                <w:rFonts w:ascii="Times New Roman" w:hAnsi="Times New Roman" w:cs="Times New Roman"/>
                <w:b/>
                <w:bCs/>
                <w:lang w:val="en-US"/>
              </w:rPr>
            </w:pPr>
            <w:r w:rsidRPr="00106C0D">
              <w:rPr>
                <w:rFonts w:ascii="Times New Roman" w:hAnsi="Times New Roman" w:cs="Times New Roman"/>
                <w:b/>
                <w:bCs/>
                <w:lang w:val="en-US"/>
              </w:rPr>
              <w:t>Table 12. Trace Element Concentrations in 6-Fold Dilution of Example Media</w:t>
            </w:r>
          </w:p>
          <w:p w14:paraId="5184B73E" w14:textId="6B76A61B" w:rsidR="00452F4B" w:rsidRPr="00106C0D" w:rsidRDefault="00452F4B" w:rsidP="00C25CF0">
            <w:pPr>
              <w:spacing w:after="0" w:line="240" w:lineRule="auto"/>
              <w:jc w:val="both"/>
              <w:rPr>
                <w:rFonts w:ascii="Times New Roman" w:hAnsi="Times New Roman" w:cs="Times New Roman"/>
                <w:b/>
                <w:bCs/>
                <w:lang w:val="en-US"/>
              </w:rPr>
            </w:pPr>
          </w:p>
          <w:p w14:paraId="41CF38D1" w14:textId="77777777" w:rsidR="00452F4B" w:rsidRPr="00106C0D" w:rsidRDefault="00452F4B" w:rsidP="00C25CF0">
            <w:pPr>
              <w:spacing w:after="0" w:line="240" w:lineRule="auto"/>
              <w:jc w:val="both"/>
              <w:rPr>
                <w:rFonts w:ascii="Times New Roman" w:hAnsi="Times New Roman" w:cs="Times New Roman"/>
                <w:b/>
                <w:bCs/>
                <w:lang w:val="en-US"/>
              </w:rPr>
            </w:pPr>
          </w:p>
          <w:tbl>
            <w:tblPr>
              <w:tblW w:w="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017"/>
              <w:gridCol w:w="1161"/>
              <w:gridCol w:w="1161"/>
              <w:gridCol w:w="1161"/>
            </w:tblGrid>
            <w:tr w:rsidR="00B1297C" w:rsidRPr="00C76EA5" w14:paraId="62E5482C" w14:textId="77777777" w:rsidTr="00022721">
              <w:trPr>
                <w:trHeight w:val="1701"/>
                <w:tblHeader/>
              </w:trPr>
              <w:tc>
                <w:tcPr>
                  <w:tcW w:w="1017" w:type="dxa"/>
                  <w:vAlign w:val="bottom"/>
                  <w:hideMark/>
                </w:tcPr>
                <w:p w14:paraId="4C299942" w14:textId="77777777" w:rsidR="00B1297C" w:rsidRPr="00106C0D" w:rsidRDefault="00B1297C" w:rsidP="00C25CF0">
                  <w:pPr>
                    <w:spacing w:after="0" w:line="240" w:lineRule="auto"/>
                    <w:jc w:val="both"/>
                    <w:rPr>
                      <w:rFonts w:ascii="Times New Roman" w:hAnsi="Times New Roman" w:cs="Times New Roman"/>
                      <w:b/>
                      <w:bCs/>
                    </w:rPr>
                  </w:pPr>
                  <w:r w:rsidRPr="00106C0D">
                    <w:rPr>
                      <w:rFonts w:ascii="Times New Roman" w:hAnsi="Times New Roman" w:cs="Times New Roman"/>
                      <w:b/>
                      <w:bCs/>
                    </w:rPr>
                    <w:t>Trace Element</w:t>
                  </w:r>
                </w:p>
              </w:tc>
              <w:tc>
                <w:tcPr>
                  <w:tcW w:w="1161" w:type="dxa"/>
                  <w:vAlign w:val="bottom"/>
                  <w:hideMark/>
                </w:tcPr>
                <w:p w14:paraId="72E966F8" w14:textId="77777777" w:rsidR="00B1297C" w:rsidRPr="00106C0D" w:rsidRDefault="00B1297C" w:rsidP="00C25CF0">
                  <w:pPr>
                    <w:spacing w:after="0" w:line="240" w:lineRule="auto"/>
                    <w:jc w:val="both"/>
                    <w:rPr>
                      <w:rFonts w:ascii="Times New Roman" w:hAnsi="Times New Roman" w:cs="Times New Roman"/>
                      <w:b/>
                      <w:bCs/>
                      <w:lang w:val="en-US"/>
                    </w:rPr>
                  </w:pPr>
                  <w:r w:rsidRPr="00106C0D">
                    <w:rPr>
                      <w:rFonts w:ascii="Times New Roman" w:hAnsi="Times New Roman" w:cs="Times New Roman"/>
                      <w:b/>
                      <w:bCs/>
                      <w:lang w:val="en-US"/>
                    </w:rPr>
                    <w:t>Media Trace Element Concentration (µg/L)</w:t>
                  </w:r>
                </w:p>
              </w:tc>
              <w:tc>
                <w:tcPr>
                  <w:tcW w:w="1161" w:type="dxa"/>
                  <w:vAlign w:val="bottom"/>
                  <w:hideMark/>
                </w:tcPr>
                <w:p w14:paraId="7F202ACE" w14:textId="77777777" w:rsidR="00B1297C" w:rsidRPr="00106C0D" w:rsidRDefault="00B1297C" w:rsidP="00C25CF0">
                  <w:pPr>
                    <w:spacing w:after="0" w:line="240" w:lineRule="auto"/>
                    <w:jc w:val="both"/>
                    <w:rPr>
                      <w:rFonts w:ascii="Times New Roman" w:hAnsi="Times New Roman" w:cs="Times New Roman"/>
                      <w:b/>
                      <w:bCs/>
                      <w:lang w:val="en-US"/>
                    </w:rPr>
                  </w:pPr>
                  <w:r w:rsidRPr="00106C0D">
                    <w:rPr>
                      <w:rFonts w:ascii="Times New Roman" w:hAnsi="Times New Roman" w:cs="Times New Roman"/>
                      <w:b/>
                      <w:bCs/>
                      <w:lang w:val="en-US"/>
                    </w:rPr>
                    <w:t>Media Diluted 6-Fold Trace Element Concentration (µg/L)</w:t>
                  </w:r>
                </w:p>
              </w:tc>
              <w:tc>
                <w:tcPr>
                  <w:tcW w:w="1161" w:type="dxa"/>
                  <w:vAlign w:val="bottom"/>
                  <w:hideMark/>
                </w:tcPr>
                <w:p w14:paraId="101724A3" w14:textId="77777777" w:rsidR="00B1297C" w:rsidRPr="00106C0D" w:rsidRDefault="00B1297C" w:rsidP="00C25CF0">
                  <w:pPr>
                    <w:spacing w:after="0" w:line="240" w:lineRule="auto"/>
                    <w:jc w:val="both"/>
                    <w:rPr>
                      <w:rFonts w:ascii="Times New Roman" w:hAnsi="Times New Roman" w:cs="Times New Roman"/>
                      <w:b/>
                      <w:bCs/>
                      <w:lang w:val="en-US"/>
                    </w:rPr>
                  </w:pPr>
                  <w:r w:rsidRPr="00106C0D">
                    <w:rPr>
                      <w:rFonts w:ascii="Times New Roman" w:hAnsi="Times New Roman" w:cs="Times New Roman"/>
                      <w:b/>
                      <w:bCs/>
                      <w:lang w:val="en-US"/>
                    </w:rPr>
                    <w:t>Media Diluted 6-Fold Trace Element Concentration (ng/L)</w:t>
                  </w:r>
                </w:p>
              </w:tc>
            </w:tr>
            <w:tr w:rsidR="00B1297C" w:rsidRPr="00C76EA5" w14:paraId="0769AC8C" w14:textId="77777777" w:rsidTr="00022721">
              <w:trPr>
                <w:trHeight w:val="344"/>
              </w:trPr>
              <w:tc>
                <w:tcPr>
                  <w:tcW w:w="1017" w:type="dxa"/>
                  <w:vAlign w:val="bottom"/>
                  <w:hideMark/>
                </w:tcPr>
                <w:p w14:paraId="110E9A5A"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Cobalt</w:t>
                  </w:r>
                </w:p>
              </w:tc>
              <w:tc>
                <w:tcPr>
                  <w:tcW w:w="1161" w:type="dxa"/>
                  <w:vAlign w:val="bottom"/>
                  <w:hideMark/>
                </w:tcPr>
                <w:p w14:paraId="7844246A"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0.107</w:t>
                  </w:r>
                </w:p>
              </w:tc>
              <w:tc>
                <w:tcPr>
                  <w:tcW w:w="1161" w:type="dxa"/>
                  <w:vAlign w:val="bottom"/>
                  <w:hideMark/>
                </w:tcPr>
                <w:p w14:paraId="6935FFC6"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0.0179</w:t>
                  </w:r>
                </w:p>
              </w:tc>
              <w:tc>
                <w:tcPr>
                  <w:tcW w:w="1161" w:type="dxa"/>
                  <w:vAlign w:val="bottom"/>
                  <w:hideMark/>
                </w:tcPr>
                <w:p w14:paraId="57A24624"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17.9</w:t>
                  </w:r>
                </w:p>
              </w:tc>
            </w:tr>
            <w:tr w:rsidR="00B1297C" w:rsidRPr="00C76EA5" w14:paraId="1DE85009" w14:textId="77777777" w:rsidTr="00022721">
              <w:trPr>
                <w:trHeight w:val="344"/>
              </w:trPr>
              <w:tc>
                <w:tcPr>
                  <w:tcW w:w="1017" w:type="dxa"/>
                  <w:vAlign w:val="bottom"/>
                  <w:hideMark/>
                </w:tcPr>
                <w:p w14:paraId="7C0D25B0"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Chromium</w:t>
                  </w:r>
                </w:p>
              </w:tc>
              <w:tc>
                <w:tcPr>
                  <w:tcW w:w="1161" w:type="dxa"/>
                  <w:vAlign w:val="bottom"/>
                  <w:hideMark/>
                </w:tcPr>
                <w:p w14:paraId="1F6BBEEF"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0.00392</w:t>
                  </w:r>
                </w:p>
              </w:tc>
              <w:tc>
                <w:tcPr>
                  <w:tcW w:w="1161" w:type="dxa"/>
                  <w:vAlign w:val="bottom"/>
                  <w:hideMark/>
                </w:tcPr>
                <w:p w14:paraId="0388A32E"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0.000653</w:t>
                  </w:r>
                </w:p>
              </w:tc>
              <w:tc>
                <w:tcPr>
                  <w:tcW w:w="1161" w:type="dxa"/>
                  <w:vAlign w:val="bottom"/>
                  <w:hideMark/>
                </w:tcPr>
                <w:p w14:paraId="2BE8D2B6"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0.653</w:t>
                  </w:r>
                </w:p>
              </w:tc>
            </w:tr>
            <w:tr w:rsidR="00B1297C" w:rsidRPr="00C76EA5" w14:paraId="08EBF516" w14:textId="77777777" w:rsidTr="00022721">
              <w:trPr>
                <w:trHeight w:val="689"/>
              </w:trPr>
              <w:tc>
                <w:tcPr>
                  <w:tcW w:w="1017" w:type="dxa"/>
                  <w:vAlign w:val="bottom"/>
                  <w:hideMark/>
                </w:tcPr>
                <w:p w14:paraId="74531A6B"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Copper (chloride)</w:t>
                  </w:r>
                </w:p>
              </w:tc>
              <w:tc>
                <w:tcPr>
                  <w:tcW w:w="1161" w:type="dxa"/>
                  <w:vAlign w:val="bottom"/>
                  <w:hideMark/>
                </w:tcPr>
                <w:p w14:paraId="33298112"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1.31</w:t>
                  </w:r>
                </w:p>
              </w:tc>
              <w:tc>
                <w:tcPr>
                  <w:tcW w:w="1161" w:type="dxa"/>
                  <w:vAlign w:val="bottom"/>
                  <w:hideMark/>
                </w:tcPr>
                <w:p w14:paraId="5A494F4D"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0.218</w:t>
                  </w:r>
                </w:p>
              </w:tc>
              <w:tc>
                <w:tcPr>
                  <w:tcW w:w="1161" w:type="dxa"/>
                  <w:vAlign w:val="bottom"/>
                  <w:hideMark/>
                </w:tcPr>
                <w:p w14:paraId="49742CEA"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218</w:t>
                  </w:r>
                </w:p>
              </w:tc>
            </w:tr>
            <w:tr w:rsidR="00B1297C" w:rsidRPr="00C76EA5" w14:paraId="19ABB020" w14:textId="77777777" w:rsidTr="00022721">
              <w:trPr>
                <w:trHeight w:val="689"/>
              </w:trPr>
              <w:tc>
                <w:tcPr>
                  <w:tcW w:w="1017" w:type="dxa"/>
                  <w:vAlign w:val="bottom"/>
                  <w:hideMark/>
                </w:tcPr>
                <w:p w14:paraId="5F260BEE"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Copper (sulfate)</w:t>
                  </w:r>
                </w:p>
              </w:tc>
              <w:tc>
                <w:tcPr>
                  <w:tcW w:w="1161" w:type="dxa"/>
                  <w:vAlign w:val="bottom"/>
                  <w:hideMark/>
                </w:tcPr>
                <w:p w14:paraId="51A4997A"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0.115</w:t>
                  </w:r>
                </w:p>
              </w:tc>
              <w:tc>
                <w:tcPr>
                  <w:tcW w:w="1161" w:type="dxa"/>
                  <w:vAlign w:val="bottom"/>
                  <w:hideMark/>
                </w:tcPr>
                <w:p w14:paraId="32A0CC5D"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0.0192</w:t>
                  </w:r>
                </w:p>
              </w:tc>
              <w:tc>
                <w:tcPr>
                  <w:tcW w:w="1161" w:type="dxa"/>
                  <w:vAlign w:val="bottom"/>
                  <w:hideMark/>
                </w:tcPr>
                <w:p w14:paraId="5DCCECF7"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19.2</w:t>
                  </w:r>
                </w:p>
              </w:tc>
            </w:tr>
            <w:tr w:rsidR="00B1297C" w:rsidRPr="00C76EA5" w14:paraId="39790402" w14:textId="77777777" w:rsidTr="00022721">
              <w:trPr>
                <w:trHeight w:val="344"/>
              </w:trPr>
              <w:tc>
                <w:tcPr>
                  <w:tcW w:w="1017" w:type="dxa"/>
                  <w:vAlign w:val="bottom"/>
                  <w:hideMark/>
                </w:tcPr>
                <w:p w14:paraId="6A9080C8"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Iron</w:t>
                  </w:r>
                </w:p>
              </w:tc>
              <w:tc>
                <w:tcPr>
                  <w:tcW w:w="1161" w:type="dxa"/>
                  <w:vAlign w:val="bottom"/>
                  <w:hideMark/>
                </w:tcPr>
                <w:p w14:paraId="44A96B99"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131000</w:t>
                  </w:r>
                </w:p>
              </w:tc>
              <w:tc>
                <w:tcPr>
                  <w:tcW w:w="1161" w:type="dxa"/>
                  <w:vAlign w:val="bottom"/>
                  <w:hideMark/>
                </w:tcPr>
                <w:p w14:paraId="3291987C"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21900</w:t>
                  </w:r>
                </w:p>
              </w:tc>
              <w:tc>
                <w:tcPr>
                  <w:tcW w:w="1161" w:type="dxa"/>
                  <w:vAlign w:val="center"/>
                  <w:hideMark/>
                </w:tcPr>
                <w:p w14:paraId="1693A6F7"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w:t>
                  </w:r>
                </w:p>
              </w:tc>
            </w:tr>
            <w:tr w:rsidR="00B1297C" w:rsidRPr="00C76EA5" w14:paraId="5920EE75" w14:textId="77777777" w:rsidTr="00022721">
              <w:trPr>
                <w:trHeight w:val="344"/>
              </w:trPr>
              <w:tc>
                <w:tcPr>
                  <w:tcW w:w="1017" w:type="dxa"/>
                  <w:vAlign w:val="bottom"/>
                  <w:hideMark/>
                </w:tcPr>
                <w:p w14:paraId="729B95FE"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Manganese</w:t>
                  </w:r>
                </w:p>
              </w:tc>
              <w:tc>
                <w:tcPr>
                  <w:tcW w:w="1161" w:type="dxa"/>
                  <w:vAlign w:val="bottom"/>
                  <w:hideMark/>
                </w:tcPr>
                <w:p w14:paraId="55D6263C"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0.00494</w:t>
                  </w:r>
                </w:p>
              </w:tc>
              <w:tc>
                <w:tcPr>
                  <w:tcW w:w="1161" w:type="dxa"/>
                  <w:vAlign w:val="bottom"/>
                  <w:hideMark/>
                </w:tcPr>
                <w:p w14:paraId="1385BA78"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0.000823</w:t>
                  </w:r>
                </w:p>
              </w:tc>
              <w:tc>
                <w:tcPr>
                  <w:tcW w:w="1161" w:type="dxa"/>
                  <w:vAlign w:val="bottom"/>
                  <w:hideMark/>
                </w:tcPr>
                <w:p w14:paraId="0C4F4BF0"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0.823</w:t>
                  </w:r>
                </w:p>
              </w:tc>
            </w:tr>
            <w:tr w:rsidR="00B1297C" w:rsidRPr="00C76EA5" w14:paraId="2189D967" w14:textId="77777777" w:rsidTr="00022721">
              <w:trPr>
                <w:trHeight w:val="344"/>
              </w:trPr>
              <w:tc>
                <w:tcPr>
                  <w:tcW w:w="1017" w:type="dxa"/>
                  <w:vAlign w:val="bottom"/>
                  <w:hideMark/>
                </w:tcPr>
                <w:p w14:paraId="5F68E827"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Molybdenum</w:t>
                  </w:r>
                </w:p>
              </w:tc>
              <w:tc>
                <w:tcPr>
                  <w:tcW w:w="1161" w:type="dxa"/>
                  <w:vAlign w:val="bottom"/>
                  <w:hideMark/>
                </w:tcPr>
                <w:p w14:paraId="569EFE5A"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0.0420</w:t>
                  </w:r>
                </w:p>
              </w:tc>
              <w:tc>
                <w:tcPr>
                  <w:tcW w:w="1161" w:type="dxa"/>
                  <w:vAlign w:val="bottom"/>
                  <w:hideMark/>
                </w:tcPr>
                <w:p w14:paraId="2C90A8E6"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0.00700</w:t>
                  </w:r>
                </w:p>
              </w:tc>
              <w:tc>
                <w:tcPr>
                  <w:tcW w:w="1161" w:type="dxa"/>
                  <w:vAlign w:val="bottom"/>
                  <w:hideMark/>
                </w:tcPr>
                <w:p w14:paraId="44AC501A"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7.00</w:t>
                  </w:r>
                </w:p>
              </w:tc>
            </w:tr>
            <w:tr w:rsidR="00B1297C" w:rsidRPr="00C76EA5" w14:paraId="38B5BFF5" w14:textId="77777777" w:rsidTr="00022721">
              <w:trPr>
                <w:trHeight w:val="344"/>
              </w:trPr>
              <w:tc>
                <w:tcPr>
                  <w:tcW w:w="1017" w:type="dxa"/>
                  <w:vAlign w:val="bottom"/>
                  <w:hideMark/>
                </w:tcPr>
                <w:p w14:paraId="406603BC"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Nickel</w:t>
                  </w:r>
                </w:p>
              </w:tc>
              <w:tc>
                <w:tcPr>
                  <w:tcW w:w="1161" w:type="dxa"/>
                  <w:vAlign w:val="bottom"/>
                  <w:hideMark/>
                </w:tcPr>
                <w:p w14:paraId="24AA096F"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0.00266</w:t>
                  </w:r>
                </w:p>
              </w:tc>
              <w:tc>
                <w:tcPr>
                  <w:tcW w:w="1161" w:type="dxa"/>
                  <w:vAlign w:val="bottom"/>
                  <w:hideMark/>
                </w:tcPr>
                <w:p w14:paraId="2A389B67"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0.000444</w:t>
                  </w:r>
                </w:p>
              </w:tc>
              <w:tc>
                <w:tcPr>
                  <w:tcW w:w="1161" w:type="dxa"/>
                  <w:vAlign w:val="bottom"/>
                  <w:hideMark/>
                </w:tcPr>
                <w:p w14:paraId="58AE7B1C"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0.444</w:t>
                  </w:r>
                </w:p>
              </w:tc>
            </w:tr>
            <w:tr w:rsidR="00B1297C" w:rsidRPr="00C76EA5" w14:paraId="5C578A9B" w14:textId="77777777" w:rsidTr="00022721">
              <w:trPr>
                <w:trHeight w:val="344"/>
              </w:trPr>
              <w:tc>
                <w:tcPr>
                  <w:tcW w:w="1017" w:type="dxa"/>
                  <w:vAlign w:val="bottom"/>
                  <w:hideMark/>
                </w:tcPr>
                <w:p w14:paraId="2F91EB3A"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Selenium</w:t>
                  </w:r>
                </w:p>
              </w:tc>
              <w:tc>
                <w:tcPr>
                  <w:tcW w:w="1161" w:type="dxa"/>
                  <w:vAlign w:val="bottom"/>
                  <w:hideMark/>
                </w:tcPr>
                <w:p w14:paraId="0BF9E604"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0.717</w:t>
                  </w:r>
                </w:p>
              </w:tc>
              <w:tc>
                <w:tcPr>
                  <w:tcW w:w="1161" w:type="dxa"/>
                  <w:vAlign w:val="bottom"/>
                  <w:hideMark/>
                </w:tcPr>
                <w:p w14:paraId="0CF9E80B"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0.119</w:t>
                  </w:r>
                </w:p>
              </w:tc>
              <w:tc>
                <w:tcPr>
                  <w:tcW w:w="1161" w:type="dxa"/>
                  <w:vAlign w:val="bottom"/>
                  <w:hideMark/>
                </w:tcPr>
                <w:p w14:paraId="6A47B780"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119</w:t>
                  </w:r>
                </w:p>
              </w:tc>
            </w:tr>
            <w:tr w:rsidR="00B1297C" w:rsidRPr="00C76EA5" w14:paraId="69B8AA57" w14:textId="77777777" w:rsidTr="00022721">
              <w:trPr>
                <w:trHeight w:val="367"/>
              </w:trPr>
              <w:tc>
                <w:tcPr>
                  <w:tcW w:w="1017" w:type="dxa"/>
                  <w:vAlign w:val="bottom"/>
                  <w:hideMark/>
                </w:tcPr>
                <w:p w14:paraId="256D45BC"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Tin</w:t>
                  </w:r>
                </w:p>
              </w:tc>
              <w:tc>
                <w:tcPr>
                  <w:tcW w:w="1161" w:type="dxa"/>
                  <w:vAlign w:val="bottom"/>
                  <w:hideMark/>
                </w:tcPr>
                <w:p w14:paraId="6C190693"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0.00533</w:t>
                  </w:r>
                </w:p>
              </w:tc>
              <w:tc>
                <w:tcPr>
                  <w:tcW w:w="1161" w:type="dxa"/>
                  <w:vAlign w:val="bottom"/>
                  <w:hideMark/>
                </w:tcPr>
                <w:p w14:paraId="171E27F8"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0.000888</w:t>
                  </w:r>
                </w:p>
              </w:tc>
              <w:tc>
                <w:tcPr>
                  <w:tcW w:w="1161" w:type="dxa"/>
                  <w:vAlign w:val="bottom"/>
                  <w:hideMark/>
                </w:tcPr>
                <w:p w14:paraId="7AF02497"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0.888</w:t>
                  </w:r>
                </w:p>
              </w:tc>
            </w:tr>
            <w:tr w:rsidR="00B1297C" w:rsidRPr="00C76EA5" w14:paraId="2CF4EBEC" w14:textId="77777777" w:rsidTr="00022721">
              <w:trPr>
                <w:trHeight w:val="344"/>
              </w:trPr>
              <w:tc>
                <w:tcPr>
                  <w:tcW w:w="1017" w:type="dxa"/>
                  <w:vAlign w:val="bottom"/>
                  <w:hideMark/>
                </w:tcPr>
                <w:p w14:paraId="6C6BC49D"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Vanadium</w:t>
                  </w:r>
                </w:p>
              </w:tc>
              <w:tc>
                <w:tcPr>
                  <w:tcW w:w="1161" w:type="dxa"/>
                  <w:vAlign w:val="bottom"/>
                  <w:hideMark/>
                </w:tcPr>
                <w:p w14:paraId="7D62A248"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0.0234</w:t>
                  </w:r>
                </w:p>
              </w:tc>
              <w:tc>
                <w:tcPr>
                  <w:tcW w:w="1161" w:type="dxa"/>
                  <w:vAlign w:val="bottom"/>
                  <w:hideMark/>
                </w:tcPr>
                <w:p w14:paraId="4BF8B00C"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0.00390</w:t>
                  </w:r>
                </w:p>
              </w:tc>
              <w:tc>
                <w:tcPr>
                  <w:tcW w:w="1161" w:type="dxa"/>
                  <w:vAlign w:val="bottom"/>
                  <w:hideMark/>
                </w:tcPr>
                <w:p w14:paraId="1E869AFF"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3.90</w:t>
                  </w:r>
                </w:p>
              </w:tc>
            </w:tr>
            <w:tr w:rsidR="00B1297C" w:rsidRPr="00C76EA5" w14:paraId="72B02D1C" w14:textId="77777777" w:rsidTr="00022721">
              <w:trPr>
                <w:trHeight w:val="367"/>
              </w:trPr>
              <w:tc>
                <w:tcPr>
                  <w:tcW w:w="1017" w:type="dxa"/>
                  <w:vAlign w:val="bottom"/>
                  <w:hideMark/>
                </w:tcPr>
                <w:p w14:paraId="4B0B9AEB"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Zinc</w:t>
                  </w:r>
                </w:p>
              </w:tc>
              <w:tc>
                <w:tcPr>
                  <w:tcW w:w="1161" w:type="dxa"/>
                  <w:vAlign w:val="bottom"/>
                  <w:hideMark/>
                </w:tcPr>
                <w:p w14:paraId="17430F93"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12.0</w:t>
                  </w:r>
                </w:p>
              </w:tc>
              <w:tc>
                <w:tcPr>
                  <w:tcW w:w="1161" w:type="dxa"/>
                  <w:vAlign w:val="bottom"/>
                  <w:hideMark/>
                </w:tcPr>
                <w:p w14:paraId="02B94AF4"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2.00</w:t>
                  </w:r>
                </w:p>
              </w:tc>
              <w:tc>
                <w:tcPr>
                  <w:tcW w:w="1161" w:type="dxa"/>
                  <w:vAlign w:val="bottom"/>
                  <w:hideMark/>
                </w:tcPr>
                <w:p w14:paraId="197D303C" w14:textId="77777777"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2005</w:t>
                  </w:r>
                </w:p>
              </w:tc>
            </w:tr>
          </w:tbl>
          <w:p w14:paraId="3E6247F0" w14:textId="77777777" w:rsidR="00D8473D" w:rsidRPr="008134D3" w:rsidRDefault="00D8473D" w:rsidP="00C25CF0">
            <w:pPr>
              <w:spacing w:after="0" w:line="240" w:lineRule="auto"/>
              <w:jc w:val="both"/>
              <w:rPr>
                <w:rFonts w:ascii="Times New Roman" w:hAnsi="Times New Roman" w:cs="Times New Roman"/>
                <w:bCs/>
                <w:lang w:val="en-US"/>
              </w:rPr>
            </w:pPr>
          </w:p>
          <w:p w14:paraId="2ED12DEF" w14:textId="7DE170E2"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The trace element concentrations presented in </w:t>
            </w:r>
            <w:hyperlink r:id="rId51" w:anchor="GUID-6BF74A66-F721-4AC7-BE42-7AA1770E6B03" w:history="1">
              <w:r w:rsidRPr="00106C0D">
                <w:rPr>
                  <w:rStyle w:val="a6"/>
                  <w:rFonts w:ascii="Times New Roman" w:hAnsi="Times New Roman" w:cs="Times New Roman"/>
                  <w:bCs/>
                  <w:i/>
                  <w:iCs/>
                  <w:lang w:val="en-US"/>
                </w:rPr>
                <w:t>Table 12</w:t>
              </w:r>
            </w:hyperlink>
            <w:r w:rsidRPr="00106C0D">
              <w:rPr>
                <w:rFonts w:ascii="Times New Roman" w:hAnsi="Times New Roman" w:cs="Times New Roman"/>
                <w:bCs/>
                <w:lang w:val="en-US"/>
              </w:rPr>
              <w:t xml:space="preserve"> are much higher than those presented </w:t>
            </w:r>
            <w:r w:rsidRPr="00106C0D">
              <w:rPr>
                <w:rFonts w:ascii="Times New Roman" w:hAnsi="Times New Roman" w:cs="Times New Roman"/>
                <w:bCs/>
                <w:lang w:val="en-US"/>
              </w:rPr>
              <w:lastRenderedPageBreak/>
              <w:t>in </w:t>
            </w:r>
            <w:hyperlink r:id="rId52" w:anchor="GUID-AEF1394F-82C0-49D8-986E-166709E051A4" w:history="1">
              <w:r w:rsidRPr="00106C0D">
                <w:rPr>
                  <w:rStyle w:val="a6"/>
                  <w:rFonts w:ascii="Times New Roman" w:hAnsi="Times New Roman" w:cs="Times New Roman"/>
                  <w:bCs/>
                  <w:i/>
                  <w:iCs/>
                  <w:lang w:val="en-US"/>
                </w:rPr>
                <w:t>Table 10</w:t>
              </w:r>
            </w:hyperlink>
            <w:r w:rsidRPr="00106C0D">
              <w:rPr>
                <w:rFonts w:ascii="Times New Roman" w:hAnsi="Times New Roman" w:cs="Times New Roman"/>
                <w:bCs/>
                <w:lang w:val="en-US"/>
              </w:rPr>
              <w:t>. However, the impact of 1000 ppm sodium/potassium in the test solution has to be addressed, as does the ~2.8% of the other dissolved solids if the direct dissolution approach is to be applied to the media analysis.</w:t>
            </w:r>
          </w:p>
          <w:p w14:paraId="3213313C" w14:textId="77777777" w:rsidR="00291C99" w:rsidRPr="00106C0D" w:rsidRDefault="00291C99" w:rsidP="00C25CF0">
            <w:pPr>
              <w:spacing w:after="0" w:line="240" w:lineRule="auto"/>
              <w:jc w:val="both"/>
              <w:rPr>
                <w:rFonts w:ascii="Times New Roman" w:hAnsi="Times New Roman" w:cs="Times New Roman"/>
                <w:bCs/>
                <w:lang w:val="en-US"/>
              </w:rPr>
            </w:pPr>
          </w:p>
          <w:p w14:paraId="29DBEE63" w14:textId="43D5AE54"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First and foremost, the correct sample introduction equipment should be selected for the ICP-MS mass spectrometer, including the nebulizer, spray chamber, and torch injector, per manufacturer recommendations. The sampler and skimmer cones in the first vacuum interface region should also be selected based upon manufacturer recommendations for analysis of high-dissolved solids matrices.</w:t>
            </w:r>
          </w:p>
          <w:p w14:paraId="778D98CA" w14:textId="2A98D596" w:rsidR="005D1A5A" w:rsidRPr="00106C0D" w:rsidRDefault="005D1A5A" w:rsidP="00C25CF0">
            <w:pPr>
              <w:spacing w:after="0" w:line="240" w:lineRule="auto"/>
              <w:jc w:val="both"/>
              <w:rPr>
                <w:rFonts w:ascii="Times New Roman" w:hAnsi="Times New Roman" w:cs="Times New Roman"/>
                <w:bCs/>
                <w:lang w:val="en-US"/>
              </w:rPr>
            </w:pPr>
          </w:p>
          <w:p w14:paraId="1B262337" w14:textId="77777777" w:rsidR="00363169" w:rsidRPr="00106C0D" w:rsidRDefault="00363169" w:rsidP="00C25CF0">
            <w:pPr>
              <w:spacing w:after="0" w:line="240" w:lineRule="auto"/>
              <w:jc w:val="both"/>
              <w:rPr>
                <w:rFonts w:ascii="Times New Roman" w:hAnsi="Times New Roman" w:cs="Times New Roman"/>
                <w:bCs/>
                <w:lang w:val="en-US"/>
              </w:rPr>
            </w:pPr>
          </w:p>
          <w:p w14:paraId="75550728" w14:textId="0E2B7A24"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The presence of the sodium/potassium ions in the mass spectrometer ion beam will dramatically impact the response of the elements relative to their mass. For our example media, the mass range is from vanadium (51 amu) to molybdenum (96 amu). The presence of sodium and potassium will likely enhance the vanadium response and suppress the molybdenum response relative to a working standard prepared in a dilute nitric acid matrix.</w:t>
            </w:r>
          </w:p>
          <w:p w14:paraId="34F97B30" w14:textId="37C24E54" w:rsidR="005D1A5A" w:rsidRPr="00106C0D" w:rsidRDefault="005D1A5A" w:rsidP="00C25CF0">
            <w:pPr>
              <w:spacing w:after="0" w:line="240" w:lineRule="auto"/>
              <w:jc w:val="both"/>
              <w:rPr>
                <w:rFonts w:ascii="Times New Roman" w:hAnsi="Times New Roman" w:cs="Times New Roman"/>
                <w:bCs/>
                <w:lang w:val="en-US"/>
              </w:rPr>
            </w:pPr>
          </w:p>
          <w:p w14:paraId="60C674B1" w14:textId="77777777" w:rsidR="00291C99" w:rsidRPr="00106C0D" w:rsidRDefault="00291C99" w:rsidP="00C25CF0">
            <w:pPr>
              <w:spacing w:after="0" w:line="240" w:lineRule="auto"/>
              <w:jc w:val="both"/>
              <w:rPr>
                <w:rFonts w:ascii="Times New Roman" w:hAnsi="Times New Roman" w:cs="Times New Roman"/>
                <w:bCs/>
                <w:lang w:val="en-US"/>
              </w:rPr>
            </w:pPr>
          </w:p>
          <w:p w14:paraId="68744711" w14:textId="61E65952" w:rsidR="00291C99"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For a direct media dilution approach, there are two relatively straightforward remedies in this case. The first is to add sodium chloride to the working standard diluent to match the combined sodium/potassium concentration of the 6-fold diluted media test solutions, in this case, ~1000 ppm. Ultra-pure grade sodium chloride is commercially available that is for all practical purposes free from elemental contaminants. The second remedy is to use multiple internal standards that encompass the mass range of the analyte trace metals.</w:t>
            </w:r>
          </w:p>
          <w:p w14:paraId="5CFD8584" w14:textId="77777777" w:rsidR="00B60CB2" w:rsidRPr="00106C0D" w:rsidRDefault="00B60CB2" w:rsidP="00C25CF0">
            <w:pPr>
              <w:spacing w:after="0" w:line="240" w:lineRule="auto"/>
              <w:jc w:val="both"/>
              <w:rPr>
                <w:rFonts w:ascii="Times New Roman" w:hAnsi="Times New Roman" w:cs="Times New Roman"/>
                <w:bCs/>
                <w:lang w:val="en-US"/>
              </w:rPr>
            </w:pPr>
          </w:p>
          <w:p w14:paraId="1148609C" w14:textId="193DD2D7" w:rsidR="00363169" w:rsidRDefault="00363169" w:rsidP="00C25CF0">
            <w:pPr>
              <w:spacing w:after="0" w:line="240" w:lineRule="auto"/>
              <w:jc w:val="both"/>
              <w:rPr>
                <w:rFonts w:ascii="Times New Roman" w:hAnsi="Times New Roman" w:cs="Times New Roman"/>
                <w:bCs/>
                <w:lang w:val="en-US"/>
              </w:rPr>
            </w:pPr>
          </w:p>
          <w:p w14:paraId="73CE3AE6" w14:textId="77777777" w:rsidR="00C221B2" w:rsidRPr="00106C0D" w:rsidRDefault="00C221B2" w:rsidP="00C25CF0">
            <w:pPr>
              <w:spacing w:after="0" w:line="240" w:lineRule="auto"/>
              <w:jc w:val="both"/>
              <w:rPr>
                <w:rFonts w:ascii="Times New Roman" w:hAnsi="Times New Roman" w:cs="Times New Roman"/>
                <w:bCs/>
                <w:lang w:val="en-US"/>
              </w:rPr>
            </w:pPr>
          </w:p>
          <w:p w14:paraId="5ECB2468" w14:textId="1182CD64"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In the case that the ICP-MS mass spectrometer will not tolerate the high glucose concentration, the material can be digested to remove the carbonaceous media components. In that case, the counter-ions of the intrinsic inorganic salts will remain at the concentrations presented in </w:t>
            </w:r>
            <w:hyperlink r:id="rId53" w:anchor="GUID-A947D864-6A9E-4EB6-9AE9-4636133C8F3A" w:history="1">
              <w:r w:rsidRPr="00106C0D">
                <w:rPr>
                  <w:rStyle w:val="a6"/>
                  <w:rFonts w:ascii="Times New Roman" w:hAnsi="Times New Roman" w:cs="Times New Roman"/>
                  <w:bCs/>
                  <w:i/>
                  <w:iCs/>
                  <w:lang w:val="en-US"/>
                </w:rPr>
                <w:t>Table 6</w:t>
              </w:r>
            </w:hyperlink>
            <w:r w:rsidRPr="00106C0D">
              <w:rPr>
                <w:rFonts w:ascii="Times New Roman" w:hAnsi="Times New Roman" w:cs="Times New Roman"/>
                <w:bCs/>
                <w:lang w:val="en-US"/>
              </w:rPr>
              <w:t>. Given the low concentrations of the trace elements in the media, significant care needs to be taken to control any sources of contamination or loss of the target analytes.</w:t>
            </w:r>
          </w:p>
          <w:p w14:paraId="6CA44004" w14:textId="7438D7C8" w:rsidR="00363169" w:rsidRPr="00106C0D" w:rsidRDefault="00363169" w:rsidP="00C25CF0">
            <w:pPr>
              <w:spacing w:after="0" w:line="240" w:lineRule="auto"/>
              <w:jc w:val="both"/>
              <w:rPr>
                <w:rFonts w:ascii="Times New Roman" w:hAnsi="Times New Roman" w:cs="Times New Roman"/>
                <w:bCs/>
                <w:lang w:val="en-US"/>
              </w:rPr>
            </w:pPr>
          </w:p>
          <w:p w14:paraId="3240A590" w14:textId="55BBA770" w:rsidR="00B1297C" w:rsidRPr="00106C0D" w:rsidRDefault="00B1297C" w:rsidP="00C25CF0">
            <w:pPr>
              <w:spacing w:after="0" w:line="240" w:lineRule="auto"/>
              <w:jc w:val="both"/>
              <w:rPr>
                <w:rFonts w:ascii="Times New Roman" w:hAnsi="Times New Roman" w:cs="Times New Roman"/>
                <w:bCs/>
                <w:lang w:val="en-US"/>
              </w:rPr>
            </w:pPr>
            <w:r w:rsidRPr="00106C0D">
              <w:rPr>
                <w:rFonts w:ascii="Times New Roman" w:hAnsi="Times New Roman" w:cs="Times New Roman"/>
                <w:bCs/>
                <w:lang w:val="en-US"/>
              </w:rPr>
              <w:t>The method of standard additions could also be applied to overcome the high solids sample matrix. However, the standard addition concentrations should be selected carefully to minimize the propagation of error around the concentration axis intercept via regression analysis and the accuracy verified through spiking or dilution experiments.</w:t>
            </w:r>
          </w:p>
          <w:p w14:paraId="0BBEBE2B" w14:textId="2F922BC6" w:rsidR="00363169" w:rsidRPr="00106C0D" w:rsidRDefault="00363169" w:rsidP="00C25CF0">
            <w:pPr>
              <w:spacing w:after="0" w:line="240" w:lineRule="auto"/>
              <w:jc w:val="both"/>
              <w:rPr>
                <w:rFonts w:ascii="Times New Roman" w:hAnsi="Times New Roman" w:cs="Times New Roman"/>
                <w:bCs/>
                <w:lang w:val="en-US"/>
              </w:rPr>
            </w:pPr>
          </w:p>
          <w:p w14:paraId="44FD6CEA" w14:textId="03F5BDDC" w:rsidR="00363169" w:rsidRDefault="00363169" w:rsidP="00C25CF0">
            <w:pPr>
              <w:spacing w:after="0" w:line="240" w:lineRule="auto"/>
              <w:jc w:val="both"/>
              <w:rPr>
                <w:rFonts w:ascii="Times New Roman" w:hAnsi="Times New Roman" w:cs="Times New Roman"/>
                <w:bCs/>
                <w:lang w:val="en-US"/>
              </w:rPr>
            </w:pPr>
          </w:p>
          <w:p w14:paraId="058164D0" w14:textId="77777777" w:rsidR="00555160" w:rsidRPr="00106C0D" w:rsidRDefault="00555160" w:rsidP="00C25CF0">
            <w:pPr>
              <w:spacing w:after="0" w:line="240" w:lineRule="auto"/>
              <w:jc w:val="both"/>
              <w:rPr>
                <w:rFonts w:ascii="Times New Roman" w:hAnsi="Times New Roman" w:cs="Times New Roman"/>
                <w:bCs/>
                <w:lang w:val="en-US"/>
              </w:rPr>
            </w:pPr>
          </w:p>
          <w:p w14:paraId="751C61D9" w14:textId="77777777" w:rsidR="00B1297C" w:rsidRPr="00106C0D" w:rsidRDefault="00B1297C" w:rsidP="00C25CF0">
            <w:pPr>
              <w:spacing w:after="0" w:line="240" w:lineRule="auto"/>
              <w:jc w:val="both"/>
              <w:rPr>
                <w:rFonts w:ascii="Times New Roman" w:hAnsi="Times New Roman" w:cs="Times New Roman"/>
                <w:b/>
                <w:bCs/>
              </w:rPr>
            </w:pPr>
            <w:r w:rsidRPr="00106C0D">
              <w:rPr>
                <w:rFonts w:ascii="Times New Roman" w:hAnsi="Times New Roman" w:cs="Times New Roman"/>
                <w:b/>
                <w:bCs/>
              </w:rPr>
              <w:t>REFERENCES</w:t>
            </w:r>
          </w:p>
          <w:p w14:paraId="5CE2A82F" w14:textId="77777777" w:rsidR="00B1297C" w:rsidRPr="00106C0D" w:rsidRDefault="00B1297C" w:rsidP="00C25CF0">
            <w:pPr>
              <w:numPr>
                <w:ilvl w:val="0"/>
                <w:numId w:val="24"/>
              </w:numPr>
              <w:tabs>
                <w:tab w:val="clear" w:pos="720"/>
              </w:tabs>
              <w:spacing w:after="0" w:line="240" w:lineRule="auto"/>
              <w:ind w:left="0" w:firstLine="0"/>
              <w:jc w:val="both"/>
              <w:rPr>
                <w:rFonts w:ascii="Times New Roman" w:hAnsi="Times New Roman" w:cs="Times New Roman"/>
                <w:bCs/>
                <w:lang w:val="en-US"/>
              </w:rPr>
            </w:pPr>
            <w:r w:rsidRPr="00106C0D">
              <w:rPr>
                <w:rFonts w:ascii="Times New Roman" w:hAnsi="Times New Roman" w:cs="Times New Roman"/>
                <w:bCs/>
                <w:lang w:val="en-US"/>
              </w:rPr>
              <w:t>International Council for Harmonisation (ICH). Q9: Quality Risk Management. 2005. </w:t>
            </w:r>
            <w:hyperlink r:id="rId54" w:tgtFrame="_blank" w:history="1">
              <w:r w:rsidRPr="00106C0D">
                <w:rPr>
                  <w:rStyle w:val="a6"/>
                  <w:rFonts w:ascii="Times New Roman" w:hAnsi="Times New Roman" w:cs="Times New Roman"/>
                  <w:bCs/>
                  <w:i/>
                  <w:iCs/>
                  <w:lang w:val="en-US"/>
                </w:rPr>
                <w:t>https://database.ich.org/sites/default/files/Q9%20Guideline.pdf</w:t>
              </w:r>
            </w:hyperlink>
            <w:r w:rsidRPr="00106C0D">
              <w:rPr>
                <w:rFonts w:ascii="Times New Roman" w:hAnsi="Times New Roman" w:cs="Times New Roman"/>
                <w:bCs/>
                <w:lang w:val="en-US"/>
              </w:rPr>
              <w:t>.</w:t>
            </w:r>
          </w:p>
          <w:p w14:paraId="7005B503" w14:textId="132655AB" w:rsidR="00555160" w:rsidRPr="00555160" w:rsidRDefault="00B1297C" w:rsidP="00C25CF0">
            <w:pPr>
              <w:numPr>
                <w:ilvl w:val="0"/>
                <w:numId w:val="24"/>
              </w:numPr>
              <w:tabs>
                <w:tab w:val="clear" w:pos="720"/>
              </w:tabs>
              <w:spacing w:after="0" w:line="240" w:lineRule="auto"/>
              <w:ind w:left="0" w:firstLine="0"/>
              <w:jc w:val="both"/>
              <w:rPr>
                <w:rFonts w:ascii="Times New Roman" w:hAnsi="Times New Roman" w:cs="Times New Roman"/>
                <w:bCs/>
                <w:lang w:val="en-US"/>
              </w:rPr>
            </w:pPr>
            <w:r w:rsidRPr="00106C0D">
              <w:rPr>
                <w:rFonts w:ascii="Times New Roman" w:hAnsi="Times New Roman" w:cs="Times New Roman"/>
                <w:bCs/>
                <w:lang w:val="en-US"/>
              </w:rPr>
              <w:t>International Council for Harmonisation (ICH). Q11: Development and Manufacture of Drug Substances (Chemical Entities and Biotechnological/Biological Entities). 2012. </w:t>
            </w:r>
            <w:hyperlink r:id="rId55" w:tgtFrame="_blank" w:history="1">
              <w:r w:rsidRPr="00106C0D">
                <w:rPr>
                  <w:rStyle w:val="a6"/>
                  <w:rFonts w:ascii="Times New Roman" w:hAnsi="Times New Roman" w:cs="Times New Roman"/>
                  <w:bCs/>
                  <w:i/>
                  <w:iCs/>
                  <w:lang w:val="en-US"/>
                </w:rPr>
                <w:t>https://database.ich.org/sites/default/files/Q11%20Guideline.pdf</w:t>
              </w:r>
            </w:hyperlink>
            <w:r w:rsidRPr="00106C0D">
              <w:rPr>
                <w:rFonts w:ascii="Times New Roman" w:hAnsi="Times New Roman" w:cs="Times New Roman"/>
                <w:bCs/>
                <w:lang w:val="en-US"/>
              </w:rPr>
              <w:t>.</w:t>
            </w:r>
          </w:p>
          <w:p w14:paraId="34FA5E05" w14:textId="77777777" w:rsidR="00555160" w:rsidRPr="00106C0D" w:rsidRDefault="00555160" w:rsidP="00C25CF0">
            <w:pPr>
              <w:spacing w:after="0" w:line="240" w:lineRule="auto"/>
              <w:jc w:val="both"/>
              <w:rPr>
                <w:rFonts w:ascii="Times New Roman" w:hAnsi="Times New Roman" w:cs="Times New Roman"/>
                <w:bCs/>
                <w:lang w:val="en-US"/>
              </w:rPr>
            </w:pPr>
          </w:p>
          <w:p w14:paraId="01F79668" w14:textId="55C3EDCF" w:rsidR="00B1297C" w:rsidRDefault="00B1297C" w:rsidP="00C25CF0">
            <w:pPr>
              <w:numPr>
                <w:ilvl w:val="0"/>
                <w:numId w:val="24"/>
              </w:numPr>
              <w:tabs>
                <w:tab w:val="clear" w:pos="720"/>
              </w:tabs>
              <w:spacing w:after="0" w:line="240" w:lineRule="auto"/>
              <w:ind w:left="0" w:firstLine="0"/>
              <w:jc w:val="both"/>
              <w:rPr>
                <w:rFonts w:ascii="Times New Roman" w:hAnsi="Times New Roman" w:cs="Times New Roman"/>
                <w:bCs/>
                <w:lang w:val="en-US"/>
              </w:rPr>
            </w:pPr>
            <w:r w:rsidRPr="00106C0D">
              <w:rPr>
                <w:rFonts w:ascii="Times New Roman" w:hAnsi="Times New Roman" w:cs="Times New Roman"/>
                <w:bCs/>
                <w:lang w:val="en-US"/>
              </w:rPr>
              <w:t>World Health Organization (WHO). Annex 4 WHO guidelines for sampling of pharmaceutical products and related materials. WHO Technical Report Series, No. 929. 2005. </w:t>
            </w:r>
            <w:hyperlink r:id="rId56" w:tgtFrame="_blank" w:history="1">
              <w:r w:rsidRPr="00106C0D">
                <w:rPr>
                  <w:rStyle w:val="a6"/>
                  <w:rFonts w:ascii="Times New Roman" w:hAnsi="Times New Roman" w:cs="Times New Roman"/>
                  <w:bCs/>
                  <w:i/>
                  <w:iCs/>
                  <w:lang w:val="en-US"/>
                </w:rPr>
                <w:t>https://www.who.int/docs/default-source/medicines/norms-and-</w:t>
              </w:r>
              <w:r w:rsidRPr="00106C0D">
                <w:rPr>
                  <w:rStyle w:val="a6"/>
                  <w:rFonts w:ascii="Times New Roman" w:hAnsi="Times New Roman" w:cs="Times New Roman"/>
                  <w:bCs/>
                  <w:i/>
                  <w:iCs/>
                  <w:lang w:val="en-US"/>
                </w:rPr>
                <w:lastRenderedPageBreak/>
                <w:t>standards/guidelines/quality-control/trs929-annex4-guidelinessamplingpharmproducts.pdf</w:t>
              </w:r>
            </w:hyperlink>
            <w:r w:rsidRPr="00106C0D">
              <w:rPr>
                <w:rFonts w:ascii="Times New Roman" w:hAnsi="Times New Roman" w:cs="Times New Roman"/>
                <w:bCs/>
                <w:lang w:val="en-US"/>
              </w:rPr>
              <w:t>.</w:t>
            </w:r>
          </w:p>
          <w:p w14:paraId="5886F5F0" w14:textId="77777777" w:rsidR="009F72D3" w:rsidRPr="00106C0D" w:rsidRDefault="009F72D3" w:rsidP="00C25CF0">
            <w:pPr>
              <w:spacing w:after="0" w:line="240" w:lineRule="auto"/>
              <w:jc w:val="both"/>
              <w:rPr>
                <w:rFonts w:ascii="Times New Roman" w:hAnsi="Times New Roman" w:cs="Times New Roman"/>
                <w:bCs/>
                <w:lang w:val="en-US"/>
              </w:rPr>
            </w:pPr>
          </w:p>
          <w:p w14:paraId="1251CBC1" w14:textId="77777777" w:rsidR="00B1297C" w:rsidRPr="00106C0D" w:rsidRDefault="00B1297C" w:rsidP="00C25CF0">
            <w:pPr>
              <w:numPr>
                <w:ilvl w:val="0"/>
                <w:numId w:val="24"/>
              </w:numPr>
              <w:tabs>
                <w:tab w:val="clear" w:pos="720"/>
              </w:tabs>
              <w:spacing w:after="0" w:line="240" w:lineRule="auto"/>
              <w:ind w:left="0" w:firstLine="0"/>
              <w:jc w:val="both"/>
              <w:rPr>
                <w:rFonts w:ascii="Times New Roman" w:hAnsi="Times New Roman" w:cs="Times New Roman"/>
                <w:bCs/>
              </w:rPr>
            </w:pPr>
            <w:r w:rsidRPr="00106C0D">
              <w:rPr>
                <w:rFonts w:ascii="Times New Roman" w:hAnsi="Times New Roman" w:cs="Times New Roman"/>
                <w:bCs/>
                <w:lang w:val="en-US"/>
              </w:rPr>
              <w:t xml:space="preserve">International Council for Harmonisation (ICH). Q7: Good Manufacturing Practice Guide for Active Pharmaceutical Ingredients. </w:t>
            </w:r>
            <w:r w:rsidRPr="00106C0D">
              <w:rPr>
                <w:rFonts w:ascii="Times New Roman" w:hAnsi="Times New Roman" w:cs="Times New Roman"/>
                <w:bCs/>
              </w:rPr>
              <w:t>2000.</w:t>
            </w:r>
          </w:p>
          <w:p w14:paraId="670278E4" w14:textId="77777777" w:rsidR="00B1297C" w:rsidRPr="00106C0D" w:rsidRDefault="00B1297C" w:rsidP="00C25CF0">
            <w:pPr>
              <w:numPr>
                <w:ilvl w:val="0"/>
                <w:numId w:val="24"/>
              </w:numPr>
              <w:tabs>
                <w:tab w:val="clear" w:pos="720"/>
              </w:tabs>
              <w:spacing w:after="0" w:line="240" w:lineRule="auto"/>
              <w:ind w:left="0" w:firstLine="0"/>
              <w:jc w:val="both"/>
              <w:rPr>
                <w:rFonts w:ascii="Times New Roman" w:hAnsi="Times New Roman" w:cs="Times New Roman"/>
                <w:bCs/>
              </w:rPr>
            </w:pPr>
            <w:r w:rsidRPr="00106C0D">
              <w:rPr>
                <w:rFonts w:ascii="Times New Roman" w:hAnsi="Times New Roman" w:cs="Times New Roman"/>
                <w:bCs/>
                <w:lang w:val="en-US"/>
              </w:rPr>
              <w:t xml:space="preserve">Montaser A, Golightly DW. Inductively Coupled Plasmas in Analytical Atomic Spectrometry, 2nd Ed. </w:t>
            </w:r>
            <w:r w:rsidRPr="00106C0D">
              <w:rPr>
                <w:rFonts w:ascii="Times New Roman" w:hAnsi="Times New Roman" w:cs="Times New Roman"/>
                <w:bCs/>
              </w:rPr>
              <w:t>NY: VCH Publishers, Inc.; 1992:614.</w:t>
            </w:r>
          </w:p>
          <w:p w14:paraId="64E4A223" w14:textId="77777777" w:rsidR="00B1297C" w:rsidRPr="00106C0D" w:rsidRDefault="00B1297C" w:rsidP="00C25CF0">
            <w:pPr>
              <w:numPr>
                <w:ilvl w:val="0"/>
                <w:numId w:val="24"/>
              </w:numPr>
              <w:tabs>
                <w:tab w:val="clear" w:pos="720"/>
              </w:tabs>
              <w:spacing w:after="0" w:line="240" w:lineRule="auto"/>
              <w:ind w:left="0" w:firstLine="0"/>
              <w:jc w:val="both"/>
              <w:rPr>
                <w:rFonts w:ascii="Times New Roman" w:hAnsi="Times New Roman" w:cs="Times New Roman"/>
                <w:bCs/>
              </w:rPr>
            </w:pPr>
            <w:r w:rsidRPr="00106C0D">
              <w:rPr>
                <w:rFonts w:ascii="Times New Roman" w:hAnsi="Times New Roman" w:cs="Times New Roman"/>
                <w:bCs/>
                <w:lang w:val="en-US"/>
              </w:rPr>
              <w:t>Larsen EH, Stürup S. Carbon-enhanced inductively coupled plasma mass spectrometric detection of arsenic and selenium and its application to arsenic speciation. </w:t>
            </w:r>
            <w:r w:rsidRPr="00106C0D">
              <w:rPr>
                <w:rFonts w:ascii="Times New Roman" w:hAnsi="Times New Roman" w:cs="Times New Roman"/>
                <w:bCs/>
                <w:i/>
                <w:iCs/>
              </w:rPr>
              <w:t>J. Anal. At. Spectrom</w:t>
            </w:r>
            <w:r w:rsidRPr="00106C0D">
              <w:rPr>
                <w:rFonts w:ascii="Times New Roman" w:hAnsi="Times New Roman" w:cs="Times New Roman"/>
                <w:bCs/>
              </w:rPr>
              <w:t>. 1994;9:1099–1105.</w:t>
            </w:r>
          </w:p>
          <w:p w14:paraId="322CF45A" w14:textId="77777777" w:rsidR="00B1297C" w:rsidRPr="00106C0D" w:rsidRDefault="00B1297C" w:rsidP="00C25CF0">
            <w:pPr>
              <w:numPr>
                <w:ilvl w:val="0"/>
                <w:numId w:val="24"/>
              </w:numPr>
              <w:tabs>
                <w:tab w:val="clear" w:pos="720"/>
              </w:tabs>
              <w:spacing w:after="0" w:line="240" w:lineRule="auto"/>
              <w:ind w:left="0" w:firstLine="0"/>
              <w:jc w:val="both"/>
              <w:rPr>
                <w:rFonts w:ascii="Times New Roman" w:hAnsi="Times New Roman" w:cs="Times New Roman"/>
                <w:bCs/>
              </w:rPr>
            </w:pPr>
            <w:r w:rsidRPr="00106C0D">
              <w:rPr>
                <w:rFonts w:ascii="Times New Roman" w:hAnsi="Times New Roman" w:cs="Times New Roman"/>
                <w:bCs/>
                <w:lang w:val="en-US"/>
              </w:rPr>
              <w:t>Reinhart D, Damjanovic L, Kaisermayer C, Kunert R. Benchmarking of commercially available CHO cell culture media for antibody production. </w:t>
            </w:r>
            <w:r w:rsidRPr="00106C0D">
              <w:rPr>
                <w:rFonts w:ascii="Times New Roman" w:hAnsi="Times New Roman" w:cs="Times New Roman"/>
                <w:bCs/>
                <w:i/>
                <w:iCs/>
              </w:rPr>
              <w:t>Appl Microbiol Biotechnol</w:t>
            </w:r>
            <w:r w:rsidRPr="00106C0D">
              <w:rPr>
                <w:rFonts w:ascii="Times New Roman" w:hAnsi="Times New Roman" w:cs="Times New Roman"/>
                <w:bCs/>
              </w:rPr>
              <w:t>. 2015;99(11):4645–4657.</w:t>
            </w:r>
          </w:p>
          <w:p w14:paraId="01A70028" w14:textId="307E25F3" w:rsidR="00B1297C" w:rsidRPr="00106C0D" w:rsidRDefault="00B1297C" w:rsidP="00C25CF0">
            <w:pPr>
              <w:numPr>
                <w:ilvl w:val="0"/>
                <w:numId w:val="24"/>
              </w:numPr>
              <w:tabs>
                <w:tab w:val="clear" w:pos="720"/>
              </w:tabs>
              <w:spacing w:after="0" w:line="240" w:lineRule="auto"/>
              <w:ind w:left="0" w:firstLine="0"/>
              <w:jc w:val="both"/>
              <w:rPr>
                <w:rFonts w:ascii="Times New Roman" w:hAnsi="Times New Roman" w:cs="Times New Roman"/>
                <w:bCs/>
              </w:rPr>
            </w:pPr>
            <w:r w:rsidRPr="00106C0D">
              <w:rPr>
                <w:rFonts w:ascii="Times New Roman" w:hAnsi="Times New Roman" w:cs="Times New Roman"/>
                <w:bCs/>
                <w:lang w:val="en-US"/>
              </w:rPr>
              <w:t xml:space="preserve">Kenerson RW. Cell culture medium comprising transition metals or trace element. </w:t>
            </w:r>
            <w:r w:rsidRPr="00106C0D">
              <w:rPr>
                <w:rFonts w:ascii="Times New Roman" w:hAnsi="Times New Roman" w:cs="Times New Roman"/>
                <w:bCs/>
              </w:rPr>
              <w:t>Table 1. Google Patent W02006004728A2, Application PCT/US2005/022889. 2005;13–22.</w:t>
            </w:r>
          </w:p>
          <w:p w14:paraId="7282A1EF" w14:textId="77777777" w:rsidR="005D1A5A" w:rsidRPr="00106C0D" w:rsidRDefault="005D1A5A" w:rsidP="00C25CF0">
            <w:pPr>
              <w:spacing w:after="0" w:line="240" w:lineRule="auto"/>
              <w:jc w:val="both"/>
              <w:rPr>
                <w:rFonts w:ascii="Times New Roman" w:hAnsi="Times New Roman" w:cs="Times New Roman"/>
                <w:bCs/>
              </w:rPr>
            </w:pPr>
          </w:p>
          <w:p w14:paraId="7EBDC1BD" w14:textId="77777777" w:rsidR="00B1297C" w:rsidRPr="00106C0D" w:rsidRDefault="00B1297C" w:rsidP="00C25CF0">
            <w:pPr>
              <w:spacing w:after="0" w:line="240" w:lineRule="auto"/>
              <w:jc w:val="both"/>
              <w:rPr>
                <w:rFonts w:ascii="Times New Roman" w:hAnsi="Times New Roman" w:cs="Times New Roman"/>
                <w:b/>
                <w:bCs/>
              </w:rPr>
            </w:pPr>
            <w:r w:rsidRPr="00106C0D">
              <w:rPr>
                <w:rFonts w:ascii="Times New Roman" w:hAnsi="Times New Roman" w:cs="Times New Roman"/>
                <w:b/>
                <w:bCs/>
              </w:rPr>
              <w:t>ADDITIONAL INFORMATION</w:t>
            </w:r>
          </w:p>
          <w:p w14:paraId="50BE6D3E" w14:textId="77777777" w:rsidR="00B1297C" w:rsidRPr="00106C0D" w:rsidRDefault="00B1297C" w:rsidP="00C25CF0">
            <w:pPr>
              <w:numPr>
                <w:ilvl w:val="0"/>
                <w:numId w:val="25"/>
              </w:numPr>
              <w:tabs>
                <w:tab w:val="clear" w:pos="720"/>
              </w:tabs>
              <w:spacing w:after="0" w:line="240" w:lineRule="auto"/>
              <w:ind w:left="0" w:firstLine="4"/>
              <w:jc w:val="both"/>
              <w:rPr>
                <w:rFonts w:ascii="Times New Roman" w:hAnsi="Times New Roman" w:cs="Times New Roman"/>
                <w:bCs/>
              </w:rPr>
            </w:pPr>
            <w:r w:rsidRPr="00106C0D">
              <w:rPr>
                <w:rFonts w:ascii="Times New Roman" w:hAnsi="Times New Roman" w:cs="Times New Roman"/>
                <w:bCs/>
                <w:lang w:val="en-US"/>
              </w:rPr>
              <w:t>Brantley T, Moore B, Grinnell C, Khattak S. Investigating trace metal precipitation in highly concentrated cell culture media with Pourbaix diagrams. </w:t>
            </w:r>
            <w:r w:rsidRPr="00106C0D">
              <w:rPr>
                <w:rFonts w:ascii="Times New Roman" w:hAnsi="Times New Roman" w:cs="Times New Roman"/>
                <w:bCs/>
                <w:i/>
                <w:iCs/>
              </w:rPr>
              <w:t>Biotechnology and Bioengineering</w:t>
            </w:r>
            <w:r w:rsidRPr="00106C0D">
              <w:rPr>
                <w:rFonts w:ascii="Times New Roman" w:hAnsi="Times New Roman" w:cs="Times New Roman"/>
                <w:bCs/>
              </w:rPr>
              <w:t>. 2021;118(12):3888–3897.</w:t>
            </w:r>
          </w:p>
          <w:p w14:paraId="3471B306" w14:textId="77777777" w:rsidR="00B1297C" w:rsidRPr="00106C0D" w:rsidRDefault="00B1297C" w:rsidP="00C25CF0">
            <w:pPr>
              <w:numPr>
                <w:ilvl w:val="0"/>
                <w:numId w:val="25"/>
              </w:numPr>
              <w:tabs>
                <w:tab w:val="clear" w:pos="720"/>
              </w:tabs>
              <w:spacing w:after="0" w:line="240" w:lineRule="auto"/>
              <w:ind w:left="0" w:firstLine="4"/>
              <w:jc w:val="both"/>
              <w:rPr>
                <w:rFonts w:ascii="Times New Roman" w:hAnsi="Times New Roman" w:cs="Times New Roman"/>
                <w:bCs/>
              </w:rPr>
            </w:pPr>
            <w:r w:rsidRPr="00106C0D">
              <w:rPr>
                <w:rFonts w:ascii="Times New Roman" w:hAnsi="Times New Roman" w:cs="Times New Roman"/>
                <w:bCs/>
                <w:lang w:val="en-US"/>
              </w:rPr>
              <w:t>Graham RJ, Bhatia H, Yoon S. Consequences of trace metal variability and supplementation on Chinese hamster ovary (CHO) cell culture performance: A review of key mechanisms and considerations. </w:t>
            </w:r>
            <w:r w:rsidRPr="00106C0D">
              <w:rPr>
                <w:rFonts w:ascii="Times New Roman" w:hAnsi="Times New Roman" w:cs="Times New Roman"/>
                <w:bCs/>
                <w:i/>
                <w:iCs/>
              </w:rPr>
              <w:t>Biotechnology and Bioengineering</w:t>
            </w:r>
            <w:r w:rsidRPr="00106C0D">
              <w:rPr>
                <w:rFonts w:ascii="Times New Roman" w:hAnsi="Times New Roman" w:cs="Times New Roman"/>
                <w:bCs/>
              </w:rPr>
              <w:t>. 2019;116(12):3446–3456.</w:t>
            </w:r>
          </w:p>
          <w:p w14:paraId="08EDBC4F" w14:textId="77777777" w:rsidR="00B1297C" w:rsidRPr="00106C0D" w:rsidRDefault="00B1297C" w:rsidP="00C25CF0">
            <w:pPr>
              <w:numPr>
                <w:ilvl w:val="0"/>
                <w:numId w:val="25"/>
              </w:numPr>
              <w:tabs>
                <w:tab w:val="clear" w:pos="720"/>
              </w:tabs>
              <w:spacing w:after="0" w:line="240" w:lineRule="auto"/>
              <w:ind w:left="0" w:firstLine="4"/>
              <w:jc w:val="both"/>
              <w:rPr>
                <w:rFonts w:ascii="Times New Roman" w:hAnsi="Times New Roman" w:cs="Times New Roman"/>
                <w:bCs/>
              </w:rPr>
            </w:pPr>
            <w:r w:rsidRPr="00106C0D">
              <w:rPr>
                <w:rFonts w:ascii="Times New Roman" w:hAnsi="Times New Roman" w:cs="Times New Roman"/>
                <w:bCs/>
                <w:lang w:val="en-US"/>
              </w:rPr>
              <w:t xml:space="preserve">Hossler P, Racicot C, McDermott S. Targeted shifting of protein glycosylation profiles in mammalian cell culture through media </w:t>
            </w:r>
            <w:r w:rsidRPr="00106C0D">
              <w:rPr>
                <w:rFonts w:ascii="Times New Roman" w:hAnsi="Times New Roman" w:cs="Times New Roman"/>
                <w:bCs/>
                <w:lang w:val="en-US"/>
              </w:rPr>
              <w:lastRenderedPageBreak/>
              <w:t>supplementation of cobalt. </w:t>
            </w:r>
            <w:r w:rsidRPr="00106C0D">
              <w:rPr>
                <w:rFonts w:ascii="Times New Roman" w:hAnsi="Times New Roman" w:cs="Times New Roman"/>
                <w:bCs/>
                <w:i/>
                <w:iCs/>
              </w:rPr>
              <w:t>J Glycobiology</w:t>
            </w:r>
            <w:r w:rsidRPr="00106C0D">
              <w:rPr>
                <w:rFonts w:ascii="Times New Roman" w:hAnsi="Times New Roman" w:cs="Times New Roman"/>
                <w:bCs/>
              </w:rPr>
              <w:t>. 2014;3(1).</w:t>
            </w:r>
          </w:p>
          <w:p w14:paraId="235DCEFC" w14:textId="77777777" w:rsidR="00B1297C" w:rsidRPr="00106C0D" w:rsidRDefault="00B1297C" w:rsidP="00C25CF0">
            <w:pPr>
              <w:numPr>
                <w:ilvl w:val="0"/>
                <w:numId w:val="25"/>
              </w:numPr>
              <w:tabs>
                <w:tab w:val="clear" w:pos="720"/>
              </w:tabs>
              <w:spacing w:after="0" w:line="240" w:lineRule="auto"/>
              <w:ind w:left="0" w:firstLine="4"/>
              <w:jc w:val="both"/>
              <w:rPr>
                <w:rFonts w:ascii="Times New Roman" w:hAnsi="Times New Roman" w:cs="Times New Roman"/>
                <w:bCs/>
              </w:rPr>
            </w:pPr>
            <w:r w:rsidRPr="00106C0D">
              <w:rPr>
                <w:rFonts w:ascii="Times New Roman" w:hAnsi="Times New Roman" w:cs="Times New Roman"/>
                <w:bCs/>
                <w:lang w:val="en-US"/>
              </w:rPr>
              <w:t>Selenius LA, Lundgren MW, Jawad R, Danielsson O, Björnstedt M. The cell culture medium affects growth, phenotype expression, and the response to selenium cytotoxicity in A549 and HepG2 cells. </w:t>
            </w:r>
            <w:r w:rsidRPr="00106C0D">
              <w:rPr>
                <w:rFonts w:ascii="Times New Roman" w:hAnsi="Times New Roman" w:cs="Times New Roman"/>
                <w:bCs/>
                <w:i/>
                <w:iCs/>
              </w:rPr>
              <w:t>Antioxidants</w:t>
            </w:r>
            <w:r w:rsidRPr="00106C0D">
              <w:rPr>
                <w:rFonts w:ascii="Times New Roman" w:hAnsi="Times New Roman" w:cs="Times New Roman"/>
                <w:bCs/>
              </w:rPr>
              <w:t>. 2019;8(4):130.</w:t>
            </w:r>
          </w:p>
          <w:p w14:paraId="60DA5A6F" w14:textId="77777777" w:rsidR="00B1297C" w:rsidRPr="00106C0D" w:rsidRDefault="00B1297C" w:rsidP="00C25CF0">
            <w:pPr>
              <w:numPr>
                <w:ilvl w:val="0"/>
                <w:numId w:val="25"/>
              </w:numPr>
              <w:tabs>
                <w:tab w:val="clear" w:pos="720"/>
              </w:tabs>
              <w:spacing w:after="0" w:line="240" w:lineRule="auto"/>
              <w:ind w:left="0" w:firstLine="4"/>
              <w:jc w:val="both"/>
              <w:rPr>
                <w:rFonts w:ascii="Times New Roman" w:hAnsi="Times New Roman" w:cs="Times New Roman"/>
                <w:bCs/>
              </w:rPr>
            </w:pPr>
            <w:r w:rsidRPr="00106C0D">
              <w:rPr>
                <w:rFonts w:ascii="Times New Roman" w:hAnsi="Times New Roman" w:cs="Times New Roman"/>
                <w:bCs/>
                <w:lang w:val="en-US"/>
              </w:rPr>
              <w:t>Trunfio N, Lee H, Starkey J, Agarabi C, Liu J, Yoon S. Characterization of mammalian cell culture raw materials by combining spectroscopy and chemometrics. </w:t>
            </w:r>
            <w:r w:rsidRPr="00106C0D">
              <w:rPr>
                <w:rFonts w:ascii="Times New Roman" w:hAnsi="Times New Roman" w:cs="Times New Roman"/>
                <w:bCs/>
                <w:i/>
                <w:iCs/>
              </w:rPr>
              <w:t>Biotechnology Progress</w:t>
            </w:r>
            <w:r w:rsidRPr="00106C0D">
              <w:rPr>
                <w:rFonts w:ascii="Times New Roman" w:hAnsi="Times New Roman" w:cs="Times New Roman"/>
                <w:bCs/>
              </w:rPr>
              <w:t>. 2017;33(5):1127–1138.</w:t>
            </w:r>
          </w:p>
          <w:p w14:paraId="0C5C04F0" w14:textId="753E3509" w:rsidR="00FA6D62" w:rsidRPr="00106C0D" w:rsidRDefault="00B1297C" w:rsidP="00C25CF0">
            <w:pPr>
              <w:numPr>
                <w:ilvl w:val="0"/>
                <w:numId w:val="25"/>
              </w:numPr>
              <w:tabs>
                <w:tab w:val="clear" w:pos="720"/>
              </w:tabs>
              <w:spacing w:after="0" w:line="240" w:lineRule="auto"/>
              <w:ind w:left="0" w:firstLine="4"/>
              <w:jc w:val="both"/>
              <w:rPr>
                <w:rFonts w:ascii="Times New Roman" w:hAnsi="Times New Roman" w:cs="Times New Roman"/>
                <w:bCs/>
              </w:rPr>
            </w:pPr>
            <w:r w:rsidRPr="00106C0D">
              <w:rPr>
                <w:rFonts w:ascii="Times New Roman" w:hAnsi="Times New Roman" w:cs="Times New Roman"/>
                <w:bCs/>
                <w:lang w:val="en-US"/>
              </w:rPr>
              <w:t>Zwolak I. Increased cytotoxicity of vanadium to CHO-K1 cells in the presence of inorganic selenium. </w:t>
            </w:r>
            <w:r w:rsidRPr="00106C0D">
              <w:rPr>
                <w:rFonts w:ascii="Times New Roman" w:hAnsi="Times New Roman" w:cs="Times New Roman"/>
                <w:bCs/>
                <w:i/>
                <w:iCs/>
              </w:rPr>
              <w:t>Bull Environ Contam Toxicol</w:t>
            </w:r>
            <w:r w:rsidRPr="00106C0D">
              <w:rPr>
                <w:rFonts w:ascii="Times New Roman" w:hAnsi="Times New Roman" w:cs="Times New Roman"/>
                <w:bCs/>
              </w:rPr>
              <w:t>. 2015;95(5):593–598.</w:t>
            </w:r>
          </w:p>
        </w:tc>
        <w:tc>
          <w:tcPr>
            <w:tcW w:w="5391" w:type="dxa"/>
            <w:tcBorders>
              <w:top w:val="single" w:sz="4" w:space="0" w:color="auto"/>
              <w:left w:val="single" w:sz="4" w:space="0" w:color="auto"/>
              <w:bottom w:val="single" w:sz="4" w:space="0" w:color="auto"/>
              <w:right w:val="single" w:sz="4" w:space="0" w:color="auto"/>
            </w:tcBorders>
          </w:tcPr>
          <w:p w14:paraId="61C216A9" w14:textId="65E06E1B" w:rsidR="00DB679B" w:rsidRPr="00987B9B" w:rsidRDefault="00DB679B" w:rsidP="00C25CF0">
            <w:pPr>
              <w:spacing w:after="0" w:line="240" w:lineRule="auto"/>
              <w:jc w:val="center"/>
              <w:rPr>
                <w:rFonts w:ascii="Times New Roman" w:hAnsi="Times New Roman" w:cs="Times New Roman"/>
                <w:b/>
                <w:lang w:val="uz-Cyrl-UZ"/>
              </w:rPr>
            </w:pPr>
            <w:r w:rsidRPr="00987B9B">
              <w:rPr>
                <w:rFonts w:ascii="Cambria Math" w:hAnsi="Cambria Math" w:cs="Cambria Math"/>
                <w:b/>
              </w:rPr>
              <w:lastRenderedPageBreak/>
              <w:t>〈</w:t>
            </w:r>
            <w:r w:rsidRPr="00987B9B">
              <w:rPr>
                <w:rFonts w:ascii="Times New Roman" w:hAnsi="Times New Roman" w:cs="Times New Roman"/>
                <w:b/>
              </w:rPr>
              <w:t>1023</w:t>
            </w:r>
            <w:r w:rsidRPr="00987B9B">
              <w:rPr>
                <w:rFonts w:ascii="Cambria Math" w:hAnsi="Cambria Math" w:cs="Cambria Math"/>
                <w:b/>
              </w:rPr>
              <w:t>〉</w:t>
            </w:r>
            <w:r w:rsidRPr="00987B9B">
              <w:rPr>
                <w:rFonts w:ascii="Times New Roman" w:hAnsi="Times New Roman" w:cs="Times New Roman"/>
                <w:b/>
              </w:rPr>
              <w:t xml:space="preserve"> СТРАТЕГИЯ ОЦЕНКИ </w:t>
            </w:r>
            <w:r w:rsidR="00C76EA5" w:rsidRPr="00C76EA5">
              <w:rPr>
                <w:rFonts w:ascii="Times New Roman" w:hAnsi="Times New Roman" w:cs="Times New Roman"/>
                <w:b/>
              </w:rPr>
              <w:t>СОДЕРЖАНИЯ МИКРОЭЛЕМЕНТОВ</w:t>
            </w:r>
            <w:r w:rsidR="00C76EA5">
              <w:rPr>
                <w:rFonts w:ascii="Times New Roman" w:hAnsi="Times New Roman" w:cs="Times New Roman"/>
                <w:b/>
                <w:lang w:val="uz-Cyrl-UZ"/>
              </w:rPr>
              <w:t xml:space="preserve"> </w:t>
            </w:r>
            <w:r w:rsidRPr="00987B9B">
              <w:rPr>
                <w:rFonts w:ascii="Times New Roman" w:hAnsi="Times New Roman" w:cs="Times New Roman"/>
                <w:b/>
              </w:rPr>
              <w:t xml:space="preserve">В </w:t>
            </w:r>
            <w:r w:rsidRPr="00987B9B">
              <w:rPr>
                <w:rFonts w:ascii="Times New Roman" w:hAnsi="Times New Roman" w:cs="Times New Roman"/>
                <w:b/>
                <w:bCs/>
              </w:rPr>
              <w:t xml:space="preserve">ПИТАТЕЛЬНЫХ </w:t>
            </w:r>
            <w:r w:rsidRPr="00987B9B">
              <w:rPr>
                <w:rFonts w:ascii="Times New Roman" w:hAnsi="Times New Roman" w:cs="Times New Roman"/>
                <w:b/>
              </w:rPr>
              <w:t>СРЕДАХ КЛЕТОЧНЫХ КУЛЬТУР, ИСПОЛЬЗУЕМЫХ ПРИ ПРОИЗВОДСТВЕ РЕКОМБИНАНТНЫХ ТЕРАПЕВТИЧЕСКИХ БЕЛКОВ</w:t>
            </w:r>
          </w:p>
          <w:p w14:paraId="6DEC338C" w14:textId="4319A8F0" w:rsidR="00DB679B" w:rsidRDefault="00DB679B" w:rsidP="00C25CF0">
            <w:pPr>
              <w:spacing w:after="0" w:line="240" w:lineRule="auto"/>
              <w:jc w:val="both"/>
              <w:rPr>
                <w:rFonts w:ascii="Times New Roman" w:hAnsi="Times New Roman" w:cs="Times New Roman"/>
                <w:bCs/>
                <w:lang w:val="uz-Cyrl-UZ"/>
              </w:rPr>
            </w:pPr>
          </w:p>
          <w:p w14:paraId="1982801E" w14:textId="77777777" w:rsidR="00DB679B" w:rsidRPr="00987B9B" w:rsidRDefault="00DB679B" w:rsidP="00C25CF0">
            <w:pPr>
              <w:spacing w:after="0" w:line="240" w:lineRule="auto"/>
              <w:jc w:val="both"/>
              <w:rPr>
                <w:rFonts w:ascii="Times New Roman" w:hAnsi="Times New Roman" w:cs="Times New Roman"/>
                <w:bCs/>
                <w:lang w:val="uz-Cyrl-UZ"/>
              </w:rPr>
            </w:pPr>
            <w:r w:rsidRPr="00987B9B">
              <w:rPr>
                <w:rFonts w:ascii="Times New Roman" w:hAnsi="Times New Roman" w:cs="Times New Roman"/>
                <w:bCs/>
              </w:rPr>
              <w:t>Питательная среда для культуры клеток</w:t>
            </w:r>
            <w:r w:rsidRPr="00987B9B">
              <w:rPr>
                <w:rFonts w:ascii="Times New Roman" w:hAnsi="Times New Roman" w:cs="Times New Roman"/>
                <w:bCs/>
                <w:lang w:val="uz-Cyrl-UZ"/>
              </w:rPr>
              <w:t xml:space="preserve"> [которые включают </w:t>
            </w:r>
            <w:r w:rsidRPr="00987B9B">
              <w:rPr>
                <w:rFonts w:ascii="Times New Roman" w:hAnsi="Times New Roman" w:cs="Times New Roman"/>
                <w:bCs/>
              </w:rPr>
              <w:t>базальные</w:t>
            </w:r>
            <w:r w:rsidRPr="00987B9B">
              <w:rPr>
                <w:rFonts w:ascii="Times New Roman" w:hAnsi="Times New Roman" w:cs="Times New Roman"/>
                <w:bCs/>
                <w:lang w:val="uz-Cyrl-UZ"/>
              </w:rPr>
              <w:t xml:space="preserve"> клеточные питательные среды, питательные вещества</w:t>
            </w:r>
            <w:r w:rsidRPr="00987B9B">
              <w:rPr>
                <w:rFonts w:ascii="Times New Roman" w:hAnsi="Times New Roman" w:cs="Times New Roman"/>
                <w:bCs/>
              </w:rPr>
              <w:t xml:space="preserve"> </w:t>
            </w:r>
            <w:r w:rsidRPr="00987B9B">
              <w:rPr>
                <w:rFonts w:ascii="Times New Roman" w:hAnsi="Times New Roman" w:cs="Times New Roman"/>
                <w:bCs/>
                <w:lang w:val="uz-Cyrl-UZ"/>
              </w:rPr>
              <w:t>и добавки (например, гидролизаты)] представляют собой сложные смеси, которые обычно состоят из широкого спектра компонентов, включая, помимо прочего, соли, аминокислоты, сахара, витамины и минералы. Тип и количество этих отдельных компонентов среды количественно рассчитываются для максимального увеличения экспрессии белков, их выхода и перескладывания в активное состояние.</w:t>
            </w:r>
          </w:p>
          <w:p w14:paraId="3E79B4EC" w14:textId="77777777" w:rsidR="00DB679B" w:rsidRPr="00987B9B" w:rsidRDefault="00DB679B" w:rsidP="00C25CF0">
            <w:pPr>
              <w:spacing w:after="0" w:line="240" w:lineRule="auto"/>
              <w:jc w:val="both"/>
              <w:rPr>
                <w:rFonts w:ascii="Times New Roman" w:hAnsi="Times New Roman" w:cs="Times New Roman"/>
                <w:bCs/>
                <w:lang w:val="uz-Cyrl-UZ"/>
              </w:rPr>
            </w:pPr>
          </w:p>
          <w:p w14:paraId="5E1E9A26" w14:textId="77777777" w:rsidR="00DB679B" w:rsidRPr="00987B9B" w:rsidRDefault="00DB679B" w:rsidP="00C25CF0">
            <w:pPr>
              <w:spacing w:after="0" w:line="240" w:lineRule="auto"/>
              <w:jc w:val="both"/>
              <w:rPr>
                <w:rFonts w:ascii="Times New Roman" w:hAnsi="Times New Roman" w:cs="Times New Roman"/>
                <w:bCs/>
                <w:lang w:val="uz-Cyrl-UZ"/>
              </w:rPr>
            </w:pPr>
            <w:r w:rsidRPr="00987B9B">
              <w:rPr>
                <w:rFonts w:ascii="Times New Roman" w:hAnsi="Times New Roman" w:cs="Times New Roman"/>
                <w:bCs/>
                <w:lang w:val="uz-Cyrl-UZ"/>
              </w:rPr>
              <w:t xml:space="preserve">Кроме того, эти компоненты среды также содержат микроэлементы, которые могут влиять на рост клеток, экспрессию белков, профили гликозилирования и </w:t>
            </w:r>
            <w:r w:rsidRPr="00987B9B">
              <w:rPr>
                <w:rFonts w:ascii="Times New Roman" w:hAnsi="Times New Roman" w:cs="Times New Roman"/>
                <w:bCs/>
              </w:rPr>
              <w:t xml:space="preserve">показатели качества белка </w:t>
            </w:r>
            <w:r w:rsidRPr="00987B9B">
              <w:rPr>
                <w:rFonts w:ascii="Times New Roman" w:hAnsi="Times New Roman" w:cs="Times New Roman"/>
                <w:bCs/>
                <w:lang w:val="uz-Cyrl-UZ"/>
              </w:rPr>
              <w:t>в ходе процессов апстрим-производства (предварительных стадий производства</w:t>
            </w:r>
            <w:r w:rsidRPr="00987B9B">
              <w:rPr>
                <w:rFonts w:ascii="Times New Roman" w:hAnsi="Times New Roman" w:cs="Times New Roman"/>
                <w:bCs/>
              </w:rPr>
              <w:t>)</w:t>
            </w:r>
            <w:r w:rsidRPr="00987B9B">
              <w:rPr>
                <w:rFonts w:ascii="Times New Roman" w:hAnsi="Times New Roman" w:cs="Times New Roman"/>
                <w:bCs/>
                <w:lang w:val="uz-Cyrl-UZ"/>
              </w:rPr>
              <w:t xml:space="preserve">. Широко признано, что даже небольшие изменения концентрации этих микроэлементов в среде могут оказать большое влияние на качество продукта. Изменчивость концентрации микроэлементов наблюдается как </w:t>
            </w:r>
            <w:r w:rsidRPr="00987B9B">
              <w:rPr>
                <w:rFonts w:ascii="Times New Roman" w:hAnsi="Times New Roman" w:cs="Times New Roman"/>
              </w:rPr>
              <w:t>рамках межсерийных различий (от партии к партии)</w:t>
            </w:r>
            <w:r w:rsidRPr="00987B9B">
              <w:rPr>
                <w:rFonts w:ascii="Times New Roman" w:hAnsi="Times New Roman" w:cs="Times New Roman"/>
                <w:bCs/>
                <w:lang w:val="uz-Cyrl-UZ"/>
              </w:rPr>
              <w:t xml:space="preserve">, так и </w:t>
            </w:r>
            <w:r w:rsidRPr="00987B9B">
              <w:rPr>
                <w:rFonts w:ascii="Times New Roman" w:hAnsi="Times New Roman" w:cs="Times New Roman"/>
              </w:rPr>
              <w:t>между различными поставщиками компонентов питательных</w:t>
            </w:r>
            <w:r w:rsidRPr="00987B9B">
              <w:rPr>
                <w:rFonts w:ascii="Times New Roman" w:hAnsi="Times New Roman" w:cs="Times New Roman"/>
                <w:bCs/>
                <w:lang w:val="uz-Cyrl-UZ"/>
              </w:rPr>
              <w:t xml:space="preserve"> сред для культивирования клеток. В результате, для понимания влияния микроэлементов на производство рекомбинантных белков и качество продукции, целесообразно внедрение комплексной программы биологического элементного мониторинга для измерения и определения их приемлемых уровней.</w:t>
            </w:r>
          </w:p>
          <w:p w14:paraId="570C8A88" w14:textId="77777777" w:rsidR="00DB679B" w:rsidRPr="00987B9B" w:rsidRDefault="00DB679B" w:rsidP="00C25CF0">
            <w:pPr>
              <w:spacing w:after="0" w:line="240" w:lineRule="auto"/>
              <w:jc w:val="both"/>
              <w:rPr>
                <w:rFonts w:ascii="Times New Roman" w:hAnsi="Times New Roman" w:cs="Times New Roman"/>
                <w:bCs/>
                <w:lang w:val="uz-Cyrl-UZ"/>
              </w:rPr>
            </w:pPr>
          </w:p>
          <w:p w14:paraId="172B5E5F" w14:textId="77777777" w:rsidR="00DB679B" w:rsidRPr="00987B9B" w:rsidRDefault="00DB679B" w:rsidP="00C25CF0">
            <w:pPr>
              <w:spacing w:after="0" w:line="240" w:lineRule="auto"/>
              <w:jc w:val="both"/>
              <w:rPr>
                <w:rFonts w:ascii="Times New Roman" w:hAnsi="Times New Roman" w:cs="Times New Roman"/>
                <w:bCs/>
                <w:lang w:val="uz-Cyrl-UZ"/>
              </w:rPr>
            </w:pPr>
          </w:p>
          <w:p w14:paraId="75D0299E" w14:textId="25BF8018" w:rsidR="00DB679B" w:rsidRDefault="00DB679B" w:rsidP="00C25CF0">
            <w:pPr>
              <w:spacing w:after="0" w:line="240" w:lineRule="auto"/>
              <w:jc w:val="both"/>
              <w:rPr>
                <w:rFonts w:ascii="Times New Roman" w:hAnsi="Times New Roman" w:cs="Times New Roman"/>
                <w:bCs/>
                <w:lang w:val="uz-Cyrl-UZ"/>
              </w:rPr>
            </w:pPr>
          </w:p>
          <w:p w14:paraId="3EA1DC01" w14:textId="6281F08C" w:rsidR="00A85E7E" w:rsidRDefault="00A85E7E" w:rsidP="00C25CF0">
            <w:pPr>
              <w:spacing w:after="0" w:line="240" w:lineRule="auto"/>
              <w:jc w:val="both"/>
              <w:rPr>
                <w:rFonts w:ascii="Times New Roman" w:hAnsi="Times New Roman" w:cs="Times New Roman"/>
                <w:bCs/>
                <w:lang w:val="uz-Cyrl-UZ"/>
              </w:rPr>
            </w:pPr>
          </w:p>
          <w:p w14:paraId="2DF61110" w14:textId="53F9635C" w:rsidR="00A85E7E" w:rsidRDefault="00A85E7E" w:rsidP="00C25CF0">
            <w:pPr>
              <w:spacing w:after="0" w:line="240" w:lineRule="auto"/>
              <w:jc w:val="both"/>
              <w:rPr>
                <w:rFonts w:ascii="Times New Roman" w:hAnsi="Times New Roman" w:cs="Times New Roman"/>
                <w:bCs/>
                <w:lang w:val="uz-Cyrl-UZ"/>
              </w:rPr>
            </w:pPr>
          </w:p>
          <w:p w14:paraId="2165A461" w14:textId="77777777" w:rsidR="00A85E7E" w:rsidRPr="00987B9B" w:rsidRDefault="00A85E7E" w:rsidP="00C25CF0">
            <w:pPr>
              <w:spacing w:after="0" w:line="240" w:lineRule="auto"/>
              <w:jc w:val="both"/>
              <w:rPr>
                <w:rFonts w:ascii="Times New Roman" w:hAnsi="Times New Roman" w:cs="Times New Roman"/>
                <w:bCs/>
                <w:lang w:val="uz-Cyrl-UZ"/>
              </w:rPr>
            </w:pPr>
          </w:p>
          <w:p w14:paraId="4DD97AB3" w14:textId="6EDBE685" w:rsidR="00DB679B" w:rsidRPr="00987B9B" w:rsidRDefault="003606C0" w:rsidP="00C25CF0">
            <w:pPr>
              <w:spacing w:after="0" w:line="240" w:lineRule="auto"/>
              <w:jc w:val="both"/>
              <w:rPr>
                <w:rFonts w:ascii="Times New Roman" w:hAnsi="Times New Roman" w:cs="Times New Roman"/>
                <w:bCs/>
                <w:lang w:val="uz-Cyrl-UZ"/>
              </w:rPr>
            </w:pPr>
            <w:r w:rsidRPr="003606C0">
              <w:rPr>
                <w:rFonts w:ascii="Times New Roman" w:hAnsi="Times New Roman" w:cs="Times New Roman"/>
                <w:bCs/>
                <w:lang w:val="uz-Cyrl-UZ"/>
              </w:rPr>
              <w:t xml:space="preserve">В данной информационной общей </w:t>
            </w:r>
            <w:r w:rsidR="004B5C70">
              <w:rPr>
                <w:rFonts w:ascii="Times New Roman" w:hAnsi="Times New Roman" w:cs="Times New Roman"/>
                <w:bCs/>
                <w:lang w:val="uz-Cyrl-UZ"/>
              </w:rPr>
              <w:t>фармакопейной статье</w:t>
            </w:r>
            <w:r w:rsidRPr="003606C0">
              <w:rPr>
                <w:rFonts w:ascii="Times New Roman" w:hAnsi="Times New Roman" w:cs="Times New Roman"/>
                <w:bCs/>
                <w:lang w:val="uz-Cyrl-UZ"/>
              </w:rPr>
              <w:t xml:space="preserve"> рассматриваются важные аспекты, относящиеся к организации процесса мониторинга микроэлементов, которые включают:</w:t>
            </w:r>
          </w:p>
          <w:p w14:paraId="2B44F8E0" w14:textId="77777777" w:rsidR="00DB679B" w:rsidRPr="00987B9B" w:rsidRDefault="00DB679B" w:rsidP="00C25CF0">
            <w:pPr>
              <w:spacing w:after="0" w:line="240" w:lineRule="auto"/>
              <w:jc w:val="both"/>
              <w:rPr>
                <w:rFonts w:ascii="Times New Roman" w:hAnsi="Times New Roman" w:cs="Times New Roman"/>
                <w:bCs/>
                <w:lang w:val="uz-Cyrl-UZ"/>
              </w:rPr>
            </w:pPr>
          </w:p>
          <w:p w14:paraId="100C66AB" w14:textId="43DD1D2E" w:rsidR="00DB679B" w:rsidRPr="00987B9B" w:rsidRDefault="00DB679B" w:rsidP="00C25CF0">
            <w:pPr>
              <w:spacing w:after="0" w:line="240" w:lineRule="auto"/>
              <w:jc w:val="both"/>
              <w:rPr>
                <w:rFonts w:ascii="Times New Roman" w:hAnsi="Times New Roman" w:cs="Times New Roman"/>
                <w:bCs/>
                <w:lang w:val="uz-Cyrl-UZ"/>
              </w:rPr>
            </w:pPr>
            <w:r w:rsidRPr="00987B9B">
              <w:rPr>
                <w:rFonts w:ascii="Times New Roman" w:hAnsi="Times New Roman" w:cs="Times New Roman"/>
                <w:bCs/>
                <w:lang w:val="uz-Cyrl-UZ"/>
              </w:rPr>
              <w:t>•</w:t>
            </w:r>
            <w:r w:rsidRPr="00987B9B">
              <w:rPr>
                <w:rFonts w:ascii="Times New Roman" w:hAnsi="Times New Roman" w:cs="Times New Roman"/>
                <w:bCs/>
              </w:rPr>
              <w:t xml:space="preserve"> </w:t>
            </w:r>
            <w:r w:rsidR="003606C0" w:rsidRPr="003606C0">
              <w:rPr>
                <w:rFonts w:ascii="Times New Roman" w:hAnsi="Times New Roman" w:cs="Times New Roman"/>
                <w:bCs/>
                <w:lang w:val="uz-Cyrl-UZ"/>
              </w:rPr>
              <w:t>стратегии идентификации целевых микроэлементов в средах для культивирования клеток</w:t>
            </w:r>
            <w:r w:rsidR="003606C0">
              <w:rPr>
                <w:rFonts w:ascii="Times New Roman" w:hAnsi="Times New Roman" w:cs="Times New Roman"/>
                <w:bCs/>
                <w:lang w:val="uz-Cyrl-UZ"/>
              </w:rPr>
              <w:t>;</w:t>
            </w:r>
          </w:p>
          <w:p w14:paraId="46CB77ED" w14:textId="77777777" w:rsidR="00DB679B" w:rsidRPr="00987B9B" w:rsidRDefault="00DB679B" w:rsidP="00C25CF0">
            <w:pPr>
              <w:spacing w:after="0" w:line="240" w:lineRule="auto"/>
              <w:jc w:val="both"/>
              <w:rPr>
                <w:rFonts w:ascii="Times New Roman" w:hAnsi="Times New Roman" w:cs="Times New Roman"/>
                <w:bCs/>
                <w:lang w:val="uz-Cyrl-UZ"/>
              </w:rPr>
            </w:pPr>
          </w:p>
          <w:p w14:paraId="06C495B8" w14:textId="003142D5" w:rsidR="00DB679B" w:rsidRPr="00987B9B" w:rsidRDefault="00DB679B" w:rsidP="00C25CF0">
            <w:pPr>
              <w:spacing w:after="0" w:line="240" w:lineRule="auto"/>
              <w:jc w:val="both"/>
              <w:rPr>
                <w:rFonts w:ascii="Times New Roman" w:hAnsi="Times New Roman" w:cs="Times New Roman"/>
                <w:bCs/>
                <w:lang w:val="uz-Cyrl-UZ"/>
              </w:rPr>
            </w:pPr>
            <w:r w:rsidRPr="00987B9B">
              <w:rPr>
                <w:rFonts w:ascii="Times New Roman" w:hAnsi="Times New Roman" w:cs="Times New Roman"/>
                <w:bCs/>
                <w:lang w:val="uz-Cyrl-UZ"/>
              </w:rPr>
              <w:t>•</w:t>
            </w:r>
            <w:r w:rsidRPr="00987B9B">
              <w:rPr>
                <w:rFonts w:ascii="Times New Roman" w:hAnsi="Times New Roman" w:cs="Times New Roman"/>
                <w:bCs/>
              </w:rPr>
              <w:t xml:space="preserve"> </w:t>
            </w:r>
            <w:r w:rsidR="003606C0" w:rsidRPr="003606C0">
              <w:rPr>
                <w:rFonts w:ascii="Times New Roman" w:hAnsi="Times New Roman" w:cs="Times New Roman"/>
                <w:bCs/>
                <w:lang w:val="uz-Cyrl-UZ"/>
              </w:rPr>
              <w:t>разработка процесса оценки рисков в отношении присутствия и концентрации микроэлементов в средах для культивирования клеток</w:t>
            </w:r>
            <w:r w:rsidR="003606C0">
              <w:rPr>
                <w:rFonts w:ascii="Times New Roman" w:hAnsi="Times New Roman" w:cs="Times New Roman"/>
                <w:bCs/>
                <w:lang w:val="uz-Cyrl-UZ"/>
              </w:rPr>
              <w:t>;</w:t>
            </w:r>
          </w:p>
          <w:p w14:paraId="3EB0666C" w14:textId="77777777" w:rsidR="00DB679B" w:rsidRPr="00987B9B" w:rsidRDefault="00DB679B" w:rsidP="00C25CF0">
            <w:pPr>
              <w:spacing w:after="0" w:line="240" w:lineRule="auto"/>
              <w:jc w:val="both"/>
              <w:rPr>
                <w:rFonts w:ascii="Times New Roman" w:hAnsi="Times New Roman" w:cs="Times New Roman"/>
                <w:bCs/>
                <w:lang w:val="uz-Cyrl-UZ"/>
              </w:rPr>
            </w:pPr>
          </w:p>
          <w:p w14:paraId="10560804" w14:textId="5F1C1923" w:rsidR="00DB679B" w:rsidRPr="00987B9B" w:rsidRDefault="00DB679B" w:rsidP="00C25CF0">
            <w:pPr>
              <w:spacing w:after="0" w:line="240" w:lineRule="auto"/>
              <w:jc w:val="both"/>
              <w:rPr>
                <w:rFonts w:ascii="Times New Roman" w:hAnsi="Times New Roman" w:cs="Times New Roman"/>
                <w:bCs/>
                <w:lang w:val="uz-Cyrl-UZ"/>
              </w:rPr>
            </w:pPr>
            <w:r w:rsidRPr="00987B9B">
              <w:rPr>
                <w:rFonts w:ascii="Times New Roman" w:hAnsi="Times New Roman" w:cs="Times New Roman"/>
                <w:bCs/>
                <w:lang w:val="uz-Cyrl-UZ"/>
              </w:rPr>
              <w:t>•</w:t>
            </w:r>
            <w:r w:rsidRPr="00987B9B">
              <w:rPr>
                <w:rFonts w:ascii="Times New Roman" w:hAnsi="Times New Roman" w:cs="Times New Roman"/>
                <w:bCs/>
              </w:rPr>
              <w:t xml:space="preserve"> </w:t>
            </w:r>
            <w:r w:rsidR="003606C0" w:rsidRPr="003606C0">
              <w:rPr>
                <w:rFonts w:ascii="Times New Roman" w:hAnsi="Times New Roman" w:cs="Times New Roman"/>
                <w:bCs/>
                <w:lang w:val="uz-Cyrl-UZ"/>
              </w:rPr>
              <w:t>требования к образцам компонентов сред и процедуры отбора проб</w:t>
            </w:r>
            <w:r w:rsidR="003606C0">
              <w:rPr>
                <w:rFonts w:ascii="Times New Roman" w:hAnsi="Times New Roman" w:cs="Times New Roman"/>
                <w:bCs/>
                <w:lang w:val="uz-Cyrl-UZ"/>
              </w:rPr>
              <w:t>;</w:t>
            </w:r>
          </w:p>
          <w:p w14:paraId="4F7E3F91" w14:textId="77777777" w:rsidR="00DB679B" w:rsidRPr="00987B9B" w:rsidRDefault="00DB679B" w:rsidP="00C25CF0">
            <w:pPr>
              <w:spacing w:after="0" w:line="240" w:lineRule="auto"/>
              <w:jc w:val="both"/>
              <w:rPr>
                <w:rFonts w:ascii="Times New Roman" w:hAnsi="Times New Roman" w:cs="Times New Roman"/>
                <w:bCs/>
                <w:lang w:val="uz-Cyrl-UZ"/>
              </w:rPr>
            </w:pPr>
          </w:p>
          <w:p w14:paraId="39598DC5" w14:textId="42614724" w:rsidR="00DB679B" w:rsidRPr="00987B9B" w:rsidRDefault="00DB679B" w:rsidP="00C25CF0">
            <w:pPr>
              <w:spacing w:after="0" w:line="240" w:lineRule="auto"/>
              <w:jc w:val="both"/>
              <w:rPr>
                <w:rFonts w:ascii="Times New Roman" w:hAnsi="Times New Roman" w:cs="Times New Roman"/>
                <w:bCs/>
                <w:lang w:val="uz-Cyrl-UZ"/>
              </w:rPr>
            </w:pPr>
            <w:r w:rsidRPr="00987B9B">
              <w:rPr>
                <w:rFonts w:ascii="Times New Roman" w:hAnsi="Times New Roman" w:cs="Times New Roman"/>
                <w:bCs/>
                <w:lang w:val="uz-Cyrl-UZ"/>
              </w:rPr>
              <w:t xml:space="preserve">• </w:t>
            </w:r>
            <w:r w:rsidR="003606C0" w:rsidRPr="003606C0">
              <w:rPr>
                <w:rFonts w:ascii="Times New Roman" w:hAnsi="Times New Roman" w:cs="Times New Roman"/>
                <w:bCs/>
                <w:lang w:val="uz-Cyrl-UZ"/>
              </w:rPr>
              <w:t>аналитические методы и факторы, имеющие важное значение для измерения содержания микроэлементов в средах для культивирования клеток</w:t>
            </w:r>
            <w:r w:rsidR="003606C0">
              <w:rPr>
                <w:rFonts w:ascii="Times New Roman" w:hAnsi="Times New Roman" w:cs="Times New Roman"/>
                <w:bCs/>
                <w:lang w:val="uz-Cyrl-UZ"/>
              </w:rPr>
              <w:t>;</w:t>
            </w:r>
          </w:p>
          <w:p w14:paraId="3BA08E37" w14:textId="77777777" w:rsidR="00DB679B" w:rsidRPr="00987B9B" w:rsidRDefault="00DB679B" w:rsidP="00C25CF0">
            <w:pPr>
              <w:spacing w:after="0" w:line="240" w:lineRule="auto"/>
              <w:jc w:val="both"/>
              <w:rPr>
                <w:rFonts w:ascii="Times New Roman" w:hAnsi="Times New Roman" w:cs="Times New Roman"/>
                <w:bCs/>
                <w:lang w:val="uz-Cyrl-UZ"/>
              </w:rPr>
            </w:pPr>
          </w:p>
          <w:p w14:paraId="197CB10B" w14:textId="77777777" w:rsidR="00DB679B" w:rsidRPr="00987B9B" w:rsidRDefault="00DB679B" w:rsidP="00C25CF0">
            <w:pPr>
              <w:spacing w:after="0" w:line="240" w:lineRule="auto"/>
              <w:jc w:val="both"/>
              <w:rPr>
                <w:rFonts w:ascii="Times New Roman" w:hAnsi="Times New Roman" w:cs="Times New Roman"/>
                <w:bCs/>
                <w:lang w:val="uz-Cyrl-UZ"/>
              </w:rPr>
            </w:pPr>
            <w:r w:rsidRPr="00987B9B">
              <w:rPr>
                <w:rFonts w:ascii="Times New Roman" w:hAnsi="Times New Roman" w:cs="Times New Roman"/>
                <w:bCs/>
                <w:lang w:val="uz-Cyrl-UZ"/>
              </w:rPr>
              <w:t>Также приводится пример из практики с использованием простой среды для культивирования клеток, чтобы представить и обсудить проблемы, которые часто возникают при внедрении программы по микроэлементам.</w:t>
            </w:r>
          </w:p>
          <w:p w14:paraId="5FA0BD66" w14:textId="77777777" w:rsidR="00DB679B" w:rsidRPr="00987B9B" w:rsidRDefault="00DB679B" w:rsidP="00C25CF0">
            <w:pPr>
              <w:spacing w:after="0" w:line="240" w:lineRule="auto"/>
              <w:jc w:val="both"/>
              <w:rPr>
                <w:rFonts w:ascii="Times New Roman" w:hAnsi="Times New Roman" w:cs="Times New Roman"/>
                <w:bCs/>
                <w:lang w:val="uz-Cyrl-UZ"/>
              </w:rPr>
            </w:pPr>
          </w:p>
          <w:p w14:paraId="348EDA0E" w14:textId="77777777" w:rsidR="00DB679B" w:rsidRPr="00987B9B" w:rsidRDefault="00DB679B" w:rsidP="00C25CF0">
            <w:pPr>
              <w:spacing w:after="0" w:line="240" w:lineRule="auto"/>
              <w:jc w:val="both"/>
              <w:rPr>
                <w:rFonts w:ascii="Times New Roman" w:hAnsi="Times New Roman" w:cs="Times New Roman"/>
                <w:bCs/>
                <w:lang w:val="uz-Cyrl-UZ"/>
              </w:rPr>
            </w:pPr>
          </w:p>
          <w:p w14:paraId="6750296B" w14:textId="12D41618" w:rsidR="00DB679B" w:rsidRPr="00987B9B" w:rsidRDefault="00F56E32" w:rsidP="00C25CF0">
            <w:pPr>
              <w:spacing w:after="0" w:line="240" w:lineRule="auto"/>
              <w:jc w:val="both"/>
              <w:rPr>
                <w:rFonts w:ascii="Times New Roman" w:hAnsi="Times New Roman" w:cs="Times New Roman"/>
                <w:b/>
                <w:lang w:val="uz-Cyrl-UZ"/>
              </w:rPr>
            </w:pPr>
            <w:r w:rsidRPr="00F56E32">
              <w:rPr>
                <w:rFonts w:ascii="Times New Roman" w:hAnsi="Times New Roman" w:cs="Times New Roman"/>
                <w:b/>
                <w:lang w:val="uz-Cyrl-UZ"/>
              </w:rPr>
              <w:t>ЦЕЛЕВЫЕ ЭЛЕМЕНТЫ</w:t>
            </w:r>
          </w:p>
          <w:p w14:paraId="0951E203" w14:textId="6D004F0D" w:rsidR="00DB679B" w:rsidRPr="00987B9B" w:rsidRDefault="00DB679B" w:rsidP="00C25CF0">
            <w:pPr>
              <w:spacing w:after="0" w:line="240" w:lineRule="auto"/>
              <w:jc w:val="both"/>
              <w:rPr>
                <w:rFonts w:ascii="Times New Roman" w:hAnsi="Times New Roman" w:cs="Times New Roman"/>
                <w:bCs/>
                <w:lang w:val="uz-Cyrl-UZ"/>
              </w:rPr>
            </w:pPr>
            <w:r w:rsidRPr="00987B9B">
              <w:rPr>
                <w:rFonts w:ascii="Times New Roman" w:hAnsi="Times New Roman" w:cs="Times New Roman"/>
                <w:bCs/>
                <w:lang w:val="uz-Cyrl-UZ"/>
              </w:rPr>
              <w:t xml:space="preserve">Прежде чем приступить к оценке материальных рисков и разработке аналитических методов, необходимо определить </w:t>
            </w:r>
            <w:r w:rsidR="00B20E2D" w:rsidRPr="00C644B0">
              <w:rPr>
                <w:rFonts w:ascii="Times New Roman" w:hAnsi="Times New Roman" w:cs="Times New Roman"/>
                <w:bCs/>
                <w:lang w:val="uz-Cyrl-UZ"/>
              </w:rPr>
              <w:t>целевых элементов</w:t>
            </w:r>
            <w:r w:rsidRPr="00987B9B">
              <w:rPr>
                <w:rFonts w:ascii="Times New Roman" w:hAnsi="Times New Roman" w:cs="Times New Roman"/>
                <w:bCs/>
                <w:lang w:val="uz-Cyrl-UZ"/>
              </w:rPr>
              <w:t xml:space="preserve">. Многие характеристики программы мониторинга биологических элементов будут зависеть от конкретного терапевтического и производственного процесса. Некоторые микроэлементы могут играть важную роль в производстве одних биотерапевтических препаратов, но при этом оказывать незначительное влияние на производство других. Ниже приведены рекомендации, основанные </w:t>
            </w:r>
            <w:r w:rsidRPr="00987B9B">
              <w:rPr>
                <w:rFonts w:ascii="Times New Roman" w:hAnsi="Times New Roman" w:cs="Times New Roman"/>
                <w:bCs/>
                <w:lang w:val="uz-Cyrl-UZ"/>
              </w:rPr>
              <w:lastRenderedPageBreak/>
              <w:t>на опубликованных данных и опыте отрасли. Существуют и другие элементы, которые не были рассмотрены, но могут потенциально влиять на биотехнологические процессы апстрим-производства биологических препаратов.</w:t>
            </w:r>
          </w:p>
          <w:p w14:paraId="25585566" w14:textId="77777777" w:rsidR="00DB679B" w:rsidRPr="00987B9B" w:rsidRDefault="00DB679B" w:rsidP="00C25CF0">
            <w:pPr>
              <w:spacing w:after="0" w:line="240" w:lineRule="auto"/>
              <w:jc w:val="both"/>
              <w:rPr>
                <w:rFonts w:ascii="Times New Roman" w:hAnsi="Times New Roman" w:cs="Times New Roman"/>
                <w:bCs/>
                <w:lang w:val="uz-Cyrl-UZ"/>
              </w:rPr>
            </w:pPr>
          </w:p>
          <w:p w14:paraId="48D0E865" w14:textId="77777777" w:rsidR="00DB679B" w:rsidRPr="00987B9B" w:rsidRDefault="00DB679B" w:rsidP="00C25CF0">
            <w:pPr>
              <w:spacing w:after="0" w:line="240" w:lineRule="auto"/>
              <w:jc w:val="both"/>
              <w:rPr>
                <w:rFonts w:ascii="Times New Roman" w:hAnsi="Times New Roman" w:cs="Times New Roman"/>
                <w:bCs/>
                <w:lang w:val="uz-Cyrl-UZ"/>
              </w:rPr>
            </w:pPr>
            <w:r w:rsidRPr="00987B9B">
              <w:rPr>
                <w:rFonts w:ascii="Times New Roman" w:hAnsi="Times New Roman" w:cs="Times New Roman"/>
                <w:bCs/>
                <w:lang w:val="uz-Cyrl-UZ"/>
              </w:rPr>
              <w:t xml:space="preserve">Выявление и измерение изменчивости определенных микроэлементов, которые могут повлиять на качество продукта, является важным этапом в характеристике биологического биопроцесса. По возможности, работа по характеристике процесса должна выполняться на этапе разработки, чтобы определить роль и диапазоны концентрации элементов, </w:t>
            </w:r>
            <w:r w:rsidRPr="002047A8">
              <w:rPr>
                <w:rFonts w:ascii="Times New Roman" w:hAnsi="Times New Roman" w:cs="Times New Roman"/>
                <w:bCs/>
                <w:lang w:val="uz-Cyrl-UZ"/>
              </w:rPr>
              <w:t>которые, как известно, влияют на клеточную культуру. Эти действия применимы ко всему, что добавляется в биореактор в рамках предварительной биопереработки, включая химически определенные среды (</w:t>
            </w:r>
            <w:r w:rsidRPr="002047A8">
              <w:rPr>
                <w:rFonts w:ascii="Times New Roman" w:hAnsi="Times New Roman" w:cs="Times New Roman"/>
                <w:bCs/>
                <w:lang w:val="en-US"/>
              </w:rPr>
              <w:t>chemically</w:t>
            </w:r>
            <w:r w:rsidRPr="002047A8">
              <w:rPr>
                <w:rFonts w:ascii="Times New Roman" w:hAnsi="Times New Roman" w:cs="Times New Roman"/>
                <w:bCs/>
              </w:rPr>
              <w:t xml:space="preserve"> </w:t>
            </w:r>
            <w:r w:rsidRPr="002047A8">
              <w:rPr>
                <w:rFonts w:ascii="Times New Roman" w:hAnsi="Times New Roman" w:cs="Times New Roman"/>
                <w:bCs/>
                <w:lang w:val="en-US"/>
              </w:rPr>
              <w:t>defined</w:t>
            </w:r>
            <w:r w:rsidRPr="002047A8">
              <w:rPr>
                <w:rFonts w:ascii="Times New Roman" w:hAnsi="Times New Roman" w:cs="Times New Roman"/>
                <w:bCs/>
              </w:rPr>
              <w:t xml:space="preserve"> </w:t>
            </w:r>
            <w:r w:rsidRPr="002047A8">
              <w:rPr>
                <w:rFonts w:ascii="Times New Roman" w:hAnsi="Times New Roman" w:cs="Times New Roman"/>
                <w:bCs/>
                <w:lang w:val="en-US"/>
              </w:rPr>
              <w:t>media</w:t>
            </w:r>
            <w:r w:rsidRPr="002047A8">
              <w:rPr>
                <w:rFonts w:ascii="Times New Roman" w:hAnsi="Times New Roman" w:cs="Times New Roman"/>
                <w:bCs/>
              </w:rPr>
              <w:t xml:space="preserve">, </w:t>
            </w:r>
            <w:r w:rsidRPr="002047A8">
              <w:rPr>
                <w:rFonts w:ascii="Times New Roman" w:hAnsi="Times New Roman" w:cs="Times New Roman"/>
                <w:bCs/>
                <w:lang w:val="uz-Cyrl-UZ"/>
              </w:rPr>
              <w:t>CDM) в виде порошка или жидкости, гидролизаты, добавки и отдельные</w:t>
            </w:r>
            <w:r w:rsidRPr="00987B9B">
              <w:rPr>
                <w:rFonts w:ascii="Times New Roman" w:hAnsi="Times New Roman" w:cs="Times New Roman"/>
                <w:bCs/>
                <w:lang w:val="uz-Cyrl-UZ"/>
              </w:rPr>
              <w:t xml:space="preserve"> компоненты. Элементы (такие как сурьма, серебро или титан), которые могут присутствовать в средах для культивирования клеток, но, по имеющимся данным, не влияют на рост клеток или качество продукта, исключаются из данного обсуждения. Кроме того, состав CDM и гидролизатов часто является собственностью каждой биофармацевтической компании, и каждая из них может иметь свой собственный рецепт, подходящий для ее продукта. Некоторые элементы, перечисленные здесь, также могут считаться важными микроэлементами, необходимыми для роста клеток, исходя из собственной рецептуры каждой компании. Элементы, которые часто анализируются и могут оказывать неблагоприятное воздействие на пациентов, такие как ртуть, свинец и мышьяк, исторически не играли важной роли в биологии клеточных культур. Кроме того, присутствие таких элементов, как натрий, калий, фосфор и кальций в виде солей и буферов, является повсеместным в производстве биологических препаратов и поэтому также выходит за рамки данного обсуждения. Решение о том, необходимо ли </w:t>
            </w:r>
            <w:r w:rsidRPr="00987B9B">
              <w:rPr>
                <w:rFonts w:ascii="Times New Roman" w:hAnsi="Times New Roman" w:cs="Times New Roman"/>
                <w:bCs/>
                <w:lang w:val="uz-Cyrl-UZ"/>
              </w:rPr>
              <w:lastRenderedPageBreak/>
              <w:t>контролировать тот или иной элемент в конкретном процессе, принимает конечный пользователь среды.</w:t>
            </w:r>
          </w:p>
          <w:p w14:paraId="11704954" w14:textId="4E6887DD" w:rsidR="00DB679B" w:rsidRDefault="00DB679B" w:rsidP="00C25CF0">
            <w:pPr>
              <w:spacing w:after="0" w:line="240" w:lineRule="auto"/>
              <w:jc w:val="both"/>
              <w:rPr>
                <w:rFonts w:ascii="Times New Roman" w:hAnsi="Times New Roman" w:cs="Times New Roman"/>
                <w:bCs/>
                <w:lang w:val="uz-Cyrl-UZ"/>
              </w:rPr>
            </w:pPr>
          </w:p>
          <w:p w14:paraId="1B31018E" w14:textId="42155703" w:rsidR="002047A8" w:rsidRDefault="002047A8" w:rsidP="00C25CF0">
            <w:pPr>
              <w:spacing w:after="0" w:line="240" w:lineRule="auto"/>
              <w:jc w:val="both"/>
              <w:rPr>
                <w:rFonts w:ascii="Times New Roman" w:hAnsi="Times New Roman" w:cs="Times New Roman"/>
                <w:bCs/>
                <w:lang w:val="uz-Cyrl-UZ"/>
              </w:rPr>
            </w:pPr>
          </w:p>
          <w:p w14:paraId="47B7F14B" w14:textId="3DDD3F90" w:rsidR="002047A8" w:rsidRDefault="002047A8" w:rsidP="00C25CF0">
            <w:pPr>
              <w:spacing w:after="0" w:line="240" w:lineRule="auto"/>
              <w:jc w:val="both"/>
              <w:rPr>
                <w:rFonts w:ascii="Times New Roman" w:hAnsi="Times New Roman" w:cs="Times New Roman"/>
                <w:bCs/>
                <w:lang w:val="uz-Cyrl-UZ"/>
              </w:rPr>
            </w:pPr>
          </w:p>
          <w:p w14:paraId="6BDC5EC9" w14:textId="77777777" w:rsidR="009C41C3" w:rsidRDefault="009C41C3" w:rsidP="00C25CF0">
            <w:pPr>
              <w:spacing w:after="0" w:line="240" w:lineRule="auto"/>
              <w:jc w:val="both"/>
              <w:rPr>
                <w:rFonts w:ascii="Times New Roman" w:hAnsi="Times New Roman" w:cs="Times New Roman"/>
                <w:bCs/>
                <w:lang w:val="uz-Cyrl-UZ"/>
              </w:rPr>
            </w:pPr>
          </w:p>
          <w:p w14:paraId="74681112" w14:textId="77777777" w:rsidR="002047A8" w:rsidRPr="00987B9B" w:rsidRDefault="002047A8" w:rsidP="00C25CF0">
            <w:pPr>
              <w:spacing w:after="0" w:line="240" w:lineRule="auto"/>
              <w:jc w:val="both"/>
              <w:rPr>
                <w:rFonts w:ascii="Times New Roman" w:hAnsi="Times New Roman" w:cs="Times New Roman"/>
                <w:bCs/>
                <w:lang w:val="uz-Cyrl-UZ"/>
              </w:rPr>
            </w:pPr>
          </w:p>
          <w:p w14:paraId="1BB9DECE" w14:textId="77777777" w:rsidR="00DB679B" w:rsidRPr="00987B9B" w:rsidRDefault="00DB679B" w:rsidP="00C25CF0">
            <w:pPr>
              <w:spacing w:after="0" w:line="240" w:lineRule="auto"/>
              <w:jc w:val="both"/>
              <w:rPr>
                <w:rFonts w:ascii="Times New Roman" w:hAnsi="Times New Roman" w:cs="Times New Roman"/>
                <w:bCs/>
                <w:lang w:val="uz-Cyrl-UZ"/>
              </w:rPr>
            </w:pPr>
            <w:r w:rsidRPr="00987B9B">
              <w:rPr>
                <w:rFonts w:ascii="Times New Roman" w:hAnsi="Times New Roman" w:cs="Times New Roman"/>
                <w:bCs/>
                <w:lang w:val="uz-Cyrl-UZ"/>
              </w:rPr>
              <w:t>Ниже приведены элементы, рекомендуемые для характеристики и мониторинга. Большинство из перечисленных элементов, как известно, влияют либо на эффективность культивирования клеток, либо на качество белкового продукта. Некоторые из перечисленных элементов, такие как ванадий и алюминий, исторически не оказывали значительного влияния на процесс, но их концентрационные колебания были отмечены в сырье для культивирования клеток и часто контролируются.</w:t>
            </w:r>
          </w:p>
          <w:p w14:paraId="44A53CA8" w14:textId="77777777" w:rsidR="00DB679B" w:rsidRPr="00987B9B" w:rsidRDefault="00DB679B" w:rsidP="00C25CF0">
            <w:pPr>
              <w:spacing w:after="0" w:line="240" w:lineRule="auto"/>
              <w:jc w:val="both"/>
              <w:rPr>
                <w:rFonts w:ascii="Times New Roman" w:hAnsi="Times New Roman" w:cs="Times New Roman"/>
                <w:bCs/>
                <w:lang w:val="uz-Cyrl-UZ"/>
              </w:rPr>
            </w:pPr>
          </w:p>
          <w:p w14:paraId="1214DF3D" w14:textId="77777777" w:rsidR="00DB679B" w:rsidRPr="00987B9B" w:rsidRDefault="00DB679B" w:rsidP="00C25CF0">
            <w:pPr>
              <w:spacing w:after="0" w:line="240" w:lineRule="auto"/>
              <w:jc w:val="both"/>
              <w:rPr>
                <w:rFonts w:ascii="Times New Roman" w:hAnsi="Times New Roman" w:cs="Times New Roman"/>
                <w:bCs/>
                <w:lang w:val="uz-Cyrl-UZ"/>
              </w:rPr>
            </w:pPr>
            <w:r w:rsidRPr="00987B9B">
              <w:rPr>
                <w:rFonts w:ascii="Times New Roman" w:hAnsi="Times New Roman" w:cs="Times New Roman"/>
                <w:bCs/>
                <w:lang w:val="uz-Cyrl-UZ"/>
              </w:rPr>
              <w:t xml:space="preserve">В </w:t>
            </w:r>
            <w:r w:rsidRPr="00987B9B">
              <w:rPr>
                <w:rFonts w:ascii="Times New Roman" w:hAnsi="Times New Roman" w:cs="Times New Roman"/>
                <w:bCs/>
                <w:i/>
                <w:iCs/>
                <w:lang w:val="uz-Cyrl-UZ"/>
              </w:rPr>
              <w:t>Таблице 1</w:t>
            </w:r>
            <w:r w:rsidRPr="00987B9B">
              <w:rPr>
                <w:rFonts w:ascii="Times New Roman" w:hAnsi="Times New Roman" w:cs="Times New Roman"/>
                <w:bCs/>
                <w:lang w:val="uz-Cyrl-UZ"/>
              </w:rPr>
              <w:t xml:space="preserve"> перечислены элементы, которые, как было доказано, имеют решающее значение для жизнеспособности клеток и стабильного качества продукции. В </w:t>
            </w:r>
            <w:r w:rsidRPr="00987B9B">
              <w:rPr>
                <w:rFonts w:ascii="Times New Roman" w:hAnsi="Times New Roman" w:cs="Times New Roman"/>
                <w:bCs/>
                <w:i/>
                <w:iCs/>
                <w:lang w:val="uz-Cyrl-UZ"/>
              </w:rPr>
              <w:t>Таблице 2</w:t>
            </w:r>
            <w:r w:rsidRPr="00987B9B">
              <w:rPr>
                <w:rFonts w:ascii="Times New Roman" w:hAnsi="Times New Roman" w:cs="Times New Roman"/>
                <w:bCs/>
                <w:lang w:val="uz-Cyrl-UZ"/>
              </w:rPr>
              <w:t xml:space="preserve"> перечислены элементы, которые являются распространенными примесями и могут влиять на клетки. Следует отметить, что многие элементы играют важную роль, и для обеспечения надлежащей биологической активности требуется их достаточная концентрация, но избыточное добавление может привести к негативным последствиям. Например, марганец является кофактором для нескольких ферментов в путях гликозилирования, однако его избыточное добавление может привести к снижению выхода белка и роста клеток. Повышенная концентрация меди в культуральных средах связана с увеличением потребления лактата и более высокими титрами продукта, но избыток свободной меди может генерировать активные формы кислорода, которые могут вызывать как окислительное, так и восстановительное повреждение клеток. В случае такого рода изменчивости минимальные различия в концентрации, например 100–200 нМ, могут быть </w:t>
            </w:r>
            <w:r w:rsidRPr="00987B9B">
              <w:rPr>
                <w:rFonts w:ascii="Times New Roman" w:hAnsi="Times New Roman" w:cs="Times New Roman"/>
                <w:bCs/>
                <w:lang w:val="uz-Cyrl-UZ"/>
              </w:rPr>
              <w:lastRenderedPageBreak/>
              <w:t>достаточно значительными, чтобы вызвать различия в процессе.</w:t>
            </w:r>
          </w:p>
          <w:p w14:paraId="45C4D158" w14:textId="77777777" w:rsidR="00DB679B" w:rsidRPr="00583569" w:rsidRDefault="00DB679B" w:rsidP="00C25CF0">
            <w:pPr>
              <w:spacing w:after="0" w:line="240" w:lineRule="auto"/>
              <w:jc w:val="both"/>
              <w:rPr>
                <w:rFonts w:ascii="Times New Roman" w:hAnsi="Times New Roman" w:cs="Times New Roman"/>
                <w:bCs/>
                <w:lang w:val="uz-Cyrl-UZ"/>
              </w:rPr>
            </w:pPr>
          </w:p>
          <w:p w14:paraId="69E5CA60" w14:textId="77777777" w:rsidR="00DB679B" w:rsidRPr="00583569" w:rsidRDefault="00DB679B" w:rsidP="00C25CF0">
            <w:pPr>
              <w:spacing w:after="0" w:line="240" w:lineRule="auto"/>
              <w:jc w:val="both"/>
              <w:rPr>
                <w:rFonts w:ascii="Times New Roman" w:hAnsi="Times New Roman" w:cs="Times New Roman"/>
                <w:bCs/>
                <w:lang w:val="uz-Cyrl-UZ"/>
              </w:rPr>
            </w:pPr>
          </w:p>
          <w:p w14:paraId="2F91B425" w14:textId="77777777" w:rsidR="00DB679B" w:rsidRPr="00583569" w:rsidRDefault="00DB679B" w:rsidP="00C25CF0">
            <w:pPr>
              <w:spacing w:after="0" w:line="240" w:lineRule="auto"/>
              <w:jc w:val="both"/>
              <w:rPr>
                <w:rFonts w:ascii="Times New Roman" w:hAnsi="Times New Roman" w:cs="Times New Roman"/>
                <w:bCs/>
                <w:lang w:val="uz-Cyrl-UZ"/>
              </w:rPr>
            </w:pPr>
          </w:p>
          <w:p w14:paraId="03B8BF2B" w14:textId="77777777" w:rsidR="00DB679B" w:rsidRPr="00583569" w:rsidRDefault="00DB679B" w:rsidP="00C25CF0">
            <w:pPr>
              <w:spacing w:after="0" w:line="240" w:lineRule="auto"/>
              <w:jc w:val="both"/>
              <w:rPr>
                <w:rFonts w:ascii="Times New Roman" w:hAnsi="Times New Roman" w:cs="Times New Roman"/>
                <w:bCs/>
                <w:lang w:val="uz-Cyrl-UZ"/>
              </w:rPr>
            </w:pPr>
          </w:p>
          <w:p w14:paraId="618A9249" w14:textId="77777777" w:rsidR="00DB679B" w:rsidRPr="00987B9B" w:rsidRDefault="00DB679B" w:rsidP="00C25CF0">
            <w:pPr>
              <w:spacing w:after="0" w:line="240" w:lineRule="auto"/>
              <w:jc w:val="both"/>
              <w:rPr>
                <w:rFonts w:ascii="Times New Roman" w:hAnsi="Times New Roman" w:cs="Times New Roman"/>
                <w:b/>
                <w:lang w:val="uz-Cyrl-UZ"/>
              </w:rPr>
            </w:pPr>
            <w:r w:rsidRPr="00987B9B">
              <w:rPr>
                <w:rFonts w:ascii="Times New Roman" w:hAnsi="Times New Roman" w:cs="Times New Roman"/>
                <w:b/>
                <w:lang w:val="uz-Cyrl-UZ"/>
              </w:rPr>
              <w:t>Таблица 1. Элементы, оказывающие очевидное влияние на жизнеспособность клеток и качество продукции</w:t>
            </w:r>
          </w:p>
          <w:tbl>
            <w:tblPr>
              <w:tblW w:w="51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874"/>
              <w:gridCol w:w="4229"/>
            </w:tblGrid>
            <w:tr w:rsidR="00DB679B" w:rsidRPr="00987B9B" w14:paraId="115B07AB" w14:textId="77777777" w:rsidTr="00492919">
              <w:trPr>
                <w:trHeight w:val="520"/>
                <w:tblHeader/>
                <w:jc w:val="center"/>
              </w:trPr>
              <w:tc>
                <w:tcPr>
                  <w:tcW w:w="874" w:type="dxa"/>
                  <w:vAlign w:val="center"/>
                  <w:hideMark/>
                </w:tcPr>
                <w:p w14:paraId="1C1AE72B" w14:textId="77777777" w:rsidR="00DB679B" w:rsidRPr="00987B9B" w:rsidRDefault="00DB679B" w:rsidP="00C25CF0">
                  <w:pPr>
                    <w:spacing w:after="0" w:line="240" w:lineRule="auto"/>
                    <w:jc w:val="both"/>
                    <w:rPr>
                      <w:rFonts w:ascii="Times New Roman" w:hAnsi="Times New Roman" w:cs="Times New Roman"/>
                      <w:b/>
                      <w:bCs/>
                      <w:sz w:val="20"/>
                      <w:szCs w:val="20"/>
                    </w:rPr>
                  </w:pPr>
                  <w:r w:rsidRPr="00987B9B">
                    <w:rPr>
                      <w:rFonts w:ascii="Times New Roman" w:hAnsi="Times New Roman" w:cs="Times New Roman"/>
                      <w:b/>
                      <w:bCs/>
                      <w:sz w:val="20"/>
                      <w:szCs w:val="20"/>
                      <w:lang w:val="uz-Cyrl-UZ"/>
                    </w:rPr>
                    <w:t>Элемент</w:t>
                  </w:r>
                </w:p>
              </w:tc>
              <w:tc>
                <w:tcPr>
                  <w:tcW w:w="4229" w:type="dxa"/>
                  <w:vAlign w:val="center"/>
                  <w:hideMark/>
                </w:tcPr>
                <w:p w14:paraId="4F231EA2" w14:textId="77777777" w:rsidR="00DB679B" w:rsidRPr="00987B9B" w:rsidRDefault="00DB679B" w:rsidP="00C25CF0">
                  <w:pPr>
                    <w:spacing w:after="0" w:line="240" w:lineRule="auto"/>
                    <w:jc w:val="both"/>
                    <w:rPr>
                      <w:rFonts w:ascii="Times New Roman" w:hAnsi="Times New Roman" w:cs="Times New Roman"/>
                      <w:b/>
                      <w:bCs/>
                      <w:sz w:val="20"/>
                      <w:szCs w:val="20"/>
                      <w:lang w:val="uz-Cyrl-UZ"/>
                    </w:rPr>
                  </w:pPr>
                  <w:r w:rsidRPr="00987B9B">
                    <w:rPr>
                      <w:rFonts w:ascii="Times New Roman" w:hAnsi="Times New Roman" w:cs="Times New Roman"/>
                      <w:b/>
                      <w:bCs/>
                      <w:sz w:val="20"/>
                      <w:szCs w:val="20"/>
                      <w:lang w:val="uz-Cyrl-UZ"/>
                    </w:rPr>
                    <w:t>Потенциальная роль культивирования клеток</w:t>
                  </w:r>
                </w:p>
              </w:tc>
            </w:tr>
            <w:tr w:rsidR="00DB679B" w:rsidRPr="00987B9B" w14:paraId="44F1B7D8" w14:textId="77777777" w:rsidTr="00492919">
              <w:trPr>
                <w:trHeight w:val="266"/>
                <w:jc w:val="center"/>
              </w:trPr>
              <w:tc>
                <w:tcPr>
                  <w:tcW w:w="874" w:type="dxa"/>
                  <w:vAlign w:val="center"/>
                  <w:hideMark/>
                </w:tcPr>
                <w:p w14:paraId="6C41E44A" w14:textId="77777777" w:rsidR="00DB679B" w:rsidRPr="00987B9B" w:rsidRDefault="00DB679B" w:rsidP="00C25CF0">
                  <w:pPr>
                    <w:spacing w:after="0" w:line="240" w:lineRule="auto"/>
                    <w:jc w:val="both"/>
                    <w:rPr>
                      <w:rFonts w:ascii="Times New Roman" w:hAnsi="Times New Roman" w:cs="Times New Roman"/>
                      <w:bCs/>
                      <w:sz w:val="20"/>
                      <w:szCs w:val="20"/>
                    </w:rPr>
                  </w:pPr>
                  <w:r w:rsidRPr="00987B9B">
                    <w:rPr>
                      <w:rFonts w:ascii="Times New Roman" w:hAnsi="Times New Roman" w:cs="Times New Roman"/>
                      <w:bCs/>
                      <w:sz w:val="20"/>
                      <w:szCs w:val="20"/>
                      <w:lang w:val="uz-Cyrl-UZ"/>
                    </w:rPr>
                    <w:t>Кобальт</w:t>
                  </w:r>
                </w:p>
              </w:tc>
              <w:tc>
                <w:tcPr>
                  <w:tcW w:w="4229" w:type="dxa"/>
                  <w:vAlign w:val="center"/>
                  <w:hideMark/>
                </w:tcPr>
                <w:p w14:paraId="36DFDB6D" w14:textId="77777777" w:rsidR="00DB679B" w:rsidRPr="00987B9B" w:rsidRDefault="00DB679B" w:rsidP="00C25CF0">
                  <w:pPr>
                    <w:spacing w:after="0" w:line="240" w:lineRule="auto"/>
                    <w:jc w:val="both"/>
                    <w:rPr>
                      <w:rFonts w:ascii="Times New Roman" w:hAnsi="Times New Roman" w:cs="Times New Roman"/>
                      <w:bCs/>
                      <w:sz w:val="20"/>
                      <w:szCs w:val="20"/>
                      <w:lang w:val="uz-Cyrl-UZ"/>
                    </w:rPr>
                  </w:pPr>
                  <w:r w:rsidRPr="00987B9B">
                    <w:rPr>
                      <w:rFonts w:ascii="Times New Roman" w:hAnsi="Times New Roman" w:cs="Times New Roman"/>
                      <w:bCs/>
                      <w:sz w:val="20"/>
                      <w:szCs w:val="20"/>
                      <w:lang w:val="uz-Cyrl-UZ"/>
                    </w:rPr>
                    <w:t>Оказывает влияние на посттрансляционные модификации</w:t>
                  </w:r>
                </w:p>
              </w:tc>
            </w:tr>
            <w:tr w:rsidR="00DB679B" w:rsidRPr="00987B9B" w14:paraId="1FC1E1F2" w14:textId="77777777" w:rsidTr="00492919">
              <w:trPr>
                <w:trHeight w:val="507"/>
                <w:jc w:val="center"/>
              </w:trPr>
              <w:tc>
                <w:tcPr>
                  <w:tcW w:w="874" w:type="dxa"/>
                  <w:vAlign w:val="center"/>
                  <w:hideMark/>
                </w:tcPr>
                <w:p w14:paraId="0826ABBE" w14:textId="77777777" w:rsidR="00DB679B" w:rsidRPr="00987B9B" w:rsidRDefault="00DB679B" w:rsidP="00C25CF0">
                  <w:pPr>
                    <w:spacing w:after="0" w:line="240" w:lineRule="auto"/>
                    <w:jc w:val="both"/>
                    <w:rPr>
                      <w:rFonts w:ascii="Times New Roman" w:hAnsi="Times New Roman" w:cs="Times New Roman"/>
                      <w:bCs/>
                      <w:sz w:val="20"/>
                      <w:szCs w:val="20"/>
                    </w:rPr>
                  </w:pPr>
                  <w:r w:rsidRPr="00987B9B">
                    <w:rPr>
                      <w:rFonts w:ascii="Times New Roman" w:hAnsi="Times New Roman" w:cs="Times New Roman"/>
                      <w:bCs/>
                      <w:sz w:val="20"/>
                      <w:szCs w:val="20"/>
                      <w:lang w:val="uz-Cyrl-UZ"/>
                    </w:rPr>
                    <w:t>Медь</w:t>
                  </w:r>
                </w:p>
              </w:tc>
              <w:tc>
                <w:tcPr>
                  <w:tcW w:w="4229" w:type="dxa"/>
                  <w:vAlign w:val="center"/>
                  <w:hideMark/>
                </w:tcPr>
                <w:p w14:paraId="4E975C6F" w14:textId="77777777" w:rsidR="00DB679B" w:rsidRPr="00987B9B" w:rsidRDefault="00DB679B" w:rsidP="00C25CF0">
                  <w:pPr>
                    <w:spacing w:after="0" w:line="240" w:lineRule="auto"/>
                    <w:jc w:val="both"/>
                    <w:rPr>
                      <w:rFonts w:ascii="Times New Roman" w:hAnsi="Times New Roman" w:cs="Times New Roman"/>
                      <w:bCs/>
                      <w:sz w:val="20"/>
                      <w:szCs w:val="20"/>
                    </w:rPr>
                  </w:pPr>
                  <w:r w:rsidRPr="00987B9B">
                    <w:rPr>
                      <w:rFonts w:ascii="Times New Roman" w:hAnsi="Times New Roman" w:cs="Times New Roman"/>
                      <w:bCs/>
                      <w:sz w:val="20"/>
                      <w:szCs w:val="20"/>
                      <w:lang w:val="uz-Cyrl-UZ"/>
                    </w:rPr>
                    <w:t>Необходим для аэробного дыхания и определенных ферментативных путей</w:t>
                  </w:r>
                </w:p>
              </w:tc>
            </w:tr>
            <w:tr w:rsidR="00DB679B" w:rsidRPr="00987B9B" w14:paraId="333793BE" w14:textId="77777777" w:rsidTr="00492919">
              <w:trPr>
                <w:trHeight w:val="520"/>
                <w:jc w:val="center"/>
              </w:trPr>
              <w:tc>
                <w:tcPr>
                  <w:tcW w:w="874" w:type="dxa"/>
                  <w:vAlign w:val="center"/>
                  <w:hideMark/>
                </w:tcPr>
                <w:p w14:paraId="6C05CFA9" w14:textId="77777777" w:rsidR="00DB679B" w:rsidRPr="00987B9B" w:rsidRDefault="00DB679B" w:rsidP="00C25CF0">
                  <w:pPr>
                    <w:spacing w:after="0" w:line="240" w:lineRule="auto"/>
                    <w:jc w:val="both"/>
                    <w:rPr>
                      <w:rFonts w:ascii="Times New Roman" w:hAnsi="Times New Roman" w:cs="Times New Roman"/>
                      <w:bCs/>
                      <w:sz w:val="20"/>
                      <w:szCs w:val="20"/>
                    </w:rPr>
                  </w:pPr>
                  <w:r w:rsidRPr="00987B9B">
                    <w:rPr>
                      <w:rFonts w:ascii="Times New Roman" w:hAnsi="Times New Roman" w:cs="Times New Roman"/>
                      <w:bCs/>
                      <w:sz w:val="20"/>
                      <w:szCs w:val="20"/>
                      <w:lang w:val="uz-Cyrl-UZ"/>
                    </w:rPr>
                    <w:t>Железо</w:t>
                  </w:r>
                </w:p>
              </w:tc>
              <w:tc>
                <w:tcPr>
                  <w:tcW w:w="4229" w:type="dxa"/>
                  <w:vAlign w:val="center"/>
                  <w:hideMark/>
                </w:tcPr>
                <w:p w14:paraId="35FC82ED" w14:textId="77777777" w:rsidR="00DB679B" w:rsidRPr="00987B9B" w:rsidRDefault="00DB679B" w:rsidP="00C25CF0">
                  <w:pPr>
                    <w:spacing w:after="0" w:line="240" w:lineRule="auto"/>
                    <w:jc w:val="both"/>
                    <w:rPr>
                      <w:rFonts w:ascii="Times New Roman" w:hAnsi="Times New Roman" w:cs="Times New Roman"/>
                      <w:bCs/>
                      <w:sz w:val="20"/>
                      <w:szCs w:val="20"/>
                    </w:rPr>
                  </w:pPr>
                  <w:r w:rsidRPr="00987B9B">
                    <w:rPr>
                      <w:rFonts w:ascii="Times New Roman" w:hAnsi="Times New Roman" w:cs="Times New Roman"/>
                      <w:bCs/>
                      <w:sz w:val="20"/>
                      <w:szCs w:val="20"/>
                      <w:lang w:val="uz-Cyrl-UZ"/>
                    </w:rPr>
                    <w:t>Необходим для клеточного дыхания и метаболизма</w:t>
                  </w:r>
                </w:p>
              </w:tc>
            </w:tr>
            <w:tr w:rsidR="00DB679B" w:rsidRPr="00987B9B" w14:paraId="07152803" w14:textId="77777777" w:rsidTr="00492919">
              <w:trPr>
                <w:trHeight w:val="266"/>
                <w:jc w:val="center"/>
              </w:trPr>
              <w:tc>
                <w:tcPr>
                  <w:tcW w:w="874" w:type="dxa"/>
                  <w:vAlign w:val="center"/>
                  <w:hideMark/>
                </w:tcPr>
                <w:p w14:paraId="762BAB19" w14:textId="77777777" w:rsidR="00DB679B" w:rsidRPr="00987B9B" w:rsidRDefault="00DB679B" w:rsidP="00C25CF0">
                  <w:pPr>
                    <w:spacing w:after="0" w:line="240" w:lineRule="auto"/>
                    <w:jc w:val="both"/>
                    <w:rPr>
                      <w:rFonts w:ascii="Times New Roman" w:hAnsi="Times New Roman" w:cs="Times New Roman"/>
                      <w:bCs/>
                      <w:sz w:val="20"/>
                      <w:szCs w:val="20"/>
                    </w:rPr>
                  </w:pPr>
                  <w:r w:rsidRPr="00987B9B">
                    <w:rPr>
                      <w:rFonts w:ascii="Times New Roman" w:hAnsi="Times New Roman" w:cs="Times New Roman"/>
                      <w:bCs/>
                      <w:sz w:val="20"/>
                      <w:szCs w:val="20"/>
                      <w:lang w:val="uz-Cyrl-UZ"/>
                    </w:rPr>
                    <w:t>Магний</w:t>
                  </w:r>
                </w:p>
              </w:tc>
              <w:tc>
                <w:tcPr>
                  <w:tcW w:w="4229" w:type="dxa"/>
                  <w:vAlign w:val="center"/>
                  <w:hideMark/>
                </w:tcPr>
                <w:p w14:paraId="044FDE70" w14:textId="77777777" w:rsidR="00DB679B" w:rsidRPr="00987B9B" w:rsidRDefault="00DB679B" w:rsidP="00C25CF0">
                  <w:pPr>
                    <w:spacing w:after="0" w:line="240" w:lineRule="auto"/>
                    <w:jc w:val="both"/>
                    <w:rPr>
                      <w:rFonts w:ascii="Times New Roman" w:hAnsi="Times New Roman" w:cs="Times New Roman"/>
                      <w:bCs/>
                      <w:sz w:val="20"/>
                      <w:szCs w:val="20"/>
                    </w:rPr>
                  </w:pPr>
                  <w:r w:rsidRPr="00987B9B">
                    <w:rPr>
                      <w:rFonts w:ascii="Times New Roman" w:hAnsi="Times New Roman" w:cs="Times New Roman"/>
                      <w:bCs/>
                      <w:sz w:val="20"/>
                      <w:szCs w:val="20"/>
                      <w:lang w:val="uz-Cyrl-UZ"/>
                    </w:rPr>
                    <w:t>Репликация ДНК и синтез белков</w:t>
                  </w:r>
                </w:p>
              </w:tc>
            </w:tr>
            <w:tr w:rsidR="00DB679B" w:rsidRPr="00987B9B" w14:paraId="1E26263D" w14:textId="77777777" w:rsidTr="00492919">
              <w:trPr>
                <w:trHeight w:val="520"/>
                <w:jc w:val="center"/>
              </w:trPr>
              <w:tc>
                <w:tcPr>
                  <w:tcW w:w="874" w:type="dxa"/>
                  <w:vAlign w:val="center"/>
                  <w:hideMark/>
                </w:tcPr>
                <w:p w14:paraId="51ACACD7" w14:textId="77777777" w:rsidR="00DB679B" w:rsidRPr="00987B9B" w:rsidRDefault="00DB679B" w:rsidP="00C25CF0">
                  <w:pPr>
                    <w:spacing w:after="0" w:line="240" w:lineRule="auto"/>
                    <w:jc w:val="both"/>
                    <w:rPr>
                      <w:rFonts w:ascii="Times New Roman" w:hAnsi="Times New Roman" w:cs="Times New Roman"/>
                      <w:bCs/>
                      <w:sz w:val="20"/>
                      <w:szCs w:val="20"/>
                    </w:rPr>
                  </w:pPr>
                  <w:r w:rsidRPr="00987B9B">
                    <w:rPr>
                      <w:rFonts w:ascii="Times New Roman" w:hAnsi="Times New Roman" w:cs="Times New Roman"/>
                      <w:bCs/>
                      <w:sz w:val="20"/>
                      <w:szCs w:val="20"/>
                      <w:lang w:val="uz-Cyrl-UZ"/>
                    </w:rPr>
                    <w:t>Марганец</w:t>
                  </w:r>
                </w:p>
              </w:tc>
              <w:tc>
                <w:tcPr>
                  <w:tcW w:w="4229" w:type="dxa"/>
                  <w:vAlign w:val="center"/>
                  <w:hideMark/>
                </w:tcPr>
                <w:p w14:paraId="686FA552" w14:textId="77777777" w:rsidR="00DB679B" w:rsidRPr="00987B9B" w:rsidRDefault="00DB679B" w:rsidP="00C25CF0">
                  <w:pPr>
                    <w:spacing w:after="0" w:line="240" w:lineRule="auto"/>
                    <w:jc w:val="both"/>
                    <w:rPr>
                      <w:rFonts w:ascii="Times New Roman" w:hAnsi="Times New Roman" w:cs="Times New Roman"/>
                      <w:bCs/>
                      <w:sz w:val="20"/>
                      <w:szCs w:val="20"/>
                    </w:rPr>
                  </w:pPr>
                  <w:r w:rsidRPr="00987B9B">
                    <w:rPr>
                      <w:rFonts w:ascii="Times New Roman" w:hAnsi="Times New Roman" w:cs="Times New Roman"/>
                      <w:bCs/>
                      <w:sz w:val="20"/>
                      <w:szCs w:val="20"/>
                      <w:lang w:val="uz-Cyrl-UZ"/>
                    </w:rPr>
                    <w:t>Кофактор в процессах гликозилирования</w:t>
                  </w:r>
                </w:p>
              </w:tc>
            </w:tr>
            <w:tr w:rsidR="00DB679B" w:rsidRPr="00987B9B" w14:paraId="40CA0A65" w14:textId="77777777" w:rsidTr="00492919">
              <w:trPr>
                <w:trHeight w:val="266"/>
                <w:jc w:val="center"/>
              </w:trPr>
              <w:tc>
                <w:tcPr>
                  <w:tcW w:w="874" w:type="dxa"/>
                  <w:vAlign w:val="center"/>
                  <w:hideMark/>
                </w:tcPr>
                <w:p w14:paraId="3895B7C5" w14:textId="77777777" w:rsidR="00DB679B" w:rsidRPr="00987B9B" w:rsidRDefault="00DB679B" w:rsidP="00C25CF0">
                  <w:pPr>
                    <w:spacing w:after="0" w:line="240" w:lineRule="auto"/>
                    <w:jc w:val="both"/>
                    <w:rPr>
                      <w:rFonts w:ascii="Times New Roman" w:hAnsi="Times New Roman" w:cs="Times New Roman"/>
                      <w:bCs/>
                      <w:sz w:val="20"/>
                      <w:szCs w:val="20"/>
                      <w:lang w:val="en-US"/>
                    </w:rPr>
                  </w:pPr>
                  <w:r w:rsidRPr="00987B9B">
                    <w:rPr>
                      <w:rFonts w:ascii="Times New Roman" w:hAnsi="Times New Roman" w:cs="Times New Roman"/>
                      <w:bCs/>
                      <w:sz w:val="20"/>
                      <w:szCs w:val="20"/>
                      <w:lang w:val="uz-Cyrl-UZ"/>
                    </w:rPr>
                    <w:t>Селен</w:t>
                  </w:r>
                </w:p>
              </w:tc>
              <w:tc>
                <w:tcPr>
                  <w:tcW w:w="4229" w:type="dxa"/>
                  <w:vAlign w:val="center"/>
                  <w:hideMark/>
                </w:tcPr>
                <w:p w14:paraId="62B7D097" w14:textId="245D1173" w:rsidR="00DB679B" w:rsidRPr="00987B9B" w:rsidRDefault="0085226B" w:rsidP="00C25CF0">
                  <w:pPr>
                    <w:spacing w:after="0" w:line="240" w:lineRule="auto"/>
                    <w:jc w:val="both"/>
                    <w:rPr>
                      <w:rFonts w:ascii="Times New Roman" w:hAnsi="Times New Roman" w:cs="Times New Roman"/>
                      <w:bCs/>
                      <w:sz w:val="20"/>
                      <w:szCs w:val="20"/>
                      <w:lang w:val="uz-Cyrl-UZ"/>
                    </w:rPr>
                  </w:pPr>
                  <w:r w:rsidRPr="0085226B">
                    <w:rPr>
                      <w:rFonts w:ascii="Times New Roman" w:hAnsi="Times New Roman" w:cs="Times New Roman"/>
                      <w:bCs/>
                      <w:sz w:val="20"/>
                      <w:szCs w:val="20"/>
                      <w:lang w:val="uz-Cyrl-UZ"/>
                    </w:rPr>
                    <w:t>Входит в состав антиоксидантных ферментов</w:t>
                  </w:r>
                </w:p>
              </w:tc>
            </w:tr>
            <w:tr w:rsidR="00DB679B" w:rsidRPr="00987B9B" w14:paraId="0DFF4045" w14:textId="77777777" w:rsidTr="00492919">
              <w:trPr>
                <w:trHeight w:val="253"/>
                <w:jc w:val="center"/>
              </w:trPr>
              <w:tc>
                <w:tcPr>
                  <w:tcW w:w="874" w:type="dxa"/>
                  <w:vAlign w:val="center"/>
                  <w:hideMark/>
                </w:tcPr>
                <w:p w14:paraId="21FDA0DB" w14:textId="77777777" w:rsidR="00DB679B" w:rsidRPr="00987B9B" w:rsidRDefault="00DB679B" w:rsidP="00C25CF0">
                  <w:pPr>
                    <w:spacing w:after="0" w:line="240" w:lineRule="auto"/>
                    <w:jc w:val="both"/>
                    <w:rPr>
                      <w:rFonts w:ascii="Times New Roman" w:hAnsi="Times New Roman" w:cs="Times New Roman"/>
                      <w:bCs/>
                      <w:sz w:val="20"/>
                      <w:szCs w:val="20"/>
                    </w:rPr>
                  </w:pPr>
                  <w:r w:rsidRPr="00987B9B">
                    <w:rPr>
                      <w:rFonts w:ascii="Times New Roman" w:hAnsi="Times New Roman" w:cs="Times New Roman"/>
                      <w:bCs/>
                      <w:sz w:val="20"/>
                      <w:szCs w:val="20"/>
                      <w:lang w:val="uz-Cyrl-UZ"/>
                    </w:rPr>
                    <w:t>Цинк</w:t>
                  </w:r>
                </w:p>
              </w:tc>
              <w:tc>
                <w:tcPr>
                  <w:tcW w:w="4229" w:type="dxa"/>
                  <w:vAlign w:val="center"/>
                  <w:hideMark/>
                </w:tcPr>
                <w:p w14:paraId="1A10B512" w14:textId="77777777" w:rsidR="00DB679B" w:rsidRPr="00987B9B" w:rsidRDefault="00DB679B" w:rsidP="00C25CF0">
                  <w:pPr>
                    <w:spacing w:after="0" w:line="240" w:lineRule="auto"/>
                    <w:jc w:val="both"/>
                    <w:rPr>
                      <w:rFonts w:ascii="Times New Roman" w:hAnsi="Times New Roman" w:cs="Times New Roman"/>
                      <w:bCs/>
                      <w:sz w:val="20"/>
                      <w:szCs w:val="20"/>
                    </w:rPr>
                  </w:pPr>
                  <w:r w:rsidRPr="00987B9B">
                    <w:rPr>
                      <w:rFonts w:ascii="Times New Roman" w:hAnsi="Times New Roman" w:cs="Times New Roman"/>
                      <w:bCs/>
                      <w:sz w:val="20"/>
                      <w:szCs w:val="20"/>
                      <w:lang w:val="uz-Cyrl-UZ"/>
                    </w:rPr>
                    <w:t>Стабилизируют клеточные мембраны</w:t>
                  </w:r>
                </w:p>
              </w:tc>
            </w:tr>
          </w:tbl>
          <w:p w14:paraId="14514A8C" w14:textId="296E3735" w:rsidR="00DB679B" w:rsidRDefault="00DB679B" w:rsidP="00C25CF0">
            <w:pPr>
              <w:spacing w:after="0" w:line="240" w:lineRule="auto"/>
              <w:jc w:val="both"/>
              <w:rPr>
                <w:rFonts w:ascii="Times New Roman" w:hAnsi="Times New Roman" w:cs="Times New Roman"/>
                <w:bCs/>
                <w:lang w:val="uz-Cyrl-UZ"/>
              </w:rPr>
            </w:pPr>
          </w:p>
          <w:p w14:paraId="0448B11E" w14:textId="77777777" w:rsidR="00492919" w:rsidRPr="00987B9B" w:rsidRDefault="00492919" w:rsidP="00C25CF0">
            <w:pPr>
              <w:spacing w:after="0" w:line="240" w:lineRule="auto"/>
              <w:jc w:val="both"/>
              <w:rPr>
                <w:rFonts w:ascii="Times New Roman" w:hAnsi="Times New Roman" w:cs="Times New Roman"/>
                <w:bCs/>
                <w:lang w:val="uz-Cyrl-UZ"/>
              </w:rPr>
            </w:pPr>
          </w:p>
          <w:p w14:paraId="0DA5882C" w14:textId="352417D7" w:rsidR="00DB679B" w:rsidRPr="00987B9B" w:rsidRDefault="00DB679B" w:rsidP="00C25CF0">
            <w:pPr>
              <w:spacing w:after="0" w:line="240" w:lineRule="auto"/>
              <w:jc w:val="both"/>
              <w:rPr>
                <w:rFonts w:ascii="Times New Roman" w:hAnsi="Times New Roman" w:cs="Times New Roman"/>
                <w:b/>
                <w:lang w:val="uz-Cyrl-UZ"/>
              </w:rPr>
            </w:pPr>
            <w:r w:rsidRPr="00987B9B">
              <w:rPr>
                <w:rFonts w:ascii="Times New Roman" w:hAnsi="Times New Roman" w:cs="Times New Roman"/>
                <w:b/>
                <w:lang w:val="uz-Cyrl-UZ"/>
              </w:rPr>
              <w:t xml:space="preserve">Таблица 2. </w:t>
            </w:r>
            <w:r w:rsidR="00B6528C" w:rsidRPr="00B6528C">
              <w:rPr>
                <w:rFonts w:ascii="Times New Roman" w:hAnsi="Times New Roman" w:cs="Times New Roman"/>
                <w:b/>
                <w:lang w:val="uz-Cyrl-UZ"/>
              </w:rPr>
              <w:t>Элементы, способные оказывать влияние на качество продукции</w:t>
            </w:r>
          </w:p>
          <w:tbl>
            <w:tblPr>
              <w:tblW w:w="48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31"/>
              <w:gridCol w:w="4130"/>
            </w:tblGrid>
            <w:tr w:rsidR="00316348" w:rsidRPr="00987B9B" w14:paraId="0A90172F" w14:textId="77777777" w:rsidTr="00F178EC">
              <w:trPr>
                <w:trHeight w:val="502"/>
                <w:tblHeader/>
                <w:jc w:val="center"/>
              </w:trPr>
              <w:tc>
                <w:tcPr>
                  <w:tcW w:w="731" w:type="dxa"/>
                  <w:vAlign w:val="center"/>
                  <w:hideMark/>
                </w:tcPr>
                <w:p w14:paraId="2265B303" w14:textId="5A31955B" w:rsidR="00316348" w:rsidRPr="00987B9B" w:rsidRDefault="00316348" w:rsidP="00C25CF0">
                  <w:pPr>
                    <w:spacing w:after="0" w:line="240" w:lineRule="auto"/>
                    <w:jc w:val="both"/>
                    <w:rPr>
                      <w:rFonts w:ascii="Times New Roman" w:hAnsi="Times New Roman" w:cs="Times New Roman"/>
                      <w:b/>
                      <w:bCs/>
                    </w:rPr>
                  </w:pPr>
                  <w:r w:rsidRPr="00987B9B">
                    <w:rPr>
                      <w:rFonts w:ascii="Times New Roman" w:hAnsi="Times New Roman" w:cs="Times New Roman"/>
                      <w:b/>
                      <w:bCs/>
                      <w:sz w:val="20"/>
                      <w:szCs w:val="20"/>
                      <w:lang w:val="uz-Cyrl-UZ"/>
                    </w:rPr>
                    <w:t>Элемент</w:t>
                  </w:r>
                </w:p>
              </w:tc>
              <w:tc>
                <w:tcPr>
                  <w:tcW w:w="4130" w:type="dxa"/>
                  <w:vAlign w:val="center"/>
                  <w:hideMark/>
                </w:tcPr>
                <w:p w14:paraId="32914851" w14:textId="79FA08A7" w:rsidR="00316348" w:rsidRPr="00987B9B" w:rsidRDefault="00316348" w:rsidP="00C25CF0">
                  <w:pPr>
                    <w:spacing w:after="0" w:line="240" w:lineRule="auto"/>
                    <w:jc w:val="both"/>
                    <w:rPr>
                      <w:rFonts w:ascii="Times New Roman" w:hAnsi="Times New Roman" w:cs="Times New Roman"/>
                      <w:b/>
                      <w:bCs/>
                    </w:rPr>
                  </w:pPr>
                  <w:r w:rsidRPr="00987B9B">
                    <w:rPr>
                      <w:rFonts w:ascii="Times New Roman" w:hAnsi="Times New Roman" w:cs="Times New Roman"/>
                      <w:b/>
                      <w:bCs/>
                      <w:sz w:val="20"/>
                      <w:szCs w:val="20"/>
                      <w:lang w:val="uz-Cyrl-UZ"/>
                    </w:rPr>
                    <w:t>Потенциальная роль культивирования клеток</w:t>
                  </w:r>
                </w:p>
              </w:tc>
            </w:tr>
            <w:tr w:rsidR="00DB679B" w:rsidRPr="00987B9B" w14:paraId="231C2FCF" w14:textId="77777777" w:rsidTr="00F178EC">
              <w:trPr>
                <w:trHeight w:val="502"/>
                <w:jc w:val="center"/>
              </w:trPr>
              <w:tc>
                <w:tcPr>
                  <w:tcW w:w="731" w:type="dxa"/>
                  <w:vAlign w:val="center"/>
                  <w:hideMark/>
                </w:tcPr>
                <w:p w14:paraId="54D60BB0"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lang w:val="uz-Cyrl-UZ"/>
                    </w:rPr>
                    <w:t>Алюминий</w:t>
                  </w:r>
                </w:p>
              </w:tc>
              <w:tc>
                <w:tcPr>
                  <w:tcW w:w="4130" w:type="dxa"/>
                  <w:vAlign w:val="center"/>
                  <w:hideMark/>
                </w:tcPr>
                <w:p w14:paraId="328B3FD2"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Распространённый загрязнитель сырья в процессе производства</w:t>
                  </w:r>
                </w:p>
              </w:tc>
            </w:tr>
            <w:tr w:rsidR="00DB679B" w:rsidRPr="00987B9B" w14:paraId="7B44CED8" w14:textId="77777777" w:rsidTr="00F178EC">
              <w:trPr>
                <w:trHeight w:val="32"/>
                <w:jc w:val="center"/>
              </w:trPr>
              <w:tc>
                <w:tcPr>
                  <w:tcW w:w="731" w:type="dxa"/>
                  <w:vAlign w:val="center"/>
                  <w:hideMark/>
                </w:tcPr>
                <w:p w14:paraId="0B62EDD9"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lang w:val="uz-Cyrl-UZ"/>
                    </w:rPr>
                    <w:t>Сурьма</w:t>
                  </w:r>
                </w:p>
              </w:tc>
              <w:tc>
                <w:tcPr>
                  <w:tcW w:w="4130" w:type="dxa"/>
                  <w:vAlign w:val="center"/>
                  <w:hideMark/>
                </w:tcPr>
                <w:p w14:paraId="6D4B428B" w14:textId="770F496F" w:rsidR="00DB679B" w:rsidRPr="00987B9B" w:rsidRDefault="0092513B" w:rsidP="00C25CF0">
                  <w:pPr>
                    <w:spacing w:after="0" w:line="240" w:lineRule="auto"/>
                    <w:jc w:val="both"/>
                    <w:rPr>
                      <w:rFonts w:ascii="Times New Roman" w:hAnsi="Times New Roman" w:cs="Times New Roman"/>
                      <w:bCs/>
                    </w:rPr>
                  </w:pPr>
                  <w:r w:rsidRPr="0092513B">
                    <w:rPr>
                      <w:rFonts w:ascii="Times New Roman" w:hAnsi="Times New Roman" w:cs="Times New Roman"/>
                      <w:bCs/>
                    </w:rPr>
                    <w:t>Контаминант в виде остаточного катализатора фильтровальных мембран из полиэтилентерефталата</w:t>
                  </w:r>
                </w:p>
              </w:tc>
            </w:tr>
            <w:tr w:rsidR="00DB679B" w:rsidRPr="00987B9B" w14:paraId="366C0744" w14:textId="77777777" w:rsidTr="00F178EC">
              <w:trPr>
                <w:trHeight w:val="250"/>
                <w:jc w:val="center"/>
              </w:trPr>
              <w:tc>
                <w:tcPr>
                  <w:tcW w:w="731" w:type="dxa"/>
                  <w:vAlign w:val="center"/>
                  <w:hideMark/>
                </w:tcPr>
                <w:p w14:paraId="19C03A85"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lang w:val="uz-Cyrl-UZ"/>
                    </w:rPr>
                    <w:t>Кадмий</w:t>
                  </w:r>
                </w:p>
              </w:tc>
              <w:tc>
                <w:tcPr>
                  <w:tcW w:w="4130" w:type="dxa"/>
                  <w:vAlign w:val="center"/>
                  <w:hideMark/>
                </w:tcPr>
                <w:p w14:paraId="7E91B224" w14:textId="664AF092" w:rsidR="00DB679B" w:rsidRPr="00987B9B" w:rsidRDefault="0092513B" w:rsidP="00C25CF0">
                  <w:pPr>
                    <w:spacing w:after="0" w:line="240" w:lineRule="auto"/>
                    <w:jc w:val="both"/>
                    <w:rPr>
                      <w:rFonts w:ascii="Times New Roman" w:hAnsi="Times New Roman" w:cs="Times New Roman"/>
                      <w:bCs/>
                    </w:rPr>
                  </w:pPr>
                  <w:r w:rsidRPr="0092513B">
                    <w:rPr>
                      <w:rFonts w:ascii="Times New Roman" w:hAnsi="Times New Roman" w:cs="Times New Roman"/>
                      <w:bCs/>
                      <w:lang w:val="uz-Cyrl-UZ"/>
                    </w:rPr>
                    <w:t>Может оказывать токсическое действие на клетки</w:t>
                  </w:r>
                </w:p>
              </w:tc>
            </w:tr>
            <w:tr w:rsidR="00DB679B" w:rsidRPr="00987B9B" w14:paraId="69AC424F" w14:textId="77777777" w:rsidTr="00F178EC">
              <w:trPr>
                <w:trHeight w:val="752"/>
                <w:jc w:val="center"/>
              </w:trPr>
              <w:tc>
                <w:tcPr>
                  <w:tcW w:w="731" w:type="dxa"/>
                  <w:vAlign w:val="center"/>
                  <w:hideMark/>
                </w:tcPr>
                <w:p w14:paraId="695F7CAA"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lang w:val="uz-Cyrl-UZ"/>
                    </w:rPr>
                    <w:t>Хром</w:t>
                  </w:r>
                </w:p>
              </w:tc>
              <w:tc>
                <w:tcPr>
                  <w:tcW w:w="4130" w:type="dxa"/>
                  <w:vAlign w:val="center"/>
                  <w:hideMark/>
                </w:tcPr>
                <w:p w14:paraId="0F3E721C" w14:textId="46598B56" w:rsidR="00DB679B" w:rsidRPr="00987B9B" w:rsidRDefault="0092513B" w:rsidP="00C25CF0">
                  <w:pPr>
                    <w:spacing w:after="0" w:line="240" w:lineRule="auto"/>
                    <w:jc w:val="both"/>
                    <w:rPr>
                      <w:rFonts w:ascii="Times New Roman" w:hAnsi="Times New Roman" w:cs="Times New Roman"/>
                      <w:bCs/>
                    </w:rPr>
                  </w:pPr>
                  <w:r w:rsidRPr="0092513B">
                    <w:rPr>
                      <w:rFonts w:ascii="Times New Roman" w:hAnsi="Times New Roman" w:cs="Times New Roman"/>
                      <w:bCs/>
                      <w:lang w:val="uz-Cyrl-UZ"/>
                    </w:rPr>
                    <w:t>Токсичен для клеток; распространенный контаминант, вымываемый из оборудования из нержавеющей стали</w:t>
                  </w:r>
                </w:p>
              </w:tc>
            </w:tr>
            <w:tr w:rsidR="00DB679B" w:rsidRPr="00987B9B" w14:paraId="2786B5C0" w14:textId="77777777" w:rsidTr="00F178EC">
              <w:trPr>
                <w:trHeight w:val="502"/>
                <w:jc w:val="center"/>
              </w:trPr>
              <w:tc>
                <w:tcPr>
                  <w:tcW w:w="731" w:type="dxa"/>
                  <w:vAlign w:val="center"/>
                  <w:hideMark/>
                </w:tcPr>
                <w:p w14:paraId="1078BC00"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lang w:val="uz-Cyrl-UZ"/>
                    </w:rPr>
                    <w:lastRenderedPageBreak/>
                    <w:t>Молибден</w:t>
                  </w:r>
                </w:p>
              </w:tc>
              <w:tc>
                <w:tcPr>
                  <w:tcW w:w="4130" w:type="dxa"/>
                  <w:vAlign w:val="center"/>
                  <w:hideMark/>
                </w:tcPr>
                <w:p w14:paraId="02D103AD" w14:textId="23246F08" w:rsidR="00DB679B" w:rsidRPr="00987B9B" w:rsidRDefault="003800CD" w:rsidP="00C25CF0">
                  <w:pPr>
                    <w:spacing w:after="0" w:line="240" w:lineRule="auto"/>
                    <w:jc w:val="both"/>
                    <w:rPr>
                      <w:rFonts w:ascii="Times New Roman" w:hAnsi="Times New Roman" w:cs="Times New Roman"/>
                      <w:bCs/>
                    </w:rPr>
                  </w:pPr>
                  <w:r w:rsidRPr="003800CD">
                    <w:rPr>
                      <w:rFonts w:ascii="Times New Roman" w:hAnsi="Times New Roman" w:cs="Times New Roman"/>
                      <w:bCs/>
                      <w:lang w:val="uz-Cyrl-UZ"/>
                    </w:rPr>
                    <w:t>Контаминант, попадающий из оборудования из нержавеющей стали</w:t>
                  </w:r>
                </w:p>
              </w:tc>
            </w:tr>
            <w:tr w:rsidR="00DB679B" w:rsidRPr="00987B9B" w14:paraId="16A08C56" w14:textId="77777777" w:rsidTr="00F178EC">
              <w:trPr>
                <w:trHeight w:val="250"/>
                <w:jc w:val="center"/>
              </w:trPr>
              <w:tc>
                <w:tcPr>
                  <w:tcW w:w="731" w:type="dxa"/>
                  <w:vAlign w:val="center"/>
                  <w:hideMark/>
                </w:tcPr>
                <w:p w14:paraId="75F75F8A"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lang w:val="uz-Cyrl-UZ"/>
                    </w:rPr>
                    <w:t>Никель</w:t>
                  </w:r>
                </w:p>
              </w:tc>
              <w:tc>
                <w:tcPr>
                  <w:tcW w:w="4130" w:type="dxa"/>
                  <w:vAlign w:val="center"/>
                  <w:hideMark/>
                </w:tcPr>
                <w:p w14:paraId="2E192B58" w14:textId="01920136" w:rsidR="00DB679B" w:rsidRPr="00987B9B" w:rsidRDefault="003800CD" w:rsidP="00C25CF0">
                  <w:pPr>
                    <w:spacing w:after="0" w:line="240" w:lineRule="auto"/>
                    <w:jc w:val="both"/>
                    <w:rPr>
                      <w:rFonts w:ascii="Times New Roman" w:hAnsi="Times New Roman" w:cs="Times New Roman"/>
                      <w:bCs/>
                    </w:rPr>
                  </w:pPr>
                  <w:r w:rsidRPr="003800CD">
                    <w:rPr>
                      <w:rFonts w:ascii="Times New Roman" w:hAnsi="Times New Roman" w:cs="Times New Roman"/>
                      <w:bCs/>
                      <w:lang w:val="uz-Cyrl-UZ"/>
                    </w:rPr>
                    <w:t>Контаминант, попадающий из оборудования из нержавеющей стали</w:t>
                  </w:r>
                </w:p>
              </w:tc>
            </w:tr>
            <w:tr w:rsidR="00DB679B" w:rsidRPr="00987B9B" w14:paraId="3C883298" w14:textId="77777777" w:rsidTr="00F178EC">
              <w:trPr>
                <w:trHeight w:val="502"/>
                <w:jc w:val="center"/>
              </w:trPr>
              <w:tc>
                <w:tcPr>
                  <w:tcW w:w="731" w:type="dxa"/>
                  <w:vAlign w:val="center"/>
                  <w:hideMark/>
                </w:tcPr>
                <w:p w14:paraId="28349004"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lang w:val="uz-Cyrl-UZ"/>
                    </w:rPr>
                    <w:t>Титан</w:t>
                  </w:r>
                </w:p>
              </w:tc>
              <w:tc>
                <w:tcPr>
                  <w:tcW w:w="4130" w:type="dxa"/>
                  <w:vAlign w:val="center"/>
                  <w:hideMark/>
                </w:tcPr>
                <w:p w14:paraId="0385BBF4" w14:textId="131AA400" w:rsidR="00DB679B" w:rsidRPr="00987B9B" w:rsidRDefault="003800CD" w:rsidP="00C25CF0">
                  <w:pPr>
                    <w:spacing w:after="0" w:line="240" w:lineRule="auto"/>
                    <w:jc w:val="both"/>
                    <w:rPr>
                      <w:rFonts w:ascii="Times New Roman" w:hAnsi="Times New Roman" w:cs="Times New Roman"/>
                      <w:bCs/>
                    </w:rPr>
                  </w:pPr>
                  <w:r w:rsidRPr="003800CD">
                    <w:rPr>
                      <w:rFonts w:ascii="Times New Roman" w:hAnsi="Times New Roman" w:cs="Times New Roman"/>
                      <w:bCs/>
                    </w:rPr>
                    <w:t>Распространенный контаминант, образующийся в процессе производства исходного сырья</w:t>
                  </w:r>
                </w:p>
              </w:tc>
            </w:tr>
            <w:tr w:rsidR="00DB679B" w:rsidRPr="00987B9B" w14:paraId="5F6979C4" w14:textId="77777777" w:rsidTr="00F178EC">
              <w:trPr>
                <w:trHeight w:val="240"/>
                <w:jc w:val="center"/>
              </w:trPr>
              <w:tc>
                <w:tcPr>
                  <w:tcW w:w="731" w:type="dxa"/>
                  <w:vAlign w:val="center"/>
                  <w:hideMark/>
                </w:tcPr>
                <w:p w14:paraId="5009B87A"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lang w:val="uz-Cyrl-UZ"/>
                    </w:rPr>
                    <w:t>Ванадий</w:t>
                  </w:r>
                </w:p>
              </w:tc>
              <w:tc>
                <w:tcPr>
                  <w:tcW w:w="4130" w:type="dxa"/>
                  <w:vAlign w:val="center"/>
                  <w:hideMark/>
                </w:tcPr>
                <w:p w14:paraId="1FF6F032" w14:textId="614F8F8A" w:rsidR="00DB679B" w:rsidRPr="00987B9B" w:rsidRDefault="003800CD" w:rsidP="00C25CF0">
                  <w:pPr>
                    <w:spacing w:after="0" w:line="240" w:lineRule="auto"/>
                    <w:jc w:val="both"/>
                    <w:rPr>
                      <w:rFonts w:ascii="Times New Roman" w:hAnsi="Times New Roman" w:cs="Times New Roman"/>
                      <w:bCs/>
                    </w:rPr>
                  </w:pPr>
                  <w:r w:rsidRPr="003800CD">
                    <w:rPr>
                      <w:rFonts w:ascii="Times New Roman" w:hAnsi="Times New Roman" w:cs="Times New Roman"/>
                      <w:bCs/>
                      <w:lang w:val="uz-Cyrl-UZ"/>
                    </w:rPr>
                    <w:t>Контаминант, попадающий из оборудования из нержавеющей стали</w:t>
                  </w:r>
                </w:p>
              </w:tc>
            </w:tr>
          </w:tbl>
          <w:p w14:paraId="6C71389B" w14:textId="10AC215F" w:rsidR="00DB679B" w:rsidRDefault="00DB679B" w:rsidP="00C25CF0">
            <w:pPr>
              <w:spacing w:after="0" w:line="240" w:lineRule="auto"/>
              <w:jc w:val="both"/>
              <w:rPr>
                <w:rFonts w:ascii="Times New Roman" w:hAnsi="Times New Roman" w:cs="Times New Roman"/>
                <w:bCs/>
              </w:rPr>
            </w:pPr>
          </w:p>
          <w:p w14:paraId="4E957B6F" w14:textId="4136F6C0" w:rsidR="00DB679B" w:rsidRPr="00220578"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В зависимости от процесса и молекулярной структуры продукта некоторые микроэлементы будут иметь значительно</w:t>
            </w:r>
            <w:r>
              <w:rPr>
                <w:rFonts w:ascii="Times New Roman" w:hAnsi="Times New Roman" w:cs="Times New Roman"/>
                <w:bCs/>
                <w:lang w:val="uz-Cyrl-UZ"/>
              </w:rPr>
              <w:t xml:space="preserve"> </w:t>
            </w:r>
            <w:r w:rsidRPr="00987B9B">
              <w:rPr>
                <w:rFonts w:ascii="Times New Roman" w:hAnsi="Times New Roman" w:cs="Times New Roman"/>
                <w:bCs/>
              </w:rPr>
              <w:t>большее влияние, и конечный пользователь должен определить, какие микроэлементы имеют решающее значение для его процесса.</w:t>
            </w:r>
            <w:r>
              <w:rPr>
                <w:rFonts w:ascii="Times New Roman" w:hAnsi="Times New Roman" w:cs="Times New Roman"/>
                <w:bCs/>
                <w:lang w:val="uz-Cyrl-UZ"/>
              </w:rPr>
              <w:t xml:space="preserve"> </w:t>
            </w:r>
            <w:r w:rsidRPr="00987B9B">
              <w:rPr>
                <w:rFonts w:ascii="Times New Roman" w:hAnsi="Times New Roman" w:cs="Times New Roman"/>
                <w:bCs/>
              </w:rPr>
              <w:t xml:space="preserve">Например, если гликозилирование является критическим показателем качества, особое внимание следует уделять марганцу. </w:t>
            </w:r>
            <w:r w:rsidRPr="001B6909">
              <w:rPr>
                <w:rFonts w:ascii="Times New Roman" w:hAnsi="Times New Roman" w:cs="Times New Roman"/>
                <w:bCs/>
              </w:rPr>
              <w:t>В противном случае</w:t>
            </w:r>
            <w:r w:rsidRPr="00987B9B">
              <w:rPr>
                <w:rFonts w:ascii="Times New Roman" w:hAnsi="Times New Roman" w:cs="Times New Roman"/>
                <w:bCs/>
              </w:rPr>
              <w:t xml:space="preserve">, если критическим показателем качества являются </w:t>
            </w:r>
            <w:r w:rsidRPr="001B6909">
              <w:rPr>
                <w:rFonts w:ascii="Times New Roman" w:hAnsi="Times New Roman" w:cs="Times New Roman"/>
                <w:bCs/>
              </w:rPr>
              <w:t>виды с различными зарядами</w:t>
            </w:r>
            <w:r w:rsidRPr="00987B9B">
              <w:rPr>
                <w:rFonts w:ascii="Times New Roman" w:hAnsi="Times New Roman" w:cs="Times New Roman"/>
                <w:bCs/>
              </w:rPr>
              <w:t xml:space="preserve">, рекомендуется контролировать содержание меди и железа. Необходимо изучить литературу по известному влиянию на качество продукта и, если возможно, провести лабораторные эксперименты с использованием биореакторов небольшого масштаба, чтобы проверить чувствительность отдельных процессов культивирования клеток к различным концентрациям элементов. Также рекомендуется провести дополнительную оценку рисков отдельных сырьевых материалов, которые могут потенциально вызвать загрязнение определенными элементами, чтобы понять цепочку поставок, географический регион добычи, процессы поставщиков или изменения в очистке. Все эти риски цепочки поставок должны быть учтены для построения комплексной оценки рисков и стратегий их снижения. Обратите внимание, что необходимо провести квалификационную работу по аналитическому методу, чтобы убедиться, что разработанный метод дает точные, достоверные и воспроизводимые результаты, как объясняется далее в </w:t>
            </w:r>
            <w:r w:rsidRPr="00987B9B">
              <w:rPr>
                <w:rFonts w:ascii="Times New Roman" w:hAnsi="Times New Roman" w:cs="Times New Roman"/>
                <w:bCs/>
              </w:rPr>
              <w:lastRenderedPageBreak/>
              <w:t xml:space="preserve">этой главе. При добавлении каждого нового элемента могут возникать проблемы с интерференцией в приборах индуктивно </w:t>
            </w:r>
            <w:r w:rsidRPr="00220578">
              <w:rPr>
                <w:rFonts w:ascii="Times New Roman" w:hAnsi="Times New Roman" w:cs="Times New Roman"/>
                <w:bCs/>
              </w:rPr>
              <w:t>связанной плазменной масс-спектрометрии (</w:t>
            </w:r>
            <w:r w:rsidRPr="00220578">
              <w:rPr>
                <w:rFonts w:ascii="Times New Roman" w:hAnsi="Times New Roman" w:cs="Times New Roman"/>
                <w:bCs/>
                <w:lang w:val="en-US"/>
              </w:rPr>
              <w:t>inductively</w:t>
            </w:r>
            <w:r w:rsidRPr="00220578">
              <w:rPr>
                <w:rFonts w:ascii="Times New Roman" w:hAnsi="Times New Roman" w:cs="Times New Roman"/>
                <w:bCs/>
              </w:rPr>
              <w:t xml:space="preserve"> </w:t>
            </w:r>
            <w:r w:rsidRPr="00220578">
              <w:rPr>
                <w:rFonts w:ascii="Times New Roman" w:hAnsi="Times New Roman" w:cs="Times New Roman"/>
                <w:bCs/>
                <w:lang w:val="en-US"/>
              </w:rPr>
              <w:t>coupled</w:t>
            </w:r>
            <w:r w:rsidRPr="00220578">
              <w:rPr>
                <w:rFonts w:ascii="Times New Roman" w:hAnsi="Times New Roman" w:cs="Times New Roman"/>
                <w:bCs/>
              </w:rPr>
              <w:t xml:space="preserve"> </w:t>
            </w:r>
            <w:r w:rsidRPr="00220578">
              <w:rPr>
                <w:rFonts w:ascii="Times New Roman" w:hAnsi="Times New Roman" w:cs="Times New Roman"/>
                <w:bCs/>
                <w:lang w:val="en-US"/>
              </w:rPr>
              <w:t>plasma</w:t>
            </w:r>
            <w:r w:rsidRPr="00220578">
              <w:rPr>
                <w:rFonts w:ascii="Times New Roman" w:hAnsi="Times New Roman" w:cs="Times New Roman"/>
                <w:bCs/>
              </w:rPr>
              <w:t xml:space="preserve"> </w:t>
            </w:r>
            <w:r w:rsidRPr="00220578">
              <w:rPr>
                <w:rFonts w:ascii="Times New Roman" w:hAnsi="Times New Roman" w:cs="Times New Roman"/>
                <w:bCs/>
                <w:lang w:val="en-US"/>
              </w:rPr>
              <w:t>mass</w:t>
            </w:r>
            <w:r w:rsidRPr="00220578">
              <w:rPr>
                <w:rFonts w:ascii="Times New Roman" w:hAnsi="Times New Roman" w:cs="Times New Roman"/>
                <w:bCs/>
              </w:rPr>
              <w:t xml:space="preserve"> </w:t>
            </w:r>
            <w:r w:rsidRPr="00220578">
              <w:rPr>
                <w:rFonts w:ascii="Times New Roman" w:hAnsi="Times New Roman" w:cs="Times New Roman"/>
                <w:bCs/>
                <w:lang w:val="en-US"/>
              </w:rPr>
              <w:t>spectrometry</w:t>
            </w:r>
            <w:r w:rsidRPr="00220578">
              <w:rPr>
                <w:rFonts w:ascii="Times New Roman" w:hAnsi="Times New Roman" w:cs="Times New Roman"/>
                <w:bCs/>
              </w:rPr>
              <w:t>, ICP-MS) или индуктивно связанной плазменной оптической эмиссионной спектроскопии (</w:t>
            </w:r>
            <w:r w:rsidRPr="00220578">
              <w:rPr>
                <w:rFonts w:ascii="Times New Roman" w:hAnsi="Times New Roman" w:cs="Times New Roman"/>
                <w:bCs/>
                <w:lang w:val="en-US"/>
              </w:rPr>
              <w:t>inductively</w:t>
            </w:r>
            <w:r w:rsidRPr="00220578">
              <w:rPr>
                <w:rFonts w:ascii="Times New Roman" w:hAnsi="Times New Roman" w:cs="Times New Roman"/>
                <w:bCs/>
              </w:rPr>
              <w:t xml:space="preserve"> </w:t>
            </w:r>
            <w:r w:rsidRPr="00220578">
              <w:rPr>
                <w:rFonts w:ascii="Times New Roman" w:hAnsi="Times New Roman" w:cs="Times New Roman"/>
                <w:bCs/>
                <w:lang w:val="en-US"/>
              </w:rPr>
              <w:t>coupled</w:t>
            </w:r>
            <w:r w:rsidRPr="00220578">
              <w:rPr>
                <w:rFonts w:ascii="Times New Roman" w:hAnsi="Times New Roman" w:cs="Times New Roman"/>
                <w:bCs/>
              </w:rPr>
              <w:t xml:space="preserve"> </w:t>
            </w:r>
            <w:r w:rsidRPr="00220578">
              <w:rPr>
                <w:rFonts w:ascii="Times New Roman" w:hAnsi="Times New Roman" w:cs="Times New Roman"/>
                <w:bCs/>
                <w:lang w:val="en-US"/>
              </w:rPr>
              <w:t>plasma</w:t>
            </w:r>
            <w:r w:rsidRPr="00220578">
              <w:rPr>
                <w:rFonts w:ascii="Times New Roman" w:hAnsi="Times New Roman" w:cs="Times New Roman"/>
                <w:bCs/>
              </w:rPr>
              <w:t xml:space="preserve"> </w:t>
            </w:r>
            <w:r w:rsidRPr="00220578">
              <w:rPr>
                <w:rFonts w:ascii="Times New Roman" w:hAnsi="Times New Roman" w:cs="Times New Roman"/>
                <w:bCs/>
                <w:lang w:val="en-US"/>
              </w:rPr>
              <w:t>optical</w:t>
            </w:r>
            <w:r w:rsidRPr="00220578">
              <w:rPr>
                <w:rFonts w:ascii="Times New Roman" w:hAnsi="Times New Roman" w:cs="Times New Roman"/>
                <w:bCs/>
              </w:rPr>
              <w:t xml:space="preserve"> </w:t>
            </w:r>
            <w:r w:rsidRPr="00220578">
              <w:rPr>
                <w:rFonts w:ascii="Times New Roman" w:hAnsi="Times New Roman" w:cs="Times New Roman"/>
                <w:bCs/>
                <w:lang w:val="en-US"/>
              </w:rPr>
              <w:t>emission</w:t>
            </w:r>
            <w:r w:rsidRPr="00220578">
              <w:rPr>
                <w:rFonts w:ascii="Times New Roman" w:hAnsi="Times New Roman" w:cs="Times New Roman"/>
                <w:bCs/>
              </w:rPr>
              <w:t xml:space="preserve"> </w:t>
            </w:r>
            <w:r w:rsidRPr="00220578">
              <w:rPr>
                <w:rFonts w:ascii="Times New Roman" w:hAnsi="Times New Roman" w:cs="Times New Roman"/>
                <w:bCs/>
                <w:lang w:val="en-US"/>
              </w:rPr>
              <w:t>spectroscopy</w:t>
            </w:r>
            <w:r w:rsidRPr="00220578">
              <w:rPr>
                <w:rFonts w:ascii="Times New Roman" w:hAnsi="Times New Roman" w:cs="Times New Roman"/>
                <w:bCs/>
              </w:rPr>
              <w:t>, ICP-OES), что может усложнить разработку и квалификацию метода.</w:t>
            </w:r>
          </w:p>
          <w:p w14:paraId="74A504A1" w14:textId="77777777" w:rsidR="00401B9E" w:rsidRPr="00220578" w:rsidRDefault="00401B9E" w:rsidP="00C25CF0">
            <w:pPr>
              <w:spacing w:after="0" w:line="240" w:lineRule="auto"/>
              <w:jc w:val="both"/>
              <w:rPr>
                <w:rFonts w:ascii="Times New Roman" w:hAnsi="Times New Roman" w:cs="Times New Roman"/>
                <w:bCs/>
              </w:rPr>
            </w:pPr>
          </w:p>
          <w:p w14:paraId="57AD252B" w14:textId="77777777" w:rsidR="00DB679B" w:rsidRPr="00220578" w:rsidRDefault="00DB679B" w:rsidP="00C25CF0">
            <w:pPr>
              <w:spacing w:after="0" w:line="240" w:lineRule="auto"/>
              <w:jc w:val="both"/>
              <w:rPr>
                <w:rFonts w:ascii="Times New Roman" w:hAnsi="Times New Roman" w:cs="Times New Roman"/>
                <w:bCs/>
              </w:rPr>
            </w:pPr>
          </w:p>
          <w:p w14:paraId="2877C647" w14:textId="77777777" w:rsidR="00DB679B" w:rsidRPr="00220578" w:rsidRDefault="00DB679B" w:rsidP="00C25CF0">
            <w:pPr>
              <w:spacing w:after="0" w:line="240" w:lineRule="auto"/>
              <w:jc w:val="both"/>
              <w:rPr>
                <w:rFonts w:ascii="Times New Roman" w:hAnsi="Times New Roman" w:cs="Times New Roman"/>
                <w:b/>
              </w:rPr>
            </w:pPr>
            <w:r w:rsidRPr="00220578">
              <w:rPr>
                <w:rFonts w:ascii="Times New Roman" w:hAnsi="Times New Roman" w:cs="Times New Roman"/>
                <w:b/>
              </w:rPr>
              <w:t>ОЦЕНКА РИСКОВ</w:t>
            </w:r>
          </w:p>
          <w:p w14:paraId="390F2478" w14:textId="0EF570D1" w:rsidR="00DB679B" w:rsidRPr="00987B9B" w:rsidRDefault="00DB679B" w:rsidP="00C25CF0">
            <w:pPr>
              <w:spacing w:after="0" w:line="240" w:lineRule="auto"/>
              <w:jc w:val="both"/>
              <w:rPr>
                <w:rFonts w:ascii="Times New Roman" w:hAnsi="Times New Roman" w:cs="Times New Roman"/>
                <w:bCs/>
              </w:rPr>
            </w:pPr>
            <w:r w:rsidRPr="00220578">
              <w:rPr>
                <w:rFonts w:ascii="Times New Roman" w:hAnsi="Times New Roman" w:cs="Times New Roman"/>
                <w:bCs/>
              </w:rPr>
              <w:t>Для обеспечения стабильности критически показатели качества биологического продукта на протяжении</w:t>
            </w:r>
            <w:r w:rsidRPr="00987B9B">
              <w:rPr>
                <w:rFonts w:ascii="Times New Roman" w:hAnsi="Times New Roman" w:cs="Times New Roman"/>
                <w:bCs/>
              </w:rPr>
              <w:t xml:space="preserve"> всего жизненного цикла продукта необходимо поддерживать процесс управления рисками, который рекомендуется на основе принципов руководства Международного совета по гармонизации (ICH) по управлению рисками качества (Q9) </w:t>
            </w:r>
            <w:r w:rsidR="004A6136" w:rsidRPr="004A6136">
              <w:rPr>
                <w:rFonts w:ascii="Times New Roman" w:hAnsi="Times New Roman" w:cs="Times New Roman"/>
                <w:bCs/>
              </w:rPr>
              <w:t>[</w:t>
            </w:r>
            <w:r w:rsidRPr="004A6136">
              <w:rPr>
                <w:rFonts w:ascii="Times New Roman" w:hAnsi="Times New Roman" w:cs="Times New Roman"/>
                <w:bCs/>
              </w:rPr>
              <w:t>1</w:t>
            </w:r>
            <w:r w:rsidR="004A6136" w:rsidRPr="004A6136">
              <w:rPr>
                <w:rFonts w:ascii="Times New Roman" w:hAnsi="Times New Roman" w:cs="Times New Roman"/>
                <w:bCs/>
              </w:rPr>
              <w:t>]</w:t>
            </w:r>
            <w:r w:rsidRPr="00987B9B">
              <w:rPr>
                <w:rFonts w:ascii="Times New Roman" w:hAnsi="Times New Roman" w:cs="Times New Roman"/>
                <w:bCs/>
              </w:rPr>
              <w:t xml:space="preserve">. Оценка рисков — это систематический процесс организации информации для поддержки принятия решений по рискам в рамках процесса управления рисками. Для формирования и обоснования общей оценки рисков необходимо понимать, что может пойти не так, какова вероятность того, что это произойдет, и каковы будут последствия (степень серьезности). Правильно проведенная оценка рисков позволяет сэкономить время и ресурсы, а также поддерживать стабильность процессов и качество продукта. </w:t>
            </w:r>
            <w:r w:rsidRPr="00977901">
              <w:rPr>
                <w:rFonts w:ascii="Times New Roman" w:hAnsi="Times New Roman" w:cs="Times New Roman"/>
                <w:bCs/>
              </w:rPr>
              <w:t xml:space="preserve">Эффективный подход к управлению рисками качества может дополнительно обеспечить высокое качество лекарственного препарата, поставляемого пациенту, </w:t>
            </w:r>
            <w:r w:rsidR="00977901" w:rsidRPr="00977901">
              <w:rPr>
                <w:rFonts w:ascii="Times New Roman" w:hAnsi="Times New Roman" w:cs="Times New Roman"/>
                <w:bCs/>
              </w:rPr>
              <w:t>обеспечивая проактивные меры по выявлению и контролю потенциальных проблем с качеством на этапах разработки и производства.</w:t>
            </w:r>
          </w:p>
          <w:p w14:paraId="14F6DA60" w14:textId="14864D8C" w:rsidR="00DB679B" w:rsidRDefault="00DB679B" w:rsidP="00C25CF0">
            <w:pPr>
              <w:spacing w:after="0" w:line="240" w:lineRule="auto"/>
              <w:jc w:val="both"/>
              <w:rPr>
                <w:rFonts w:ascii="Times New Roman" w:hAnsi="Times New Roman" w:cs="Times New Roman"/>
                <w:bCs/>
              </w:rPr>
            </w:pPr>
          </w:p>
          <w:p w14:paraId="7F59BEA2" w14:textId="24681A8D" w:rsidR="00977901" w:rsidRDefault="00977901" w:rsidP="00C25CF0">
            <w:pPr>
              <w:spacing w:after="0" w:line="240" w:lineRule="auto"/>
              <w:jc w:val="both"/>
              <w:rPr>
                <w:rFonts w:ascii="Times New Roman" w:hAnsi="Times New Roman" w:cs="Times New Roman"/>
                <w:bCs/>
              </w:rPr>
            </w:pPr>
          </w:p>
          <w:p w14:paraId="48CF4B32" w14:textId="53848AF0" w:rsidR="006B7FF5" w:rsidRDefault="006B7FF5" w:rsidP="00C25CF0">
            <w:pPr>
              <w:spacing w:after="0" w:line="240" w:lineRule="auto"/>
              <w:jc w:val="both"/>
              <w:rPr>
                <w:rFonts w:ascii="Times New Roman" w:hAnsi="Times New Roman" w:cs="Times New Roman"/>
                <w:bCs/>
              </w:rPr>
            </w:pPr>
          </w:p>
          <w:p w14:paraId="1ED307DC" w14:textId="77777777" w:rsidR="006B7FF5" w:rsidRDefault="006B7FF5" w:rsidP="00C25CF0">
            <w:pPr>
              <w:spacing w:after="0" w:line="240" w:lineRule="auto"/>
              <w:jc w:val="both"/>
              <w:rPr>
                <w:rFonts w:ascii="Times New Roman" w:hAnsi="Times New Roman" w:cs="Times New Roman"/>
                <w:bCs/>
              </w:rPr>
            </w:pPr>
          </w:p>
          <w:p w14:paraId="02781179" w14:textId="5342FF36" w:rsidR="00977901" w:rsidRDefault="00977901" w:rsidP="00C25CF0">
            <w:pPr>
              <w:spacing w:after="0" w:line="240" w:lineRule="auto"/>
              <w:jc w:val="both"/>
              <w:rPr>
                <w:rFonts w:ascii="Times New Roman" w:hAnsi="Times New Roman" w:cs="Times New Roman"/>
                <w:bCs/>
              </w:rPr>
            </w:pPr>
          </w:p>
          <w:p w14:paraId="4C45938F" w14:textId="243AB6BC" w:rsidR="00977901" w:rsidRDefault="00977901" w:rsidP="00C25CF0">
            <w:pPr>
              <w:spacing w:after="0" w:line="240" w:lineRule="auto"/>
              <w:jc w:val="both"/>
              <w:rPr>
                <w:rFonts w:ascii="Times New Roman" w:hAnsi="Times New Roman" w:cs="Times New Roman"/>
                <w:bCs/>
              </w:rPr>
            </w:pPr>
          </w:p>
          <w:p w14:paraId="5D2452FD"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lastRenderedPageBreak/>
              <w:t>В случае сред для культивирования клеток необходимо сосредоточить оценку риска на потенциальном воздействии сырья, входящего в состав среды, на биологическую молекулу или на культуру клеток. Нередко металлы — прямо или косвенно — вносят положительный вклад в состав среды как часть конечной рецептуры среды; однако это положительное воздействие может быть ограничено узким диапазоном концентраций. Это следует учитывать при оценке риска.</w:t>
            </w:r>
          </w:p>
          <w:p w14:paraId="5590A400" w14:textId="77777777" w:rsidR="00DB679B" w:rsidRPr="00987B9B" w:rsidRDefault="00DB679B" w:rsidP="00C25CF0">
            <w:pPr>
              <w:spacing w:after="0" w:line="240" w:lineRule="auto"/>
              <w:jc w:val="both"/>
              <w:rPr>
                <w:rFonts w:ascii="Times New Roman" w:hAnsi="Times New Roman" w:cs="Times New Roman"/>
                <w:bCs/>
              </w:rPr>
            </w:pPr>
          </w:p>
          <w:p w14:paraId="28F08A04" w14:textId="2C6B6FB9"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 xml:space="preserve">Оценка рисков не является одноразовым процессом, а проводится на регулярной основе в рамках управления жизненным циклом молекулы </w:t>
            </w:r>
            <w:r w:rsidR="008E2940" w:rsidRPr="008E2940">
              <w:rPr>
                <w:rFonts w:ascii="Times New Roman" w:hAnsi="Times New Roman" w:cs="Times New Roman"/>
                <w:bCs/>
              </w:rPr>
              <w:t>[</w:t>
            </w:r>
            <w:r w:rsidRPr="008E2940">
              <w:rPr>
                <w:rFonts w:ascii="Times New Roman" w:hAnsi="Times New Roman" w:cs="Times New Roman"/>
                <w:bCs/>
              </w:rPr>
              <w:t>2</w:t>
            </w:r>
            <w:r w:rsidR="008E2940" w:rsidRPr="008E2940">
              <w:rPr>
                <w:rFonts w:ascii="Times New Roman" w:hAnsi="Times New Roman" w:cs="Times New Roman"/>
                <w:bCs/>
              </w:rPr>
              <w:t>]</w:t>
            </w:r>
            <w:r w:rsidRPr="008E2940">
              <w:rPr>
                <w:rFonts w:ascii="Times New Roman" w:hAnsi="Times New Roman" w:cs="Times New Roman"/>
                <w:bCs/>
              </w:rPr>
              <w:t>.</w:t>
            </w:r>
            <w:r w:rsidRPr="00987B9B">
              <w:rPr>
                <w:rFonts w:ascii="Times New Roman" w:hAnsi="Times New Roman" w:cs="Times New Roman"/>
                <w:bCs/>
              </w:rPr>
              <w:t xml:space="preserve"> Хорошим отправным пунктом для разработки оценки рисков может служить диаграмма Исикавы, или «рыбья кость». Такие диаграммы помогают выявить области, в которых может существовать потенциальный риск.</w:t>
            </w:r>
          </w:p>
          <w:p w14:paraId="2EEB7227" w14:textId="77777777" w:rsidR="00DB679B" w:rsidRPr="00987B9B" w:rsidRDefault="00DB679B" w:rsidP="00C25CF0">
            <w:pPr>
              <w:spacing w:after="0" w:line="240" w:lineRule="auto"/>
              <w:jc w:val="both"/>
              <w:rPr>
                <w:rFonts w:ascii="Times New Roman" w:hAnsi="Times New Roman" w:cs="Times New Roman"/>
                <w:bCs/>
              </w:rPr>
            </w:pPr>
          </w:p>
          <w:p w14:paraId="19870C93" w14:textId="77777777" w:rsidR="00DB679B" w:rsidRPr="00987B9B" w:rsidRDefault="00DB679B" w:rsidP="00C25CF0">
            <w:pPr>
              <w:spacing w:after="0" w:line="240" w:lineRule="auto"/>
              <w:jc w:val="both"/>
              <w:rPr>
                <w:rFonts w:ascii="Times New Roman" w:hAnsi="Times New Roman" w:cs="Times New Roman"/>
                <w:bCs/>
              </w:rPr>
            </w:pPr>
          </w:p>
          <w:p w14:paraId="6CFA250A" w14:textId="77777777" w:rsidR="00DB679B" w:rsidRPr="00987B9B" w:rsidRDefault="00DB679B" w:rsidP="00C25CF0">
            <w:pPr>
              <w:spacing w:after="0" w:line="240" w:lineRule="auto"/>
              <w:jc w:val="both"/>
              <w:rPr>
                <w:rFonts w:ascii="Times New Roman" w:hAnsi="Times New Roman" w:cs="Times New Roman"/>
                <w:bCs/>
              </w:rPr>
            </w:pPr>
          </w:p>
          <w:p w14:paraId="536BCEF7"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 xml:space="preserve">Для оценки существенного риска и принятия необходимых мер контроля можно использовать инструменты оценки рисков, </w:t>
            </w:r>
            <w:r w:rsidRPr="0072508F">
              <w:rPr>
                <w:rFonts w:ascii="Times New Roman" w:hAnsi="Times New Roman" w:cs="Times New Roman"/>
                <w:bCs/>
              </w:rPr>
              <w:t>такие как анализ видов и последствий отказов (</w:t>
            </w:r>
            <w:r w:rsidRPr="0072508F">
              <w:rPr>
                <w:rFonts w:ascii="Times New Roman" w:hAnsi="Times New Roman" w:cs="Times New Roman"/>
                <w:bCs/>
                <w:lang w:val="en-US"/>
              </w:rPr>
              <w:t>failure</w:t>
            </w:r>
            <w:r w:rsidRPr="0072508F">
              <w:rPr>
                <w:rFonts w:ascii="Times New Roman" w:hAnsi="Times New Roman" w:cs="Times New Roman"/>
                <w:bCs/>
              </w:rPr>
              <w:t xml:space="preserve"> </w:t>
            </w:r>
            <w:r w:rsidRPr="0072508F">
              <w:rPr>
                <w:rFonts w:ascii="Times New Roman" w:hAnsi="Times New Roman" w:cs="Times New Roman"/>
                <w:bCs/>
                <w:lang w:val="en-US"/>
              </w:rPr>
              <w:t>modes</w:t>
            </w:r>
            <w:r w:rsidRPr="0072508F">
              <w:rPr>
                <w:rFonts w:ascii="Times New Roman" w:hAnsi="Times New Roman" w:cs="Times New Roman"/>
                <w:bCs/>
              </w:rPr>
              <w:t xml:space="preserve"> </w:t>
            </w:r>
            <w:r w:rsidRPr="0072508F">
              <w:rPr>
                <w:rFonts w:ascii="Times New Roman" w:hAnsi="Times New Roman" w:cs="Times New Roman"/>
                <w:bCs/>
                <w:lang w:val="en-US"/>
              </w:rPr>
              <w:t>and</w:t>
            </w:r>
            <w:r w:rsidRPr="0072508F">
              <w:rPr>
                <w:rFonts w:ascii="Times New Roman" w:hAnsi="Times New Roman" w:cs="Times New Roman"/>
                <w:bCs/>
              </w:rPr>
              <w:t xml:space="preserve"> </w:t>
            </w:r>
            <w:r w:rsidRPr="0072508F">
              <w:rPr>
                <w:rFonts w:ascii="Times New Roman" w:hAnsi="Times New Roman" w:cs="Times New Roman"/>
                <w:bCs/>
                <w:lang w:val="en-US"/>
              </w:rPr>
              <w:t>effects</w:t>
            </w:r>
            <w:r w:rsidRPr="0072508F">
              <w:rPr>
                <w:rFonts w:ascii="Times New Roman" w:hAnsi="Times New Roman" w:cs="Times New Roman"/>
                <w:bCs/>
              </w:rPr>
              <w:t xml:space="preserve"> </w:t>
            </w:r>
            <w:r w:rsidRPr="0072508F">
              <w:rPr>
                <w:rFonts w:ascii="Times New Roman" w:hAnsi="Times New Roman" w:cs="Times New Roman"/>
                <w:bCs/>
                <w:lang w:val="en-US"/>
              </w:rPr>
              <w:t>analysis</w:t>
            </w:r>
            <w:r w:rsidRPr="0072508F">
              <w:rPr>
                <w:rFonts w:ascii="Times New Roman" w:hAnsi="Times New Roman" w:cs="Times New Roman"/>
                <w:bCs/>
              </w:rPr>
              <w:t>, FMEA) или другие инструменты распределения рисков по уровням. Кроме того, необхо</w:t>
            </w:r>
            <w:r w:rsidRPr="00987B9B">
              <w:rPr>
                <w:rFonts w:ascii="Times New Roman" w:hAnsi="Times New Roman" w:cs="Times New Roman"/>
                <w:bCs/>
              </w:rPr>
              <w:t xml:space="preserve">димо установить и поддерживать хорошие отношения с поставщиками сырья с помощью эффективных средств коммуникации, чтобы обеспечить тщательную документацию и оценку изменений в процессах с точки зрения их возможного влияния на качество сред для культивирования клеток. Некоторые факторы риска, связанные с микроэлементами в материалах для культивирования клеток, перечислены в </w:t>
            </w:r>
            <w:r w:rsidRPr="00987B9B">
              <w:rPr>
                <w:rFonts w:ascii="Times New Roman" w:hAnsi="Times New Roman" w:cs="Times New Roman"/>
                <w:bCs/>
                <w:i/>
                <w:iCs/>
              </w:rPr>
              <w:t>Таблице 3</w:t>
            </w:r>
            <w:r w:rsidRPr="00987B9B">
              <w:rPr>
                <w:rFonts w:ascii="Times New Roman" w:hAnsi="Times New Roman" w:cs="Times New Roman"/>
                <w:bCs/>
              </w:rPr>
              <w:t>.</w:t>
            </w:r>
          </w:p>
          <w:p w14:paraId="69EFCDF1" w14:textId="32DB156E" w:rsidR="00DB679B" w:rsidRDefault="00DB679B" w:rsidP="00C25CF0">
            <w:pPr>
              <w:spacing w:after="0" w:line="240" w:lineRule="auto"/>
              <w:jc w:val="both"/>
              <w:rPr>
                <w:rFonts w:ascii="Times New Roman" w:hAnsi="Times New Roman" w:cs="Times New Roman"/>
                <w:bCs/>
              </w:rPr>
            </w:pPr>
          </w:p>
          <w:p w14:paraId="19D1FB00" w14:textId="2796E0E7" w:rsidR="0072508F" w:rsidRDefault="0072508F" w:rsidP="00C25CF0">
            <w:pPr>
              <w:spacing w:after="0" w:line="240" w:lineRule="auto"/>
              <w:jc w:val="both"/>
              <w:rPr>
                <w:rFonts w:ascii="Times New Roman" w:hAnsi="Times New Roman" w:cs="Times New Roman"/>
                <w:bCs/>
              </w:rPr>
            </w:pPr>
          </w:p>
          <w:p w14:paraId="623ED6B5" w14:textId="1FBFC0F6" w:rsidR="0072508F" w:rsidRDefault="0072508F" w:rsidP="00C25CF0">
            <w:pPr>
              <w:spacing w:after="0" w:line="240" w:lineRule="auto"/>
              <w:jc w:val="both"/>
              <w:rPr>
                <w:rFonts w:ascii="Times New Roman" w:hAnsi="Times New Roman" w:cs="Times New Roman"/>
                <w:bCs/>
              </w:rPr>
            </w:pPr>
          </w:p>
          <w:p w14:paraId="1A5A63BA" w14:textId="18B09F8E" w:rsidR="0072508F" w:rsidRDefault="0072508F" w:rsidP="00C25CF0">
            <w:pPr>
              <w:spacing w:after="0" w:line="240" w:lineRule="auto"/>
              <w:jc w:val="both"/>
              <w:rPr>
                <w:rFonts w:ascii="Times New Roman" w:hAnsi="Times New Roman" w:cs="Times New Roman"/>
                <w:bCs/>
              </w:rPr>
            </w:pPr>
          </w:p>
          <w:p w14:paraId="4AE5BAEA" w14:textId="77777777" w:rsidR="0072508F" w:rsidRPr="00987B9B" w:rsidRDefault="0072508F" w:rsidP="00C25CF0">
            <w:pPr>
              <w:spacing w:after="0" w:line="240" w:lineRule="auto"/>
              <w:jc w:val="both"/>
              <w:rPr>
                <w:rFonts w:ascii="Times New Roman" w:hAnsi="Times New Roman" w:cs="Times New Roman"/>
                <w:bCs/>
              </w:rPr>
            </w:pPr>
          </w:p>
          <w:p w14:paraId="3EEE2CBE" w14:textId="72E75D3B" w:rsidR="00DB67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
              </w:rPr>
              <w:lastRenderedPageBreak/>
              <w:t>Таблица 3.</w:t>
            </w:r>
            <w:r w:rsidRPr="00987B9B">
              <w:rPr>
                <w:rFonts w:ascii="Times New Roman" w:hAnsi="Times New Roman" w:cs="Times New Roman"/>
                <w:bCs/>
              </w:rPr>
              <w:t xml:space="preserve"> </w:t>
            </w:r>
            <w:r w:rsidRPr="00987B9B">
              <w:rPr>
                <w:rFonts w:ascii="Times New Roman" w:hAnsi="Times New Roman" w:cs="Times New Roman"/>
                <w:b/>
              </w:rPr>
              <w:t>Потенциальные факторы риска, связанные с микроэлементами</w:t>
            </w:r>
          </w:p>
          <w:tbl>
            <w:tblPr>
              <w:tblStyle w:val="a3"/>
              <w:tblW w:w="5238" w:type="dxa"/>
              <w:tblLayout w:type="fixed"/>
              <w:tblLook w:val="04A0" w:firstRow="1" w:lastRow="0" w:firstColumn="1" w:lastColumn="0" w:noHBand="0" w:noVBand="1"/>
            </w:tblPr>
            <w:tblGrid>
              <w:gridCol w:w="956"/>
              <w:gridCol w:w="2483"/>
              <w:gridCol w:w="1799"/>
            </w:tblGrid>
            <w:tr w:rsidR="001E223F" w:rsidRPr="0004406F" w14:paraId="21967512" w14:textId="77777777" w:rsidTr="001E223F">
              <w:trPr>
                <w:trHeight w:val="349"/>
              </w:trPr>
              <w:tc>
                <w:tcPr>
                  <w:tcW w:w="956" w:type="dxa"/>
                  <w:vAlign w:val="center"/>
                  <w:hideMark/>
                </w:tcPr>
                <w:p w14:paraId="30F08271" w14:textId="77777777" w:rsidR="001E223F" w:rsidRPr="0004406F" w:rsidRDefault="001E223F" w:rsidP="00C25CF0">
                  <w:pPr>
                    <w:rPr>
                      <w:rFonts w:ascii="Times New Roman" w:eastAsia="Times New Roman" w:hAnsi="Times New Roman" w:cs="Times New Roman"/>
                      <w:color w:val="1F1F1F"/>
                      <w:sz w:val="14"/>
                      <w:szCs w:val="14"/>
                      <w:lang w:eastAsia="ru-RU"/>
                    </w:rPr>
                  </w:pPr>
                  <w:r w:rsidRPr="0004406F">
                    <w:rPr>
                      <w:rFonts w:ascii="Times New Roman" w:eastAsia="Times New Roman" w:hAnsi="Times New Roman" w:cs="Times New Roman"/>
                      <w:b/>
                      <w:bCs/>
                      <w:color w:val="1F1F1F"/>
                      <w:sz w:val="14"/>
                      <w:szCs w:val="14"/>
                      <w:bdr w:val="none" w:sz="0" w:space="0" w:color="auto" w:frame="1"/>
                      <w:lang w:eastAsia="ru-RU"/>
                    </w:rPr>
                    <w:t>Потенциальные факторы риска</w:t>
                  </w:r>
                </w:p>
              </w:tc>
              <w:tc>
                <w:tcPr>
                  <w:tcW w:w="2483" w:type="dxa"/>
                  <w:vAlign w:val="center"/>
                  <w:hideMark/>
                </w:tcPr>
                <w:p w14:paraId="15C8F302" w14:textId="77777777" w:rsidR="001E223F" w:rsidRPr="0004406F" w:rsidRDefault="001E223F" w:rsidP="00C25CF0">
                  <w:pPr>
                    <w:rPr>
                      <w:rFonts w:ascii="Times New Roman" w:eastAsia="Times New Roman" w:hAnsi="Times New Roman" w:cs="Times New Roman"/>
                      <w:color w:val="1F1F1F"/>
                      <w:sz w:val="14"/>
                      <w:szCs w:val="14"/>
                      <w:lang w:eastAsia="ru-RU"/>
                    </w:rPr>
                  </w:pPr>
                  <w:r w:rsidRPr="0004406F">
                    <w:rPr>
                      <w:rFonts w:ascii="Times New Roman" w:eastAsia="Times New Roman" w:hAnsi="Times New Roman" w:cs="Times New Roman"/>
                      <w:b/>
                      <w:bCs/>
                      <w:color w:val="1F1F1F"/>
                      <w:sz w:val="14"/>
                      <w:szCs w:val="14"/>
                      <w:bdr w:val="none" w:sz="0" w:space="0" w:color="auto" w:frame="1"/>
                      <w:lang w:eastAsia="ru-RU"/>
                    </w:rPr>
                    <w:t>Соображения (факторы для учета)</w:t>
                  </w:r>
                </w:p>
              </w:tc>
              <w:tc>
                <w:tcPr>
                  <w:tcW w:w="1799" w:type="dxa"/>
                  <w:vAlign w:val="center"/>
                  <w:hideMark/>
                </w:tcPr>
                <w:p w14:paraId="591F51EA" w14:textId="77777777" w:rsidR="001E223F" w:rsidRPr="0004406F" w:rsidRDefault="001E223F" w:rsidP="00C25CF0">
                  <w:pPr>
                    <w:rPr>
                      <w:rFonts w:ascii="Times New Roman" w:eastAsia="Times New Roman" w:hAnsi="Times New Roman" w:cs="Times New Roman"/>
                      <w:color w:val="1F1F1F"/>
                      <w:sz w:val="14"/>
                      <w:szCs w:val="14"/>
                      <w:lang w:eastAsia="ru-RU"/>
                    </w:rPr>
                  </w:pPr>
                  <w:r w:rsidRPr="0004406F">
                    <w:rPr>
                      <w:rFonts w:ascii="Times New Roman" w:eastAsia="Times New Roman" w:hAnsi="Times New Roman" w:cs="Times New Roman"/>
                      <w:b/>
                      <w:bCs/>
                      <w:color w:val="1F1F1F"/>
                      <w:sz w:val="14"/>
                      <w:szCs w:val="14"/>
                      <w:bdr w:val="none" w:sz="0" w:space="0" w:color="auto" w:frame="1"/>
                      <w:lang w:eastAsia="ru-RU"/>
                    </w:rPr>
                    <w:t>Типичные примеры</w:t>
                  </w:r>
                </w:p>
              </w:tc>
            </w:tr>
            <w:tr w:rsidR="001E223F" w:rsidRPr="0004406F" w14:paraId="08C87C76" w14:textId="77777777" w:rsidTr="001E223F">
              <w:trPr>
                <w:trHeight w:val="2466"/>
              </w:trPr>
              <w:tc>
                <w:tcPr>
                  <w:tcW w:w="956" w:type="dxa"/>
                  <w:vAlign w:val="center"/>
                  <w:hideMark/>
                </w:tcPr>
                <w:p w14:paraId="2415FF12" w14:textId="77777777" w:rsidR="001E223F" w:rsidRPr="0004406F" w:rsidRDefault="001E223F" w:rsidP="00C25CF0">
                  <w:pPr>
                    <w:rPr>
                      <w:rFonts w:ascii="Times New Roman" w:eastAsia="Times New Roman" w:hAnsi="Times New Roman" w:cs="Times New Roman"/>
                      <w:color w:val="1F1F1F"/>
                      <w:sz w:val="14"/>
                      <w:szCs w:val="14"/>
                      <w:lang w:eastAsia="ru-RU"/>
                    </w:rPr>
                  </w:pPr>
                  <w:r w:rsidRPr="0004406F">
                    <w:rPr>
                      <w:rFonts w:ascii="Times New Roman" w:eastAsia="Times New Roman" w:hAnsi="Times New Roman" w:cs="Times New Roman"/>
                      <w:color w:val="1F1F1F"/>
                      <w:sz w:val="14"/>
                      <w:szCs w:val="14"/>
                      <w:bdr w:val="none" w:sz="0" w:space="0" w:color="auto" w:frame="1"/>
                      <w:lang w:eastAsia="ru-RU"/>
                    </w:rPr>
                    <w:t xml:space="preserve">Происхождение материала </w:t>
                  </w:r>
                </w:p>
              </w:tc>
              <w:tc>
                <w:tcPr>
                  <w:tcW w:w="2483" w:type="dxa"/>
                  <w:vAlign w:val="center"/>
                  <w:hideMark/>
                </w:tcPr>
                <w:p w14:paraId="7AE70C9C" w14:textId="77777777" w:rsidR="001E223F" w:rsidRDefault="001E223F" w:rsidP="00C25CF0">
                  <w:pPr>
                    <w:rPr>
                      <w:rFonts w:ascii="Times New Roman" w:eastAsia="Times New Roman" w:hAnsi="Times New Roman" w:cs="Times New Roman"/>
                      <w:color w:val="1F1F1F"/>
                      <w:sz w:val="14"/>
                      <w:szCs w:val="14"/>
                      <w:bdr w:val="none" w:sz="0" w:space="0" w:color="auto" w:frame="1"/>
                      <w:lang w:eastAsia="ru-RU"/>
                    </w:rPr>
                  </w:pPr>
                  <w:r w:rsidRPr="0048637F">
                    <w:rPr>
                      <w:rFonts w:ascii="Times New Roman" w:hAnsi="Times New Roman" w:cs="Times New Roman"/>
                      <w:bCs/>
                      <w:sz w:val="14"/>
                      <w:szCs w:val="14"/>
                    </w:rPr>
                    <w:t xml:space="preserve">• </w:t>
                  </w:r>
                  <w:r w:rsidRPr="0004406F">
                    <w:rPr>
                      <w:rFonts w:ascii="Times New Roman" w:eastAsia="Times New Roman" w:hAnsi="Times New Roman" w:cs="Times New Roman"/>
                      <w:color w:val="1F1F1F"/>
                      <w:sz w:val="14"/>
                      <w:szCs w:val="14"/>
                      <w:bdr w:val="none" w:sz="0" w:space="0" w:color="auto" w:frame="1"/>
                      <w:lang w:eastAsia="ru-RU"/>
                    </w:rPr>
                    <w:t xml:space="preserve">Материалы добываемого происхождения (минеральное сырье), такие как различные соли, могут иметь более высокие уровни или вариабельность примесей следовых металлов. </w:t>
                  </w:r>
                </w:p>
                <w:p w14:paraId="0CDBA9EC" w14:textId="77777777" w:rsidR="001E223F" w:rsidRDefault="001E223F" w:rsidP="00C25CF0">
                  <w:pPr>
                    <w:rPr>
                      <w:rFonts w:ascii="Times New Roman" w:eastAsia="Times New Roman" w:hAnsi="Times New Roman" w:cs="Times New Roman"/>
                      <w:color w:val="1F1F1F"/>
                      <w:sz w:val="14"/>
                      <w:szCs w:val="14"/>
                      <w:bdr w:val="none" w:sz="0" w:space="0" w:color="auto" w:frame="1"/>
                      <w:lang w:eastAsia="ru-RU"/>
                    </w:rPr>
                  </w:pPr>
                  <w:r w:rsidRPr="0048637F">
                    <w:rPr>
                      <w:rFonts w:ascii="Times New Roman" w:hAnsi="Times New Roman" w:cs="Times New Roman"/>
                      <w:bCs/>
                      <w:sz w:val="14"/>
                      <w:szCs w:val="14"/>
                    </w:rPr>
                    <w:t xml:space="preserve">• </w:t>
                  </w:r>
                  <w:r w:rsidRPr="0004406F">
                    <w:rPr>
                      <w:rFonts w:ascii="Times New Roman" w:eastAsia="Times New Roman" w:hAnsi="Times New Roman" w:cs="Times New Roman"/>
                      <w:color w:val="1F1F1F"/>
                      <w:sz w:val="14"/>
                      <w:szCs w:val="14"/>
                      <w:bdr w:val="none" w:sz="0" w:space="0" w:color="auto" w:frame="1"/>
                      <w:lang w:eastAsia="ru-RU"/>
                    </w:rPr>
                    <w:t>Материалы животного и растительного происхождения могут характеризоваться более высокой вариабельностью примесей следовых металлов.</w:t>
                  </w:r>
                </w:p>
                <w:p w14:paraId="62126FEA" w14:textId="77777777" w:rsidR="001E223F" w:rsidRPr="0004406F" w:rsidRDefault="001E223F" w:rsidP="00C25CF0">
                  <w:pPr>
                    <w:rPr>
                      <w:rFonts w:ascii="Times New Roman" w:eastAsia="Times New Roman" w:hAnsi="Times New Roman" w:cs="Times New Roman"/>
                      <w:color w:val="1F1F1F"/>
                      <w:sz w:val="14"/>
                      <w:szCs w:val="14"/>
                      <w:lang w:eastAsia="ru-RU"/>
                    </w:rPr>
                  </w:pPr>
                  <w:r w:rsidRPr="0048637F">
                    <w:rPr>
                      <w:rFonts w:ascii="Times New Roman" w:hAnsi="Times New Roman" w:cs="Times New Roman"/>
                      <w:bCs/>
                      <w:sz w:val="14"/>
                      <w:szCs w:val="14"/>
                    </w:rPr>
                    <w:t xml:space="preserve">• </w:t>
                  </w:r>
                  <w:r w:rsidRPr="0004406F">
                    <w:rPr>
                      <w:rFonts w:ascii="Times New Roman" w:eastAsia="Times New Roman" w:hAnsi="Times New Roman" w:cs="Times New Roman"/>
                      <w:color w:val="1F1F1F"/>
                      <w:sz w:val="14"/>
                      <w:szCs w:val="14"/>
                      <w:bdr w:val="none" w:sz="0" w:space="0" w:color="auto" w:frame="1"/>
                      <w:lang w:eastAsia="ru-RU"/>
                    </w:rPr>
                    <w:t>Синтетические исходные материалы, как правило, имеют более низкую вариабельность, но должны оцениваться на основе химии синтеза и производственного процесса.</w:t>
                  </w:r>
                </w:p>
              </w:tc>
              <w:tc>
                <w:tcPr>
                  <w:tcW w:w="1799" w:type="dxa"/>
                  <w:vAlign w:val="center"/>
                  <w:hideMark/>
                </w:tcPr>
                <w:p w14:paraId="785C5226" w14:textId="77777777" w:rsidR="001E223F" w:rsidRPr="0004406F" w:rsidRDefault="001E223F" w:rsidP="00C25CF0">
                  <w:pPr>
                    <w:rPr>
                      <w:rFonts w:ascii="Times New Roman" w:eastAsia="Times New Roman" w:hAnsi="Times New Roman" w:cs="Times New Roman"/>
                      <w:color w:val="1F1F1F"/>
                      <w:sz w:val="14"/>
                      <w:szCs w:val="14"/>
                      <w:lang w:eastAsia="ru-RU"/>
                    </w:rPr>
                  </w:pPr>
                  <w:r w:rsidRPr="0048637F">
                    <w:rPr>
                      <w:rFonts w:ascii="Times New Roman" w:hAnsi="Times New Roman" w:cs="Times New Roman"/>
                      <w:bCs/>
                      <w:sz w:val="14"/>
                      <w:szCs w:val="14"/>
                    </w:rPr>
                    <w:t>•</w:t>
                  </w:r>
                  <w:r w:rsidRPr="0004406F">
                    <w:rPr>
                      <w:rFonts w:ascii="Times New Roman" w:hAnsi="Times New Roman" w:cs="Times New Roman"/>
                      <w:bCs/>
                      <w:sz w:val="14"/>
                      <w:szCs w:val="14"/>
                    </w:rPr>
                    <w:t xml:space="preserve"> </w:t>
                  </w:r>
                  <w:r w:rsidRPr="0004406F">
                    <w:rPr>
                      <w:rFonts w:ascii="Times New Roman" w:eastAsia="Times New Roman" w:hAnsi="Times New Roman" w:cs="Times New Roman"/>
                      <w:color w:val="1F1F1F"/>
                      <w:sz w:val="14"/>
                      <w:szCs w:val="14"/>
                      <w:bdr w:val="none" w:sz="0" w:space="0" w:color="auto" w:frame="1"/>
                      <w:lang w:eastAsia="ru-RU"/>
                    </w:rPr>
                    <w:t>Такие материалы, как соли железа, исторически представляли большую сложность в отношении примесей микроэлементов, поскольку они являются материалами добываемого происхождения.</w:t>
                  </w:r>
                </w:p>
              </w:tc>
            </w:tr>
            <w:tr w:rsidR="001E223F" w:rsidRPr="0004406F" w14:paraId="5237B6BF" w14:textId="77777777" w:rsidTr="001E223F">
              <w:trPr>
                <w:trHeight w:val="523"/>
              </w:trPr>
              <w:tc>
                <w:tcPr>
                  <w:tcW w:w="956" w:type="dxa"/>
                  <w:vAlign w:val="center"/>
                  <w:hideMark/>
                </w:tcPr>
                <w:p w14:paraId="0E5B69B3" w14:textId="77777777" w:rsidR="001E223F" w:rsidRPr="0004406F" w:rsidRDefault="001E223F" w:rsidP="00C25CF0">
                  <w:pPr>
                    <w:rPr>
                      <w:rFonts w:ascii="Times New Roman" w:eastAsia="Times New Roman" w:hAnsi="Times New Roman" w:cs="Times New Roman"/>
                      <w:color w:val="1F1F1F"/>
                      <w:sz w:val="14"/>
                      <w:szCs w:val="14"/>
                      <w:lang w:eastAsia="ru-RU"/>
                    </w:rPr>
                  </w:pPr>
                  <w:r w:rsidRPr="0004406F">
                    <w:rPr>
                      <w:rFonts w:ascii="Times New Roman" w:eastAsia="Times New Roman" w:hAnsi="Times New Roman" w:cs="Times New Roman"/>
                      <w:color w:val="1F1F1F"/>
                      <w:sz w:val="14"/>
                      <w:szCs w:val="14"/>
                      <w:bdr w:val="none" w:sz="0" w:space="0" w:color="auto" w:frame="1"/>
                      <w:lang w:eastAsia="ru-RU"/>
                    </w:rPr>
                    <w:t xml:space="preserve">Смена места происхождения </w:t>
                  </w:r>
                </w:p>
              </w:tc>
              <w:tc>
                <w:tcPr>
                  <w:tcW w:w="2483" w:type="dxa"/>
                  <w:vAlign w:val="center"/>
                  <w:hideMark/>
                </w:tcPr>
                <w:p w14:paraId="63F2BFA8" w14:textId="77777777" w:rsidR="001E223F" w:rsidRPr="0004406F" w:rsidRDefault="001E223F" w:rsidP="00C25CF0">
                  <w:pPr>
                    <w:rPr>
                      <w:rFonts w:ascii="Times New Roman" w:eastAsia="Times New Roman" w:hAnsi="Times New Roman" w:cs="Times New Roman"/>
                      <w:color w:val="1F1F1F"/>
                      <w:sz w:val="14"/>
                      <w:szCs w:val="14"/>
                      <w:lang w:eastAsia="ru-RU"/>
                    </w:rPr>
                  </w:pPr>
                  <w:r w:rsidRPr="0048637F">
                    <w:rPr>
                      <w:rFonts w:ascii="Times New Roman" w:hAnsi="Times New Roman" w:cs="Times New Roman"/>
                      <w:bCs/>
                      <w:sz w:val="14"/>
                      <w:szCs w:val="14"/>
                    </w:rPr>
                    <w:t xml:space="preserve">• </w:t>
                  </w:r>
                  <w:r w:rsidRPr="0004406F">
                    <w:rPr>
                      <w:rFonts w:ascii="Times New Roman" w:eastAsia="Times New Roman" w:hAnsi="Times New Roman" w:cs="Times New Roman"/>
                      <w:color w:val="1F1F1F"/>
                      <w:sz w:val="14"/>
                      <w:szCs w:val="14"/>
                      <w:bdr w:val="none" w:sz="0" w:space="0" w:color="auto" w:frame="1"/>
                      <w:lang w:eastAsia="ru-RU"/>
                    </w:rPr>
                    <w:t>Изменения в месте нахождения источника могут повлиять на вариабельность микроэлементов.</w:t>
                  </w:r>
                </w:p>
              </w:tc>
              <w:tc>
                <w:tcPr>
                  <w:tcW w:w="1799" w:type="dxa"/>
                  <w:vAlign w:val="center"/>
                  <w:hideMark/>
                </w:tcPr>
                <w:p w14:paraId="72AF82BE" w14:textId="77777777" w:rsidR="001E223F" w:rsidRPr="0004406F" w:rsidRDefault="001E223F" w:rsidP="00C25CF0">
                  <w:pPr>
                    <w:rPr>
                      <w:rFonts w:ascii="Times New Roman" w:eastAsia="Times New Roman" w:hAnsi="Times New Roman" w:cs="Times New Roman"/>
                      <w:color w:val="1F1F1F"/>
                      <w:sz w:val="14"/>
                      <w:szCs w:val="14"/>
                      <w:lang w:eastAsia="ru-RU"/>
                    </w:rPr>
                  </w:pPr>
                  <w:r w:rsidRPr="0048637F">
                    <w:rPr>
                      <w:rFonts w:ascii="Times New Roman" w:hAnsi="Times New Roman" w:cs="Times New Roman"/>
                      <w:bCs/>
                      <w:sz w:val="14"/>
                      <w:szCs w:val="14"/>
                    </w:rPr>
                    <w:t>•</w:t>
                  </w:r>
                  <w:r w:rsidRPr="0004406F">
                    <w:rPr>
                      <w:rFonts w:ascii="Times New Roman" w:hAnsi="Times New Roman" w:cs="Times New Roman"/>
                      <w:bCs/>
                      <w:sz w:val="14"/>
                      <w:szCs w:val="14"/>
                    </w:rPr>
                    <w:t xml:space="preserve"> </w:t>
                  </w:r>
                  <w:r w:rsidRPr="0004406F">
                    <w:rPr>
                      <w:rFonts w:ascii="Times New Roman" w:eastAsia="Times New Roman" w:hAnsi="Times New Roman" w:cs="Times New Roman"/>
                      <w:color w:val="1F1F1F"/>
                      <w:sz w:val="14"/>
                      <w:szCs w:val="14"/>
                      <w:bdr w:val="none" w:sz="0" w:space="0" w:color="auto" w:frame="1"/>
                      <w:lang w:eastAsia="ru-RU"/>
                    </w:rPr>
                    <w:t>Смена мест добычи сырья.</w:t>
                  </w:r>
                </w:p>
              </w:tc>
            </w:tr>
            <w:tr w:rsidR="001E223F" w:rsidRPr="0004406F" w14:paraId="5B4A21CC" w14:textId="77777777" w:rsidTr="001E223F">
              <w:trPr>
                <w:trHeight w:val="698"/>
              </w:trPr>
              <w:tc>
                <w:tcPr>
                  <w:tcW w:w="956" w:type="dxa"/>
                  <w:vAlign w:val="center"/>
                  <w:hideMark/>
                </w:tcPr>
                <w:p w14:paraId="3E6AA3D0" w14:textId="77777777" w:rsidR="001E223F" w:rsidRPr="0004406F" w:rsidRDefault="001E223F" w:rsidP="00C25CF0">
                  <w:pPr>
                    <w:rPr>
                      <w:rFonts w:ascii="Times New Roman" w:eastAsia="Times New Roman" w:hAnsi="Times New Roman" w:cs="Times New Roman"/>
                      <w:color w:val="1F1F1F"/>
                      <w:sz w:val="14"/>
                      <w:szCs w:val="14"/>
                      <w:lang w:eastAsia="ru-RU"/>
                    </w:rPr>
                  </w:pPr>
                  <w:r w:rsidRPr="0004406F">
                    <w:rPr>
                      <w:rFonts w:ascii="Times New Roman" w:eastAsia="Times New Roman" w:hAnsi="Times New Roman" w:cs="Times New Roman"/>
                      <w:color w:val="1F1F1F"/>
                      <w:sz w:val="14"/>
                      <w:szCs w:val="14"/>
                      <w:bdr w:val="none" w:sz="0" w:space="0" w:color="auto" w:frame="1"/>
                      <w:lang w:eastAsia="ru-RU"/>
                    </w:rPr>
                    <w:t xml:space="preserve">Сорт (категория) материала </w:t>
                  </w:r>
                </w:p>
              </w:tc>
              <w:tc>
                <w:tcPr>
                  <w:tcW w:w="2483" w:type="dxa"/>
                  <w:vAlign w:val="center"/>
                  <w:hideMark/>
                </w:tcPr>
                <w:p w14:paraId="1C1B4805" w14:textId="77777777" w:rsidR="001E223F" w:rsidRPr="0004406F" w:rsidRDefault="001E223F" w:rsidP="00C25CF0">
                  <w:pPr>
                    <w:rPr>
                      <w:rFonts w:ascii="Times New Roman" w:eastAsia="Times New Roman" w:hAnsi="Times New Roman" w:cs="Times New Roman"/>
                      <w:color w:val="1F1F1F"/>
                      <w:sz w:val="14"/>
                      <w:szCs w:val="14"/>
                      <w:lang w:eastAsia="ru-RU"/>
                    </w:rPr>
                  </w:pPr>
                  <w:r w:rsidRPr="0048637F">
                    <w:rPr>
                      <w:rFonts w:ascii="Times New Roman" w:hAnsi="Times New Roman" w:cs="Times New Roman"/>
                      <w:bCs/>
                      <w:sz w:val="14"/>
                      <w:szCs w:val="14"/>
                    </w:rPr>
                    <w:t xml:space="preserve">• </w:t>
                  </w:r>
                  <w:r w:rsidRPr="0004406F">
                    <w:rPr>
                      <w:rFonts w:ascii="Times New Roman" w:eastAsia="Times New Roman" w:hAnsi="Times New Roman" w:cs="Times New Roman"/>
                      <w:color w:val="1F1F1F"/>
                      <w:sz w:val="14"/>
                      <w:szCs w:val="14"/>
                      <w:bdr w:val="none" w:sz="0" w:space="0" w:color="auto" w:frame="1"/>
                      <w:lang w:eastAsia="ru-RU"/>
                    </w:rPr>
                    <w:t xml:space="preserve">Сорт материала (например, фармакопейный, </w:t>
                  </w:r>
                  <w:r w:rsidRPr="0004406F">
                    <w:rPr>
                      <w:rFonts w:ascii="Times New Roman" w:eastAsia="Times New Roman" w:hAnsi="Times New Roman" w:cs="Times New Roman"/>
                      <w:color w:val="1F1F1F"/>
                      <w:sz w:val="14"/>
                      <w:szCs w:val="14"/>
                      <w:highlight w:val="yellow"/>
                      <w:bdr w:val="none" w:sz="0" w:space="0" w:color="auto" w:frame="1"/>
                      <w:lang w:eastAsia="ru-RU"/>
                    </w:rPr>
                    <w:t>ACS,</w:t>
                  </w:r>
                  <w:r w:rsidRPr="0004406F">
                    <w:rPr>
                      <w:rFonts w:ascii="Times New Roman" w:eastAsia="Times New Roman" w:hAnsi="Times New Roman" w:cs="Times New Roman"/>
                      <w:color w:val="1F1F1F"/>
                      <w:sz w:val="14"/>
                      <w:szCs w:val="14"/>
                      <w:bdr w:val="none" w:sz="0" w:space="0" w:color="auto" w:frame="1"/>
                      <w:lang w:eastAsia="ru-RU"/>
                    </w:rPr>
                    <w:t xml:space="preserve"> технический) указывает на степень чистоты и вариабельность примесей.</w:t>
                  </w:r>
                </w:p>
              </w:tc>
              <w:tc>
                <w:tcPr>
                  <w:tcW w:w="1799" w:type="dxa"/>
                  <w:vAlign w:val="center"/>
                  <w:hideMark/>
                </w:tcPr>
                <w:p w14:paraId="5DA6990B" w14:textId="77777777" w:rsidR="001E223F" w:rsidRPr="0004406F" w:rsidRDefault="001E223F" w:rsidP="00C25CF0">
                  <w:pPr>
                    <w:rPr>
                      <w:rFonts w:ascii="Times New Roman" w:eastAsia="Times New Roman" w:hAnsi="Times New Roman" w:cs="Times New Roman"/>
                      <w:color w:val="1F1F1F"/>
                      <w:sz w:val="14"/>
                      <w:szCs w:val="14"/>
                      <w:lang w:eastAsia="ru-RU"/>
                    </w:rPr>
                  </w:pPr>
                  <w:r w:rsidRPr="0048637F">
                    <w:rPr>
                      <w:rFonts w:ascii="Times New Roman" w:hAnsi="Times New Roman" w:cs="Times New Roman"/>
                      <w:bCs/>
                      <w:sz w:val="14"/>
                      <w:szCs w:val="14"/>
                    </w:rPr>
                    <w:t>•</w:t>
                  </w:r>
                  <w:r w:rsidRPr="0004406F">
                    <w:rPr>
                      <w:rFonts w:ascii="Times New Roman" w:hAnsi="Times New Roman" w:cs="Times New Roman"/>
                      <w:bCs/>
                      <w:sz w:val="14"/>
                      <w:szCs w:val="14"/>
                    </w:rPr>
                    <w:t xml:space="preserve"> </w:t>
                  </w:r>
                  <w:r w:rsidRPr="0004406F">
                    <w:rPr>
                      <w:rFonts w:ascii="Times New Roman" w:eastAsia="Times New Roman" w:hAnsi="Times New Roman" w:cs="Times New Roman"/>
                      <w:color w:val="1F1F1F"/>
                      <w:sz w:val="14"/>
                      <w:szCs w:val="14"/>
                      <w:bdr w:val="none" w:sz="0" w:space="0" w:color="auto" w:frame="1"/>
                      <w:lang w:eastAsia="ru-RU"/>
                    </w:rPr>
                    <w:t>Спецификации испытаний варьируются в зависимости от сорта материала.</w:t>
                  </w:r>
                </w:p>
              </w:tc>
            </w:tr>
            <w:tr w:rsidR="001E223F" w:rsidRPr="0004406F" w14:paraId="0F9C82C1" w14:textId="77777777" w:rsidTr="001E223F">
              <w:trPr>
                <w:trHeight w:val="2640"/>
              </w:trPr>
              <w:tc>
                <w:tcPr>
                  <w:tcW w:w="956" w:type="dxa"/>
                  <w:vAlign w:val="center"/>
                  <w:hideMark/>
                </w:tcPr>
                <w:p w14:paraId="45FF710A" w14:textId="77777777" w:rsidR="001E223F" w:rsidRPr="0004406F" w:rsidRDefault="001E223F" w:rsidP="00C25CF0">
                  <w:pPr>
                    <w:rPr>
                      <w:rFonts w:ascii="Times New Roman" w:eastAsia="Times New Roman" w:hAnsi="Times New Roman" w:cs="Times New Roman"/>
                      <w:color w:val="1F1F1F"/>
                      <w:sz w:val="14"/>
                      <w:szCs w:val="14"/>
                      <w:lang w:eastAsia="ru-RU"/>
                    </w:rPr>
                  </w:pPr>
                  <w:r w:rsidRPr="0004406F">
                    <w:rPr>
                      <w:rFonts w:ascii="Times New Roman" w:eastAsia="Times New Roman" w:hAnsi="Times New Roman" w:cs="Times New Roman"/>
                      <w:color w:val="1F1F1F"/>
                      <w:sz w:val="14"/>
                      <w:szCs w:val="14"/>
                      <w:bdr w:val="none" w:sz="0" w:space="0" w:color="auto" w:frame="1"/>
                      <w:lang w:eastAsia="ru-RU"/>
                    </w:rPr>
                    <w:t xml:space="preserve">Технологический процесс производства </w:t>
                  </w:r>
                </w:p>
              </w:tc>
              <w:tc>
                <w:tcPr>
                  <w:tcW w:w="2483" w:type="dxa"/>
                  <w:vAlign w:val="center"/>
                  <w:hideMark/>
                </w:tcPr>
                <w:p w14:paraId="73A075FB" w14:textId="77777777" w:rsidR="001E223F" w:rsidRDefault="001E223F" w:rsidP="00C25CF0">
                  <w:pPr>
                    <w:rPr>
                      <w:rFonts w:ascii="Times New Roman" w:eastAsia="Times New Roman" w:hAnsi="Times New Roman" w:cs="Times New Roman"/>
                      <w:color w:val="1F1F1F"/>
                      <w:sz w:val="14"/>
                      <w:szCs w:val="14"/>
                      <w:bdr w:val="none" w:sz="0" w:space="0" w:color="auto" w:frame="1"/>
                      <w:lang w:eastAsia="ru-RU"/>
                    </w:rPr>
                  </w:pPr>
                  <w:r w:rsidRPr="0048637F">
                    <w:rPr>
                      <w:rFonts w:ascii="Times New Roman" w:hAnsi="Times New Roman" w:cs="Times New Roman"/>
                      <w:bCs/>
                      <w:sz w:val="14"/>
                      <w:szCs w:val="14"/>
                    </w:rPr>
                    <w:t xml:space="preserve">• </w:t>
                  </w:r>
                  <w:r w:rsidRPr="0004406F">
                    <w:rPr>
                      <w:rFonts w:ascii="Times New Roman" w:eastAsia="Times New Roman" w:hAnsi="Times New Roman" w:cs="Times New Roman"/>
                      <w:color w:val="1F1F1F"/>
                      <w:sz w:val="14"/>
                      <w:szCs w:val="14"/>
                      <w:bdr w:val="none" w:sz="0" w:space="0" w:color="auto" w:frame="1"/>
                      <w:lang w:eastAsia="ru-RU"/>
                    </w:rPr>
                    <w:t xml:space="preserve">Процесс производства исходного сырья (синтез, ферментация, биосинтез, экстракция и/или очистка) может влиять на содержание примесей микроэлементов. </w:t>
                  </w:r>
                </w:p>
                <w:p w14:paraId="6DDB06DB" w14:textId="77777777" w:rsidR="001E223F" w:rsidRDefault="001E223F" w:rsidP="00C25CF0">
                  <w:pPr>
                    <w:rPr>
                      <w:rFonts w:ascii="Times New Roman" w:eastAsia="Times New Roman" w:hAnsi="Times New Roman" w:cs="Times New Roman"/>
                      <w:color w:val="1F1F1F"/>
                      <w:sz w:val="14"/>
                      <w:szCs w:val="14"/>
                      <w:bdr w:val="none" w:sz="0" w:space="0" w:color="auto" w:frame="1"/>
                      <w:lang w:eastAsia="ru-RU"/>
                    </w:rPr>
                  </w:pPr>
                  <w:r w:rsidRPr="0048637F">
                    <w:rPr>
                      <w:rFonts w:ascii="Times New Roman" w:hAnsi="Times New Roman" w:cs="Times New Roman"/>
                      <w:bCs/>
                      <w:sz w:val="14"/>
                      <w:szCs w:val="14"/>
                    </w:rPr>
                    <w:t xml:space="preserve">• </w:t>
                  </w:r>
                  <w:r w:rsidRPr="0004406F">
                    <w:rPr>
                      <w:rFonts w:ascii="Times New Roman" w:eastAsia="Times New Roman" w:hAnsi="Times New Roman" w:cs="Times New Roman"/>
                      <w:color w:val="1F1F1F"/>
                      <w:sz w:val="14"/>
                      <w:szCs w:val="14"/>
                      <w:bdr w:val="none" w:sz="0" w:space="0" w:color="auto" w:frame="1"/>
                      <w:lang w:eastAsia="ru-RU"/>
                    </w:rPr>
                    <w:t>При поиске и устранении неисправностей в производственных процессах следует также учитывать используемое оборудование, реагенты или металлические катализаторы.</w:t>
                  </w:r>
                </w:p>
                <w:p w14:paraId="06A2F653" w14:textId="77777777" w:rsidR="001E223F" w:rsidRPr="0004406F" w:rsidRDefault="001E223F" w:rsidP="00C25CF0">
                  <w:pPr>
                    <w:rPr>
                      <w:rFonts w:ascii="Times New Roman" w:eastAsia="Times New Roman" w:hAnsi="Times New Roman" w:cs="Times New Roman"/>
                      <w:color w:val="1F1F1F"/>
                      <w:sz w:val="14"/>
                      <w:szCs w:val="14"/>
                      <w:lang w:eastAsia="ru-RU"/>
                    </w:rPr>
                  </w:pPr>
                  <w:r w:rsidRPr="0048637F">
                    <w:rPr>
                      <w:rFonts w:ascii="Times New Roman" w:hAnsi="Times New Roman" w:cs="Times New Roman"/>
                      <w:bCs/>
                      <w:sz w:val="14"/>
                      <w:szCs w:val="14"/>
                    </w:rPr>
                    <w:t>•</w:t>
                  </w:r>
                  <w:r w:rsidRPr="0004406F">
                    <w:rPr>
                      <w:rFonts w:ascii="Times New Roman" w:hAnsi="Times New Roman" w:cs="Times New Roman"/>
                      <w:bCs/>
                      <w:sz w:val="14"/>
                      <w:szCs w:val="14"/>
                    </w:rPr>
                    <w:t xml:space="preserve"> </w:t>
                  </w:r>
                  <w:r w:rsidRPr="0004406F">
                    <w:rPr>
                      <w:rFonts w:ascii="Times New Roman" w:eastAsia="Times New Roman" w:hAnsi="Times New Roman" w:cs="Times New Roman"/>
                      <w:color w:val="1F1F1F"/>
                      <w:sz w:val="14"/>
                      <w:szCs w:val="14"/>
                      <w:lang w:eastAsia="ru-RU"/>
                    </w:rPr>
                    <w:t>По возможности следует использовать материалы одноразового использования.</w:t>
                  </w:r>
                </w:p>
                <w:p w14:paraId="34D07DE2" w14:textId="77777777" w:rsidR="001E223F" w:rsidRPr="0004406F" w:rsidRDefault="001E223F" w:rsidP="00C25CF0">
                  <w:pPr>
                    <w:rPr>
                      <w:rFonts w:ascii="Times New Roman" w:eastAsia="Times New Roman" w:hAnsi="Times New Roman" w:cs="Times New Roman"/>
                      <w:color w:val="1F1F1F"/>
                      <w:sz w:val="14"/>
                      <w:szCs w:val="14"/>
                      <w:lang w:eastAsia="ru-RU"/>
                    </w:rPr>
                  </w:pPr>
                  <w:r w:rsidRPr="0048637F">
                    <w:rPr>
                      <w:rFonts w:ascii="Times New Roman" w:hAnsi="Times New Roman" w:cs="Times New Roman"/>
                      <w:bCs/>
                      <w:sz w:val="14"/>
                      <w:szCs w:val="14"/>
                    </w:rPr>
                    <w:t xml:space="preserve">• </w:t>
                  </w:r>
                  <w:r w:rsidRPr="0004406F">
                    <w:rPr>
                      <w:rFonts w:ascii="Times New Roman" w:eastAsia="Times New Roman" w:hAnsi="Times New Roman" w:cs="Times New Roman"/>
                      <w:color w:val="1F1F1F"/>
                      <w:sz w:val="14"/>
                      <w:szCs w:val="14"/>
                      <w:lang w:eastAsia="ru-RU"/>
                    </w:rPr>
                    <w:t>Высокая сложность или недостаточный контроль процессов производства сырья могут привести к более высокой вариабельности.</w:t>
                  </w:r>
                </w:p>
              </w:tc>
              <w:tc>
                <w:tcPr>
                  <w:tcW w:w="1799" w:type="dxa"/>
                  <w:vAlign w:val="center"/>
                  <w:hideMark/>
                </w:tcPr>
                <w:p w14:paraId="3D7A15A0" w14:textId="77777777" w:rsidR="001E223F" w:rsidRPr="0004406F" w:rsidRDefault="001E223F" w:rsidP="00C25CF0">
                  <w:pPr>
                    <w:rPr>
                      <w:rFonts w:ascii="Times New Roman" w:eastAsia="Times New Roman" w:hAnsi="Times New Roman" w:cs="Times New Roman"/>
                      <w:color w:val="1F1F1F"/>
                      <w:sz w:val="14"/>
                      <w:szCs w:val="14"/>
                      <w:lang w:eastAsia="ru-RU"/>
                    </w:rPr>
                  </w:pPr>
                  <w:r w:rsidRPr="0048637F">
                    <w:rPr>
                      <w:rFonts w:ascii="Times New Roman" w:hAnsi="Times New Roman" w:cs="Times New Roman"/>
                      <w:bCs/>
                      <w:sz w:val="14"/>
                      <w:szCs w:val="14"/>
                    </w:rPr>
                    <w:t>•</w:t>
                  </w:r>
                  <w:r w:rsidRPr="0004406F">
                    <w:rPr>
                      <w:rFonts w:ascii="Times New Roman" w:hAnsi="Times New Roman" w:cs="Times New Roman"/>
                      <w:bCs/>
                      <w:sz w:val="14"/>
                      <w:szCs w:val="14"/>
                    </w:rPr>
                    <w:t xml:space="preserve"> </w:t>
                  </w:r>
                  <w:r w:rsidRPr="0004406F">
                    <w:rPr>
                      <w:rFonts w:ascii="Times New Roman" w:eastAsia="Times New Roman" w:hAnsi="Times New Roman" w:cs="Times New Roman"/>
                      <w:color w:val="1F1F1F"/>
                      <w:sz w:val="14"/>
                      <w:szCs w:val="14"/>
                      <w:bdr w:val="none" w:sz="0" w:space="0" w:color="auto" w:frame="1"/>
                      <w:lang w:eastAsia="ru-RU"/>
                    </w:rPr>
                    <w:t>Коррозия резервуаров из нержавеющей стали может быть источником вариабельности микроэлементов.</w:t>
                  </w:r>
                </w:p>
              </w:tc>
            </w:tr>
            <w:tr w:rsidR="001E223F" w:rsidRPr="0004406F" w14:paraId="0D17A71D" w14:textId="77777777" w:rsidTr="001E223F">
              <w:trPr>
                <w:trHeight w:val="267"/>
              </w:trPr>
              <w:tc>
                <w:tcPr>
                  <w:tcW w:w="956" w:type="dxa"/>
                  <w:vAlign w:val="center"/>
                  <w:hideMark/>
                </w:tcPr>
                <w:p w14:paraId="0250E19C" w14:textId="77777777" w:rsidR="001E223F" w:rsidRPr="0004406F" w:rsidRDefault="001E223F" w:rsidP="00C25CF0">
                  <w:pPr>
                    <w:rPr>
                      <w:rFonts w:ascii="Times New Roman" w:eastAsia="Times New Roman" w:hAnsi="Times New Roman" w:cs="Times New Roman"/>
                      <w:color w:val="1F1F1F"/>
                      <w:sz w:val="14"/>
                      <w:szCs w:val="14"/>
                      <w:lang w:eastAsia="ru-RU"/>
                    </w:rPr>
                  </w:pPr>
                  <w:r w:rsidRPr="0004406F">
                    <w:rPr>
                      <w:rFonts w:ascii="Times New Roman" w:eastAsia="Times New Roman" w:hAnsi="Times New Roman" w:cs="Times New Roman"/>
                      <w:color w:val="1F1F1F"/>
                      <w:sz w:val="14"/>
                      <w:szCs w:val="14"/>
                      <w:bdr w:val="none" w:sz="0" w:space="0" w:color="auto" w:frame="1"/>
                      <w:lang w:eastAsia="ru-RU"/>
                    </w:rPr>
                    <w:t xml:space="preserve">Изменение процесса производства или источника </w:t>
                  </w:r>
                </w:p>
              </w:tc>
              <w:tc>
                <w:tcPr>
                  <w:tcW w:w="2483" w:type="dxa"/>
                  <w:vAlign w:val="center"/>
                  <w:hideMark/>
                </w:tcPr>
                <w:p w14:paraId="73EBD9B0" w14:textId="77777777" w:rsidR="001E223F" w:rsidRDefault="001E223F" w:rsidP="00C25CF0">
                  <w:pPr>
                    <w:rPr>
                      <w:rFonts w:ascii="Times New Roman" w:eastAsia="Times New Roman" w:hAnsi="Times New Roman" w:cs="Times New Roman"/>
                      <w:color w:val="1F1F1F"/>
                      <w:sz w:val="14"/>
                      <w:szCs w:val="14"/>
                      <w:bdr w:val="none" w:sz="0" w:space="0" w:color="auto" w:frame="1"/>
                      <w:lang w:eastAsia="ru-RU"/>
                    </w:rPr>
                  </w:pPr>
                  <w:r w:rsidRPr="0048637F">
                    <w:rPr>
                      <w:rFonts w:ascii="Times New Roman" w:hAnsi="Times New Roman" w:cs="Times New Roman"/>
                      <w:bCs/>
                      <w:sz w:val="14"/>
                      <w:szCs w:val="14"/>
                    </w:rPr>
                    <w:t xml:space="preserve">• </w:t>
                  </w:r>
                  <w:r w:rsidRPr="0004406F">
                    <w:rPr>
                      <w:rFonts w:ascii="Times New Roman" w:eastAsia="Times New Roman" w:hAnsi="Times New Roman" w:cs="Times New Roman"/>
                      <w:color w:val="1F1F1F"/>
                      <w:sz w:val="14"/>
                      <w:szCs w:val="14"/>
                      <w:bdr w:val="none" w:sz="0" w:space="0" w:color="auto" w:frame="1"/>
                      <w:lang w:eastAsia="ru-RU"/>
                    </w:rPr>
                    <w:t xml:space="preserve">Изменения, вносимые поставщиком в процесс производства или очистки сырья, могут повлиять на профиль примесей микроэлементов. </w:t>
                  </w:r>
                </w:p>
                <w:p w14:paraId="3A0B21BD" w14:textId="77777777" w:rsidR="001E223F" w:rsidRPr="0004406F" w:rsidRDefault="001E223F" w:rsidP="00C25CF0">
                  <w:pPr>
                    <w:rPr>
                      <w:rFonts w:ascii="Times New Roman" w:eastAsia="Times New Roman" w:hAnsi="Times New Roman" w:cs="Times New Roman"/>
                      <w:color w:val="1F1F1F"/>
                      <w:sz w:val="14"/>
                      <w:szCs w:val="14"/>
                      <w:lang w:eastAsia="ru-RU"/>
                    </w:rPr>
                  </w:pPr>
                  <w:r w:rsidRPr="0048637F">
                    <w:rPr>
                      <w:rFonts w:ascii="Times New Roman" w:hAnsi="Times New Roman" w:cs="Times New Roman"/>
                      <w:bCs/>
                      <w:sz w:val="14"/>
                      <w:szCs w:val="14"/>
                    </w:rPr>
                    <w:t xml:space="preserve">• </w:t>
                  </w:r>
                  <w:r w:rsidRPr="0004406F">
                    <w:rPr>
                      <w:rFonts w:ascii="Times New Roman" w:eastAsia="Times New Roman" w:hAnsi="Times New Roman" w:cs="Times New Roman"/>
                      <w:color w:val="1F1F1F"/>
                      <w:sz w:val="14"/>
                      <w:szCs w:val="14"/>
                      <w:bdr w:val="none" w:sz="0" w:space="0" w:color="auto" w:frame="1"/>
                      <w:lang w:eastAsia="ru-RU"/>
                    </w:rPr>
                    <w:t>Уведомления о контроле изменений от поставщиков должны быть тщательно проверены и включать данные как минимум по 3 сериям.</w:t>
                  </w:r>
                </w:p>
              </w:tc>
              <w:tc>
                <w:tcPr>
                  <w:tcW w:w="1799" w:type="dxa"/>
                  <w:vAlign w:val="center"/>
                  <w:hideMark/>
                </w:tcPr>
                <w:p w14:paraId="581A1052" w14:textId="77777777" w:rsidR="001E223F" w:rsidRDefault="001E223F" w:rsidP="00C25CF0">
                  <w:pPr>
                    <w:rPr>
                      <w:rFonts w:ascii="Times New Roman" w:eastAsia="Times New Roman" w:hAnsi="Times New Roman" w:cs="Times New Roman"/>
                      <w:color w:val="1F1F1F"/>
                      <w:sz w:val="14"/>
                      <w:szCs w:val="14"/>
                      <w:bdr w:val="none" w:sz="0" w:space="0" w:color="auto" w:frame="1"/>
                      <w:lang w:eastAsia="ru-RU"/>
                    </w:rPr>
                  </w:pPr>
                  <w:r w:rsidRPr="0048637F">
                    <w:rPr>
                      <w:rFonts w:ascii="Times New Roman" w:hAnsi="Times New Roman" w:cs="Times New Roman"/>
                      <w:bCs/>
                      <w:sz w:val="14"/>
                      <w:szCs w:val="14"/>
                    </w:rPr>
                    <w:t>•</w:t>
                  </w:r>
                  <w:r w:rsidRPr="0004406F">
                    <w:rPr>
                      <w:rFonts w:ascii="Times New Roman" w:hAnsi="Times New Roman" w:cs="Times New Roman"/>
                      <w:bCs/>
                      <w:sz w:val="14"/>
                      <w:szCs w:val="14"/>
                    </w:rPr>
                    <w:t xml:space="preserve"> </w:t>
                  </w:r>
                  <w:r w:rsidRPr="0004406F">
                    <w:rPr>
                      <w:rFonts w:ascii="Times New Roman" w:eastAsia="Times New Roman" w:hAnsi="Times New Roman" w:cs="Times New Roman"/>
                      <w:color w:val="1F1F1F"/>
                      <w:sz w:val="14"/>
                      <w:szCs w:val="14"/>
                      <w:bdr w:val="none" w:sz="0" w:space="0" w:color="auto" w:frame="1"/>
                      <w:lang w:eastAsia="ru-RU"/>
                    </w:rPr>
                    <w:t xml:space="preserve">Обновление колонок для очистки с использованием новых технологий (например, замена диатомитовой земли на синтетические хроматографические смолы) или переезд поставщика на новую производственную площадку. </w:t>
                  </w:r>
                </w:p>
                <w:p w14:paraId="7AF1109F" w14:textId="77777777" w:rsidR="001E223F" w:rsidRPr="0004406F" w:rsidRDefault="001E223F" w:rsidP="00C25CF0">
                  <w:pPr>
                    <w:rPr>
                      <w:rFonts w:ascii="Times New Roman" w:eastAsia="Times New Roman" w:hAnsi="Times New Roman" w:cs="Times New Roman"/>
                      <w:color w:val="1F1F1F"/>
                      <w:sz w:val="14"/>
                      <w:szCs w:val="14"/>
                      <w:lang w:eastAsia="ru-RU"/>
                    </w:rPr>
                  </w:pPr>
                  <w:r w:rsidRPr="0048637F">
                    <w:rPr>
                      <w:rFonts w:ascii="Times New Roman" w:hAnsi="Times New Roman" w:cs="Times New Roman"/>
                      <w:bCs/>
                      <w:sz w:val="14"/>
                      <w:szCs w:val="14"/>
                    </w:rPr>
                    <w:t>•</w:t>
                  </w:r>
                  <w:r w:rsidRPr="0004406F">
                    <w:rPr>
                      <w:rFonts w:ascii="Times New Roman" w:hAnsi="Times New Roman" w:cs="Times New Roman"/>
                      <w:bCs/>
                      <w:sz w:val="14"/>
                      <w:szCs w:val="14"/>
                    </w:rPr>
                    <w:t xml:space="preserve"> </w:t>
                  </w:r>
                  <w:r w:rsidRPr="0004406F">
                    <w:rPr>
                      <w:rFonts w:ascii="Times New Roman" w:eastAsia="Times New Roman" w:hAnsi="Times New Roman" w:cs="Times New Roman"/>
                      <w:color w:val="1F1F1F"/>
                      <w:sz w:val="14"/>
                      <w:szCs w:val="14"/>
                      <w:bdr w:val="none" w:sz="0" w:space="0" w:color="auto" w:frame="1"/>
                      <w:lang w:eastAsia="ru-RU"/>
                    </w:rPr>
                    <w:t xml:space="preserve">Перенос производства на новую площадку может повлиять на </w:t>
                  </w:r>
                  <w:r w:rsidRPr="0004406F">
                    <w:rPr>
                      <w:rFonts w:ascii="Times New Roman" w:eastAsia="Times New Roman" w:hAnsi="Times New Roman" w:cs="Times New Roman"/>
                      <w:color w:val="1F1F1F"/>
                      <w:sz w:val="14"/>
                      <w:szCs w:val="14"/>
                      <w:bdr w:val="none" w:sz="0" w:space="0" w:color="auto" w:frame="1"/>
                      <w:lang w:eastAsia="ru-RU"/>
                    </w:rPr>
                    <w:lastRenderedPageBreak/>
                    <w:t>технологические материалы, такие как источник воды в производственном процессе.</w:t>
                  </w:r>
                </w:p>
              </w:tc>
            </w:tr>
            <w:tr w:rsidR="001E223F" w:rsidRPr="0004406F" w14:paraId="0FA9320E" w14:textId="77777777" w:rsidTr="001E223F">
              <w:trPr>
                <w:trHeight w:val="698"/>
              </w:trPr>
              <w:tc>
                <w:tcPr>
                  <w:tcW w:w="956" w:type="dxa"/>
                  <w:vAlign w:val="center"/>
                  <w:hideMark/>
                </w:tcPr>
                <w:p w14:paraId="5F72C70B" w14:textId="77777777" w:rsidR="001E223F" w:rsidRPr="0004406F" w:rsidRDefault="001E223F" w:rsidP="00C25CF0">
                  <w:pPr>
                    <w:rPr>
                      <w:rFonts w:ascii="Times New Roman" w:eastAsia="Times New Roman" w:hAnsi="Times New Roman" w:cs="Times New Roman"/>
                      <w:color w:val="1F1F1F"/>
                      <w:sz w:val="14"/>
                      <w:szCs w:val="14"/>
                      <w:lang w:eastAsia="ru-RU"/>
                    </w:rPr>
                  </w:pPr>
                  <w:r w:rsidRPr="0004406F">
                    <w:rPr>
                      <w:rFonts w:ascii="Times New Roman" w:eastAsia="Times New Roman" w:hAnsi="Times New Roman" w:cs="Times New Roman"/>
                      <w:color w:val="1F1F1F"/>
                      <w:sz w:val="14"/>
                      <w:szCs w:val="14"/>
                      <w:bdr w:val="none" w:sz="0" w:space="0" w:color="auto" w:frame="1"/>
                      <w:lang w:eastAsia="ru-RU"/>
                    </w:rPr>
                    <w:lastRenderedPageBreak/>
                    <w:t xml:space="preserve">Сложность состава материала </w:t>
                  </w:r>
                </w:p>
              </w:tc>
              <w:tc>
                <w:tcPr>
                  <w:tcW w:w="2483" w:type="dxa"/>
                  <w:vAlign w:val="center"/>
                  <w:hideMark/>
                </w:tcPr>
                <w:p w14:paraId="514AE416" w14:textId="77777777" w:rsidR="001E223F" w:rsidRPr="0004406F" w:rsidRDefault="001E223F" w:rsidP="00C25CF0">
                  <w:pPr>
                    <w:rPr>
                      <w:rFonts w:ascii="Times New Roman" w:eastAsia="Times New Roman" w:hAnsi="Times New Roman" w:cs="Times New Roman"/>
                      <w:color w:val="1F1F1F"/>
                      <w:sz w:val="14"/>
                      <w:szCs w:val="14"/>
                      <w:lang w:eastAsia="ru-RU"/>
                    </w:rPr>
                  </w:pPr>
                  <w:r w:rsidRPr="0048637F">
                    <w:rPr>
                      <w:rFonts w:ascii="Times New Roman" w:hAnsi="Times New Roman" w:cs="Times New Roman"/>
                      <w:bCs/>
                      <w:sz w:val="14"/>
                      <w:szCs w:val="14"/>
                    </w:rPr>
                    <w:t xml:space="preserve">• </w:t>
                  </w:r>
                  <w:r w:rsidRPr="0004406F">
                    <w:rPr>
                      <w:rFonts w:ascii="Times New Roman" w:eastAsia="Times New Roman" w:hAnsi="Times New Roman" w:cs="Times New Roman"/>
                      <w:color w:val="1F1F1F"/>
                      <w:sz w:val="14"/>
                      <w:szCs w:val="14"/>
                      <w:bdr w:val="none" w:sz="0" w:space="0" w:color="auto" w:frame="1"/>
                      <w:lang w:eastAsia="ru-RU"/>
                    </w:rPr>
                    <w:t>Следует учитывать, является ли материал однокомпонентным, многокомпонентным, химически определенным или химически неопределенным.</w:t>
                  </w:r>
                </w:p>
              </w:tc>
              <w:tc>
                <w:tcPr>
                  <w:tcW w:w="1799" w:type="dxa"/>
                  <w:vAlign w:val="center"/>
                  <w:hideMark/>
                </w:tcPr>
                <w:p w14:paraId="411CF9D5" w14:textId="77777777" w:rsidR="001E223F" w:rsidRPr="0004406F" w:rsidRDefault="001E223F" w:rsidP="00C25CF0">
                  <w:pPr>
                    <w:rPr>
                      <w:rFonts w:ascii="Times New Roman" w:eastAsia="Times New Roman" w:hAnsi="Times New Roman" w:cs="Times New Roman"/>
                      <w:color w:val="1F1F1F"/>
                      <w:sz w:val="14"/>
                      <w:szCs w:val="14"/>
                      <w:lang w:eastAsia="ru-RU"/>
                    </w:rPr>
                  </w:pPr>
                  <w:r w:rsidRPr="0048637F">
                    <w:rPr>
                      <w:rFonts w:ascii="Times New Roman" w:hAnsi="Times New Roman" w:cs="Times New Roman"/>
                      <w:bCs/>
                      <w:sz w:val="14"/>
                      <w:szCs w:val="14"/>
                    </w:rPr>
                    <w:t>•</w:t>
                  </w:r>
                  <w:r w:rsidRPr="0004406F">
                    <w:rPr>
                      <w:rFonts w:ascii="Times New Roman" w:hAnsi="Times New Roman" w:cs="Times New Roman"/>
                      <w:bCs/>
                      <w:sz w:val="14"/>
                      <w:szCs w:val="14"/>
                    </w:rPr>
                    <w:t xml:space="preserve"> </w:t>
                  </w:r>
                  <w:r w:rsidRPr="0004406F">
                    <w:rPr>
                      <w:rFonts w:ascii="Times New Roman" w:eastAsia="Times New Roman" w:hAnsi="Times New Roman" w:cs="Times New Roman"/>
                      <w:color w:val="1F1F1F"/>
                      <w:sz w:val="14"/>
                      <w:szCs w:val="14"/>
                      <w:bdr w:val="none" w:sz="0" w:space="0" w:color="auto" w:frame="1"/>
                      <w:lang w:eastAsia="ru-RU"/>
                    </w:rPr>
                    <w:t>Более сложные химически неопределенные материалы (такие как гидролизаты) могут вносить большую вариабельность.</w:t>
                  </w:r>
                </w:p>
              </w:tc>
            </w:tr>
            <w:tr w:rsidR="001E223F" w:rsidRPr="0004406F" w14:paraId="506DAB32" w14:textId="77777777" w:rsidTr="001E223F">
              <w:trPr>
                <w:trHeight w:val="709"/>
              </w:trPr>
              <w:tc>
                <w:tcPr>
                  <w:tcW w:w="956" w:type="dxa"/>
                  <w:vAlign w:val="center"/>
                  <w:hideMark/>
                </w:tcPr>
                <w:p w14:paraId="68F1F61C" w14:textId="77777777" w:rsidR="001E223F" w:rsidRPr="0004406F" w:rsidRDefault="001E223F" w:rsidP="00C25CF0">
                  <w:pPr>
                    <w:rPr>
                      <w:rFonts w:ascii="Times New Roman" w:eastAsia="Times New Roman" w:hAnsi="Times New Roman" w:cs="Times New Roman"/>
                      <w:color w:val="1F1F1F"/>
                      <w:sz w:val="14"/>
                      <w:szCs w:val="14"/>
                      <w:lang w:eastAsia="ru-RU"/>
                    </w:rPr>
                  </w:pPr>
                  <w:r w:rsidRPr="0004406F">
                    <w:rPr>
                      <w:rFonts w:ascii="Times New Roman" w:eastAsia="Times New Roman" w:hAnsi="Times New Roman" w:cs="Times New Roman"/>
                      <w:color w:val="1F1F1F"/>
                      <w:sz w:val="14"/>
                      <w:szCs w:val="14"/>
                      <w:bdr w:val="none" w:sz="0" w:space="0" w:color="auto" w:frame="1"/>
                      <w:lang w:eastAsia="ru-RU"/>
                    </w:rPr>
                    <w:t xml:space="preserve">Используемое количество </w:t>
                  </w:r>
                </w:p>
              </w:tc>
              <w:tc>
                <w:tcPr>
                  <w:tcW w:w="2483" w:type="dxa"/>
                  <w:vAlign w:val="center"/>
                  <w:hideMark/>
                </w:tcPr>
                <w:p w14:paraId="257B84C3" w14:textId="77777777" w:rsidR="001E223F" w:rsidRPr="0004406F" w:rsidRDefault="001E223F" w:rsidP="00C25CF0">
                  <w:pPr>
                    <w:rPr>
                      <w:rFonts w:ascii="Times New Roman" w:eastAsia="Times New Roman" w:hAnsi="Times New Roman" w:cs="Times New Roman"/>
                      <w:color w:val="1F1F1F"/>
                      <w:sz w:val="14"/>
                      <w:szCs w:val="14"/>
                      <w:lang w:eastAsia="ru-RU"/>
                    </w:rPr>
                  </w:pPr>
                  <w:r w:rsidRPr="0048637F">
                    <w:rPr>
                      <w:rFonts w:ascii="Times New Roman" w:hAnsi="Times New Roman" w:cs="Times New Roman"/>
                      <w:bCs/>
                      <w:sz w:val="14"/>
                      <w:szCs w:val="14"/>
                    </w:rPr>
                    <w:t xml:space="preserve">• </w:t>
                  </w:r>
                  <w:r w:rsidRPr="0004406F">
                    <w:rPr>
                      <w:rFonts w:ascii="Times New Roman" w:eastAsia="Times New Roman" w:hAnsi="Times New Roman" w:cs="Times New Roman"/>
                      <w:color w:val="1F1F1F"/>
                      <w:sz w:val="14"/>
                      <w:szCs w:val="14"/>
                      <w:bdr w:val="none" w:sz="0" w:space="0" w:color="auto" w:frame="1"/>
                      <w:lang w:eastAsia="ru-RU"/>
                    </w:rPr>
                    <w:t>Количество ингредиента, используемого в клеточной культуре, влияет на потенциальный риск, связанный с этим ингредиентом.</w:t>
                  </w:r>
                </w:p>
              </w:tc>
              <w:tc>
                <w:tcPr>
                  <w:tcW w:w="1799" w:type="dxa"/>
                  <w:vAlign w:val="center"/>
                  <w:hideMark/>
                </w:tcPr>
                <w:p w14:paraId="0EA0F898" w14:textId="77777777" w:rsidR="001E223F" w:rsidRPr="0004406F" w:rsidRDefault="001E223F" w:rsidP="00C25CF0">
                  <w:pPr>
                    <w:rPr>
                      <w:rFonts w:ascii="Times New Roman" w:eastAsia="Times New Roman" w:hAnsi="Times New Roman" w:cs="Times New Roman"/>
                      <w:color w:val="1F1F1F"/>
                      <w:sz w:val="14"/>
                      <w:szCs w:val="14"/>
                      <w:lang w:eastAsia="ru-RU"/>
                    </w:rPr>
                  </w:pPr>
                  <w:r w:rsidRPr="0004406F">
                    <w:rPr>
                      <w:rFonts w:ascii="Times New Roman" w:eastAsia="Times New Roman" w:hAnsi="Times New Roman" w:cs="Times New Roman"/>
                      <w:color w:val="1F1F1F"/>
                      <w:sz w:val="14"/>
                      <w:szCs w:val="14"/>
                      <w:bdr w:val="none" w:sz="0" w:space="0" w:color="auto" w:frame="1"/>
                      <w:lang w:eastAsia="ru-RU"/>
                    </w:rPr>
                    <w:t xml:space="preserve">— </w:t>
                  </w:r>
                </w:p>
              </w:tc>
            </w:tr>
            <w:tr w:rsidR="001E223F" w:rsidRPr="0004406F" w14:paraId="3681C9AE" w14:textId="77777777" w:rsidTr="001E223F">
              <w:trPr>
                <w:trHeight w:val="698"/>
              </w:trPr>
              <w:tc>
                <w:tcPr>
                  <w:tcW w:w="956" w:type="dxa"/>
                  <w:vAlign w:val="center"/>
                  <w:hideMark/>
                </w:tcPr>
                <w:p w14:paraId="1A4D7E0D" w14:textId="77777777" w:rsidR="001E223F" w:rsidRPr="0004406F" w:rsidRDefault="001E223F" w:rsidP="00C25CF0">
                  <w:pPr>
                    <w:rPr>
                      <w:rFonts w:ascii="Times New Roman" w:eastAsia="Times New Roman" w:hAnsi="Times New Roman" w:cs="Times New Roman"/>
                      <w:color w:val="1F1F1F"/>
                      <w:sz w:val="14"/>
                      <w:szCs w:val="14"/>
                      <w:lang w:eastAsia="ru-RU"/>
                    </w:rPr>
                  </w:pPr>
                  <w:r w:rsidRPr="0004406F">
                    <w:rPr>
                      <w:rFonts w:ascii="Times New Roman" w:eastAsia="Times New Roman" w:hAnsi="Times New Roman" w:cs="Times New Roman"/>
                      <w:color w:val="1F1F1F"/>
                      <w:sz w:val="14"/>
                      <w:szCs w:val="14"/>
                      <w:bdr w:val="none" w:sz="0" w:space="0" w:color="auto" w:frame="1"/>
                      <w:lang w:eastAsia="ru-RU"/>
                    </w:rPr>
                    <w:t xml:space="preserve">Цепочка поставок </w:t>
                  </w:r>
                </w:p>
              </w:tc>
              <w:tc>
                <w:tcPr>
                  <w:tcW w:w="2483" w:type="dxa"/>
                  <w:vAlign w:val="center"/>
                  <w:hideMark/>
                </w:tcPr>
                <w:p w14:paraId="29E966E1" w14:textId="77777777" w:rsidR="001E223F" w:rsidRPr="0004406F" w:rsidRDefault="001E223F" w:rsidP="00C25CF0">
                  <w:pPr>
                    <w:rPr>
                      <w:rFonts w:ascii="Times New Roman" w:eastAsia="Times New Roman" w:hAnsi="Times New Roman" w:cs="Times New Roman"/>
                      <w:color w:val="1F1F1F"/>
                      <w:sz w:val="14"/>
                      <w:szCs w:val="14"/>
                      <w:lang w:eastAsia="ru-RU"/>
                    </w:rPr>
                  </w:pPr>
                  <w:r w:rsidRPr="0048637F">
                    <w:rPr>
                      <w:rFonts w:ascii="Times New Roman" w:hAnsi="Times New Roman" w:cs="Times New Roman"/>
                      <w:bCs/>
                      <w:sz w:val="14"/>
                      <w:szCs w:val="14"/>
                    </w:rPr>
                    <w:t xml:space="preserve">• </w:t>
                  </w:r>
                  <w:r w:rsidRPr="0004406F">
                    <w:rPr>
                      <w:rFonts w:ascii="Times New Roman" w:eastAsia="Times New Roman" w:hAnsi="Times New Roman" w:cs="Times New Roman"/>
                      <w:color w:val="1F1F1F"/>
                      <w:sz w:val="14"/>
                      <w:szCs w:val="14"/>
                      <w:bdr w:val="none" w:sz="0" w:space="0" w:color="auto" w:frame="1"/>
                      <w:lang w:eastAsia="ru-RU"/>
                    </w:rPr>
                    <w:t>Оценивают эффективность системы управления качеством поставщика, включая программу уведомления об изменениях.</w:t>
                  </w:r>
                </w:p>
              </w:tc>
              <w:tc>
                <w:tcPr>
                  <w:tcW w:w="1799" w:type="dxa"/>
                  <w:vAlign w:val="center"/>
                  <w:hideMark/>
                </w:tcPr>
                <w:p w14:paraId="7A1C9B61" w14:textId="77777777" w:rsidR="001E223F" w:rsidRPr="0004406F" w:rsidRDefault="001E223F" w:rsidP="00C25CF0">
                  <w:pPr>
                    <w:rPr>
                      <w:rFonts w:ascii="Times New Roman" w:eastAsia="Times New Roman" w:hAnsi="Times New Roman" w:cs="Times New Roman"/>
                      <w:color w:val="1F1F1F"/>
                      <w:sz w:val="14"/>
                      <w:szCs w:val="14"/>
                      <w:lang w:eastAsia="ru-RU"/>
                    </w:rPr>
                  </w:pPr>
                  <w:r w:rsidRPr="0048637F">
                    <w:rPr>
                      <w:rFonts w:ascii="Times New Roman" w:hAnsi="Times New Roman" w:cs="Times New Roman"/>
                      <w:bCs/>
                      <w:sz w:val="14"/>
                      <w:szCs w:val="14"/>
                    </w:rPr>
                    <w:t>•</w:t>
                  </w:r>
                  <w:r w:rsidRPr="0004406F">
                    <w:rPr>
                      <w:rFonts w:ascii="Times New Roman" w:hAnsi="Times New Roman" w:cs="Times New Roman"/>
                      <w:bCs/>
                      <w:sz w:val="14"/>
                      <w:szCs w:val="14"/>
                    </w:rPr>
                    <w:t xml:space="preserve"> </w:t>
                  </w:r>
                  <w:r w:rsidRPr="0004406F">
                    <w:rPr>
                      <w:rFonts w:ascii="Times New Roman" w:eastAsia="Times New Roman" w:hAnsi="Times New Roman" w:cs="Times New Roman"/>
                      <w:color w:val="1F1F1F"/>
                      <w:sz w:val="14"/>
                      <w:szCs w:val="14"/>
                      <w:bdr w:val="none" w:sz="0" w:space="0" w:color="auto" w:frame="1"/>
                      <w:lang w:eastAsia="ru-RU"/>
                    </w:rPr>
                    <w:t>Неэффективная передача информации о контроле изменений может привести к изменениям, которые могут повлиять на профиль микроэлементов.</w:t>
                  </w:r>
                </w:p>
              </w:tc>
            </w:tr>
          </w:tbl>
          <w:p w14:paraId="43052BC6" w14:textId="386D26CB" w:rsidR="0052006A" w:rsidRDefault="0052006A" w:rsidP="00C25CF0">
            <w:pPr>
              <w:spacing w:after="0" w:line="240" w:lineRule="auto"/>
              <w:jc w:val="both"/>
              <w:rPr>
                <w:rFonts w:ascii="Times New Roman" w:hAnsi="Times New Roman" w:cs="Times New Roman"/>
                <w:bCs/>
              </w:rPr>
            </w:pPr>
          </w:p>
          <w:p w14:paraId="5237399F" w14:textId="77777777" w:rsidR="00DB679B" w:rsidRPr="00987B9B" w:rsidRDefault="00DB679B" w:rsidP="00C25CF0">
            <w:pPr>
              <w:spacing w:after="0" w:line="240" w:lineRule="auto"/>
              <w:jc w:val="both"/>
              <w:rPr>
                <w:rFonts w:ascii="Times New Roman" w:hAnsi="Times New Roman" w:cs="Times New Roman"/>
              </w:rPr>
            </w:pPr>
            <w:r w:rsidRPr="00987B9B">
              <w:rPr>
                <w:rFonts w:ascii="Times New Roman" w:hAnsi="Times New Roman" w:cs="Times New Roman"/>
              </w:rPr>
              <w:t xml:space="preserve">Оценка </w:t>
            </w:r>
            <w:r w:rsidRPr="00AD3CA1">
              <w:rPr>
                <w:rFonts w:ascii="Times New Roman" w:hAnsi="Times New Roman" w:cs="Times New Roman"/>
              </w:rPr>
              <w:t>риска помогает выявить потенциально опасные</w:t>
            </w:r>
            <w:r w:rsidRPr="00AD3CA1">
              <w:rPr>
                <w:rFonts w:ascii="Times New Roman" w:hAnsi="Times New Roman" w:cs="Times New Roman"/>
                <w:strike/>
              </w:rPr>
              <w:t xml:space="preserve"> </w:t>
            </w:r>
            <w:r w:rsidRPr="00AD3CA1">
              <w:rPr>
                <w:rFonts w:ascii="Times New Roman" w:hAnsi="Times New Roman" w:cs="Times New Roman"/>
              </w:rPr>
              <w:t xml:space="preserve">материалы </w:t>
            </w:r>
            <w:r w:rsidRPr="00AD3CA1">
              <w:rPr>
                <w:rFonts w:ascii="Times New Roman" w:hAnsi="Times New Roman" w:cs="Times New Roman"/>
                <w:lang w:val="en-US"/>
              </w:rPr>
              <w:t>c</w:t>
            </w:r>
            <w:r w:rsidRPr="00AD3CA1">
              <w:rPr>
                <w:rFonts w:ascii="Times New Roman" w:hAnsi="Times New Roman" w:cs="Times New Roman"/>
              </w:rPr>
              <w:t xml:space="preserve"> высоким риском, которые необходимо контролировать на наличие микроэлементов. Оценка проводится</w:t>
            </w:r>
            <w:r w:rsidRPr="00987B9B">
              <w:rPr>
                <w:rFonts w:ascii="Times New Roman" w:hAnsi="Times New Roman" w:cs="Times New Roman"/>
              </w:rPr>
              <w:t xml:space="preserve"> для однокомпонентных и многокомпонентных сред, используемых в культивировании клеток. В случае многокомпонентных сред оценка риска может проводиться для каждого компонента. В качестве альтернативы компоненты могут быть разделены на группы, такие как аминокислоты, соли металлов, гидролизаты и витамины. Затем оценка риска должна проводиться для каждой категории. Во многих случаях оценить </w:t>
            </w:r>
            <w:r w:rsidRPr="00AD3CA1">
              <w:rPr>
                <w:rFonts w:ascii="Times New Roman" w:hAnsi="Times New Roman" w:cs="Times New Roman"/>
              </w:rPr>
              <w:t>влияние таких компонентов, как микроэлементы, может быть, не удастся, поскольку для этого потребуется полный доступ к составу препарата питательной среды от поставщика, а это, как правило, невозможно. Оценка</w:t>
            </w:r>
            <w:r w:rsidRPr="00987B9B">
              <w:rPr>
                <w:rFonts w:ascii="Times New Roman" w:hAnsi="Times New Roman" w:cs="Times New Roman"/>
              </w:rPr>
              <w:t xml:space="preserve"> риска может проводиться производителем лекарственного препарата, поставщиком или совместно производителем лекарственного препарата и поставщиком. Результаты оценки риска позволяют определить, какие материалы требуют мониторинга, и частоту мониторинга.</w:t>
            </w:r>
          </w:p>
          <w:p w14:paraId="2BAA5A96" w14:textId="77777777" w:rsidR="00DB679B" w:rsidRPr="00987B9B" w:rsidRDefault="00DB679B" w:rsidP="00C25CF0">
            <w:pPr>
              <w:spacing w:after="0" w:line="240" w:lineRule="auto"/>
              <w:jc w:val="both"/>
              <w:rPr>
                <w:rFonts w:ascii="Times New Roman" w:hAnsi="Times New Roman" w:cs="Times New Roman"/>
              </w:rPr>
            </w:pPr>
          </w:p>
          <w:p w14:paraId="64DF677C" w14:textId="77777777" w:rsidR="00DB679B" w:rsidRPr="00987B9B" w:rsidRDefault="00DB679B" w:rsidP="00C25CF0">
            <w:pPr>
              <w:spacing w:after="0" w:line="240" w:lineRule="auto"/>
              <w:jc w:val="both"/>
              <w:rPr>
                <w:rFonts w:ascii="Times New Roman" w:hAnsi="Times New Roman" w:cs="Times New Roman"/>
              </w:rPr>
            </w:pPr>
          </w:p>
          <w:p w14:paraId="6991F2E9" w14:textId="77777777" w:rsidR="00DB679B" w:rsidRPr="00987B9B" w:rsidRDefault="00DB679B" w:rsidP="00C25CF0">
            <w:pPr>
              <w:spacing w:after="0" w:line="240" w:lineRule="auto"/>
              <w:jc w:val="both"/>
              <w:rPr>
                <w:rFonts w:ascii="Times New Roman" w:hAnsi="Times New Roman" w:cs="Times New Roman"/>
              </w:rPr>
            </w:pPr>
          </w:p>
          <w:p w14:paraId="1F20BFF2" w14:textId="705F5182" w:rsidR="00DB679B" w:rsidRPr="00987B9B" w:rsidRDefault="009340FA" w:rsidP="00C25CF0">
            <w:pPr>
              <w:spacing w:after="0" w:line="240" w:lineRule="auto"/>
              <w:jc w:val="both"/>
              <w:rPr>
                <w:rFonts w:ascii="Times New Roman" w:hAnsi="Times New Roman" w:cs="Times New Roman"/>
                <w:b/>
                <w:bCs/>
              </w:rPr>
            </w:pPr>
            <w:r w:rsidRPr="009340FA">
              <w:rPr>
                <w:rFonts w:ascii="Times New Roman" w:hAnsi="Times New Roman" w:cs="Times New Roman"/>
                <w:b/>
                <w:bCs/>
              </w:rPr>
              <w:lastRenderedPageBreak/>
              <w:t>ТРЕБОВАНИЯ К ОБРАЗЦАМ</w:t>
            </w:r>
          </w:p>
          <w:p w14:paraId="5FE978C2" w14:textId="4A8B5246" w:rsidR="00DB679B" w:rsidRDefault="009340FA" w:rsidP="00C25CF0">
            <w:pPr>
              <w:spacing w:after="0" w:line="240" w:lineRule="auto"/>
              <w:jc w:val="both"/>
              <w:rPr>
                <w:rFonts w:ascii="Times New Roman" w:hAnsi="Times New Roman" w:cs="Times New Roman"/>
              </w:rPr>
            </w:pPr>
            <w:r w:rsidRPr="009340FA">
              <w:rPr>
                <w:rFonts w:ascii="Times New Roman" w:hAnsi="Times New Roman" w:cs="Times New Roman"/>
              </w:rPr>
              <w:t xml:space="preserve">Компоненты сред для культивирования клеток приведены в </w:t>
            </w:r>
            <w:r w:rsidRPr="009340FA">
              <w:rPr>
                <w:rFonts w:ascii="Times New Roman" w:hAnsi="Times New Roman" w:cs="Times New Roman"/>
                <w:i/>
                <w:iCs/>
              </w:rPr>
              <w:t>таблице 4</w:t>
            </w:r>
            <w:r w:rsidRPr="009340FA">
              <w:rPr>
                <w:rFonts w:ascii="Times New Roman" w:hAnsi="Times New Roman" w:cs="Times New Roman"/>
              </w:rPr>
              <w:t xml:space="preserve">. Тщательная подготовка сред </w:t>
            </w:r>
            <w:r w:rsidR="00CD7988" w:rsidRPr="009340FA">
              <w:rPr>
                <w:rFonts w:ascii="Times New Roman" w:hAnsi="Times New Roman" w:cs="Times New Roman"/>
              </w:rPr>
              <w:t>для культивирования клеток</w:t>
            </w:r>
            <w:r w:rsidR="00CD7988" w:rsidRPr="00CD7988">
              <w:rPr>
                <w:rFonts w:ascii="Times New Roman" w:hAnsi="Times New Roman" w:cs="Times New Roman"/>
              </w:rPr>
              <w:t xml:space="preserve"> </w:t>
            </w:r>
            <w:r w:rsidRPr="009340FA">
              <w:rPr>
                <w:rFonts w:ascii="Times New Roman" w:hAnsi="Times New Roman" w:cs="Times New Roman"/>
              </w:rPr>
              <w:t>или их компонентов</w:t>
            </w:r>
            <w:r w:rsidR="00CD7988" w:rsidRPr="00CD7988">
              <w:rPr>
                <w:rFonts w:ascii="Times New Roman" w:hAnsi="Times New Roman" w:cs="Times New Roman"/>
              </w:rPr>
              <w:t xml:space="preserve"> </w:t>
            </w:r>
            <w:r w:rsidRPr="009340FA">
              <w:rPr>
                <w:rFonts w:ascii="Times New Roman" w:hAnsi="Times New Roman" w:cs="Times New Roman"/>
              </w:rPr>
              <w:t>для анализа элементных примесей методом ICP-MS имеет решающее значение для получения прецизионных, точных и воспроизводимых результатов.</w:t>
            </w:r>
            <w:r w:rsidR="002F203D" w:rsidRPr="002F203D">
              <w:rPr>
                <w:rFonts w:ascii="Times New Roman" w:hAnsi="Times New Roman" w:cs="Times New Roman"/>
              </w:rPr>
              <w:t xml:space="preserve"> </w:t>
            </w:r>
            <w:r w:rsidRPr="009340FA">
              <w:rPr>
                <w:rFonts w:ascii="Times New Roman" w:hAnsi="Times New Roman" w:cs="Times New Roman"/>
              </w:rPr>
              <w:t>Работа с образцами должна проводиться в чистой и контролируемой среде с использованием соответствующего оборудования и контейнеров для хранения во избежание контаминации из окружающей среды. Для проведения анализа необходимо использовать высокочистые материалы и реагенты, пригодные для масс-спектрометрии.</w:t>
            </w:r>
          </w:p>
          <w:p w14:paraId="54BDC4BB" w14:textId="64996F06" w:rsidR="00F93959" w:rsidRDefault="00F93959" w:rsidP="00C25CF0">
            <w:pPr>
              <w:spacing w:after="0" w:line="240" w:lineRule="auto"/>
              <w:jc w:val="both"/>
              <w:rPr>
                <w:rFonts w:ascii="Times New Roman" w:hAnsi="Times New Roman" w:cs="Times New Roman"/>
              </w:rPr>
            </w:pPr>
          </w:p>
          <w:p w14:paraId="6D451BC8" w14:textId="77777777" w:rsidR="002B26A9" w:rsidRDefault="002B26A9" w:rsidP="00C25CF0">
            <w:pPr>
              <w:spacing w:after="0" w:line="240" w:lineRule="auto"/>
              <w:jc w:val="both"/>
              <w:rPr>
                <w:rFonts w:ascii="Times New Roman" w:hAnsi="Times New Roman" w:cs="Times New Roman"/>
              </w:rPr>
            </w:pPr>
          </w:p>
          <w:p w14:paraId="6CF7F4C0" w14:textId="77777777" w:rsidR="00F93959" w:rsidRPr="00987B9B" w:rsidRDefault="00F93959" w:rsidP="00C25CF0">
            <w:pPr>
              <w:spacing w:after="0" w:line="240" w:lineRule="auto"/>
              <w:jc w:val="both"/>
              <w:rPr>
                <w:rFonts w:ascii="Times New Roman" w:hAnsi="Times New Roman" w:cs="Times New Roman"/>
              </w:rPr>
            </w:pPr>
          </w:p>
          <w:p w14:paraId="1ACA8345" w14:textId="20F823E2" w:rsidR="00DB679B" w:rsidRPr="00953D31" w:rsidRDefault="00DB679B" w:rsidP="00C25CF0">
            <w:pPr>
              <w:tabs>
                <w:tab w:val="left" w:pos="2472"/>
              </w:tabs>
              <w:spacing w:after="0" w:line="240" w:lineRule="auto"/>
              <w:jc w:val="both"/>
              <w:rPr>
                <w:rFonts w:ascii="Times New Roman" w:hAnsi="Times New Roman" w:cs="Times New Roman"/>
                <w:b/>
                <w:bCs/>
              </w:rPr>
            </w:pPr>
            <w:r w:rsidRPr="00987B9B">
              <w:rPr>
                <w:rFonts w:ascii="Times New Roman" w:hAnsi="Times New Roman" w:cs="Times New Roman"/>
                <w:b/>
                <w:bCs/>
              </w:rPr>
              <w:t xml:space="preserve">Таблица 4. </w:t>
            </w:r>
            <w:r w:rsidR="00953D31" w:rsidRPr="00953D31">
              <w:rPr>
                <w:rFonts w:ascii="Times New Roman" w:hAnsi="Times New Roman" w:cs="Times New Roman"/>
                <w:b/>
                <w:bCs/>
              </w:rPr>
              <w:t>Компоненты сред для культивирования клеток</w:t>
            </w:r>
          </w:p>
          <w:tbl>
            <w:tblPr>
              <w:tblStyle w:val="a3"/>
              <w:tblW w:w="5334" w:type="dxa"/>
              <w:jc w:val="right"/>
              <w:tblLayout w:type="fixed"/>
              <w:tblLook w:val="04A0" w:firstRow="1" w:lastRow="0" w:firstColumn="1" w:lastColumn="0" w:noHBand="0" w:noVBand="1"/>
            </w:tblPr>
            <w:tblGrid>
              <w:gridCol w:w="1057"/>
              <w:gridCol w:w="2723"/>
              <w:gridCol w:w="1554"/>
            </w:tblGrid>
            <w:tr w:rsidR="00EB3A21" w:rsidRPr="00EB3A21" w14:paraId="1F2BF33B" w14:textId="77777777" w:rsidTr="00EB3A21">
              <w:trPr>
                <w:trHeight w:val="134"/>
                <w:jc w:val="right"/>
              </w:trPr>
              <w:tc>
                <w:tcPr>
                  <w:tcW w:w="1057" w:type="dxa"/>
                  <w:vAlign w:val="center"/>
                  <w:hideMark/>
                </w:tcPr>
                <w:p w14:paraId="1B1CCCC9" w14:textId="77777777" w:rsidR="00EB3A21" w:rsidRPr="00741C7C" w:rsidRDefault="00EB3A21" w:rsidP="00C25CF0">
                  <w:pPr>
                    <w:rPr>
                      <w:rFonts w:ascii="Times New Roman" w:eastAsia="Times New Roman" w:hAnsi="Times New Roman" w:cs="Times New Roman"/>
                      <w:color w:val="1F1F1F"/>
                      <w:sz w:val="14"/>
                      <w:szCs w:val="14"/>
                      <w:lang w:eastAsia="ru-RU"/>
                    </w:rPr>
                  </w:pPr>
                  <w:r w:rsidRPr="00741C7C">
                    <w:rPr>
                      <w:rFonts w:ascii="Times New Roman" w:eastAsia="Times New Roman" w:hAnsi="Times New Roman" w:cs="Times New Roman"/>
                      <w:b/>
                      <w:bCs/>
                      <w:color w:val="1F1F1F"/>
                      <w:sz w:val="14"/>
                      <w:szCs w:val="14"/>
                      <w:bdr w:val="none" w:sz="0" w:space="0" w:color="auto" w:frame="1"/>
                      <w:lang w:eastAsia="ru-RU"/>
                    </w:rPr>
                    <w:t>Тип образца</w:t>
                  </w:r>
                </w:p>
              </w:tc>
              <w:tc>
                <w:tcPr>
                  <w:tcW w:w="2723" w:type="dxa"/>
                  <w:vAlign w:val="center"/>
                  <w:hideMark/>
                </w:tcPr>
                <w:p w14:paraId="3AE90E44" w14:textId="77777777" w:rsidR="00EB3A21" w:rsidRPr="00741C7C" w:rsidRDefault="00EB3A21" w:rsidP="00C25CF0">
                  <w:pPr>
                    <w:rPr>
                      <w:rFonts w:ascii="Times New Roman" w:eastAsia="Times New Roman" w:hAnsi="Times New Roman" w:cs="Times New Roman"/>
                      <w:color w:val="1F1F1F"/>
                      <w:sz w:val="14"/>
                      <w:szCs w:val="14"/>
                      <w:lang w:eastAsia="ru-RU"/>
                    </w:rPr>
                  </w:pPr>
                  <w:r w:rsidRPr="00741C7C">
                    <w:rPr>
                      <w:rFonts w:ascii="Times New Roman" w:eastAsia="Times New Roman" w:hAnsi="Times New Roman" w:cs="Times New Roman"/>
                      <w:b/>
                      <w:bCs/>
                      <w:color w:val="1F1F1F"/>
                      <w:sz w:val="14"/>
                      <w:szCs w:val="14"/>
                      <w:bdr w:val="none" w:sz="0" w:space="0" w:color="auto" w:frame="1"/>
                      <w:lang w:eastAsia="ru-RU"/>
                    </w:rPr>
                    <w:t>Определение</w:t>
                  </w:r>
                </w:p>
              </w:tc>
              <w:tc>
                <w:tcPr>
                  <w:tcW w:w="1554" w:type="dxa"/>
                  <w:vAlign w:val="center"/>
                  <w:hideMark/>
                </w:tcPr>
                <w:p w14:paraId="19D518FA" w14:textId="77777777" w:rsidR="00EB3A21" w:rsidRPr="00741C7C" w:rsidRDefault="00EB3A21" w:rsidP="00C25CF0">
                  <w:pPr>
                    <w:rPr>
                      <w:rFonts w:ascii="Times New Roman" w:eastAsia="Times New Roman" w:hAnsi="Times New Roman" w:cs="Times New Roman"/>
                      <w:color w:val="1F1F1F"/>
                      <w:sz w:val="14"/>
                      <w:szCs w:val="14"/>
                      <w:lang w:eastAsia="ru-RU"/>
                    </w:rPr>
                  </w:pPr>
                  <w:r w:rsidRPr="00741C7C">
                    <w:rPr>
                      <w:rFonts w:ascii="Times New Roman" w:eastAsia="Times New Roman" w:hAnsi="Times New Roman" w:cs="Times New Roman"/>
                      <w:b/>
                      <w:bCs/>
                      <w:color w:val="1F1F1F"/>
                      <w:sz w:val="14"/>
                      <w:szCs w:val="14"/>
                      <w:bdr w:val="none" w:sz="0" w:space="0" w:color="auto" w:frame="1"/>
                      <w:lang w:eastAsia="ru-RU"/>
                    </w:rPr>
                    <w:t>Примеры</w:t>
                  </w:r>
                </w:p>
              </w:tc>
            </w:tr>
            <w:tr w:rsidR="00EB3A21" w:rsidRPr="00EB3A21" w14:paraId="24B5A403" w14:textId="77777777" w:rsidTr="00EB3A21">
              <w:trPr>
                <w:trHeight w:val="1222"/>
                <w:jc w:val="right"/>
              </w:trPr>
              <w:tc>
                <w:tcPr>
                  <w:tcW w:w="1057" w:type="dxa"/>
                  <w:vAlign w:val="center"/>
                  <w:hideMark/>
                </w:tcPr>
                <w:p w14:paraId="741EF20D" w14:textId="77777777" w:rsidR="00EB3A21" w:rsidRPr="00741C7C" w:rsidRDefault="00EB3A21" w:rsidP="00C25CF0">
                  <w:pPr>
                    <w:rPr>
                      <w:rFonts w:ascii="Times New Roman" w:eastAsia="Times New Roman" w:hAnsi="Times New Roman" w:cs="Times New Roman"/>
                      <w:color w:val="1F1F1F"/>
                      <w:sz w:val="14"/>
                      <w:szCs w:val="14"/>
                      <w:lang w:eastAsia="ru-RU"/>
                    </w:rPr>
                  </w:pPr>
                  <w:r w:rsidRPr="00EB3A21">
                    <w:rPr>
                      <w:rFonts w:ascii="Times New Roman" w:hAnsi="Times New Roman" w:cs="Times New Roman"/>
                      <w:bCs/>
                      <w:sz w:val="14"/>
                      <w:szCs w:val="14"/>
                    </w:rPr>
                    <w:t>Среда для культивирования базальных клеток</w:t>
                  </w:r>
                </w:p>
              </w:tc>
              <w:tc>
                <w:tcPr>
                  <w:tcW w:w="2723" w:type="dxa"/>
                  <w:vAlign w:val="center"/>
                  <w:hideMark/>
                </w:tcPr>
                <w:p w14:paraId="6238D1D5" w14:textId="77777777" w:rsidR="00EB3A21" w:rsidRPr="00741C7C" w:rsidRDefault="00EB3A21" w:rsidP="00C25CF0">
                  <w:pPr>
                    <w:rPr>
                      <w:rFonts w:ascii="Times New Roman" w:eastAsia="Times New Roman" w:hAnsi="Times New Roman" w:cs="Times New Roman"/>
                      <w:color w:val="1F1F1F"/>
                      <w:sz w:val="14"/>
                      <w:szCs w:val="14"/>
                      <w:lang w:eastAsia="ru-RU"/>
                    </w:rPr>
                  </w:pPr>
                  <w:r w:rsidRPr="00741C7C">
                    <w:rPr>
                      <w:rFonts w:ascii="Times New Roman" w:eastAsia="Times New Roman" w:hAnsi="Times New Roman" w:cs="Times New Roman"/>
                      <w:color w:val="1F1F1F"/>
                      <w:sz w:val="14"/>
                      <w:szCs w:val="14"/>
                      <w:bdr w:val="none" w:sz="0" w:space="0" w:color="auto" w:frame="1"/>
                      <w:lang w:eastAsia="ru-RU"/>
                    </w:rPr>
                    <w:t xml:space="preserve">Сложная смесь компонентов, необходимых для роста и поддержания жизнедеятельности клеток </w:t>
                  </w:r>
                  <w:r w:rsidRPr="00741C7C">
                    <w:rPr>
                      <w:rFonts w:ascii="Times New Roman" w:eastAsia="Times New Roman" w:hAnsi="Times New Roman" w:cs="Times New Roman"/>
                      <w:i/>
                      <w:iCs/>
                      <w:color w:val="1F1F1F"/>
                      <w:sz w:val="14"/>
                      <w:szCs w:val="14"/>
                      <w:bdr w:val="none" w:sz="0" w:space="0" w:color="auto" w:frame="1"/>
                      <w:lang w:eastAsia="ru-RU"/>
                    </w:rPr>
                    <w:t>in vitro</w:t>
                  </w:r>
                  <w:r w:rsidRPr="00741C7C">
                    <w:rPr>
                      <w:rFonts w:ascii="Times New Roman" w:eastAsia="Times New Roman" w:hAnsi="Times New Roman" w:cs="Times New Roman"/>
                      <w:color w:val="1F1F1F"/>
                      <w:sz w:val="14"/>
                      <w:szCs w:val="14"/>
                      <w:bdr w:val="none" w:sz="0" w:space="0" w:color="auto" w:frame="1"/>
                      <w:lang w:eastAsia="ru-RU"/>
                    </w:rPr>
                    <w:t>. Среда для культивирования клеток также может классифицироваться как среда для роста или среда для продукции (наработки), в зависимости от стадии процесса культивирования и основного назначения среды (оптимизация либо роста, либо продукции целевого белка).</w:t>
                  </w:r>
                </w:p>
              </w:tc>
              <w:tc>
                <w:tcPr>
                  <w:tcW w:w="1554" w:type="dxa"/>
                  <w:vAlign w:val="center"/>
                  <w:hideMark/>
                </w:tcPr>
                <w:p w14:paraId="38D6D4FC" w14:textId="77777777" w:rsidR="00EB3A21" w:rsidRPr="00741C7C" w:rsidRDefault="00EB3A21" w:rsidP="00C25CF0">
                  <w:pPr>
                    <w:rPr>
                      <w:rFonts w:ascii="Times New Roman" w:eastAsia="Times New Roman" w:hAnsi="Times New Roman" w:cs="Times New Roman"/>
                      <w:color w:val="1F1F1F"/>
                      <w:sz w:val="14"/>
                      <w:szCs w:val="14"/>
                      <w:lang w:eastAsia="ru-RU"/>
                    </w:rPr>
                  </w:pPr>
                  <w:r w:rsidRPr="00741C7C">
                    <w:rPr>
                      <w:rFonts w:ascii="Times New Roman" w:eastAsia="Times New Roman" w:hAnsi="Times New Roman" w:cs="Times New Roman"/>
                      <w:color w:val="1F1F1F"/>
                      <w:sz w:val="14"/>
                      <w:szCs w:val="14"/>
                      <w:bdr w:val="none" w:sz="0" w:space="0" w:color="auto" w:frame="1"/>
                      <w:lang w:eastAsia="ru-RU"/>
                    </w:rPr>
                    <w:t>Классические рецептуры, такие как модифицированная Дульбекко среда Игла (DMEM), среда Института Мемориала Розуэлла Парка (RPMI).</w:t>
                  </w:r>
                </w:p>
              </w:tc>
            </w:tr>
            <w:tr w:rsidR="00EB3A21" w:rsidRPr="00EB3A21" w14:paraId="3A695770" w14:textId="77777777" w:rsidTr="00EB3A21">
              <w:trPr>
                <w:trHeight w:val="868"/>
                <w:jc w:val="right"/>
              </w:trPr>
              <w:tc>
                <w:tcPr>
                  <w:tcW w:w="1057" w:type="dxa"/>
                  <w:vAlign w:val="center"/>
                  <w:hideMark/>
                </w:tcPr>
                <w:p w14:paraId="6761C01C" w14:textId="56500298" w:rsidR="00EB3A21" w:rsidRPr="00741C7C" w:rsidRDefault="007820A3" w:rsidP="00C25CF0">
                  <w:pPr>
                    <w:rPr>
                      <w:rFonts w:ascii="Times New Roman" w:eastAsia="Times New Roman" w:hAnsi="Times New Roman" w:cs="Times New Roman"/>
                      <w:color w:val="1F1F1F"/>
                      <w:sz w:val="14"/>
                      <w:szCs w:val="14"/>
                      <w:lang w:eastAsia="ru-RU"/>
                    </w:rPr>
                  </w:pPr>
                  <w:r w:rsidRPr="00741C7C">
                    <w:rPr>
                      <w:rFonts w:ascii="Times New Roman" w:eastAsia="Times New Roman" w:hAnsi="Times New Roman" w:cs="Times New Roman"/>
                      <w:color w:val="1F1F1F"/>
                      <w:sz w:val="14"/>
                      <w:szCs w:val="14"/>
                      <w:bdr w:val="none" w:sz="0" w:space="0" w:color="auto" w:frame="1"/>
                      <w:lang w:eastAsia="ru-RU"/>
                    </w:rPr>
                    <w:t>Питательная подпитка</w:t>
                  </w:r>
                </w:p>
              </w:tc>
              <w:tc>
                <w:tcPr>
                  <w:tcW w:w="2723" w:type="dxa"/>
                  <w:vAlign w:val="center"/>
                  <w:hideMark/>
                </w:tcPr>
                <w:p w14:paraId="2C13D4C7" w14:textId="77777777" w:rsidR="00EB3A21" w:rsidRPr="00741C7C" w:rsidRDefault="00EB3A21" w:rsidP="00C25CF0">
                  <w:pPr>
                    <w:rPr>
                      <w:rFonts w:ascii="Times New Roman" w:eastAsia="Times New Roman" w:hAnsi="Times New Roman" w:cs="Times New Roman"/>
                      <w:color w:val="1F1F1F"/>
                      <w:sz w:val="14"/>
                      <w:szCs w:val="14"/>
                      <w:lang w:eastAsia="ru-RU"/>
                    </w:rPr>
                  </w:pPr>
                  <w:r w:rsidRPr="00741C7C">
                    <w:rPr>
                      <w:rFonts w:ascii="Times New Roman" w:eastAsia="Times New Roman" w:hAnsi="Times New Roman" w:cs="Times New Roman"/>
                      <w:color w:val="1F1F1F"/>
                      <w:sz w:val="14"/>
                      <w:szCs w:val="14"/>
                      <w:bdr w:val="none" w:sz="0" w:space="0" w:color="auto" w:frame="1"/>
                      <w:lang w:eastAsia="ru-RU"/>
                    </w:rPr>
                    <w:t>Также известна как питательная подпитка; сложная смесь компонентов, обычно приготовленная в значительно более высоких концентрациях, чем среды для культивирования клеток, для восполнения потребляемых компонентов в ходе процесса культивирования.</w:t>
                  </w:r>
                </w:p>
              </w:tc>
              <w:tc>
                <w:tcPr>
                  <w:tcW w:w="1554" w:type="dxa"/>
                  <w:vAlign w:val="center"/>
                  <w:hideMark/>
                </w:tcPr>
                <w:p w14:paraId="0FD6B1A2" w14:textId="77777777" w:rsidR="00EB3A21" w:rsidRPr="00741C7C" w:rsidRDefault="00EB3A21" w:rsidP="00C25CF0">
                  <w:pPr>
                    <w:rPr>
                      <w:rFonts w:ascii="Times New Roman" w:eastAsia="Times New Roman" w:hAnsi="Times New Roman" w:cs="Times New Roman"/>
                      <w:color w:val="1F1F1F"/>
                      <w:sz w:val="14"/>
                      <w:szCs w:val="14"/>
                      <w:lang w:eastAsia="ru-RU"/>
                    </w:rPr>
                  </w:pPr>
                  <w:r w:rsidRPr="00741C7C">
                    <w:rPr>
                      <w:rFonts w:ascii="Times New Roman" w:eastAsia="Times New Roman" w:hAnsi="Times New Roman" w:cs="Times New Roman"/>
                      <w:color w:val="1F1F1F"/>
                      <w:sz w:val="14"/>
                      <w:szCs w:val="14"/>
                      <w:bdr w:val="none" w:sz="0" w:space="0" w:color="auto" w:frame="1"/>
                      <w:lang w:eastAsia="ru-RU"/>
                    </w:rPr>
                    <w:t>10-кратно концентрированная среда DMEM может рассматриваться как подпитка для среды культивирования клеток DMEM.</w:t>
                  </w:r>
                </w:p>
              </w:tc>
            </w:tr>
            <w:tr w:rsidR="00EB3A21" w:rsidRPr="00EB3A21" w14:paraId="318F369C" w14:textId="77777777" w:rsidTr="00081D20">
              <w:trPr>
                <w:trHeight w:val="409"/>
                <w:jc w:val="right"/>
              </w:trPr>
              <w:tc>
                <w:tcPr>
                  <w:tcW w:w="1057" w:type="dxa"/>
                  <w:vAlign w:val="center"/>
                  <w:hideMark/>
                </w:tcPr>
                <w:p w14:paraId="764C3761" w14:textId="77777777" w:rsidR="00EB3A21" w:rsidRPr="00741C7C" w:rsidRDefault="00EB3A21" w:rsidP="00C25CF0">
                  <w:pPr>
                    <w:rPr>
                      <w:rFonts w:ascii="Times New Roman" w:eastAsia="Times New Roman" w:hAnsi="Times New Roman" w:cs="Times New Roman"/>
                      <w:color w:val="1F1F1F"/>
                      <w:sz w:val="14"/>
                      <w:szCs w:val="14"/>
                      <w:lang w:eastAsia="ru-RU"/>
                    </w:rPr>
                  </w:pPr>
                  <w:r w:rsidRPr="00741C7C">
                    <w:rPr>
                      <w:rFonts w:ascii="Times New Roman" w:eastAsia="Times New Roman" w:hAnsi="Times New Roman" w:cs="Times New Roman"/>
                      <w:color w:val="1F1F1F"/>
                      <w:sz w:val="14"/>
                      <w:szCs w:val="14"/>
                      <w:bdr w:val="none" w:sz="0" w:space="0" w:color="auto" w:frame="1"/>
                      <w:lang w:eastAsia="ru-RU"/>
                    </w:rPr>
                    <w:t xml:space="preserve">Добавка </w:t>
                  </w:r>
                </w:p>
              </w:tc>
              <w:tc>
                <w:tcPr>
                  <w:tcW w:w="2723" w:type="dxa"/>
                  <w:vAlign w:val="center"/>
                  <w:hideMark/>
                </w:tcPr>
                <w:p w14:paraId="64F58051" w14:textId="77777777" w:rsidR="00EB3A21" w:rsidRPr="00741C7C" w:rsidRDefault="00EB3A21" w:rsidP="00C25CF0">
                  <w:pPr>
                    <w:rPr>
                      <w:rFonts w:ascii="Times New Roman" w:eastAsia="Times New Roman" w:hAnsi="Times New Roman" w:cs="Times New Roman"/>
                      <w:color w:val="1F1F1F"/>
                      <w:sz w:val="14"/>
                      <w:szCs w:val="14"/>
                      <w:lang w:eastAsia="ru-RU"/>
                    </w:rPr>
                  </w:pPr>
                  <w:r w:rsidRPr="00741C7C">
                    <w:rPr>
                      <w:rFonts w:ascii="Times New Roman" w:eastAsia="Times New Roman" w:hAnsi="Times New Roman" w:cs="Times New Roman"/>
                      <w:color w:val="1F1F1F"/>
                      <w:sz w:val="14"/>
                      <w:szCs w:val="14"/>
                      <w:bdr w:val="none" w:sz="0" w:space="0" w:color="auto" w:frame="1"/>
                      <w:lang w:eastAsia="ru-RU"/>
                    </w:rPr>
                    <w:t>Отдельный компонент или смесь компонентов, добавляемая в среду для культивирования клеток отдельно, как правило, до или во время процесса культивирования. Добавки могут вводиться для инициирования определенного действия или обеспечения культуры специфическими питательными веществами. Кроме того, компоненты могут вводиться в виде добавок по причине их нестабильности.</w:t>
                  </w:r>
                </w:p>
              </w:tc>
              <w:tc>
                <w:tcPr>
                  <w:tcW w:w="1554" w:type="dxa"/>
                  <w:vAlign w:val="center"/>
                  <w:hideMark/>
                </w:tcPr>
                <w:p w14:paraId="39489BD6" w14:textId="77777777" w:rsidR="00EB3A21" w:rsidRPr="00741C7C" w:rsidRDefault="00EB3A21" w:rsidP="00C25CF0">
                  <w:pPr>
                    <w:rPr>
                      <w:rFonts w:ascii="Times New Roman" w:eastAsia="Times New Roman" w:hAnsi="Times New Roman" w:cs="Times New Roman"/>
                      <w:color w:val="1F1F1F"/>
                      <w:sz w:val="14"/>
                      <w:szCs w:val="14"/>
                      <w:lang w:eastAsia="ru-RU"/>
                    </w:rPr>
                  </w:pPr>
                  <w:r w:rsidRPr="00741C7C">
                    <w:rPr>
                      <w:rFonts w:ascii="Times New Roman" w:eastAsia="Times New Roman" w:hAnsi="Times New Roman" w:cs="Times New Roman"/>
                      <w:color w:val="1F1F1F"/>
                      <w:sz w:val="14"/>
                      <w:szCs w:val="14"/>
                      <w:bdr w:val="none" w:sz="0" w:space="0" w:color="auto" w:frame="1"/>
                      <w:lang w:eastAsia="ru-RU"/>
                    </w:rPr>
                    <w:t>Аминокислоты, дипептиды, углеводы, пептоны, гидролизаты, рекомбинантный инсулин, метотрексат (MTX), метионинсульфоксимин (MSX).</w:t>
                  </w:r>
                </w:p>
              </w:tc>
            </w:tr>
          </w:tbl>
          <w:p w14:paraId="607FCBEA" w14:textId="141D0874" w:rsidR="00DB679B" w:rsidRDefault="00DB679B" w:rsidP="00C25CF0">
            <w:pPr>
              <w:spacing w:after="0" w:line="240" w:lineRule="auto"/>
              <w:jc w:val="both"/>
              <w:rPr>
                <w:rFonts w:ascii="Times New Roman" w:hAnsi="Times New Roman" w:cs="Times New Roman"/>
              </w:rPr>
            </w:pPr>
          </w:p>
          <w:p w14:paraId="38DA142C" w14:textId="2144A125" w:rsidR="006F3100" w:rsidRDefault="006F3100" w:rsidP="00C25CF0">
            <w:pPr>
              <w:spacing w:after="0" w:line="240" w:lineRule="auto"/>
              <w:jc w:val="both"/>
              <w:rPr>
                <w:rFonts w:ascii="Times New Roman" w:hAnsi="Times New Roman" w:cs="Times New Roman"/>
              </w:rPr>
            </w:pPr>
          </w:p>
          <w:p w14:paraId="60E6D504" w14:textId="680715ED" w:rsidR="006F3100" w:rsidRDefault="006F3100" w:rsidP="00C25CF0">
            <w:pPr>
              <w:spacing w:after="0" w:line="240" w:lineRule="auto"/>
              <w:jc w:val="both"/>
              <w:rPr>
                <w:rFonts w:ascii="Times New Roman" w:hAnsi="Times New Roman" w:cs="Times New Roman"/>
              </w:rPr>
            </w:pPr>
          </w:p>
          <w:p w14:paraId="72E121B3" w14:textId="41D6D2DA" w:rsidR="00081D20" w:rsidRDefault="00081D20" w:rsidP="00C25CF0">
            <w:pPr>
              <w:spacing w:after="0" w:line="240" w:lineRule="auto"/>
              <w:jc w:val="both"/>
              <w:rPr>
                <w:rFonts w:ascii="Times New Roman" w:hAnsi="Times New Roman" w:cs="Times New Roman"/>
              </w:rPr>
            </w:pPr>
          </w:p>
          <w:p w14:paraId="21BEB790" w14:textId="77777777" w:rsidR="00DB679B" w:rsidRPr="00987B9B" w:rsidRDefault="00DB679B" w:rsidP="00C25CF0">
            <w:pPr>
              <w:spacing w:after="0" w:line="240" w:lineRule="auto"/>
              <w:jc w:val="both"/>
              <w:rPr>
                <w:rFonts w:ascii="Times New Roman" w:hAnsi="Times New Roman" w:cs="Times New Roman"/>
                <w:b/>
                <w:bCs/>
              </w:rPr>
            </w:pPr>
            <w:r w:rsidRPr="00987B9B">
              <w:rPr>
                <w:rFonts w:ascii="Times New Roman" w:hAnsi="Times New Roman" w:cs="Times New Roman"/>
                <w:b/>
                <w:bCs/>
              </w:rPr>
              <w:t>Процедуры отбора проб</w:t>
            </w:r>
          </w:p>
          <w:p w14:paraId="2C94C3D7" w14:textId="22BE4ED8" w:rsidR="00DB679B" w:rsidRPr="00987B9B" w:rsidRDefault="00493F1A" w:rsidP="00C25CF0">
            <w:pPr>
              <w:spacing w:after="0" w:line="240" w:lineRule="auto"/>
              <w:jc w:val="both"/>
              <w:rPr>
                <w:rFonts w:ascii="Times New Roman" w:hAnsi="Times New Roman" w:cs="Times New Roman"/>
              </w:rPr>
            </w:pPr>
            <w:r w:rsidRPr="00493F1A">
              <w:rPr>
                <w:rFonts w:ascii="Times New Roman" w:hAnsi="Times New Roman" w:cs="Times New Roman"/>
              </w:rPr>
              <w:t xml:space="preserve">При проведении анализа микроэлементов крайне важно обеспечить однородность проб, чтобы полученные результаты были репрезентативными для всей серии или партии. </w:t>
            </w:r>
            <w:r w:rsidR="00DB679B" w:rsidRPr="00987B9B">
              <w:rPr>
                <w:rFonts w:ascii="Times New Roman" w:hAnsi="Times New Roman" w:cs="Times New Roman"/>
              </w:rPr>
              <w:t xml:space="preserve">Рекомендуется следовать руководящим принципам </w:t>
            </w:r>
            <w:r w:rsidR="00DB679B" w:rsidRPr="00A13141">
              <w:rPr>
                <w:rFonts w:ascii="Times New Roman" w:hAnsi="Times New Roman" w:cs="Times New Roman"/>
              </w:rPr>
              <w:t>ICH</w:t>
            </w:r>
            <w:r w:rsidR="00DB679B" w:rsidRPr="00987B9B">
              <w:rPr>
                <w:rFonts w:ascii="Times New Roman" w:hAnsi="Times New Roman" w:cs="Times New Roman"/>
              </w:rPr>
              <w:t xml:space="preserve"> по отбору </w:t>
            </w:r>
            <w:r w:rsidR="00DB679B" w:rsidRPr="00A13141">
              <w:rPr>
                <w:rFonts w:ascii="Times New Roman" w:hAnsi="Times New Roman" w:cs="Times New Roman"/>
              </w:rPr>
              <w:t>проб.</w:t>
            </w:r>
            <w:r w:rsidR="00DB679B" w:rsidRPr="00987B9B">
              <w:rPr>
                <w:rFonts w:ascii="Times New Roman" w:hAnsi="Times New Roman" w:cs="Times New Roman"/>
              </w:rPr>
              <w:t xml:space="preserve"> Образцы должны быть репрезентативными для всей партии материала. </w:t>
            </w:r>
            <w:r w:rsidR="009F5BA9" w:rsidRPr="009F5BA9">
              <w:rPr>
                <w:rFonts w:ascii="Times New Roman" w:hAnsi="Times New Roman" w:cs="Times New Roman"/>
              </w:rPr>
              <w:t>Если возникают сомнения в отношении однородности, этот вопрос должен быть решен до начала проведения испытаний.</w:t>
            </w:r>
          </w:p>
          <w:p w14:paraId="6229CF3E" w14:textId="77777777" w:rsidR="00DB679B" w:rsidRPr="00987B9B" w:rsidRDefault="00DB679B" w:rsidP="00C25CF0">
            <w:pPr>
              <w:spacing w:after="0" w:line="240" w:lineRule="auto"/>
              <w:jc w:val="both"/>
              <w:rPr>
                <w:rFonts w:ascii="Times New Roman" w:hAnsi="Times New Roman" w:cs="Times New Roman"/>
              </w:rPr>
            </w:pPr>
          </w:p>
          <w:p w14:paraId="1FED3C63" w14:textId="1C3E7D09" w:rsidR="00DB679B" w:rsidRDefault="00DB679B" w:rsidP="00C25CF0">
            <w:pPr>
              <w:spacing w:after="0" w:line="240" w:lineRule="auto"/>
              <w:jc w:val="both"/>
              <w:rPr>
                <w:rFonts w:ascii="Times New Roman" w:hAnsi="Times New Roman" w:cs="Times New Roman"/>
              </w:rPr>
            </w:pPr>
          </w:p>
          <w:p w14:paraId="244F8628" w14:textId="04EFEAD1" w:rsidR="00DF6BCD" w:rsidRDefault="00DF6BCD" w:rsidP="00C25CF0">
            <w:pPr>
              <w:spacing w:after="0" w:line="240" w:lineRule="auto"/>
              <w:jc w:val="both"/>
              <w:rPr>
                <w:rFonts w:ascii="Times New Roman" w:hAnsi="Times New Roman" w:cs="Times New Roman"/>
              </w:rPr>
            </w:pPr>
            <w:r w:rsidRPr="00DF6BCD">
              <w:rPr>
                <w:rFonts w:ascii="Times New Roman" w:hAnsi="Times New Roman" w:cs="Times New Roman"/>
              </w:rPr>
              <w:t>План отбора проб должен быть разработан для определения частоты отбора проб, объема выборки и пределов приемлемости; как правило, он основывается на статистических критериях. Часто цитируемым стандартом является руководство Всемирной организации здравоохранения (ВОЗ) по отбору проб фармацевтических продуктов и сопутствующих материалов [3</w:t>
            </w:r>
            <w:r w:rsidRPr="003A602E">
              <w:rPr>
                <w:rFonts w:ascii="Times New Roman" w:hAnsi="Times New Roman" w:cs="Times New Roman"/>
              </w:rPr>
              <w:t>]</w:t>
            </w:r>
            <w:r w:rsidRPr="00DF6BCD">
              <w:rPr>
                <w:rFonts w:ascii="Times New Roman" w:hAnsi="Times New Roman" w:cs="Times New Roman"/>
              </w:rPr>
              <w:t>.</w:t>
            </w:r>
            <w:r>
              <w:rPr>
                <w:rFonts w:ascii="Times New Roman" w:hAnsi="Times New Roman" w:cs="Times New Roman"/>
                <w:lang w:val="uz-Cyrl-UZ"/>
              </w:rPr>
              <w:t xml:space="preserve"> </w:t>
            </w:r>
            <w:r w:rsidRPr="00DF6BCD">
              <w:rPr>
                <w:rFonts w:ascii="Times New Roman" w:hAnsi="Times New Roman" w:cs="Times New Roman"/>
              </w:rPr>
              <w:t xml:space="preserve">В плане отбора проб должны учитываться конкретные контролируемые показатели (в данном случае </w:t>
            </w:r>
            <w:r w:rsidR="003A602E">
              <w:rPr>
                <w:rFonts w:ascii="Times New Roman" w:hAnsi="Times New Roman" w:cs="Times New Roman"/>
              </w:rPr>
              <w:t>–</w:t>
            </w:r>
            <w:r w:rsidRPr="00DF6BCD">
              <w:rPr>
                <w:rFonts w:ascii="Times New Roman" w:hAnsi="Times New Roman" w:cs="Times New Roman"/>
              </w:rPr>
              <w:t xml:space="preserve"> примеси</w:t>
            </w:r>
            <w:r w:rsidR="003A602E" w:rsidRPr="003A602E">
              <w:rPr>
                <w:rFonts w:ascii="Times New Roman" w:hAnsi="Times New Roman" w:cs="Times New Roman"/>
              </w:rPr>
              <w:t xml:space="preserve"> </w:t>
            </w:r>
            <w:r w:rsidRPr="00DF6BCD">
              <w:rPr>
                <w:rFonts w:ascii="Times New Roman" w:hAnsi="Times New Roman" w:cs="Times New Roman"/>
              </w:rPr>
              <w:t>микроэлементов) и риски, связанные с приемкой дефектной серии. Знания о материале и технологическом процессе должны быть включены в оценку рисков при составлении плана отбора проб.</w:t>
            </w:r>
          </w:p>
          <w:p w14:paraId="6CE398E4" w14:textId="77777777" w:rsidR="00DF6BCD" w:rsidRPr="00987B9B" w:rsidRDefault="00DF6BCD" w:rsidP="00C25CF0">
            <w:pPr>
              <w:spacing w:after="0" w:line="240" w:lineRule="auto"/>
              <w:jc w:val="both"/>
              <w:rPr>
                <w:rFonts w:ascii="Times New Roman" w:hAnsi="Times New Roman" w:cs="Times New Roman"/>
              </w:rPr>
            </w:pPr>
          </w:p>
          <w:p w14:paraId="070A0A73" w14:textId="77777777" w:rsidR="00DB679B" w:rsidRPr="00987B9B" w:rsidRDefault="00DB679B" w:rsidP="00C25CF0">
            <w:pPr>
              <w:spacing w:after="0" w:line="240" w:lineRule="auto"/>
              <w:jc w:val="both"/>
              <w:rPr>
                <w:rFonts w:ascii="Times New Roman" w:hAnsi="Times New Roman" w:cs="Times New Roman"/>
              </w:rPr>
            </w:pPr>
          </w:p>
          <w:p w14:paraId="22B45175" w14:textId="09A0E9C7" w:rsidR="00493C66" w:rsidRPr="00493C66" w:rsidRDefault="00493C66" w:rsidP="00C25CF0">
            <w:pPr>
              <w:spacing w:after="0" w:line="240" w:lineRule="auto"/>
              <w:jc w:val="both"/>
              <w:rPr>
                <w:rFonts w:ascii="Times New Roman" w:hAnsi="Times New Roman" w:cs="Times New Roman"/>
              </w:rPr>
            </w:pPr>
            <w:r w:rsidRPr="00493C66">
              <w:rPr>
                <w:rFonts w:ascii="Times New Roman" w:hAnsi="Times New Roman" w:cs="Times New Roman"/>
              </w:rPr>
              <w:t>Для готовых смесей и компонентов сред процедура отбора проб должна быть организована таким образом, чтобы учитывать естественную вариабельность, присущую сложной химически определенной (</w:t>
            </w:r>
            <w:r w:rsidRPr="00493C66">
              <w:rPr>
                <w:rFonts w:ascii="Times New Roman" w:hAnsi="Times New Roman" w:cs="Times New Roman"/>
                <w:bCs/>
                <w:lang w:val="en-US"/>
              </w:rPr>
              <w:t>chemically</w:t>
            </w:r>
            <w:r w:rsidRPr="00493C66">
              <w:rPr>
                <w:rFonts w:ascii="Times New Roman" w:hAnsi="Times New Roman" w:cs="Times New Roman"/>
                <w:bCs/>
              </w:rPr>
              <w:t xml:space="preserve"> </w:t>
            </w:r>
            <w:r w:rsidRPr="00493C66">
              <w:rPr>
                <w:rFonts w:ascii="Times New Roman" w:hAnsi="Times New Roman" w:cs="Times New Roman"/>
                <w:bCs/>
                <w:lang w:val="en-US"/>
              </w:rPr>
              <w:t>defined</w:t>
            </w:r>
            <w:r w:rsidRPr="00493C66">
              <w:rPr>
                <w:rFonts w:ascii="Times New Roman" w:hAnsi="Times New Roman" w:cs="Times New Roman"/>
                <w:bCs/>
              </w:rPr>
              <w:t xml:space="preserve">, </w:t>
            </w:r>
            <w:r w:rsidRPr="00493C66">
              <w:rPr>
                <w:rFonts w:ascii="Times New Roman" w:hAnsi="Times New Roman" w:cs="Times New Roman"/>
              </w:rPr>
              <w:t>CD) порошкообразной</w:t>
            </w:r>
            <w:r w:rsidR="00B83524" w:rsidRPr="00B83524">
              <w:rPr>
                <w:rFonts w:ascii="Times New Roman" w:hAnsi="Times New Roman" w:cs="Times New Roman"/>
              </w:rPr>
              <w:t xml:space="preserve"> </w:t>
            </w:r>
            <w:r w:rsidRPr="00493C66">
              <w:rPr>
                <w:rFonts w:ascii="Times New Roman" w:hAnsi="Times New Roman" w:cs="Times New Roman"/>
              </w:rPr>
              <w:t xml:space="preserve">смеси. Количество проб, отбираемых от каждой серии, зависит от размера серии и степени критичности компонента. </w:t>
            </w:r>
          </w:p>
          <w:p w14:paraId="4ABA530C" w14:textId="3CEB5523" w:rsidR="00DB679B" w:rsidRDefault="00DB679B" w:rsidP="00C25CF0">
            <w:pPr>
              <w:spacing w:after="0" w:line="240" w:lineRule="auto"/>
              <w:jc w:val="both"/>
              <w:rPr>
                <w:rFonts w:ascii="Times New Roman" w:hAnsi="Times New Roman" w:cs="Times New Roman"/>
              </w:rPr>
            </w:pPr>
          </w:p>
          <w:p w14:paraId="2B2DF882" w14:textId="1C1A952A" w:rsidR="00BD2A5F" w:rsidRDefault="00BD2A5F" w:rsidP="00C25CF0">
            <w:pPr>
              <w:spacing w:after="0" w:line="240" w:lineRule="auto"/>
              <w:jc w:val="both"/>
              <w:rPr>
                <w:rFonts w:ascii="Times New Roman" w:hAnsi="Times New Roman" w:cs="Times New Roman"/>
              </w:rPr>
            </w:pPr>
            <w:r w:rsidRPr="00BD2A5F">
              <w:rPr>
                <w:rFonts w:ascii="Times New Roman" w:hAnsi="Times New Roman" w:cs="Times New Roman"/>
              </w:rPr>
              <w:t xml:space="preserve">Предполагается, что исходное сырье является однородным; оно должно быть подготовлено в оптимальных концентрациях, соответствующих </w:t>
            </w:r>
            <w:r w:rsidRPr="00BD2A5F">
              <w:rPr>
                <w:rFonts w:ascii="Times New Roman" w:hAnsi="Times New Roman" w:cs="Times New Roman"/>
              </w:rPr>
              <w:lastRenderedPageBreak/>
              <w:t>требованиям приборов по общему содержанию растворенных твердых веществ (</w:t>
            </w:r>
            <w:r w:rsidRPr="00BD2A5F">
              <w:rPr>
                <w:rFonts w:ascii="Times New Roman" w:hAnsi="Times New Roman" w:cs="Times New Roman"/>
                <w:bCs/>
                <w:lang w:val="en-US"/>
              </w:rPr>
              <w:t>total</w:t>
            </w:r>
            <w:r w:rsidRPr="00BD2A5F">
              <w:rPr>
                <w:rFonts w:ascii="Times New Roman" w:hAnsi="Times New Roman" w:cs="Times New Roman"/>
                <w:bCs/>
              </w:rPr>
              <w:t xml:space="preserve"> </w:t>
            </w:r>
            <w:r w:rsidRPr="00BD2A5F">
              <w:rPr>
                <w:rFonts w:ascii="Times New Roman" w:hAnsi="Times New Roman" w:cs="Times New Roman"/>
                <w:bCs/>
                <w:lang w:val="en-US"/>
              </w:rPr>
              <w:t>dissolved</w:t>
            </w:r>
            <w:r w:rsidRPr="00BD2A5F">
              <w:rPr>
                <w:rFonts w:ascii="Times New Roman" w:hAnsi="Times New Roman" w:cs="Times New Roman"/>
                <w:bCs/>
              </w:rPr>
              <w:t xml:space="preserve"> </w:t>
            </w:r>
            <w:r w:rsidRPr="00BD2A5F">
              <w:rPr>
                <w:rFonts w:ascii="Times New Roman" w:hAnsi="Times New Roman" w:cs="Times New Roman"/>
                <w:bCs/>
                <w:lang w:val="en-US"/>
              </w:rPr>
              <w:t>solids</w:t>
            </w:r>
            <w:r w:rsidRPr="00BD2A5F">
              <w:rPr>
                <w:rFonts w:ascii="Times New Roman" w:hAnsi="Times New Roman" w:cs="Times New Roman"/>
                <w:bCs/>
              </w:rPr>
              <w:t>,</w:t>
            </w:r>
            <w:r w:rsidRPr="00987B9B">
              <w:rPr>
                <w:rFonts w:ascii="Times New Roman" w:hAnsi="Times New Roman" w:cs="Times New Roman"/>
                <w:bCs/>
              </w:rPr>
              <w:t xml:space="preserve"> </w:t>
            </w:r>
            <w:r w:rsidRPr="00BD2A5F">
              <w:rPr>
                <w:rFonts w:ascii="Times New Roman" w:hAnsi="Times New Roman" w:cs="Times New Roman"/>
              </w:rPr>
              <w:t>TDS). Концентрации также могут определяться растворимостью и желаемыми пределами обнаружения целевых элементов.</w:t>
            </w:r>
          </w:p>
          <w:p w14:paraId="4401B62F" w14:textId="77777777" w:rsidR="00DB679B" w:rsidRPr="00987B9B" w:rsidRDefault="00DB679B" w:rsidP="00C25CF0">
            <w:pPr>
              <w:spacing w:after="0" w:line="240" w:lineRule="auto"/>
              <w:jc w:val="both"/>
              <w:rPr>
                <w:rFonts w:ascii="Times New Roman" w:hAnsi="Times New Roman" w:cs="Times New Roman"/>
              </w:rPr>
            </w:pPr>
          </w:p>
          <w:p w14:paraId="222A990F" w14:textId="4E77F807" w:rsidR="00962875" w:rsidRDefault="00962875" w:rsidP="00C25CF0">
            <w:pPr>
              <w:spacing w:after="0" w:line="240" w:lineRule="auto"/>
              <w:jc w:val="both"/>
              <w:rPr>
                <w:rFonts w:ascii="Times New Roman" w:hAnsi="Times New Roman" w:cs="Times New Roman"/>
              </w:rPr>
            </w:pPr>
            <w:r w:rsidRPr="00962875">
              <w:rPr>
                <w:rFonts w:ascii="Times New Roman" w:hAnsi="Times New Roman" w:cs="Times New Roman"/>
              </w:rPr>
              <w:t>В некоторых случаях пробы могут быть объединены перед проведением испытаний. Например, если одна серия материала распределена по разным упаковочным контейнерам, для анализа можно сформировать единый образец путем объединения точечных проб (подпроб), взятых из каждого отдельного контейнера. При использовании такого подхода необходимо учитывать качество перемешивания и однородность (гомогенность) объединенной пробы. Важно, чтобы объединенная проба была сформирована из материалов, относящихся к одной производственной серии.</w:t>
            </w:r>
          </w:p>
          <w:p w14:paraId="56C12AA5" w14:textId="66FFC71E" w:rsidR="00DB679B" w:rsidRDefault="00DB679B" w:rsidP="00C25CF0">
            <w:pPr>
              <w:spacing w:after="0" w:line="240" w:lineRule="auto"/>
              <w:jc w:val="both"/>
              <w:rPr>
                <w:rFonts w:ascii="Times New Roman" w:hAnsi="Times New Roman" w:cs="Times New Roman"/>
              </w:rPr>
            </w:pPr>
          </w:p>
          <w:p w14:paraId="26C95470" w14:textId="22CB5935" w:rsidR="00E90B21" w:rsidRPr="00E90B21" w:rsidRDefault="00E90B21" w:rsidP="00E90B21">
            <w:pPr>
              <w:spacing w:after="0" w:line="240" w:lineRule="auto"/>
              <w:jc w:val="both"/>
              <w:rPr>
                <w:rFonts w:ascii="Times New Roman" w:hAnsi="Times New Roman" w:cs="Times New Roman"/>
                <w:b/>
                <w:bCs/>
              </w:rPr>
            </w:pPr>
            <w:r w:rsidRPr="00E90B21">
              <w:rPr>
                <w:rFonts w:ascii="Times New Roman" w:hAnsi="Times New Roman" w:cs="Times New Roman"/>
                <w:b/>
                <w:bCs/>
              </w:rPr>
              <w:t>Типы образцов</w:t>
            </w:r>
          </w:p>
          <w:p w14:paraId="7D86B7D1" w14:textId="69468AE0" w:rsidR="00227929" w:rsidRDefault="00E90B21" w:rsidP="00E90B21">
            <w:pPr>
              <w:spacing w:after="0" w:line="240" w:lineRule="auto"/>
              <w:jc w:val="both"/>
              <w:rPr>
                <w:rFonts w:ascii="Times New Roman" w:hAnsi="Times New Roman" w:cs="Times New Roman"/>
              </w:rPr>
            </w:pPr>
            <w:r w:rsidRPr="00E90B21">
              <w:rPr>
                <w:rFonts w:ascii="Times New Roman" w:hAnsi="Times New Roman" w:cs="Times New Roman"/>
              </w:rPr>
              <w:t xml:space="preserve">Два основных типа образцов </w:t>
            </w:r>
            <w:r>
              <w:rPr>
                <w:rFonts w:ascii="Times New Roman" w:hAnsi="Times New Roman" w:cs="Times New Roman"/>
              </w:rPr>
              <w:t>–</w:t>
            </w:r>
            <w:r w:rsidRPr="00E90B21">
              <w:rPr>
                <w:rFonts w:ascii="Times New Roman" w:hAnsi="Times New Roman" w:cs="Times New Roman"/>
              </w:rPr>
              <w:t xml:space="preserve"> это</w:t>
            </w:r>
            <w:r w:rsidR="005C7802" w:rsidRPr="005C7802">
              <w:rPr>
                <w:rFonts w:ascii="Times New Roman" w:hAnsi="Times New Roman" w:cs="Times New Roman"/>
              </w:rPr>
              <w:t xml:space="preserve"> </w:t>
            </w:r>
            <w:r w:rsidRPr="00E90B21">
              <w:rPr>
                <w:rFonts w:ascii="Times New Roman" w:hAnsi="Times New Roman" w:cs="Times New Roman"/>
              </w:rPr>
              <w:t>среды для культивирования клеток</w:t>
            </w:r>
            <w:r w:rsidR="008A3B2A" w:rsidRPr="008A3B2A">
              <w:rPr>
                <w:rFonts w:ascii="Times New Roman" w:hAnsi="Times New Roman" w:cs="Times New Roman"/>
              </w:rPr>
              <w:t xml:space="preserve"> </w:t>
            </w:r>
            <w:r w:rsidRPr="00E90B21">
              <w:rPr>
                <w:rFonts w:ascii="Times New Roman" w:hAnsi="Times New Roman" w:cs="Times New Roman"/>
              </w:rPr>
              <w:t>и</w:t>
            </w:r>
            <w:r w:rsidR="008A3B2A" w:rsidRPr="008A3B2A">
              <w:rPr>
                <w:rFonts w:ascii="Times New Roman" w:hAnsi="Times New Roman" w:cs="Times New Roman"/>
              </w:rPr>
              <w:t xml:space="preserve"> </w:t>
            </w:r>
            <w:r w:rsidRPr="00E90B21">
              <w:rPr>
                <w:rFonts w:ascii="Times New Roman" w:hAnsi="Times New Roman" w:cs="Times New Roman"/>
              </w:rPr>
              <w:t>отдельные компоненты исходного сырья, используемые для приготовления готовой питательной среды или вводимые непосредственно в культуру клеток. Процедуры испытаний могут различаться в зависимости от типа образца. Зачастую для анализа сред можно применять единую процедуру испытаний, так как большинство из них растворимы в воде или имеют установленные методики растворения. Тем не менее, процедуры для отдельных видов сырья могут варьироваться в зависимости от физико-химических свойств конкретного материала.</w:t>
            </w:r>
          </w:p>
          <w:p w14:paraId="1827801E" w14:textId="3E6ACC60" w:rsidR="00227929" w:rsidRDefault="00227929" w:rsidP="00C25CF0">
            <w:pPr>
              <w:spacing w:after="0" w:line="240" w:lineRule="auto"/>
              <w:jc w:val="both"/>
              <w:rPr>
                <w:rFonts w:ascii="Times New Roman" w:hAnsi="Times New Roman" w:cs="Times New Roman"/>
              </w:rPr>
            </w:pPr>
          </w:p>
          <w:p w14:paraId="5EA1E5E7" w14:textId="352388EA" w:rsidR="00316D8F" w:rsidRDefault="00316D8F" w:rsidP="00316D8F">
            <w:pPr>
              <w:spacing w:after="0" w:line="240" w:lineRule="auto"/>
              <w:jc w:val="both"/>
              <w:rPr>
                <w:rFonts w:ascii="Times New Roman" w:hAnsi="Times New Roman" w:cs="Times New Roman"/>
              </w:rPr>
            </w:pPr>
            <w:r w:rsidRPr="00316D8F">
              <w:rPr>
                <w:rFonts w:ascii="Times New Roman" w:hAnsi="Times New Roman" w:cs="Times New Roman"/>
              </w:rPr>
              <w:t xml:space="preserve">Некоторые материалы могут считаться материалами высокого риска и, следовательно, требовать особого внимания [4]. Например, известно, что в определенных материалах часто обнаруживаются одни и те же повторяющиеся элементные примеси. Это часто связано с тем, как материал производится, перерабатывается и/или хранится. Кроме того, </w:t>
            </w:r>
            <w:r w:rsidRPr="00316D8F">
              <w:rPr>
                <w:rFonts w:ascii="Times New Roman" w:hAnsi="Times New Roman" w:cs="Times New Roman"/>
              </w:rPr>
              <w:lastRenderedPageBreak/>
              <w:t>некоторые материалы могут использоваться в различных концентрациях в составах разных сред и, таким образом, приносить различные уровни примесей и сопутствующий риск. Целесообразно идентифицировать такие материалы высокого и низкого риска, чтобы можно было соответствующим образом скорректировать процедуры для минимизации риска.</w:t>
            </w:r>
          </w:p>
          <w:p w14:paraId="56D946D9" w14:textId="687FD237" w:rsidR="00002E6E" w:rsidRDefault="00002E6E" w:rsidP="00C25CF0">
            <w:pPr>
              <w:spacing w:after="0" w:line="240" w:lineRule="auto"/>
              <w:jc w:val="both"/>
              <w:rPr>
                <w:rFonts w:ascii="Times New Roman" w:hAnsi="Times New Roman" w:cs="Times New Roman"/>
              </w:rPr>
            </w:pPr>
          </w:p>
          <w:p w14:paraId="0AB06A97" w14:textId="21C3233E" w:rsidR="00002E6E" w:rsidRDefault="00002E6E" w:rsidP="00C25CF0">
            <w:pPr>
              <w:spacing w:after="0" w:line="240" w:lineRule="auto"/>
              <w:jc w:val="both"/>
              <w:rPr>
                <w:rFonts w:ascii="Times New Roman" w:hAnsi="Times New Roman" w:cs="Times New Roman"/>
              </w:rPr>
            </w:pPr>
          </w:p>
          <w:p w14:paraId="2C1D5656" w14:textId="77777777" w:rsidR="001B4908" w:rsidRPr="001B4908" w:rsidRDefault="001B4908" w:rsidP="001B4908">
            <w:pPr>
              <w:spacing w:after="0" w:line="240" w:lineRule="auto"/>
              <w:jc w:val="both"/>
              <w:rPr>
                <w:rFonts w:ascii="Times New Roman" w:hAnsi="Times New Roman" w:cs="Times New Roman"/>
                <w:b/>
                <w:bCs/>
              </w:rPr>
            </w:pPr>
            <w:r w:rsidRPr="001B4908">
              <w:rPr>
                <w:rFonts w:ascii="Times New Roman" w:hAnsi="Times New Roman" w:cs="Times New Roman"/>
                <w:b/>
                <w:bCs/>
              </w:rPr>
              <w:t>Объем пробы (величина навески)</w:t>
            </w:r>
          </w:p>
          <w:p w14:paraId="562BD4C5" w14:textId="3A576DCD" w:rsidR="001B4908" w:rsidRDefault="001B4908" w:rsidP="001B4908">
            <w:pPr>
              <w:spacing w:after="0" w:line="240" w:lineRule="auto"/>
              <w:jc w:val="both"/>
              <w:rPr>
                <w:rFonts w:ascii="Times New Roman" w:hAnsi="Times New Roman" w:cs="Times New Roman"/>
              </w:rPr>
            </w:pPr>
            <w:r w:rsidRPr="001B4908">
              <w:rPr>
                <w:rFonts w:ascii="Times New Roman" w:hAnsi="Times New Roman" w:cs="Times New Roman"/>
              </w:rPr>
              <w:t>Объем пробы (величина навески) должен определяться таким образом, чтобы исследуемое соединение могло быть полностью растворено и при этом соответствовало требованиям по общему содержанию растворенных твердых веществ для метода ICP-MS. Величина навески будет варьироваться в зависимости от состава образца, априорных знаний о наиболее распространенных примесях и целей самого испытания. Например, для образцов с высоким содержанием сахара навески весом около 0,5 г может быть достаточно; это поможет удержать содержание углерода в пределах допустимого диапазона для прибора ICP-MS. Однако при анализе примесей, присутствующих на низком уровне концентрации, целесообразно использовать навеску массой не менее 2,0 г.</w:t>
            </w:r>
          </w:p>
          <w:p w14:paraId="66C0EE18" w14:textId="77777777" w:rsidR="00DB679B" w:rsidRPr="00987B9B" w:rsidRDefault="00DB679B" w:rsidP="00C25CF0">
            <w:pPr>
              <w:spacing w:after="0" w:line="240" w:lineRule="auto"/>
              <w:jc w:val="both"/>
              <w:rPr>
                <w:rFonts w:ascii="Times New Roman" w:hAnsi="Times New Roman" w:cs="Times New Roman"/>
              </w:rPr>
            </w:pPr>
          </w:p>
          <w:p w14:paraId="127AF8AC" w14:textId="77777777" w:rsidR="00DB679B" w:rsidRPr="00987B9B" w:rsidRDefault="00DB679B" w:rsidP="00C25CF0">
            <w:pPr>
              <w:spacing w:after="0" w:line="240" w:lineRule="auto"/>
              <w:jc w:val="both"/>
              <w:rPr>
                <w:rFonts w:ascii="Times New Roman" w:hAnsi="Times New Roman" w:cs="Times New Roman"/>
                <w:b/>
                <w:bCs/>
              </w:rPr>
            </w:pPr>
            <w:r w:rsidRPr="00987B9B">
              <w:rPr>
                <w:rFonts w:ascii="Times New Roman" w:hAnsi="Times New Roman" w:cs="Times New Roman"/>
                <w:b/>
                <w:bCs/>
              </w:rPr>
              <w:t>АНАЛИТИЧЕСКИЕ МЕТОДЫ</w:t>
            </w:r>
          </w:p>
          <w:p w14:paraId="12A28BD2" w14:textId="5B162A7F" w:rsidR="00DB679B" w:rsidRPr="00987B9B" w:rsidRDefault="000A158E" w:rsidP="00C25CF0">
            <w:pPr>
              <w:spacing w:after="0" w:line="240" w:lineRule="auto"/>
              <w:jc w:val="both"/>
              <w:rPr>
                <w:rFonts w:ascii="Times New Roman" w:hAnsi="Times New Roman" w:cs="Times New Roman"/>
                <w:b/>
                <w:bCs/>
              </w:rPr>
            </w:pPr>
            <w:r w:rsidRPr="000A158E">
              <w:rPr>
                <w:rFonts w:ascii="Times New Roman" w:hAnsi="Times New Roman" w:cs="Times New Roman"/>
                <w:b/>
                <w:bCs/>
              </w:rPr>
              <w:t>Химические аспекты</w:t>
            </w:r>
          </w:p>
          <w:p w14:paraId="00DAA6A6" w14:textId="77777777" w:rsidR="00DB679B" w:rsidRPr="00987B9B" w:rsidRDefault="00DB679B" w:rsidP="00C25CF0">
            <w:pPr>
              <w:spacing w:after="0" w:line="240" w:lineRule="auto"/>
              <w:jc w:val="both"/>
              <w:rPr>
                <w:rFonts w:ascii="Times New Roman" w:hAnsi="Times New Roman" w:cs="Times New Roman"/>
              </w:rPr>
            </w:pPr>
            <w:r w:rsidRPr="00987B9B">
              <w:rPr>
                <w:rFonts w:ascii="Times New Roman" w:hAnsi="Times New Roman" w:cs="Times New Roman"/>
              </w:rPr>
              <w:t xml:space="preserve">Некоторые материалы могут вступать в реакцию с обычными разбавителями ICP - MS. Например, серебра нитрат осаждается при добавлении в разбавитель, содержащий хлорид. Олова хлорид, хотя и полностью растворим в воде, может гидролизоваться с образованием нерастворимой основной соли. Реакции осаждения, подобные этим, должны быть известны и предотвращаться для каждого материала. Кроме того, некоторые элементы могут быть более летучими, нестабильными или склонными к прилипанию к стенкам контейнеров или трубок, чем </w:t>
            </w:r>
            <w:r w:rsidRPr="00987B9B">
              <w:rPr>
                <w:rFonts w:ascii="Times New Roman" w:hAnsi="Times New Roman" w:cs="Times New Roman"/>
              </w:rPr>
              <w:lastRenderedPageBreak/>
              <w:t>другие. Процедуры должны быть скорректированы для устранения ошибок, связанных с химическими свойствами каждого материала.</w:t>
            </w:r>
          </w:p>
          <w:p w14:paraId="5F37D9FC" w14:textId="77777777" w:rsidR="00DB679B" w:rsidRPr="00987B9B" w:rsidRDefault="00DB679B" w:rsidP="00C25CF0">
            <w:pPr>
              <w:spacing w:after="0" w:line="240" w:lineRule="auto"/>
              <w:jc w:val="both"/>
              <w:rPr>
                <w:rFonts w:ascii="Times New Roman" w:hAnsi="Times New Roman" w:cs="Times New Roman"/>
              </w:rPr>
            </w:pPr>
          </w:p>
          <w:p w14:paraId="7CB294C7" w14:textId="77777777" w:rsidR="00DB679B" w:rsidRPr="00987B9B" w:rsidRDefault="00DB679B" w:rsidP="00C25CF0">
            <w:pPr>
              <w:spacing w:after="0" w:line="240" w:lineRule="auto"/>
              <w:jc w:val="both"/>
              <w:rPr>
                <w:rFonts w:ascii="Times New Roman" w:hAnsi="Times New Roman" w:cs="Times New Roman"/>
                <w:b/>
                <w:bCs/>
              </w:rPr>
            </w:pPr>
            <w:r w:rsidRPr="00987B9B">
              <w:rPr>
                <w:rFonts w:ascii="Times New Roman" w:hAnsi="Times New Roman" w:cs="Times New Roman"/>
                <w:b/>
                <w:bCs/>
              </w:rPr>
              <w:t>Аналитическое оборудование</w:t>
            </w:r>
          </w:p>
          <w:p w14:paraId="7D381BC7" w14:textId="50541A81" w:rsidR="00DB679B" w:rsidRDefault="00BE0839" w:rsidP="00C25CF0">
            <w:pPr>
              <w:spacing w:after="0" w:line="240" w:lineRule="auto"/>
              <w:jc w:val="both"/>
              <w:rPr>
                <w:rFonts w:ascii="Times New Roman" w:hAnsi="Times New Roman" w:cs="Times New Roman"/>
              </w:rPr>
            </w:pPr>
            <w:r w:rsidRPr="00BE0839">
              <w:rPr>
                <w:rFonts w:ascii="Times New Roman" w:hAnsi="Times New Roman" w:cs="Times New Roman"/>
              </w:rPr>
              <w:t>Выбор подходящего аналитического оборудования для количественного определения микроэлементов в средах для культивирования клеток в значительной степени зависит от нескольких факторов, таких как конкретные определяемые элементы, количество целевых аналитов, целевая концентрация каждого элемента, требуемая правильность и прецизионность метода, специфический состав среды, требуемая аналитическая пропускная способность и уровень квалификации аналитического персонала.</w:t>
            </w:r>
          </w:p>
          <w:p w14:paraId="4589B396" w14:textId="4EBB4A79" w:rsidR="00BE0839" w:rsidRDefault="00BE0839" w:rsidP="00C25CF0">
            <w:pPr>
              <w:spacing w:after="0" w:line="240" w:lineRule="auto"/>
              <w:jc w:val="both"/>
              <w:rPr>
                <w:rFonts w:ascii="Times New Roman" w:hAnsi="Times New Roman" w:cs="Times New Roman"/>
              </w:rPr>
            </w:pPr>
          </w:p>
          <w:p w14:paraId="0224DAA7" w14:textId="77777777" w:rsidR="00BE0839" w:rsidRPr="00987B9B" w:rsidRDefault="00BE0839" w:rsidP="00C25CF0">
            <w:pPr>
              <w:spacing w:after="0" w:line="240" w:lineRule="auto"/>
              <w:jc w:val="both"/>
              <w:rPr>
                <w:rFonts w:ascii="Times New Roman" w:hAnsi="Times New Roman" w:cs="Times New Roman"/>
              </w:rPr>
            </w:pPr>
          </w:p>
          <w:p w14:paraId="6C8EA59D" w14:textId="7318E354" w:rsidR="00DB679B" w:rsidRDefault="00BE0839" w:rsidP="00C25CF0">
            <w:pPr>
              <w:spacing w:after="0" w:line="240" w:lineRule="auto"/>
              <w:jc w:val="both"/>
              <w:rPr>
                <w:rFonts w:ascii="Times New Roman" w:hAnsi="Times New Roman" w:cs="Times New Roman"/>
              </w:rPr>
            </w:pPr>
            <w:r w:rsidRPr="00BE0839">
              <w:rPr>
                <w:rFonts w:ascii="Times New Roman" w:hAnsi="Times New Roman" w:cs="Times New Roman"/>
              </w:rPr>
              <w:t>Квадрупольная масс-спектрометрия с индуктивно связанной плазмой (quadrupole-based inductively coupled plasma mass spectrometry, ICP-Q-MS), вероятно, будет применяться наиболее часто для количественного анализа микроэлементов в культурных средах. Это класс приборов, обладающий возможностью определения ультрамикроэлементов и проведения многоэлементного анализа с очень широким динамическим диапазоном. Как метод, этот класс аналитических систем достиг высокого уровня зрелости: их аналитические проблемы были четко определены и решены, они относительно широко распространены, и в настоящее время существует множество опытных специалистов по масс-спектрометрии с ICP, хорошо разбирающихся в ICP-Q-MS [5].</w:t>
            </w:r>
          </w:p>
          <w:p w14:paraId="1CD5FE36" w14:textId="58861849" w:rsidR="00A21854" w:rsidRDefault="00A21854" w:rsidP="00C25CF0">
            <w:pPr>
              <w:spacing w:after="0" w:line="240" w:lineRule="auto"/>
              <w:jc w:val="both"/>
              <w:rPr>
                <w:rFonts w:ascii="Times New Roman" w:hAnsi="Times New Roman" w:cs="Times New Roman"/>
              </w:rPr>
            </w:pPr>
          </w:p>
          <w:p w14:paraId="2B5E8AFA" w14:textId="6F5B7644" w:rsidR="00A21854" w:rsidRDefault="00A21854" w:rsidP="00C25CF0">
            <w:pPr>
              <w:spacing w:after="0" w:line="240" w:lineRule="auto"/>
              <w:jc w:val="both"/>
              <w:rPr>
                <w:rFonts w:ascii="Times New Roman" w:hAnsi="Times New Roman" w:cs="Times New Roman"/>
              </w:rPr>
            </w:pPr>
          </w:p>
          <w:p w14:paraId="22D51248" w14:textId="77777777" w:rsidR="00A21854" w:rsidRDefault="00A21854" w:rsidP="00C25CF0">
            <w:pPr>
              <w:spacing w:after="0" w:line="240" w:lineRule="auto"/>
              <w:jc w:val="both"/>
              <w:rPr>
                <w:rFonts w:ascii="Times New Roman" w:hAnsi="Times New Roman" w:cs="Times New Roman"/>
              </w:rPr>
            </w:pPr>
          </w:p>
          <w:p w14:paraId="08F39C65" w14:textId="77777777" w:rsidR="00DB679B" w:rsidRPr="00987B9B" w:rsidRDefault="00DB679B" w:rsidP="00C25CF0">
            <w:pPr>
              <w:spacing w:after="0" w:line="240" w:lineRule="auto"/>
              <w:jc w:val="both"/>
              <w:rPr>
                <w:rFonts w:ascii="Times New Roman" w:hAnsi="Times New Roman" w:cs="Times New Roman"/>
              </w:rPr>
            </w:pPr>
            <w:r w:rsidRPr="00987B9B">
              <w:rPr>
                <w:rFonts w:ascii="Times New Roman" w:hAnsi="Times New Roman" w:cs="Times New Roman"/>
              </w:rPr>
              <w:t xml:space="preserve">Однако в отрасли существуют и другие методы анализа, которые в </w:t>
            </w:r>
            <w:r w:rsidRPr="00FD06FA">
              <w:rPr>
                <w:rFonts w:ascii="Times New Roman" w:hAnsi="Times New Roman" w:cs="Times New Roman"/>
              </w:rPr>
              <w:t xml:space="preserve">некоторых случаях могут быть подходящими для количественного определения микроэлементов. </w:t>
            </w:r>
            <w:r w:rsidRPr="00FD06FA">
              <w:rPr>
                <w:rFonts w:ascii="Times New Roman" w:hAnsi="Times New Roman" w:cs="Times New Roman"/>
                <w:bCs/>
                <w:lang w:val="en-US"/>
              </w:rPr>
              <w:t>ICP</w:t>
            </w:r>
            <w:r w:rsidRPr="00FD06FA">
              <w:rPr>
                <w:rFonts w:ascii="Times New Roman" w:hAnsi="Times New Roman" w:cs="Times New Roman"/>
                <w:bCs/>
              </w:rPr>
              <w:t>-</w:t>
            </w:r>
            <w:r w:rsidRPr="00FD06FA">
              <w:rPr>
                <w:rFonts w:ascii="Times New Roman" w:hAnsi="Times New Roman" w:cs="Times New Roman"/>
                <w:bCs/>
                <w:lang w:val="en-US"/>
              </w:rPr>
              <w:t>OES</w:t>
            </w:r>
            <w:r w:rsidRPr="00FD06FA">
              <w:rPr>
                <w:rFonts w:ascii="Times New Roman" w:hAnsi="Times New Roman" w:cs="Times New Roman"/>
              </w:rPr>
              <w:t xml:space="preserve">, </w:t>
            </w:r>
            <w:hyperlink r:id="rId57" w:history="1">
              <w:r w:rsidRPr="00FD06FA">
                <w:rPr>
                  <w:rFonts w:ascii="Times New Roman" w:hAnsi="Times New Roman" w:cs="Times New Roman"/>
                </w:rPr>
                <w:t>атомная абсорбционная спектрометрия в графитовой печи</w:t>
              </w:r>
            </w:hyperlink>
            <w:r w:rsidRPr="00FD06FA">
              <w:rPr>
                <w:rFonts w:ascii="Times New Roman" w:hAnsi="Times New Roman" w:cs="Times New Roman"/>
              </w:rPr>
              <w:t xml:space="preserve"> (</w:t>
            </w:r>
            <w:r w:rsidRPr="00FD06FA">
              <w:rPr>
                <w:rFonts w:ascii="Times New Roman" w:hAnsi="Times New Roman" w:cs="Times New Roman"/>
                <w:bCs/>
                <w:lang w:val="en-US"/>
              </w:rPr>
              <w:t>graphic</w:t>
            </w:r>
            <w:r w:rsidRPr="00FD06FA">
              <w:rPr>
                <w:rFonts w:ascii="Times New Roman" w:hAnsi="Times New Roman" w:cs="Times New Roman"/>
                <w:bCs/>
              </w:rPr>
              <w:t xml:space="preserve"> </w:t>
            </w:r>
            <w:r w:rsidRPr="00FD06FA">
              <w:rPr>
                <w:rFonts w:ascii="Times New Roman" w:hAnsi="Times New Roman" w:cs="Times New Roman"/>
                <w:bCs/>
                <w:lang w:val="en-US"/>
              </w:rPr>
              <w:t>furnace</w:t>
            </w:r>
            <w:r w:rsidRPr="00FD06FA">
              <w:rPr>
                <w:rFonts w:ascii="Times New Roman" w:hAnsi="Times New Roman" w:cs="Times New Roman"/>
                <w:bCs/>
              </w:rPr>
              <w:t xml:space="preserve"> </w:t>
            </w:r>
            <w:r w:rsidRPr="00FD06FA">
              <w:rPr>
                <w:rFonts w:ascii="Times New Roman" w:hAnsi="Times New Roman" w:cs="Times New Roman"/>
                <w:bCs/>
                <w:lang w:val="en-US"/>
              </w:rPr>
              <w:lastRenderedPageBreak/>
              <w:t>atomic</w:t>
            </w:r>
            <w:r w:rsidRPr="00FD06FA">
              <w:rPr>
                <w:rFonts w:ascii="Times New Roman" w:hAnsi="Times New Roman" w:cs="Times New Roman"/>
                <w:bCs/>
              </w:rPr>
              <w:t xml:space="preserve"> </w:t>
            </w:r>
            <w:r w:rsidRPr="00FD06FA">
              <w:rPr>
                <w:rFonts w:ascii="Times New Roman" w:hAnsi="Times New Roman" w:cs="Times New Roman"/>
                <w:bCs/>
                <w:lang w:val="en-US"/>
              </w:rPr>
              <w:t>absorption</w:t>
            </w:r>
            <w:r w:rsidRPr="00FD06FA">
              <w:rPr>
                <w:rFonts w:ascii="Times New Roman" w:hAnsi="Times New Roman" w:cs="Times New Roman"/>
                <w:bCs/>
              </w:rPr>
              <w:t xml:space="preserve"> </w:t>
            </w:r>
            <w:r w:rsidRPr="00FD06FA">
              <w:rPr>
                <w:rFonts w:ascii="Times New Roman" w:hAnsi="Times New Roman" w:cs="Times New Roman"/>
                <w:bCs/>
                <w:lang w:val="en-US"/>
              </w:rPr>
              <w:t>spectroscopy</w:t>
            </w:r>
            <w:r w:rsidRPr="00FD06FA">
              <w:rPr>
                <w:rFonts w:ascii="Times New Roman" w:hAnsi="Times New Roman" w:cs="Times New Roman"/>
              </w:rPr>
              <w:t>, GFAAS), атомно-абсорбционная спектроскопия с генерацией/получением гидридов или рентгенофлуоресцентная спектроскопия (</w:t>
            </w:r>
            <w:r w:rsidRPr="00FD06FA">
              <w:rPr>
                <w:rFonts w:ascii="Times New Roman" w:hAnsi="Times New Roman" w:cs="Times New Roman"/>
                <w:bCs/>
                <w:lang w:val="en-US"/>
              </w:rPr>
              <w:t>x</w:t>
            </w:r>
            <w:r w:rsidRPr="00FD06FA">
              <w:rPr>
                <w:rFonts w:ascii="Times New Roman" w:hAnsi="Times New Roman" w:cs="Times New Roman"/>
                <w:bCs/>
              </w:rPr>
              <w:t>-</w:t>
            </w:r>
            <w:r w:rsidRPr="00FD06FA">
              <w:rPr>
                <w:rFonts w:ascii="Times New Roman" w:hAnsi="Times New Roman" w:cs="Times New Roman"/>
                <w:bCs/>
                <w:lang w:val="en-US"/>
              </w:rPr>
              <w:t>ray</w:t>
            </w:r>
            <w:r w:rsidRPr="00FD06FA">
              <w:rPr>
                <w:rFonts w:ascii="Times New Roman" w:hAnsi="Times New Roman" w:cs="Times New Roman"/>
                <w:bCs/>
              </w:rPr>
              <w:t xml:space="preserve"> </w:t>
            </w:r>
            <w:r w:rsidRPr="00FD06FA">
              <w:rPr>
                <w:rFonts w:ascii="Times New Roman" w:hAnsi="Times New Roman" w:cs="Times New Roman"/>
                <w:bCs/>
                <w:lang w:val="en-US"/>
              </w:rPr>
              <w:t>fluorescence</w:t>
            </w:r>
            <w:r w:rsidRPr="00FD06FA">
              <w:rPr>
                <w:rFonts w:ascii="Times New Roman" w:hAnsi="Times New Roman" w:cs="Times New Roman"/>
                <w:bCs/>
              </w:rPr>
              <w:t xml:space="preserve"> </w:t>
            </w:r>
            <w:r w:rsidRPr="00FD06FA">
              <w:rPr>
                <w:rFonts w:ascii="Times New Roman" w:hAnsi="Times New Roman" w:cs="Times New Roman"/>
                <w:bCs/>
                <w:lang w:val="en-US"/>
              </w:rPr>
              <w:t>spectroscopy</w:t>
            </w:r>
            <w:r w:rsidRPr="00FD06FA">
              <w:rPr>
                <w:rFonts w:ascii="Times New Roman" w:hAnsi="Times New Roman" w:cs="Times New Roman"/>
              </w:rPr>
              <w:t>, XRF) позволяют обнаруживать и характеризовать микроэлементы в сырье для культивирования клеток, но каждый из этих методов имеет свои ограничения. В целях данной главы ICP-MS рассматривается как наиболее универсальный и чувствительный аналитический метод для определения элементов и будет в центре внимания при обсуждении аналитических процедур.</w:t>
            </w:r>
          </w:p>
          <w:p w14:paraId="04C389E4" w14:textId="77777777" w:rsidR="00DB679B" w:rsidRPr="00987B9B" w:rsidRDefault="00DB679B" w:rsidP="00C25CF0">
            <w:pPr>
              <w:spacing w:after="0" w:line="240" w:lineRule="auto"/>
              <w:jc w:val="both"/>
              <w:rPr>
                <w:rFonts w:ascii="Times New Roman" w:hAnsi="Times New Roman" w:cs="Times New Roman"/>
              </w:rPr>
            </w:pPr>
          </w:p>
          <w:p w14:paraId="5C8D8FF9" w14:textId="77777777" w:rsidR="00DB679B" w:rsidRPr="00987B9B" w:rsidRDefault="00DB679B" w:rsidP="00C25CF0">
            <w:pPr>
              <w:spacing w:after="0" w:line="240" w:lineRule="auto"/>
              <w:jc w:val="both"/>
              <w:rPr>
                <w:rFonts w:ascii="Times New Roman" w:hAnsi="Times New Roman" w:cs="Times New Roman"/>
                <w:b/>
                <w:bCs/>
              </w:rPr>
            </w:pPr>
            <w:r w:rsidRPr="00987B9B">
              <w:rPr>
                <w:rFonts w:ascii="Times New Roman" w:hAnsi="Times New Roman" w:cs="Times New Roman"/>
                <w:b/>
                <w:bCs/>
              </w:rPr>
              <w:t>Подготовка образца</w:t>
            </w:r>
          </w:p>
          <w:p w14:paraId="3DD91A60" w14:textId="59C51295" w:rsidR="00DB679B" w:rsidRPr="00987B9B" w:rsidRDefault="005F0A0D" w:rsidP="00C25CF0">
            <w:pPr>
              <w:spacing w:after="0" w:line="240" w:lineRule="auto"/>
              <w:jc w:val="both"/>
              <w:rPr>
                <w:rFonts w:ascii="Times New Roman" w:hAnsi="Times New Roman" w:cs="Times New Roman"/>
              </w:rPr>
            </w:pPr>
            <w:r w:rsidRPr="005F0A0D">
              <w:rPr>
                <w:rFonts w:ascii="Times New Roman" w:hAnsi="Times New Roman" w:cs="Times New Roman"/>
              </w:rPr>
              <w:t>Формы подготовки образца включают анализ неразбавленных образцов («neat»), приготовление прямого водного раствора и непрямого раствора</w:t>
            </w:r>
            <w:r w:rsidR="00DB679B" w:rsidRPr="00987B9B">
              <w:rPr>
                <w:rFonts w:ascii="Times New Roman" w:hAnsi="Times New Roman" w:cs="Times New Roman"/>
              </w:rPr>
              <w:t xml:space="preserve">. </w:t>
            </w:r>
            <w:r w:rsidRPr="005F0A0D">
              <w:rPr>
                <w:rFonts w:ascii="Times New Roman" w:hAnsi="Times New Roman" w:cs="Times New Roman"/>
              </w:rPr>
              <w:t xml:space="preserve">Выбор подходящего способа подготовки пробы зависит от испытуемого материала и является обязанностью аналитика. </w:t>
            </w:r>
            <w:r w:rsidR="00DB679B" w:rsidRPr="00987B9B">
              <w:rPr>
                <w:rFonts w:ascii="Times New Roman" w:hAnsi="Times New Roman" w:cs="Times New Roman"/>
              </w:rPr>
              <w:t xml:space="preserve">См. </w:t>
            </w:r>
            <w:r w:rsidR="00DB679B" w:rsidRPr="00987B9B">
              <w:rPr>
                <w:rFonts w:ascii="Times New Roman" w:hAnsi="Times New Roman" w:cs="Times New Roman"/>
                <w:i/>
                <w:iCs/>
              </w:rPr>
              <w:t>Таблицу 5</w:t>
            </w:r>
            <w:r w:rsidR="00DB679B" w:rsidRPr="00987B9B">
              <w:rPr>
                <w:rFonts w:ascii="Times New Roman" w:hAnsi="Times New Roman" w:cs="Times New Roman"/>
              </w:rPr>
              <w:t xml:space="preserve"> ниже:</w:t>
            </w:r>
          </w:p>
          <w:p w14:paraId="4CD5A353" w14:textId="77777777" w:rsidR="00DB679B" w:rsidRPr="00987B9B" w:rsidRDefault="00DB679B" w:rsidP="00C25CF0">
            <w:pPr>
              <w:spacing w:after="0" w:line="240" w:lineRule="auto"/>
              <w:jc w:val="both"/>
              <w:rPr>
                <w:rFonts w:ascii="Times New Roman" w:hAnsi="Times New Roman" w:cs="Times New Roman"/>
              </w:rPr>
            </w:pPr>
          </w:p>
          <w:p w14:paraId="3AE787CF" w14:textId="77777777" w:rsidR="00DB679B" w:rsidRPr="00987B9B" w:rsidRDefault="00DB679B" w:rsidP="00C25CF0">
            <w:pPr>
              <w:spacing w:after="0" w:line="240" w:lineRule="auto"/>
              <w:jc w:val="both"/>
              <w:rPr>
                <w:rFonts w:ascii="Times New Roman" w:hAnsi="Times New Roman" w:cs="Times New Roman"/>
                <w:b/>
                <w:bCs/>
              </w:rPr>
            </w:pPr>
            <w:r w:rsidRPr="00987B9B">
              <w:rPr>
                <w:rFonts w:ascii="Times New Roman" w:hAnsi="Times New Roman" w:cs="Times New Roman"/>
                <w:b/>
                <w:bCs/>
              </w:rPr>
              <w:t>Таблица 5</w:t>
            </w:r>
          </w:p>
          <w:tbl>
            <w:tblPr>
              <w:tblW w:w="51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871"/>
              <w:gridCol w:w="3318"/>
            </w:tblGrid>
            <w:tr w:rsidR="00DB679B" w:rsidRPr="00987B9B" w14:paraId="3EF3B303" w14:textId="77777777" w:rsidTr="00E86A68">
              <w:trPr>
                <w:trHeight w:val="249"/>
                <w:tblHeader/>
              </w:trPr>
              <w:tc>
                <w:tcPr>
                  <w:tcW w:w="1871" w:type="dxa"/>
                  <w:vAlign w:val="center"/>
                  <w:hideMark/>
                </w:tcPr>
                <w:p w14:paraId="5F51F62D" w14:textId="77777777" w:rsidR="00DB679B" w:rsidRPr="00987B9B" w:rsidRDefault="00DB679B" w:rsidP="00C25CF0">
                  <w:pPr>
                    <w:spacing w:after="0" w:line="240" w:lineRule="auto"/>
                    <w:jc w:val="both"/>
                    <w:rPr>
                      <w:rFonts w:ascii="Times New Roman" w:hAnsi="Times New Roman" w:cs="Times New Roman"/>
                      <w:b/>
                      <w:bCs/>
                    </w:rPr>
                  </w:pPr>
                  <w:r w:rsidRPr="00987B9B">
                    <w:rPr>
                      <w:rFonts w:ascii="Times New Roman" w:hAnsi="Times New Roman" w:cs="Times New Roman"/>
                      <w:b/>
                      <w:bCs/>
                    </w:rPr>
                    <w:t>Тип образца</w:t>
                  </w:r>
                </w:p>
              </w:tc>
              <w:tc>
                <w:tcPr>
                  <w:tcW w:w="3318" w:type="dxa"/>
                  <w:vAlign w:val="center"/>
                  <w:hideMark/>
                </w:tcPr>
                <w:p w14:paraId="665DFE5A" w14:textId="77777777" w:rsidR="00DB679B" w:rsidRPr="00987B9B" w:rsidRDefault="00DB679B" w:rsidP="00C25CF0">
                  <w:pPr>
                    <w:spacing w:after="0" w:line="240" w:lineRule="auto"/>
                    <w:jc w:val="both"/>
                    <w:rPr>
                      <w:rFonts w:ascii="Times New Roman" w:hAnsi="Times New Roman" w:cs="Times New Roman"/>
                      <w:b/>
                      <w:bCs/>
                    </w:rPr>
                  </w:pPr>
                  <w:r w:rsidRPr="00987B9B">
                    <w:rPr>
                      <w:rFonts w:ascii="Times New Roman" w:hAnsi="Times New Roman" w:cs="Times New Roman"/>
                      <w:b/>
                      <w:bCs/>
                    </w:rPr>
                    <w:t>Рекомендуемая подготовка</w:t>
                  </w:r>
                  <w:hyperlink r:id="rId58" w:anchor="FN_RKY_WQP_PYB" w:history="1">
                    <w:r w:rsidRPr="00987B9B">
                      <w:rPr>
                        <w:rFonts w:ascii="Times New Roman" w:hAnsi="Times New Roman" w:cs="Times New Roman"/>
                        <w:b/>
                        <w:bCs/>
                        <w:color w:val="0563C1" w:themeColor="hyperlink"/>
                        <w:u w:val="single"/>
                        <w:vertAlign w:val="superscript"/>
                        <w:lang w:val="en-US"/>
                      </w:rPr>
                      <w:t>a</w:t>
                    </w:r>
                  </w:hyperlink>
                </w:p>
              </w:tc>
            </w:tr>
            <w:tr w:rsidR="00DB679B" w:rsidRPr="00987B9B" w14:paraId="31934F1B" w14:textId="77777777" w:rsidTr="00E86A68">
              <w:trPr>
                <w:trHeight w:val="508"/>
              </w:trPr>
              <w:tc>
                <w:tcPr>
                  <w:tcW w:w="1871" w:type="dxa"/>
                  <w:vAlign w:val="center"/>
                  <w:hideMark/>
                </w:tcPr>
                <w:p w14:paraId="26275EA5" w14:textId="77777777" w:rsidR="00DB679B" w:rsidRPr="00987B9B" w:rsidRDefault="00DB679B" w:rsidP="00C25CF0">
                  <w:pPr>
                    <w:spacing w:after="0" w:line="240" w:lineRule="auto"/>
                    <w:jc w:val="both"/>
                    <w:rPr>
                      <w:rFonts w:ascii="Times New Roman" w:hAnsi="Times New Roman" w:cs="Times New Roman"/>
                      <w:bCs/>
                      <w:strike/>
                    </w:rPr>
                  </w:pPr>
                  <w:r w:rsidRPr="0038775A">
                    <w:rPr>
                      <w:rFonts w:ascii="Times New Roman" w:hAnsi="Times New Roman" w:cs="Times New Roman"/>
                    </w:rPr>
                    <w:t>Неразбавленный раствор/Раствор исходном виде</w:t>
                  </w:r>
                </w:p>
              </w:tc>
              <w:tc>
                <w:tcPr>
                  <w:tcW w:w="3318" w:type="dxa"/>
                  <w:vAlign w:val="center"/>
                  <w:hideMark/>
                </w:tcPr>
                <w:p w14:paraId="4F66B0A3"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Используют неразбавленный жидкий образец</w:t>
                  </w:r>
                </w:p>
              </w:tc>
            </w:tr>
            <w:tr w:rsidR="00DB679B" w:rsidRPr="00987B9B" w14:paraId="7C4AD01C" w14:textId="77777777" w:rsidTr="00E86A68">
              <w:trPr>
                <w:trHeight w:val="508"/>
              </w:trPr>
              <w:tc>
                <w:tcPr>
                  <w:tcW w:w="1871" w:type="dxa"/>
                  <w:vAlign w:val="center"/>
                  <w:hideMark/>
                </w:tcPr>
                <w:p w14:paraId="7B4E9C3E"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Непосредственный водный раствор</w:t>
                  </w:r>
                </w:p>
              </w:tc>
              <w:tc>
                <w:tcPr>
                  <w:tcW w:w="3318" w:type="dxa"/>
                  <w:vAlign w:val="center"/>
                  <w:hideMark/>
                </w:tcPr>
                <w:p w14:paraId="11CCE3C6"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Используют, если образец растворим в водном растворителе</w:t>
                  </w:r>
                </w:p>
              </w:tc>
            </w:tr>
            <w:tr w:rsidR="00DB679B" w:rsidRPr="00987B9B" w14:paraId="3DD81A57" w14:textId="77777777" w:rsidTr="00E86A68">
              <w:trPr>
                <w:trHeight w:val="1276"/>
              </w:trPr>
              <w:tc>
                <w:tcPr>
                  <w:tcW w:w="1871" w:type="dxa"/>
                  <w:vAlign w:val="center"/>
                  <w:hideMark/>
                </w:tcPr>
                <w:p w14:paraId="5D1EB051"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Непрямой раствор</w:t>
                  </w:r>
                </w:p>
              </w:tc>
              <w:tc>
                <w:tcPr>
                  <w:tcW w:w="3318" w:type="dxa"/>
                  <w:vAlign w:val="center"/>
                  <w:hideMark/>
                </w:tcPr>
                <w:p w14:paraId="7D5EEDDC"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Если образец не растворим в водном или органическом растворителе, используют процедуру разложения в закрытом сосуде</w:t>
                  </w:r>
                </w:p>
              </w:tc>
            </w:tr>
            <w:tr w:rsidR="00DB679B" w:rsidRPr="00987B9B" w14:paraId="685DEDF2" w14:textId="77777777" w:rsidTr="00E86A68">
              <w:trPr>
                <w:trHeight w:val="1026"/>
              </w:trPr>
              <w:tc>
                <w:tcPr>
                  <w:tcW w:w="1871" w:type="dxa"/>
                  <w:vAlign w:val="center"/>
                  <w:hideMark/>
                </w:tcPr>
                <w:p w14:paraId="26775A8B" w14:textId="559AF06D"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Твёрдый образец</w:t>
                  </w:r>
                </w:p>
              </w:tc>
              <w:tc>
                <w:tcPr>
                  <w:tcW w:w="3318" w:type="dxa"/>
                  <w:vAlign w:val="center"/>
                  <w:hideMark/>
                </w:tcPr>
                <w:p w14:paraId="4BD93F4B"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Полностью растворяют в подходящем растворителе и разбавляют по мере необходимости</w:t>
                  </w:r>
                </w:p>
              </w:tc>
            </w:tr>
            <w:tr w:rsidR="00DB679B" w:rsidRPr="00987B9B" w14:paraId="5D3B8D41" w14:textId="77777777" w:rsidTr="00E86A68">
              <w:trPr>
                <w:trHeight w:val="757"/>
              </w:trPr>
              <w:tc>
                <w:tcPr>
                  <w:tcW w:w="1871" w:type="dxa"/>
                  <w:vAlign w:val="center"/>
                  <w:hideMark/>
                </w:tcPr>
                <w:p w14:paraId="767E449D" w14:textId="34067551"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Жидкий образец</w:t>
                  </w:r>
                </w:p>
              </w:tc>
              <w:tc>
                <w:tcPr>
                  <w:tcW w:w="3318" w:type="dxa"/>
                  <w:vAlign w:val="center"/>
                  <w:hideMark/>
                </w:tcPr>
                <w:p w14:paraId="651B23DC"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Разбавляют в подходящем растворителе по мере необходимости</w:t>
                  </w:r>
                </w:p>
              </w:tc>
            </w:tr>
            <w:tr w:rsidR="00DB679B" w:rsidRPr="00987B9B" w14:paraId="4DCB0B93" w14:textId="77777777" w:rsidTr="00E86A68">
              <w:trPr>
                <w:trHeight w:val="1026"/>
              </w:trPr>
              <w:tc>
                <w:tcPr>
                  <w:tcW w:w="1871" w:type="dxa"/>
                  <w:vAlign w:val="center"/>
                  <w:hideMark/>
                </w:tcPr>
                <w:p w14:paraId="50A6EAC0"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lastRenderedPageBreak/>
                    <w:t>Образцы, содержащие органические компоненты</w:t>
                  </w:r>
                </w:p>
              </w:tc>
              <w:tc>
                <w:tcPr>
                  <w:tcW w:w="3318" w:type="dxa"/>
                  <w:vAlign w:val="center"/>
                  <w:hideMark/>
                </w:tcPr>
                <w:p w14:paraId="2E88B66C"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Разбавляют в подходящем растворителе и нагревают до прозрачного состояния</w:t>
                  </w:r>
                </w:p>
              </w:tc>
            </w:tr>
          </w:tbl>
          <w:p w14:paraId="0187E50A" w14:textId="77777777" w:rsidR="00DB679B" w:rsidRPr="00987B9B" w:rsidRDefault="00DB679B" w:rsidP="00C25CF0">
            <w:pPr>
              <w:spacing w:after="0" w:line="240" w:lineRule="auto"/>
              <w:jc w:val="both"/>
              <w:rPr>
                <w:rFonts w:ascii="Times New Roman" w:hAnsi="Times New Roman" w:cs="Times New Roman"/>
              </w:rPr>
            </w:pPr>
          </w:p>
          <w:p w14:paraId="556A73EB" w14:textId="77777777" w:rsidR="00DB679B" w:rsidRPr="00987B9B" w:rsidRDefault="00DB679B" w:rsidP="00C25CF0">
            <w:pPr>
              <w:spacing w:after="0" w:line="240" w:lineRule="auto"/>
              <w:jc w:val="both"/>
              <w:rPr>
                <w:rFonts w:ascii="Times New Roman" w:hAnsi="Times New Roman" w:cs="Times New Roman"/>
              </w:rPr>
            </w:pPr>
            <w:r w:rsidRPr="00987B9B">
              <w:rPr>
                <w:rFonts w:ascii="Times New Roman" w:hAnsi="Times New Roman" w:cs="Times New Roman"/>
                <w:vertAlign w:val="superscript"/>
              </w:rPr>
              <w:t>a</w:t>
            </w:r>
            <w:r w:rsidRPr="00987B9B">
              <w:rPr>
                <w:rFonts w:ascii="Times New Roman" w:hAnsi="Times New Roman" w:cs="Times New Roman"/>
              </w:rPr>
              <w:t xml:space="preserve"> Подробную информацию см. в разделах </w:t>
            </w:r>
            <w:r w:rsidRPr="00987B9B">
              <w:rPr>
                <w:rFonts w:ascii="Times New Roman" w:hAnsi="Times New Roman" w:cs="Times New Roman"/>
                <w:i/>
                <w:iCs/>
              </w:rPr>
              <w:t>«Спектрохимия плазмы»</w:t>
            </w:r>
            <w:r w:rsidRPr="00987B9B">
              <w:rPr>
                <w:rFonts w:ascii="Times New Roman" w:hAnsi="Times New Roman" w:cs="Times New Roman"/>
              </w:rPr>
              <w:t xml:space="preserve"> </w:t>
            </w:r>
            <w:r w:rsidRPr="00987B9B">
              <w:rPr>
                <w:rFonts w:ascii="Cambria Math" w:hAnsi="Cambria Math" w:cs="Cambria Math"/>
              </w:rPr>
              <w:t>〈</w:t>
            </w:r>
            <w:r w:rsidRPr="00987B9B">
              <w:rPr>
                <w:rFonts w:ascii="Times New Roman" w:hAnsi="Times New Roman" w:cs="Times New Roman"/>
                <w:i/>
                <w:iCs/>
              </w:rPr>
              <w:t>730</w:t>
            </w:r>
            <w:r w:rsidRPr="00987B9B">
              <w:rPr>
                <w:rFonts w:ascii="Cambria Math" w:hAnsi="Cambria Math" w:cs="Cambria Math"/>
              </w:rPr>
              <w:t>〉</w:t>
            </w:r>
            <w:r w:rsidRPr="00987B9B">
              <w:rPr>
                <w:rFonts w:ascii="Times New Roman" w:hAnsi="Times New Roman" w:cs="Times New Roman"/>
              </w:rPr>
              <w:t xml:space="preserve"> и </w:t>
            </w:r>
            <w:r w:rsidRPr="00987B9B">
              <w:rPr>
                <w:rFonts w:ascii="Times New Roman" w:hAnsi="Times New Roman" w:cs="Times New Roman"/>
                <w:i/>
                <w:iCs/>
              </w:rPr>
              <w:t xml:space="preserve">«Спектрохимия плазмы — теория и практика» </w:t>
            </w:r>
            <w:r w:rsidRPr="00987B9B">
              <w:rPr>
                <w:rFonts w:ascii="Cambria Math" w:hAnsi="Cambria Math" w:cs="Cambria Math"/>
              </w:rPr>
              <w:t>〈</w:t>
            </w:r>
            <w:r w:rsidRPr="00987B9B">
              <w:rPr>
                <w:rFonts w:ascii="Times New Roman" w:hAnsi="Times New Roman" w:cs="Times New Roman"/>
                <w:i/>
                <w:iCs/>
              </w:rPr>
              <w:t>1730</w:t>
            </w:r>
            <w:r w:rsidRPr="00987B9B">
              <w:rPr>
                <w:rFonts w:ascii="Cambria Math" w:hAnsi="Cambria Math" w:cs="Cambria Math"/>
              </w:rPr>
              <w:t>〉</w:t>
            </w:r>
            <w:r w:rsidRPr="00987B9B">
              <w:rPr>
                <w:rFonts w:ascii="Times New Roman" w:hAnsi="Times New Roman" w:cs="Times New Roman"/>
              </w:rPr>
              <w:t>.</w:t>
            </w:r>
          </w:p>
          <w:p w14:paraId="6FEDDC8E" w14:textId="77777777" w:rsidR="00DB679B" w:rsidRPr="00987B9B" w:rsidRDefault="00DB679B" w:rsidP="00C25CF0">
            <w:pPr>
              <w:spacing w:after="0" w:line="240" w:lineRule="auto"/>
              <w:jc w:val="both"/>
              <w:rPr>
                <w:rFonts w:ascii="Times New Roman" w:hAnsi="Times New Roman" w:cs="Times New Roman"/>
              </w:rPr>
            </w:pPr>
          </w:p>
          <w:p w14:paraId="13332541" w14:textId="77777777" w:rsidR="00DB679B" w:rsidRPr="00987B9B" w:rsidRDefault="00DB679B" w:rsidP="00C25CF0">
            <w:pPr>
              <w:spacing w:after="0" w:line="240" w:lineRule="auto"/>
              <w:jc w:val="both"/>
              <w:rPr>
                <w:rFonts w:ascii="Times New Roman" w:hAnsi="Times New Roman" w:cs="Times New Roman"/>
              </w:rPr>
            </w:pPr>
          </w:p>
          <w:p w14:paraId="2C28F738" w14:textId="77777777" w:rsidR="00DB679B" w:rsidRPr="00987B9B" w:rsidRDefault="00DB679B" w:rsidP="00C25CF0">
            <w:pPr>
              <w:spacing w:after="0" w:line="240" w:lineRule="auto"/>
              <w:jc w:val="both"/>
              <w:rPr>
                <w:rFonts w:ascii="Times New Roman" w:hAnsi="Times New Roman" w:cs="Times New Roman"/>
                <w:b/>
                <w:bCs/>
              </w:rPr>
            </w:pPr>
            <w:r w:rsidRPr="00987B9B">
              <w:rPr>
                <w:rFonts w:ascii="Times New Roman" w:hAnsi="Times New Roman" w:cs="Times New Roman"/>
                <w:b/>
                <w:bCs/>
              </w:rPr>
              <w:t>МАТЕРИАЛЫ И РЕАГЕНТЫ</w:t>
            </w:r>
          </w:p>
          <w:p w14:paraId="3AA0F98F" w14:textId="2D2B2305" w:rsidR="00DB679B" w:rsidRPr="00987B9B" w:rsidRDefault="00DB679B" w:rsidP="00C25CF0">
            <w:pPr>
              <w:spacing w:after="0" w:line="240" w:lineRule="auto"/>
              <w:jc w:val="both"/>
              <w:rPr>
                <w:rFonts w:ascii="Times New Roman" w:hAnsi="Times New Roman" w:cs="Times New Roman"/>
              </w:rPr>
            </w:pPr>
            <w:r w:rsidRPr="00987B9B">
              <w:rPr>
                <w:rFonts w:ascii="Times New Roman" w:hAnsi="Times New Roman" w:cs="Times New Roman"/>
                <w:b/>
                <w:bCs/>
              </w:rPr>
              <w:t>Контейнер для образцов</w:t>
            </w:r>
            <w:r w:rsidRPr="00AC7E00">
              <w:rPr>
                <w:rFonts w:ascii="Times New Roman" w:hAnsi="Times New Roman" w:cs="Times New Roman"/>
                <w:b/>
                <w:bCs/>
              </w:rPr>
              <w:t>:</w:t>
            </w:r>
            <w:r w:rsidRPr="00987B9B">
              <w:rPr>
                <w:rFonts w:ascii="Times New Roman" w:hAnsi="Times New Roman" w:cs="Times New Roman"/>
              </w:rPr>
              <w:t xml:space="preserve"> </w:t>
            </w:r>
            <w:r w:rsidR="005066CB" w:rsidRPr="005066CB">
              <w:rPr>
                <w:rFonts w:ascii="Times New Roman" w:hAnsi="Times New Roman" w:cs="Times New Roman"/>
              </w:rPr>
              <w:t>рекомендуется хранить пробы в пластиковых контейнерах (</w:t>
            </w:r>
            <w:r w:rsidR="005B1FEE" w:rsidRPr="005B1FEE">
              <w:rPr>
                <w:rFonts w:ascii="Times New Roman" w:hAnsi="Times New Roman" w:cs="Times New Roman"/>
              </w:rPr>
              <w:t>одноразовы</w:t>
            </w:r>
            <w:r w:rsidR="005B1FEE">
              <w:rPr>
                <w:rFonts w:ascii="Times New Roman" w:hAnsi="Times New Roman" w:cs="Times New Roman"/>
              </w:rPr>
              <w:t>х</w:t>
            </w:r>
            <w:r w:rsidR="005B1FEE" w:rsidRPr="005B1FEE">
              <w:rPr>
                <w:rFonts w:ascii="Times New Roman" w:hAnsi="Times New Roman" w:cs="Times New Roman"/>
              </w:rPr>
              <w:t xml:space="preserve"> или однократного применения</w:t>
            </w:r>
            <w:r w:rsidR="005066CB" w:rsidRPr="005066CB">
              <w:rPr>
                <w:rFonts w:ascii="Times New Roman" w:hAnsi="Times New Roman" w:cs="Times New Roman"/>
              </w:rPr>
              <w:t>), промытых кислотой или проверенных на низкое содержание тяжелых металлов.</w:t>
            </w:r>
          </w:p>
          <w:p w14:paraId="4C92B119" w14:textId="77777777" w:rsidR="00DB679B" w:rsidRPr="00987B9B" w:rsidRDefault="00DB679B" w:rsidP="00C25CF0">
            <w:pPr>
              <w:spacing w:after="0" w:line="240" w:lineRule="auto"/>
              <w:jc w:val="both"/>
              <w:rPr>
                <w:rFonts w:ascii="Times New Roman" w:hAnsi="Times New Roman" w:cs="Times New Roman"/>
              </w:rPr>
            </w:pPr>
            <w:r w:rsidRPr="00987B9B">
              <w:rPr>
                <w:rFonts w:ascii="Times New Roman" w:hAnsi="Times New Roman" w:cs="Times New Roman"/>
                <w:b/>
                <w:bCs/>
              </w:rPr>
              <w:t>Деионизированная вода</w:t>
            </w:r>
            <w:r w:rsidRPr="00AC7E00">
              <w:rPr>
                <w:rFonts w:ascii="Times New Roman" w:hAnsi="Times New Roman" w:cs="Times New Roman"/>
                <w:b/>
                <w:bCs/>
              </w:rPr>
              <w:t>:</w:t>
            </w:r>
            <w:r w:rsidRPr="00987B9B">
              <w:rPr>
                <w:rFonts w:ascii="Times New Roman" w:hAnsi="Times New Roman" w:cs="Times New Roman"/>
              </w:rPr>
              <w:t xml:space="preserve"> вода сверхвысокой чистоты 18 </w:t>
            </w:r>
            <w:r w:rsidRPr="00987B9B">
              <w:rPr>
                <w:rFonts w:ascii="Times New Roman" w:hAnsi="Times New Roman" w:cs="Times New Roman"/>
                <w:bCs/>
                <w:lang w:val="en-US"/>
              </w:rPr>
              <w:t>M</w:t>
            </w:r>
            <w:r w:rsidRPr="00987B9B">
              <w:rPr>
                <w:rFonts w:ascii="Times New Roman" w:hAnsi="Times New Roman" w:cs="Times New Roman"/>
                <w:bCs/>
              </w:rPr>
              <w:t>Ω.</w:t>
            </w:r>
            <w:r w:rsidRPr="00987B9B">
              <w:rPr>
                <w:rFonts w:ascii="Times New Roman" w:hAnsi="Times New Roman" w:cs="Times New Roman"/>
              </w:rPr>
              <w:t>см для разбавления.</w:t>
            </w:r>
          </w:p>
          <w:p w14:paraId="32A0F73B" w14:textId="6251FF41" w:rsidR="00DB679B" w:rsidRPr="00987B9B" w:rsidRDefault="00DB679B" w:rsidP="00C25CF0">
            <w:pPr>
              <w:spacing w:after="0" w:line="240" w:lineRule="auto"/>
              <w:jc w:val="both"/>
              <w:rPr>
                <w:rFonts w:ascii="Times New Roman" w:hAnsi="Times New Roman" w:cs="Times New Roman"/>
              </w:rPr>
            </w:pPr>
            <w:r w:rsidRPr="00987B9B">
              <w:rPr>
                <w:rFonts w:ascii="Times New Roman" w:hAnsi="Times New Roman" w:cs="Times New Roman"/>
                <w:b/>
                <w:bCs/>
              </w:rPr>
              <w:t>Кислоты</w:t>
            </w:r>
            <w:r w:rsidRPr="00987B9B">
              <w:rPr>
                <w:rFonts w:ascii="Times New Roman" w:hAnsi="Times New Roman" w:cs="Times New Roman"/>
              </w:rPr>
              <w:t xml:space="preserve">: </w:t>
            </w:r>
            <w:r w:rsidR="005066CB" w:rsidRPr="005066CB">
              <w:rPr>
                <w:rFonts w:ascii="Times New Roman" w:hAnsi="Times New Roman" w:cs="Times New Roman"/>
              </w:rPr>
              <w:t xml:space="preserve">высокой чистоты, класса «для масс-спектрометрии» (например, азотная кислота, </w:t>
            </w:r>
            <w:r w:rsidR="005066CB" w:rsidRPr="005066CB">
              <w:rPr>
                <w:rFonts w:ascii="Times New Roman" w:hAnsi="Times New Roman" w:cs="Times New Roman"/>
                <w:lang w:val="uz-Cyrl-UZ"/>
              </w:rPr>
              <w:t xml:space="preserve">хлороводородная </w:t>
            </w:r>
            <w:r w:rsidR="005066CB" w:rsidRPr="005066CB">
              <w:rPr>
                <w:rFonts w:ascii="Times New Roman" w:hAnsi="Times New Roman" w:cs="Times New Roman"/>
              </w:rPr>
              <w:t>кислота,</w:t>
            </w:r>
            <w:r w:rsidR="005066CB">
              <w:rPr>
                <w:rFonts w:ascii="Times New Roman" w:hAnsi="Times New Roman" w:cs="Times New Roman"/>
                <w:lang w:val="uz-Cyrl-UZ"/>
              </w:rPr>
              <w:t xml:space="preserve"> </w:t>
            </w:r>
            <w:r w:rsidR="005066CB" w:rsidRPr="005066CB">
              <w:rPr>
                <w:rFonts w:ascii="Times New Roman" w:hAnsi="Times New Roman" w:cs="Times New Roman"/>
              </w:rPr>
              <w:t>серная кислота).</w:t>
            </w:r>
          </w:p>
          <w:p w14:paraId="64396288" w14:textId="30051C95" w:rsidR="00DB679B" w:rsidRPr="00987B9B" w:rsidRDefault="00DB679B" w:rsidP="00C25CF0">
            <w:pPr>
              <w:spacing w:after="0" w:line="240" w:lineRule="auto"/>
              <w:jc w:val="both"/>
              <w:rPr>
                <w:rFonts w:ascii="Times New Roman" w:hAnsi="Times New Roman" w:cs="Times New Roman"/>
              </w:rPr>
            </w:pPr>
            <w:r w:rsidRPr="00987B9B">
              <w:rPr>
                <w:rFonts w:ascii="Times New Roman" w:hAnsi="Times New Roman" w:cs="Times New Roman"/>
                <w:b/>
                <w:bCs/>
              </w:rPr>
              <w:t>Калибровочные стандарты</w:t>
            </w:r>
            <w:r w:rsidRPr="00AC7E00">
              <w:rPr>
                <w:rFonts w:ascii="Times New Roman" w:hAnsi="Times New Roman" w:cs="Times New Roman"/>
                <w:b/>
                <w:bCs/>
              </w:rPr>
              <w:t>:</w:t>
            </w:r>
            <w:r w:rsidRPr="00987B9B">
              <w:rPr>
                <w:rFonts w:ascii="Times New Roman" w:hAnsi="Times New Roman" w:cs="Times New Roman"/>
              </w:rPr>
              <w:t xml:space="preserve"> </w:t>
            </w:r>
            <w:r w:rsidR="005066CB" w:rsidRPr="005066CB">
              <w:rPr>
                <w:rFonts w:ascii="Times New Roman" w:hAnsi="Times New Roman" w:cs="Times New Roman"/>
              </w:rPr>
              <w:t>прослеживаемые до эталонов организаций по стандартизации</w:t>
            </w:r>
            <w:r w:rsidRPr="00987B9B">
              <w:rPr>
                <w:rFonts w:ascii="Times New Roman" w:hAnsi="Times New Roman" w:cs="Times New Roman"/>
              </w:rPr>
              <w:t>.</w:t>
            </w:r>
          </w:p>
          <w:p w14:paraId="0885DBEB" w14:textId="496998ED" w:rsidR="00DB679B" w:rsidRPr="00987B9B" w:rsidRDefault="00DB679B" w:rsidP="00C25CF0">
            <w:pPr>
              <w:spacing w:after="0" w:line="240" w:lineRule="auto"/>
              <w:jc w:val="both"/>
              <w:rPr>
                <w:rFonts w:ascii="Times New Roman" w:hAnsi="Times New Roman" w:cs="Times New Roman"/>
              </w:rPr>
            </w:pPr>
            <w:r w:rsidRPr="00987B9B">
              <w:rPr>
                <w:rFonts w:ascii="Times New Roman" w:hAnsi="Times New Roman" w:cs="Times New Roman"/>
                <w:b/>
                <w:bCs/>
              </w:rPr>
              <w:t>Внутренние стандарты</w:t>
            </w:r>
            <w:r w:rsidRPr="00AC7E00">
              <w:rPr>
                <w:rFonts w:ascii="Times New Roman" w:hAnsi="Times New Roman" w:cs="Times New Roman"/>
                <w:b/>
                <w:bCs/>
              </w:rPr>
              <w:t>:</w:t>
            </w:r>
            <w:r w:rsidRPr="00987B9B">
              <w:rPr>
                <w:rFonts w:ascii="Times New Roman" w:hAnsi="Times New Roman" w:cs="Times New Roman"/>
              </w:rPr>
              <w:t xml:space="preserve"> </w:t>
            </w:r>
            <w:r w:rsidR="005066CB" w:rsidRPr="005066CB">
              <w:rPr>
                <w:rFonts w:ascii="Times New Roman" w:hAnsi="Times New Roman" w:cs="Times New Roman"/>
              </w:rPr>
              <w:t xml:space="preserve">сертифицированные стандартные образцы класса «для </w:t>
            </w:r>
            <w:r w:rsidR="005066CB" w:rsidRPr="00987B9B">
              <w:rPr>
                <w:rFonts w:ascii="Times New Roman" w:hAnsi="Times New Roman" w:cs="Times New Roman"/>
              </w:rPr>
              <w:t>ICP-MS</w:t>
            </w:r>
            <w:r w:rsidR="005066CB" w:rsidRPr="005066CB">
              <w:rPr>
                <w:rFonts w:ascii="Times New Roman" w:hAnsi="Times New Roman" w:cs="Times New Roman"/>
              </w:rPr>
              <w:t>»</w:t>
            </w:r>
            <w:r w:rsidRPr="00987B9B">
              <w:rPr>
                <w:rFonts w:ascii="Times New Roman" w:hAnsi="Times New Roman" w:cs="Times New Roman"/>
              </w:rPr>
              <w:t>.</w:t>
            </w:r>
          </w:p>
          <w:p w14:paraId="1252780D" w14:textId="0AD7D212" w:rsidR="00DB679B" w:rsidRDefault="00DB679B" w:rsidP="00C25CF0">
            <w:pPr>
              <w:spacing w:after="0" w:line="240" w:lineRule="auto"/>
              <w:jc w:val="both"/>
              <w:rPr>
                <w:rFonts w:ascii="Times New Roman" w:hAnsi="Times New Roman" w:cs="Times New Roman"/>
              </w:rPr>
            </w:pPr>
            <w:r w:rsidRPr="00987B9B">
              <w:rPr>
                <w:rFonts w:ascii="Times New Roman" w:hAnsi="Times New Roman" w:cs="Times New Roman"/>
                <w:b/>
                <w:bCs/>
              </w:rPr>
              <w:t>Обработка образцов</w:t>
            </w:r>
            <w:r w:rsidRPr="00AC7E00">
              <w:rPr>
                <w:rFonts w:ascii="Times New Roman" w:hAnsi="Times New Roman" w:cs="Times New Roman"/>
                <w:b/>
                <w:bCs/>
              </w:rPr>
              <w:t>:</w:t>
            </w:r>
            <w:r w:rsidRPr="00987B9B">
              <w:rPr>
                <w:rFonts w:ascii="Times New Roman" w:hAnsi="Times New Roman" w:cs="Times New Roman"/>
              </w:rPr>
              <w:t xml:space="preserve"> </w:t>
            </w:r>
            <w:r w:rsidR="005066CB" w:rsidRPr="005066CB">
              <w:rPr>
                <w:rFonts w:ascii="Times New Roman" w:hAnsi="Times New Roman" w:cs="Times New Roman"/>
              </w:rPr>
              <w:t>для минимизации риска загрязнения (контаминации) работу с образцами</w:t>
            </w:r>
            <w:r w:rsidR="005066CB">
              <w:rPr>
                <w:rFonts w:ascii="Times New Roman" w:hAnsi="Times New Roman" w:cs="Times New Roman"/>
                <w:lang w:val="uz-Cyrl-UZ"/>
              </w:rPr>
              <w:t xml:space="preserve"> </w:t>
            </w:r>
            <w:r w:rsidR="005066CB" w:rsidRPr="005066CB">
              <w:rPr>
                <w:rFonts w:ascii="Times New Roman" w:hAnsi="Times New Roman" w:cs="Times New Roman"/>
              </w:rPr>
              <w:t>и их подготовку следует проводить в вытяжном шкафу. Также может использоваться специализированный вытяжной шкаф для анализа микроэлементов с ламинарным потоком воздуха. Шкаф должен быть чистым и свободным от потенциальных загрязнителей окружающей среды.</w:t>
            </w:r>
            <w:r w:rsidR="005066CB">
              <w:rPr>
                <w:rFonts w:ascii="Times New Roman" w:hAnsi="Times New Roman" w:cs="Times New Roman"/>
                <w:lang w:val="uz-Cyrl-UZ"/>
              </w:rPr>
              <w:t xml:space="preserve"> </w:t>
            </w:r>
            <w:r w:rsidR="005066CB" w:rsidRPr="005066CB">
              <w:rPr>
                <w:rFonts w:ascii="Times New Roman" w:hAnsi="Times New Roman" w:cs="Times New Roman"/>
              </w:rPr>
              <w:t>Рекомендуется иметь выделенную зону для подготовки проб на микроэлементы. К потенциальным источникам загрязнения относятся</w:t>
            </w:r>
            <w:r w:rsidR="005066CB">
              <w:rPr>
                <w:rFonts w:ascii="Times New Roman" w:hAnsi="Times New Roman" w:cs="Times New Roman"/>
                <w:lang w:val="uz-Cyrl-UZ"/>
              </w:rPr>
              <w:t xml:space="preserve"> </w:t>
            </w:r>
            <w:r w:rsidR="005066CB" w:rsidRPr="005066CB">
              <w:rPr>
                <w:rFonts w:ascii="Times New Roman" w:hAnsi="Times New Roman" w:cs="Times New Roman"/>
              </w:rPr>
              <w:t>вентиляционные отверстия и потолочная плитка</w:t>
            </w:r>
            <w:r w:rsidR="005066CB">
              <w:rPr>
                <w:rFonts w:ascii="Times New Roman" w:hAnsi="Times New Roman" w:cs="Times New Roman"/>
                <w:lang w:val="uz-Cyrl-UZ"/>
              </w:rPr>
              <w:t xml:space="preserve">, </w:t>
            </w:r>
            <w:r w:rsidR="005066CB" w:rsidRPr="005066CB">
              <w:rPr>
                <w:rFonts w:ascii="Times New Roman" w:hAnsi="Times New Roman" w:cs="Times New Roman"/>
              </w:rPr>
              <w:t>бумажные полотенца, перчатки и стеклянная посуда</w:t>
            </w:r>
            <w:r w:rsidR="005066CB">
              <w:rPr>
                <w:rFonts w:ascii="Times New Roman" w:hAnsi="Times New Roman" w:cs="Times New Roman"/>
                <w:lang w:val="uz-Cyrl-UZ"/>
              </w:rPr>
              <w:t xml:space="preserve">, </w:t>
            </w:r>
            <w:r w:rsidR="005066CB" w:rsidRPr="005066CB">
              <w:rPr>
                <w:rFonts w:ascii="Times New Roman" w:hAnsi="Times New Roman" w:cs="Times New Roman"/>
              </w:rPr>
              <w:t>расходные материалы, такие как трубки, наконечники для пипеток и сами реактивы.</w:t>
            </w:r>
          </w:p>
          <w:p w14:paraId="040663D3" w14:textId="77777777" w:rsidR="005066CB" w:rsidRPr="00987B9B" w:rsidRDefault="005066CB" w:rsidP="00C25CF0">
            <w:pPr>
              <w:spacing w:after="0" w:line="240" w:lineRule="auto"/>
              <w:jc w:val="both"/>
              <w:rPr>
                <w:rFonts w:ascii="Times New Roman" w:hAnsi="Times New Roman" w:cs="Times New Roman"/>
              </w:rPr>
            </w:pPr>
          </w:p>
          <w:p w14:paraId="6BAE9FF9" w14:textId="38F08AB7" w:rsidR="00DB679B" w:rsidRPr="00987B9B" w:rsidRDefault="005066CB" w:rsidP="00C25CF0">
            <w:pPr>
              <w:spacing w:after="0" w:line="240" w:lineRule="auto"/>
              <w:jc w:val="both"/>
              <w:rPr>
                <w:rFonts w:ascii="Times New Roman" w:hAnsi="Times New Roman" w:cs="Times New Roman"/>
              </w:rPr>
            </w:pPr>
            <w:r w:rsidRPr="005066CB">
              <w:rPr>
                <w:rFonts w:ascii="Times New Roman" w:hAnsi="Times New Roman" w:cs="Times New Roman"/>
              </w:rPr>
              <w:t xml:space="preserve">Параллельно со всеми образцами  должен быть подготовлен и проанализирован лабораторный </w:t>
            </w:r>
            <w:r w:rsidRPr="005066CB">
              <w:rPr>
                <w:rFonts w:ascii="Times New Roman" w:hAnsi="Times New Roman" w:cs="Times New Roman"/>
              </w:rPr>
              <w:lastRenderedPageBreak/>
              <w:t>контрольный «холостой» образец, содержащий все компоненты, используемые при подготовке пробы, за исключением самого анализируемого образца.</w:t>
            </w:r>
          </w:p>
          <w:p w14:paraId="253BF28B" w14:textId="26D6EC5C" w:rsidR="00DB679B" w:rsidRDefault="00DB679B" w:rsidP="00C25CF0">
            <w:pPr>
              <w:spacing w:after="0" w:line="240" w:lineRule="auto"/>
              <w:jc w:val="both"/>
              <w:rPr>
                <w:rFonts w:ascii="Times New Roman" w:hAnsi="Times New Roman" w:cs="Times New Roman"/>
              </w:rPr>
            </w:pPr>
          </w:p>
          <w:p w14:paraId="1E364689" w14:textId="233CC9B1" w:rsidR="000D7A9A" w:rsidRDefault="000D7A9A" w:rsidP="00C25CF0">
            <w:pPr>
              <w:spacing w:after="0" w:line="240" w:lineRule="auto"/>
              <w:jc w:val="both"/>
              <w:rPr>
                <w:rFonts w:ascii="Times New Roman" w:hAnsi="Times New Roman" w:cs="Times New Roman"/>
              </w:rPr>
            </w:pPr>
          </w:p>
          <w:p w14:paraId="6E124F8F" w14:textId="4F830CFF" w:rsidR="000D7A9A" w:rsidRDefault="000D7A9A" w:rsidP="00C25CF0">
            <w:pPr>
              <w:spacing w:after="0" w:line="240" w:lineRule="auto"/>
              <w:jc w:val="both"/>
              <w:rPr>
                <w:rFonts w:ascii="Times New Roman" w:hAnsi="Times New Roman" w:cs="Times New Roman"/>
              </w:rPr>
            </w:pPr>
          </w:p>
          <w:p w14:paraId="719669C7" w14:textId="3264DAA6" w:rsidR="000D7A9A" w:rsidRDefault="000D7A9A" w:rsidP="00C25CF0">
            <w:pPr>
              <w:spacing w:after="0" w:line="240" w:lineRule="auto"/>
              <w:jc w:val="both"/>
              <w:rPr>
                <w:rFonts w:ascii="Times New Roman" w:hAnsi="Times New Roman" w:cs="Times New Roman"/>
              </w:rPr>
            </w:pPr>
          </w:p>
          <w:p w14:paraId="6224E6BF" w14:textId="3CB5226D" w:rsidR="000D7A9A" w:rsidRDefault="000D7A9A" w:rsidP="00C25CF0">
            <w:pPr>
              <w:spacing w:after="0" w:line="240" w:lineRule="auto"/>
              <w:jc w:val="both"/>
              <w:rPr>
                <w:rFonts w:ascii="Times New Roman" w:hAnsi="Times New Roman" w:cs="Times New Roman"/>
              </w:rPr>
            </w:pPr>
          </w:p>
          <w:p w14:paraId="0BF67ECD" w14:textId="0CC6C025" w:rsidR="000D7A9A" w:rsidRDefault="000D7A9A" w:rsidP="00C25CF0">
            <w:pPr>
              <w:spacing w:after="0" w:line="240" w:lineRule="auto"/>
              <w:jc w:val="both"/>
              <w:rPr>
                <w:rFonts w:ascii="Times New Roman" w:hAnsi="Times New Roman" w:cs="Times New Roman"/>
              </w:rPr>
            </w:pPr>
          </w:p>
          <w:p w14:paraId="3FC5F70D" w14:textId="28A37CA0" w:rsidR="00EB400E" w:rsidRDefault="00EB400E" w:rsidP="00C25CF0">
            <w:pPr>
              <w:spacing w:after="0" w:line="240" w:lineRule="auto"/>
              <w:jc w:val="both"/>
              <w:rPr>
                <w:rFonts w:ascii="Times New Roman" w:hAnsi="Times New Roman" w:cs="Times New Roman"/>
              </w:rPr>
            </w:pPr>
          </w:p>
          <w:p w14:paraId="22F0C3DE" w14:textId="77777777" w:rsidR="00EB400E" w:rsidRDefault="00EB400E" w:rsidP="00C25CF0">
            <w:pPr>
              <w:spacing w:after="0" w:line="240" w:lineRule="auto"/>
              <w:jc w:val="both"/>
              <w:rPr>
                <w:rFonts w:ascii="Times New Roman" w:hAnsi="Times New Roman" w:cs="Times New Roman"/>
              </w:rPr>
            </w:pPr>
          </w:p>
          <w:p w14:paraId="4D5F6956" w14:textId="6058EDFE" w:rsidR="000D7A9A" w:rsidRDefault="000D7A9A" w:rsidP="00C25CF0">
            <w:pPr>
              <w:spacing w:after="0" w:line="240" w:lineRule="auto"/>
              <w:jc w:val="both"/>
              <w:rPr>
                <w:rFonts w:ascii="Times New Roman" w:hAnsi="Times New Roman" w:cs="Times New Roman"/>
              </w:rPr>
            </w:pPr>
          </w:p>
          <w:p w14:paraId="07D4854F" w14:textId="77777777" w:rsidR="00DB679B" w:rsidRPr="00987B9B" w:rsidRDefault="00DB679B" w:rsidP="00C25CF0">
            <w:pPr>
              <w:spacing w:after="0" w:line="240" w:lineRule="auto"/>
              <w:jc w:val="both"/>
              <w:rPr>
                <w:rFonts w:ascii="Times New Roman" w:hAnsi="Times New Roman" w:cs="Times New Roman"/>
              </w:rPr>
            </w:pPr>
            <w:r w:rsidRPr="00987B9B">
              <w:rPr>
                <w:rFonts w:ascii="Times New Roman" w:hAnsi="Times New Roman" w:cs="Times New Roman"/>
              </w:rPr>
              <w:t>ВОПРОСЫ ВНУТРЕННЕЙ СТАНДАРТИЗАЦИИ И РАЗБАВЛЕНИЯ ОБРАЗЦОВ</w:t>
            </w:r>
          </w:p>
          <w:p w14:paraId="7F0ACDC2" w14:textId="7B4D042E" w:rsidR="00DB679B" w:rsidRPr="00987B9B" w:rsidRDefault="000D65F2" w:rsidP="00C25CF0">
            <w:pPr>
              <w:spacing w:after="0" w:line="240" w:lineRule="auto"/>
              <w:jc w:val="both"/>
              <w:rPr>
                <w:rFonts w:ascii="Times New Roman" w:hAnsi="Times New Roman" w:cs="Times New Roman"/>
              </w:rPr>
            </w:pPr>
            <w:r w:rsidRPr="000D65F2">
              <w:rPr>
                <w:rFonts w:ascii="Times New Roman" w:hAnsi="Times New Roman" w:cs="Times New Roman"/>
              </w:rPr>
              <w:t xml:space="preserve">Культуральные среды представляют собой сложные многокомпонентные смеси, состоящие из углеводов, солей, нуклеиновых кислот, аминокислот, витаминов и питательных микроэлементов. Наличие детальных сведений о конкретных компонентах среды и их концентрациях является залогом успешного проведения анализа методом </w:t>
            </w:r>
            <w:r w:rsidR="00DB679B" w:rsidRPr="00987B9B">
              <w:rPr>
                <w:rFonts w:ascii="Times New Roman" w:hAnsi="Times New Roman" w:cs="Times New Roman"/>
              </w:rPr>
              <w:t>ICP-MS.</w:t>
            </w:r>
          </w:p>
          <w:p w14:paraId="5C84962B" w14:textId="1CDBC248" w:rsidR="00DB679B" w:rsidRDefault="00DB679B" w:rsidP="00C25CF0">
            <w:pPr>
              <w:spacing w:after="0" w:line="240" w:lineRule="auto"/>
              <w:jc w:val="both"/>
              <w:rPr>
                <w:rFonts w:ascii="Times New Roman" w:hAnsi="Times New Roman" w:cs="Times New Roman"/>
              </w:rPr>
            </w:pPr>
          </w:p>
          <w:p w14:paraId="35B914EE" w14:textId="1864C0F6" w:rsidR="0084305F" w:rsidRDefault="0084305F" w:rsidP="00C25CF0">
            <w:pPr>
              <w:spacing w:after="0" w:line="240" w:lineRule="auto"/>
              <w:jc w:val="both"/>
              <w:rPr>
                <w:rFonts w:ascii="Times New Roman" w:hAnsi="Times New Roman" w:cs="Times New Roman"/>
              </w:rPr>
            </w:pPr>
          </w:p>
          <w:p w14:paraId="6C4B5051" w14:textId="2055210C" w:rsidR="0084305F" w:rsidRDefault="0084305F" w:rsidP="00C25CF0">
            <w:pPr>
              <w:spacing w:after="0" w:line="240" w:lineRule="auto"/>
              <w:jc w:val="both"/>
              <w:rPr>
                <w:rFonts w:ascii="Times New Roman" w:hAnsi="Times New Roman" w:cs="Times New Roman"/>
              </w:rPr>
            </w:pPr>
          </w:p>
          <w:p w14:paraId="405C770E" w14:textId="2ACD1872" w:rsidR="00DB679B" w:rsidRDefault="000D65F2" w:rsidP="00C25CF0">
            <w:pPr>
              <w:spacing w:after="0" w:line="240" w:lineRule="auto"/>
              <w:jc w:val="both"/>
              <w:rPr>
                <w:rFonts w:ascii="Times New Roman" w:hAnsi="Times New Roman" w:cs="Times New Roman"/>
              </w:rPr>
            </w:pPr>
            <w:r w:rsidRPr="000D65F2">
              <w:rPr>
                <w:rFonts w:ascii="Times New Roman" w:hAnsi="Times New Roman" w:cs="Times New Roman"/>
              </w:rPr>
              <w:t>В большинстве случаев культуральная среда подвергается прямому растворению в разбавителе на основе слабого раствора кислоты. Такие среды характеризуются высокой растворимостью в воде, при этом проведение полной минерализации (разложения) образца не приводит к удалению неорганических компонентов из матрицы исследуемого раствора.</w:t>
            </w:r>
          </w:p>
          <w:p w14:paraId="192F92BA" w14:textId="4BAC0525" w:rsidR="000D65F2" w:rsidRDefault="000D65F2" w:rsidP="00C25CF0">
            <w:pPr>
              <w:spacing w:after="0" w:line="240" w:lineRule="auto"/>
              <w:jc w:val="both"/>
              <w:rPr>
                <w:rFonts w:ascii="Times New Roman" w:hAnsi="Times New Roman" w:cs="Times New Roman"/>
              </w:rPr>
            </w:pPr>
          </w:p>
          <w:p w14:paraId="214E48DD" w14:textId="534E19C1" w:rsidR="007053C1" w:rsidRDefault="007053C1" w:rsidP="00C25CF0">
            <w:pPr>
              <w:spacing w:after="0" w:line="240" w:lineRule="auto"/>
              <w:jc w:val="both"/>
              <w:rPr>
                <w:rFonts w:ascii="Times New Roman" w:hAnsi="Times New Roman" w:cs="Times New Roman"/>
              </w:rPr>
            </w:pPr>
          </w:p>
          <w:p w14:paraId="763EE849" w14:textId="77777777" w:rsidR="007053C1" w:rsidRPr="00987B9B" w:rsidRDefault="007053C1" w:rsidP="00C25CF0">
            <w:pPr>
              <w:spacing w:after="0" w:line="240" w:lineRule="auto"/>
              <w:jc w:val="both"/>
              <w:rPr>
                <w:rFonts w:ascii="Times New Roman" w:hAnsi="Times New Roman" w:cs="Times New Roman"/>
              </w:rPr>
            </w:pPr>
          </w:p>
          <w:p w14:paraId="36502C47" w14:textId="64597214" w:rsidR="00DB679B" w:rsidRDefault="00DB679B" w:rsidP="00C25CF0">
            <w:pPr>
              <w:spacing w:after="0" w:line="240" w:lineRule="auto"/>
              <w:jc w:val="both"/>
              <w:rPr>
                <w:rFonts w:ascii="Times New Roman" w:hAnsi="Times New Roman" w:cs="Times New Roman"/>
              </w:rPr>
            </w:pPr>
            <w:r w:rsidRPr="00987B9B">
              <w:rPr>
                <w:rFonts w:ascii="Times New Roman" w:hAnsi="Times New Roman" w:cs="Times New Roman"/>
              </w:rPr>
              <w:t>Как правило, стратегия растворения проб для ICP-MS заключается в том, что общий процент растворенных твердых веществ не должен превышать 0,2 % (общее количество растворенного вещества в граммах на 100 мл разбавителя). Неорганические соли, в частности, могут повлиять на точность эксперимента ICP-MS. В идеале, общее количество натрия, вводимого в масс-</w:t>
            </w:r>
            <w:r w:rsidRPr="00987B9B">
              <w:rPr>
                <w:rFonts w:ascii="Times New Roman" w:hAnsi="Times New Roman" w:cs="Times New Roman"/>
              </w:rPr>
              <w:lastRenderedPageBreak/>
              <w:t>спектрометр, например, не должно превышать 1000 мкг/мл (ppm). Присутствие натрия (или легко ионизируемых элементов) в концентрации ppm влияет на эксперимент с использованием ICP-MS тремя способами:</w:t>
            </w:r>
          </w:p>
          <w:p w14:paraId="567A45CD" w14:textId="77777777" w:rsidR="00A84EE9" w:rsidRPr="00987B9B" w:rsidRDefault="00A84EE9" w:rsidP="00C25CF0">
            <w:pPr>
              <w:spacing w:after="0" w:line="240" w:lineRule="auto"/>
              <w:jc w:val="both"/>
              <w:rPr>
                <w:rFonts w:ascii="Times New Roman" w:hAnsi="Times New Roman" w:cs="Times New Roman"/>
              </w:rPr>
            </w:pPr>
          </w:p>
          <w:p w14:paraId="3CBF719D" w14:textId="77777777" w:rsidR="00DB679B" w:rsidRPr="00987B9B" w:rsidRDefault="00DB679B" w:rsidP="00C25CF0">
            <w:pPr>
              <w:spacing w:after="0" w:line="240" w:lineRule="auto"/>
              <w:jc w:val="both"/>
              <w:rPr>
                <w:rFonts w:ascii="Times New Roman" w:hAnsi="Times New Roman" w:cs="Times New Roman"/>
              </w:rPr>
            </w:pPr>
          </w:p>
          <w:p w14:paraId="17767B5D" w14:textId="77777777" w:rsidR="00DB679B" w:rsidRPr="00987B9B" w:rsidRDefault="00DB679B" w:rsidP="00C25CF0">
            <w:pPr>
              <w:spacing w:after="0" w:line="240" w:lineRule="auto"/>
              <w:jc w:val="both"/>
              <w:rPr>
                <w:rFonts w:ascii="Times New Roman" w:hAnsi="Times New Roman" w:cs="Times New Roman"/>
              </w:rPr>
            </w:pPr>
            <w:r w:rsidRPr="00987B9B">
              <w:rPr>
                <w:rFonts w:ascii="Times New Roman" w:hAnsi="Times New Roman" w:cs="Times New Roman"/>
              </w:rPr>
              <w:t>• Источник ионов плазмы становится более проводящим, что приводит к его значительному охлаждению по сравнению с «нормальной» температурой плазмы при введении чистой рабочей стандартной матрицы, такой как 1</w:t>
            </w:r>
            <w:r w:rsidRPr="00987B9B">
              <w:rPr>
                <w:rFonts w:ascii="Times New Roman" w:hAnsi="Times New Roman" w:cs="Times New Roman"/>
                <w:lang w:val="en-US"/>
              </w:rPr>
              <w:t> </w:t>
            </w:r>
            <w:r w:rsidRPr="00987B9B">
              <w:rPr>
                <w:rFonts w:ascii="Times New Roman" w:hAnsi="Times New Roman" w:cs="Times New Roman"/>
              </w:rPr>
              <w:t>% (</w:t>
            </w:r>
            <w:r w:rsidRPr="00987B9B">
              <w:rPr>
                <w:rFonts w:ascii="Times New Roman" w:hAnsi="Times New Roman" w:cs="Times New Roman"/>
                <w:i/>
                <w:iCs/>
              </w:rPr>
              <w:t>об</w:t>
            </w:r>
            <w:r w:rsidRPr="00987B9B">
              <w:rPr>
                <w:rFonts w:ascii="Times New Roman" w:hAnsi="Times New Roman" w:cs="Times New Roman"/>
              </w:rPr>
              <w:t>/</w:t>
            </w:r>
            <w:r w:rsidRPr="00987B9B">
              <w:rPr>
                <w:rFonts w:ascii="Times New Roman" w:hAnsi="Times New Roman" w:cs="Times New Roman"/>
                <w:i/>
                <w:iCs/>
              </w:rPr>
              <w:t>об</w:t>
            </w:r>
            <w:r w:rsidRPr="00987B9B">
              <w:rPr>
                <w:rFonts w:ascii="Times New Roman" w:hAnsi="Times New Roman" w:cs="Times New Roman"/>
              </w:rPr>
              <w:t xml:space="preserve">) азотная кислота. Это, в свою очередь, снижает долю ионизированных атомов элемента (см. </w:t>
            </w:r>
            <w:r w:rsidRPr="00987B9B">
              <w:rPr>
                <w:rFonts w:ascii="Times New Roman" w:hAnsi="Times New Roman" w:cs="Times New Roman"/>
                <w:i/>
                <w:iCs/>
              </w:rPr>
              <w:t>Таблицу 2</w:t>
            </w:r>
            <w:r w:rsidRPr="00987B9B">
              <w:rPr>
                <w:rFonts w:ascii="Times New Roman" w:hAnsi="Times New Roman" w:cs="Times New Roman"/>
              </w:rPr>
              <w:t>). Чем выше потенциал ионизации элемента, тем более выраженным является этот эффект.</w:t>
            </w:r>
          </w:p>
          <w:p w14:paraId="376764C5" w14:textId="77777777" w:rsidR="00DB679B" w:rsidRPr="00987B9B" w:rsidRDefault="00DB679B" w:rsidP="00C25CF0">
            <w:pPr>
              <w:spacing w:after="0" w:line="240" w:lineRule="auto"/>
              <w:jc w:val="both"/>
              <w:rPr>
                <w:rFonts w:ascii="Times New Roman" w:hAnsi="Times New Roman" w:cs="Times New Roman"/>
              </w:rPr>
            </w:pPr>
          </w:p>
          <w:p w14:paraId="1491A612" w14:textId="77777777" w:rsidR="00DB679B" w:rsidRPr="00987B9B" w:rsidRDefault="00DB679B" w:rsidP="00C25CF0">
            <w:pPr>
              <w:spacing w:after="0" w:line="240" w:lineRule="auto"/>
              <w:jc w:val="both"/>
              <w:rPr>
                <w:rFonts w:ascii="Times New Roman" w:hAnsi="Times New Roman" w:cs="Times New Roman"/>
              </w:rPr>
            </w:pPr>
            <w:r w:rsidRPr="00987B9B">
              <w:rPr>
                <w:rFonts w:ascii="Times New Roman" w:hAnsi="Times New Roman" w:cs="Times New Roman"/>
              </w:rPr>
              <w:t xml:space="preserve">• Наличие проводящих ионов в ионном потоке изменяет влияние </w:t>
            </w:r>
            <w:r w:rsidRPr="00202BAF">
              <w:rPr>
                <w:rFonts w:ascii="Times New Roman" w:hAnsi="Times New Roman" w:cs="Times New Roman"/>
              </w:rPr>
              <w:t>полярного смещения</w:t>
            </w:r>
            <w:r w:rsidRPr="00987B9B">
              <w:rPr>
                <w:rFonts w:ascii="Times New Roman" w:hAnsi="Times New Roman" w:cs="Times New Roman"/>
              </w:rPr>
              <w:t xml:space="preserve"> в аналитическом квадруполе. Это может значительно сместить частоту счета ионов с меньшей массой вверх по отношению к частоте счета ионов с большей массой.</w:t>
            </w:r>
          </w:p>
          <w:p w14:paraId="329CC579" w14:textId="77777777" w:rsidR="00DB679B" w:rsidRPr="00987B9B" w:rsidRDefault="00DB679B" w:rsidP="00C25CF0">
            <w:pPr>
              <w:spacing w:after="0" w:line="240" w:lineRule="auto"/>
              <w:jc w:val="both"/>
              <w:rPr>
                <w:rFonts w:ascii="Times New Roman" w:hAnsi="Times New Roman" w:cs="Times New Roman"/>
              </w:rPr>
            </w:pPr>
          </w:p>
          <w:p w14:paraId="435090FE" w14:textId="77777777" w:rsidR="00DB679B" w:rsidRPr="00987B9B" w:rsidRDefault="00DB679B" w:rsidP="00C25CF0">
            <w:pPr>
              <w:spacing w:after="0" w:line="240" w:lineRule="auto"/>
              <w:jc w:val="both"/>
              <w:rPr>
                <w:rFonts w:ascii="Times New Roman" w:hAnsi="Times New Roman" w:cs="Times New Roman"/>
              </w:rPr>
            </w:pPr>
          </w:p>
          <w:p w14:paraId="04D7388B" w14:textId="77777777" w:rsidR="00DB679B" w:rsidRPr="00987B9B" w:rsidRDefault="00DB679B" w:rsidP="00C25CF0">
            <w:pPr>
              <w:spacing w:after="0" w:line="240" w:lineRule="auto"/>
              <w:jc w:val="both"/>
              <w:rPr>
                <w:rFonts w:ascii="Times New Roman" w:hAnsi="Times New Roman" w:cs="Times New Roman"/>
              </w:rPr>
            </w:pPr>
            <w:r w:rsidRPr="00987B9B">
              <w:rPr>
                <w:rFonts w:ascii="Times New Roman" w:hAnsi="Times New Roman" w:cs="Times New Roman"/>
              </w:rPr>
              <w:t xml:space="preserve">• Со временем наблюдается общее снижение отклика из-за осаждения ионов натрия на поверхности плазмы или </w:t>
            </w:r>
            <w:r w:rsidRPr="0056028C">
              <w:rPr>
                <w:rFonts w:ascii="Times New Roman" w:hAnsi="Times New Roman" w:cs="Times New Roman"/>
              </w:rPr>
              <w:t>границе раздела вакуума</w:t>
            </w:r>
            <w:r w:rsidRPr="00987B9B">
              <w:rPr>
                <w:rFonts w:ascii="Times New Roman" w:hAnsi="Times New Roman" w:cs="Times New Roman"/>
              </w:rPr>
              <w:t xml:space="preserve">. </w:t>
            </w:r>
          </w:p>
          <w:p w14:paraId="4FA0DEEC" w14:textId="77777777" w:rsidR="00DB679B" w:rsidRPr="00BB0BAD" w:rsidRDefault="00DB679B" w:rsidP="00C25CF0">
            <w:pPr>
              <w:spacing w:after="0" w:line="240" w:lineRule="auto"/>
              <w:jc w:val="both"/>
              <w:rPr>
                <w:rFonts w:ascii="Times New Roman" w:hAnsi="Times New Roman" w:cs="Times New Roman"/>
                <w:lang w:val="uz-Cyrl-UZ"/>
              </w:rPr>
            </w:pPr>
          </w:p>
          <w:p w14:paraId="6994E6F0" w14:textId="77777777" w:rsidR="00DB679B" w:rsidRPr="009A3494" w:rsidRDefault="00DB679B" w:rsidP="00C25CF0">
            <w:pPr>
              <w:spacing w:after="0" w:line="240" w:lineRule="auto"/>
              <w:jc w:val="both"/>
              <w:rPr>
                <w:rFonts w:ascii="Times New Roman" w:hAnsi="Times New Roman" w:cs="Times New Roman"/>
                <w:lang w:val="uz-Cyrl-UZ"/>
              </w:rPr>
            </w:pPr>
          </w:p>
          <w:p w14:paraId="106C71E9" w14:textId="3E3D0A57" w:rsidR="00DB679B" w:rsidRPr="00987B9B" w:rsidRDefault="00DB679B" w:rsidP="00C25CF0">
            <w:pPr>
              <w:spacing w:after="0" w:line="240" w:lineRule="auto"/>
              <w:jc w:val="both"/>
              <w:rPr>
                <w:rFonts w:ascii="Times New Roman" w:hAnsi="Times New Roman" w:cs="Times New Roman"/>
              </w:rPr>
            </w:pPr>
            <w:r w:rsidRPr="00987B9B">
              <w:rPr>
                <w:rFonts w:ascii="Times New Roman" w:hAnsi="Times New Roman" w:cs="Times New Roman"/>
              </w:rPr>
              <w:t xml:space="preserve">Для всех анализов особенно важно применять правильный внутренний стандарт к </w:t>
            </w:r>
            <w:r w:rsidRPr="00400561">
              <w:rPr>
                <w:rFonts w:ascii="Times New Roman" w:hAnsi="Times New Roman" w:cs="Times New Roman"/>
              </w:rPr>
              <w:t>анализируемому веществу</w:t>
            </w:r>
            <w:r w:rsidRPr="00193AC3">
              <w:rPr>
                <w:rFonts w:ascii="Times New Roman" w:hAnsi="Times New Roman" w:cs="Times New Roman"/>
              </w:rPr>
              <w:t xml:space="preserve"> (аналиту)</w:t>
            </w:r>
            <w:r w:rsidRPr="00987B9B">
              <w:rPr>
                <w:rFonts w:ascii="Times New Roman" w:hAnsi="Times New Roman" w:cs="Times New Roman"/>
              </w:rPr>
              <w:t xml:space="preserve">. Рекомендуется добавлять один или несколько элементов внутреннего стандарта во все калибровочные стандарты и растворы образцов, чтобы они служили в качестве эталонных интенсивностей. Интенсивность массы внутреннего стандарта сравнивается с тем же сигналом от выбранной эталонной точки, такой как исходный </w:t>
            </w:r>
            <w:r w:rsidRPr="004C66BC">
              <w:rPr>
                <w:rFonts w:ascii="Times New Roman" w:hAnsi="Times New Roman" w:cs="Times New Roman"/>
              </w:rPr>
              <w:t>холостой раствор</w:t>
            </w:r>
            <w:r w:rsidRPr="00987B9B">
              <w:rPr>
                <w:rFonts w:ascii="Times New Roman" w:hAnsi="Times New Roman" w:cs="Times New Roman"/>
              </w:rPr>
              <w:t xml:space="preserve">. В зависимости от матрицы образца, </w:t>
            </w:r>
            <w:r w:rsidRPr="007F0E61">
              <w:rPr>
                <w:rFonts w:ascii="Times New Roman" w:hAnsi="Times New Roman" w:cs="Times New Roman"/>
              </w:rPr>
              <w:t>полиатомных спектральных наложений</w:t>
            </w:r>
            <w:r w:rsidRPr="00987B9B">
              <w:rPr>
                <w:rFonts w:ascii="Times New Roman" w:hAnsi="Times New Roman" w:cs="Times New Roman"/>
              </w:rPr>
              <w:t xml:space="preserve"> и </w:t>
            </w:r>
            <w:r w:rsidR="00370604" w:rsidRPr="007F0E61">
              <w:rPr>
                <w:rFonts w:ascii="Times New Roman" w:hAnsi="Times New Roman" w:cs="Times New Roman"/>
              </w:rPr>
              <w:t>целевы</w:t>
            </w:r>
            <w:r w:rsidRPr="007F0E61">
              <w:rPr>
                <w:rFonts w:ascii="Times New Roman" w:hAnsi="Times New Roman" w:cs="Times New Roman"/>
              </w:rPr>
              <w:t>х элементов</w:t>
            </w:r>
            <w:r w:rsidRPr="00987B9B">
              <w:rPr>
                <w:rFonts w:ascii="Times New Roman" w:hAnsi="Times New Roman" w:cs="Times New Roman"/>
              </w:rPr>
              <w:t xml:space="preserve"> может потребоваться несколько элементов </w:t>
            </w:r>
            <w:r w:rsidRPr="00987B9B">
              <w:rPr>
                <w:rFonts w:ascii="Times New Roman" w:hAnsi="Times New Roman" w:cs="Times New Roman"/>
              </w:rPr>
              <w:lastRenderedPageBreak/>
              <w:t xml:space="preserve">внутреннего стандарта. Выбор внутреннего стандарта должен быть рассмотрен во время экспериментов по характеристике метода для установления подходящей точности. Во многих случаях наиболее важным фактором является соответствие диапазона масс элементов аналита диапазону масс внутренних стандартов, но необходимо учитывать влияние ионов солей на </w:t>
            </w:r>
            <w:r w:rsidRPr="00400561">
              <w:rPr>
                <w:rFonts w:ascii="Times New Roman" w:hAnsi="Times New Roman" w:cs="Times New Roman"/>
              </w:rPr>
              <w:t>долю ионизированных веществ</w:t>
            </w:r>
            <w:r w:rsidRPr="00987B9B">
              <w:rPr>
                <w:rFonts w:ascii="Times New Roman" w:hAnsi="Times New Roman" w:cs="Times New Roman"/>
              </w:rPr>
              <w:t>. В ходе</w:t>
            </w:r>
            <w:r w:rsidRPr="00FE362F">
              <w:rPr>
                <w:rFonts w:ascii="Times New Roman" w:hAnsi="Times New Roman" w:cs="Times New Roman"/>
              </w:rPr>
              <w:t xml:space="preserve"> </w:t>
            </w:r>
            <w:r w:rsidRPr="00987B9B">
              <w:rPr>
                <w:rFonts w:ascii="Times New Roman" w:hAnsi="Times New Roman" w:cs="Times New Roman"/>
              </w:rPr>
              <w:t xml:space="preserve">выбора внутреннего стандарта следует внимательно подбирать элементы, которые не имеют </w:t>
            </w:r>
            <w:r w:rsidRPr="00FE362F">
              <w:rPr>
                <w:rFonts w:ascii="Times New Roman" w:hAnsi="Times New Roman" w:cs="Times New Roman"/>
              </w:rPr>
              <w:t>перекрывающихся изотопных масс</w:t>
            </w:r>
            <w:r w:rsidRPr="00987B9B">
              <w:rPr>
                <w:rFonts w:ascii="Times New Roman" w:hAnsi="Times New Roman" w:cs="Times New Roman"/>
              </w:rPr>
              <w:t>, и убедиться, что испытуемые растворы не содержат элемента внутреннего стандарта.</w:t>
            </w:r>
          </w:p>
          <w:p w14:paraId="2B5AC0A0" w14:textId="77777777" w:rsidR="00DB679B" w:rsidRPr="00FE362F" w:rsidRDefault="00DB679B" w:rsidP="00C25CF0">
            <w:pPr>
              <w:spacing w:after="0" w:line="240" w:lineRule="auto"/>
              <w:jc w:val="both"/>
              <w:rPr>
                <w:rFonts w:ascii="Times New Roman" w:hAnsi="Times New Roman" w:cs="Times New Roman"/>
                <w:lang w:val="uz-Cyrl-UZ"/>
              </w:rPr>
            </w:pPr>
          </w:p>
          <w:p w14:paraId="539C90D1" w14:textId="77777777" w:rsidR="00DB679B" w:rsidRPr="00987B9B" w:rsidRDefault="00DB679B" w:rsidP="00C25CF0">
            <w:pPr>
              <w:spacing w:after="0" w:line="240" w:lineRule="auto"/>
              <w:jc w:val="both"/>
              <w:rPr>
                <w:rFonts w:ascii="Times New Roman" w:hAnsi="Times New Roman" w:cs="Times New Roman"/>
              </w:rPr>
            </w:pPr>
            <w:r w:rsidRPr="00987B9B">
              <w:rPr>
                <w:rFonts w:ascii="Times New Roman" w:hAnsi="Times New Roman" w:cs="Times New Roman"/>
              </w:rPr>
              <w:t xml:space="preserve">Из данных по потенциалу ионизации, представленных в </w:t>
            </w:r>
            <w:r w:rsidRPr="00987B9B">
              <w:rPr>
                <w:rFonts w:ascii="Times New Roman" w:hAnsi="Times New Roman" w:cs="Times New Roman"/>
                <w:i/>
                <w:iCs/>
              </w:rPr>
              <w:t>Таблице 6</w:t>
            </w:r>
            <w:r w:rsidRPr="00987B9B">
              <w:rPr>
                <w:rFonts w:ascii="Times New Roman" w:hAnsi="Times New Roman" w:cs="Times New Roman"/>
              </w:rPr>
              <w:t>, следует отметить, что два элемента — селен и цинк — имеют потенциал ионизации, приближающийся к 10 эВ. Соответственно, два элемента внутреннего стандарта — бериллий и теллур — также имеют потенциал, приближающийся к 10 эВ. Большинство других микроэлементов и элементов внутреннего стандарта имеют потенциал ионизации 8 эВ и менее.</w:t>
            </w:r>
          </w:p>
          <w:p w14:paraId="386C81D6" w14:textId="77777777" w:rsidR="00DB679B" w:rsidRPr="00987B9B" w:rsidRDefault="00DB679B" w:rsidP="00C25CF0">
            <w:pPr>
              <w:spacing w:after="0" w:line="240" w:lineRule="auto"/>
              <w:jc w:val="both"/>
              <w:rPr>
                <w:rFonts w:ascii="Times New Roman" w:hAnsi="Times New Roman" w:cs="Times New Roman"/>
              </w:rPr>
            </w:pPr>
          </w:p>
          <w:p w14:paraId="35BDB567" w14:textId="77777777" w:rsidR="00DB679B" w:rsidRPr="00987B9B" w:rsidRDefault="00DB679B" w:rsidP="00C25CF0">
            <w:pPr>
              <w:spacing w:after="0" w:line="240" w:lineRule="auto"/>
              <w:jc w:val="both"/>
              <w:rPr>
                <w:rFonts w:ascii="Times New Roman" w:hAnsi="Times New Roman" w:cs="Times New Roman"/>
                <w:b/>
                <w:bCs/>
              </w:rPr>
            </w:pPr>
            <w:r w:rsidRPr="00987B9B">
              <w:rPr>
                <w:rFonts w:ascii="Times New Roman" w:hAnsi="Times New Roman" w:cs="Times New Roman"/>
                <w:b/>
                <w:bCs/>
              </w:rPr>
              <w:t>Таблица 6. Потенциалы ионизации микроэлементов и внутренних стандартных элементов (</w:t>
            </w:r>
            <w:r w:rsidRPr="00987B9B">
              <w:rPr>
                <w:rFonts w:ascii="Times New Roman" w:hAnsi="Times New Roman" w:cs="Times New Roman"/>
                <w:b/>
                <w:bCs/>
                <w:i/>
                <w:iCs/>
              </w:rPr>
              <w:t>4</w:t>
            </w:r>
            <w:r w:rsidRPr="00987B9B">
              <w:rPr>
                <w:rFonts w:ascii="Times New Roman" w:hAnsi="Times New Roman" w:cs="Times New Roman"/>
                <w:b/>
                <w:bCs/>
              </w:rPr>
              <w:t>)</w:t>
            </w:r>
          </w:p>
          <w:p w14:paraId="49E4EEE8" w14:textId="77777777" w:rsidR="00DB679B" w:rsidRPr="00861877" w:rsidRDefault="00DB679B" w:rsidP="00C25CF0">
            <w:pPr>
              <w:spacing w:after="0" w:line="240" w:lineRule="auto"/>
              <w:jc w:val="both"/>
              <w:rPr>
                <w:rFonts w:ascii="Times New Roman" w:hAnsi="Times New Roman" w:cs="Times New Roman"/>
              </w:rPr>
            </w:pPr>
          </w:p>
          <w:tbl>
            <w:tblPr>
              <w:tblW w:w="5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011"/>
              <w:gridCol w:w="1493"/>
              <w:gridCol w:w="1212"/>
              <w:gridCol w:w="1454"/>
            </w:tblGrid>
            <w:tr w:rsidR="00DB679B" w:rsidRPr="00987B9B" w14:paraId="6601F41B" w14:textId="77777777" w:rsidTr="001B38A3">
              <w:trPr>
                <w:trHeight w:val="1001"/>
                <w:tblHeader/>
              </w:trPr>
              <w:tc>
                <w:tcPr>
                  <w:tcW w:w="1011" w:type="dxa"/>
                  <w:vAlign w:val="center"/>
                  <w:hideMark/>
                </w:tcPr>
                <w:p w14:paraId="458AD5E3" w14:textId="77777777" w:rsidR="00DB679B" w:rsidRPr="00987B9B" w:rsidRDefault="00DB679B" w:rsidP="00C25CF0">
                  <w:pPr>
                    <w:spacing w:after="0" w:line="240" w:lineRule="auto"/>
                    <w:jc w:val="both"/>
                    <w:rPr>
                      <w:rFonts w:ascii="Times New Roman" w:hAnsi="Times New Roman" w:cs="Times New Roman"/>
                      <w:b/>
                      <w:bCs/>
                    </w:rPr>
                  </w:pPr>
                  <w:r w:rsidRPr="00987B9B">
                    <w:rPr>
                      <w:rFonts w:ascii="Times New Roman" w:hAnsi="Times New Roman" w:cs="Times New Roman"/>
                      <w:b/>
                      <w:bCs/>
                    </w:rPr>
                    <w:t>Элемент</w:t>
                  </w:r>
                </w:p>
              </w:tc>
              <w:tc>
                <w:tcPr>
                  <w:tcW w:w="1493" w:type="dxa"/>
                  <w:vAlign w:val="center"/>
                  <w:hideMark/>
                </w:tcPr>
                <w:p w14:paraId="7A3C43CC" w14:textId="77777777" w:rsidR="00DB679B" w:rsidRPr="00987B9B" w:rsidRDefault="00DB679B" w:rsidP="00C25CF0">
                  <w:pPr>
                    <w:spacing w:after="0" w:line="240" w:lineRule="auto"/>
                    <w:jc w:val="both"/>
                    <w:rPr>
                      <w:rFonts w:ascii="Times New Roman" w:hAnsi="Times New Roman" w:cs="Times New Roman"/>
                      <w:b/>
                      <w:bCs/>
                    </w:rPr>
                  </w:pPr>
                  <w:r w:rsidRPr="00987B9B">
                    <w:rPr>
                      <w:rFonts w:ascii="Times New Roman" w:hAnsi="Times New Roman" w:cs="Times New Roman"/>
                      <w:b/>
                      <w:bCs/>
                    </w:rPr>
                    <w:t>Аналитическая масса (АМ)</w:t>
                  </w:r>
                </w:p>
              </w:tc>
              <w:tc>
                <w:tcPr>
                  <w:tcW w:w="1212" w:type="dxa"/>
                  <w:vAlign w:val="center"/>
                  <w:hideMark/>
                </w:tcPr>
                <w:p w14:paraId="7501DD3F" w14:textId="77777777" w:rsidR="00DB679B" w:rsidRPr="00987B9B" w:rsidRDefault="00DB679B" w:rsidP="00C25CF0">
                  <w:pPr>
                    <w:spacing w:after="0" w:line="240" w:lineRule="auto"/>
                    <w:jc w:val="both"/>
                    <w:rPr>
                      <w:rFonts w:ascii="Times New Roman" w:hAnsi="Times New Roman" w:cs="Times New Roman"/>
                      <w:b/>
                      <w:bCs/>
                    </w:rPr>
                  </w:pPr>
                  <w:r w:rsidRPr="00987B9B">
                    <w:rPr>
                      <w:rFonts w:ascii="Times New Roman" w:hAnsi="Times New Roman" w:cs="Times New Roman"/>
                      <w:b/>
                      <w:bCs/>
                    </w:rPr>
                    <w:t>Первый потенциал ионизации (эВ)</w:t>
                  </w:r>
                </w:p>
              </w:tc>
              <w:tc>
                <w:tcPr>
                  <w:tcW w:w="1454" w:type="dxa"/>
                  <w:vAlign w:val="center"/>
                  <w:hideMark/>
                </w:tcPr>
                <w:p w14:paraId="6391A8B4" w14:textId="77777777" w:rsidR="00DB679B" w:rsidRPr="00987B9B" w:rsidRDefault="00DB679B" w:rsidP="00C25CF0">
                  <w:pPr>
                    <w:spacing w:after="0" w:line="240" w:lineRule="auto"/>
                    <w:jc w:val="both"/>
                    <w:rPr>
                      <w:rFonts w:ascii="Times New Roman" w:hAnsi="Times New Roman" w:cs="Times New Roman"/>
                      <w:b/>
                      <w:bCs/>
                    </w:rPr>
                  </w:pPr>
                  <w:r w:rsidRPr="00987B9B">
                    <w:rPr>
                      <w:rFonts w:ascii="Times New Roman" w:hAnsi="Times New Roman" w:cs="Times New Roman"/>
                      <w:b/>
                      <w:bCs/>
                    </w:rPr>
                    <w:t>Доля ионизированных при 7500° (%)</w:t>
                  </w:r>
                </w:p>
              </w:tc>
            </w:tr>
            <w:tr w:rsidR="00DB679B" w:rsidRPr="00987B9B" w14:paraId="7A126D74" w14:textId="77777777" w:rsidTr="001B38A3">
              <w:trPr>
                <w:trHeight w:val="237"/>
              </w:trPr>
              <w:tc>
                <w:tcPr>
                  <w:tcW w:w="1011" w:type="dxa"/>
                  <w:vAlign w:val="center"/>
                  <w:hideMark/>
                </w:tcPr>
                <w:p w14:paraId="73FE8D2B"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rPr>
                    <w:t>Алюминий</w:t>
                  </w:r>
                </w:p>
              </w:tc>
              <w:tc>
                <w:tcPr>
                  <w:tcW w:w="1493" w:type="dxa"/>
                  <w:vAlign w:val="center"/>
                  <w:hideMark/>
                </w:tcPr>
                <w:p w14:paraId="077A90E7"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27</w:t>
                  </w:r>
                </w:p>
              </w:tc>
              <w:tc>
                <w:tcPr>
                  <w:tcW w:w="1212" w:type="dxa"/>
                  <w:vAlign w:val="center"/>
                  <w:hideMark/>
                </w:tcPr>
                <w:p w14:paraId="04159F26"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&lt;7</w:t>
                  </w:r>
                </w:p>
              </w:tc>
              <w:tc>
                <w:tcPr>
                  <w:tcW w:w="1454" w:type="dxa"/>
                  <w:vAlign w:val="center"/>
                  <w:hideMark/>
                </w:tcPr>
                <w:p w14:paraId="4C87353E"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98</w:t>
                  </w:r>
                </w:p>
              </w:tc>
            </w:tr>
            <w:tr w:rsidR="00DB679B" w:rsidRPr="00987B9B" w14:paraId="76C6F267" w14:textId="77777777" w:rsidTr="001B38A3">
              <w:trPr>
                <w:trHeight w:val="247"/>
              </w:trPr>
              <w:tc>
                <w:tcPr>
                  <w:tcW w:w="1011" w:type="dxa"/>
                  <w:vAlign w:val="center"/>
                  <w:hideMark/>
                </w:tcPr>
                <w:p w14:paraId="2FFDE47E"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rPr>
                    <w:t>Сурьма</w:t>
                  </w:r>
                </w:p>
              </w:tc>
              <w:tc>
                <w:tcPr>
                  <w:tcW w:w="1493" w:type="dxa"/>
                  <w:vAlign w:val="center"/>
                  <w:hideMark/>
                </w:tcPr>
                <w:p w14:paraId="3A33783C"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121, 123</w:t>
                  </w:r>
                </w:p>
              </w:tc>
              <w:tc>
                <w:tcPr>
                  <w:tcW w:w="1212" w:type="dxa"/>
                  <w:vAlign w:val="center"/>
                  <w:hideMark/>
                </w:tcPr>
                <w:p w14:paraId="6398740E"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7–8</w:t>
                  </w:r>
                </w:p>
              </w:tc>
              <w:tc>
                <w:tcPr>
                  <w:tcW w:w="1454" w:type="dxa"/>
                  <w:vAlign w:val="center"/>
                  <w:hideMark/>
                </w:tcPr>
                <w:p w14:paraId="6AA92A41"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78</w:t>
                  </w:r>
                </w:p>
              </w:tc>
            </w:tr>
            <w:tr w:rsidR="00DB679B" w:rsidRPr="00987B9B" w14:paraId="4C4DCD84" w14:textId="77777777" w:rsidTr="001B38A3">
              <w:trPr>
                <w:trHeight w:val="237"/>
              </w:trPr>
              <w:tc>
                <w:tcPr>
                  <w:tcW w:w="1011" w:type="dxa"/>
                  <w:vAlign w:val="center"/>
                  <w:hideMark/>
                </w:tcPr>
                <w:p w14:paraId="494E3DBF"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rPr>
                    <w:t>Бериллий</w:t>
                  </w:r>
                  <w:hyperlink r:id="rId59" w:anchor="FN_SLV_P4C_LTB" w:history="1">
                    <w:r w:rsidRPr="00987B9B">
                      <w:rPr>
                        <w:rFonts w:ascii="Times New Roman" w:hAnsi="Times New Roman" w:cs="Times New Roman"/>
                        <w:bCs/>
                        <w:color w:val="0563C1" w:themeColor="hyperlink"/>
                        <w:u w:val="single"/>
                        <w:vertAlign w:val="superscript"/>
                        <w:lang w:val="en-US"/>
                      </w:rPr>
                      <w:t>a</w:t>
                    </w:r>
                  </w:hyperlink>
                </w:p>
              </w:tc>
              <w:tc>
                <w:tcPr>
                  <w:tcW w:w="1493" w:type="dxa"/>
                  <w:vAlign w:val="center"/>
                  <w:hideMark/>
                </w:tcPr>
                <w:p w14:paraId="59A3AA9E"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9</w:t>
                  </w:r>
                </w:p>
              </w:tc>
              <w:tc>
                <w:tcPr>
                  <w:tcW w:w="1212" w:type="dxa"/>
                  <w:vAlign w:val="center"/>
                  <w:hideMark/>
                </w:tcPr>
                <w:p w14:paraId="76D54E41"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9–10</w:t>
                  </w:r>
                </w:p>
              </w:tc>
              <w:tc>
                <w:tcPr>
                  <w:tcW w:w="1454" w:type="dxa"/>
                  <w:vAlign w:val="center"/>
                  <w:hideMark/>
                </w:tcPr>
                <w:p w14:paraId="7028122A"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75</w:t>
                  </w:r>
                </w:p>
              </w:tc>
            </w:tr>
            <w:tr w:rsidR="00DB679B" w:rsidRPr="00987B9B" w14:paraId="42AA5E89" w14:textId="77777777" w:rsidTr="001B38A3">
              <w:trPr>
                <w:trHeight w:val="247"/>
              </w:trPr>
              <w:tc>
                <w:tcPr>
                  <w:tcW w:w="1011" w:type="dxa"/>
                  <w:vAlign w:val="center"/>
                  <w:hideMark/>
                </w:tcPr>
                <w:p w14:paraId="5FD22F52"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rPr>
                    <w:t>Висмут</w:t>
                  </w:r>
                  <w:hyperlink r:id="rId60" w:anchor="FN_SLV_P4C_LTB" w:history="1">
                    <w:r w:rsidRPr="00987B9B">
                      <w:rPr>
                        <w:rFonts w:ascii="Times New Roman" w:hAnsi="Times New Roman" w:cs="Times New Roman"/>
                        <w:bCs/>
                        <w:color w:val="0563C1" w:themeColor="hyperlink"/>
                        <w:u w:val="single"/>
                        <w:vertAlign w:val="superscript"/>
                        <w:lang w:val="en-US"/>
                      </w:rPr>
                      <w:t>a</w:t>
                    </w:r>
                  </w:hyperlink>
                </w:p>
              </w:tc>
              <w:tc>
                <w:tcPr>
                  <w:tcW w:w="1493" w:type="dxa"/>
                  <w:vAlign w:val="center"/>
                  <w:hideMark/>
                </w:tcPr>
                <w:p w14:paraId="1D6E4BFC"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209</w:t>
                  </w:r>
                </w:p>
              </w:tc>
              <w:tc>
                <w:tcPr>
                  <w:tcW w:w="1212" w:type="dxa"/>
                  <w:vAlign w:val="center"/>
                  <w:hideMark/>
                </w:tcPr>
                <w:p w14:paraId="2B65CB4E"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7–8</w:t>
                  </w:r>
                </w:p>
              </w:tc>
              <w:tc>
                <w:tcPr>
                  <w:tcW w:w="1454" w:type="dxa"/>
                  <w:vAlign w:val="center"/>
                  <w:hideMark/>
                </w:tcPr>
                <w:p w14:paraId="7B35311F"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92</w:t>
                  </w:r>
                </w:p>
              </w:tc>
            </w:tr>
            <w:tr w:rsidR="00DB679B" w:rsidRPr="00987B9B" w14:paraId="1178A36E" w14:textId="77777777" w:rsidTr="001B38A3">
              <w:trPr>
                <w:trHeight w:val="237"/>
              </w:trPr>
              <w:tc>
                <w:tcPr>
                  <w:tcW w:w="1011" w:type="dxa"/>
                  <w:vAlign w:val="center"/>
                  <w:hideMark/>
                </w:tcPr>
                <w:p w14:paraId="1CF97361"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rPr>
                    <w:t>Кадмий</w:t>
                  </w:r>
                </w:p>
              </w:tc>
              <w:tc>
                <w:tcPr>
                  <w:tcW w:w="1493" w:type="dxa"/>
                  <w:vAlign w:val="center"/>
                  <w:hideMark/>
                </w:tcPr>
                <w:p w14:paraId="28CC2043"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111, 114</w:t>
                  </w:r>
                </w:p>
              </w:tc>
              <w:tc>
                <w:tcPr>
                  <w:tcW w:w="1212" w:type="dxa"/>
                  <w:vAlign w:val="center"/>
                  <w:hideMark/>
                </w:tcPr>
                <w:p w14:paraId="39FE83E1"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9–10</w:t>
                  </w:r>
                </w:p>
              </w:tc>
              <w:tc>
                <w:tcPr>
                  <w:tcW w:w="1454" w:type="dxa"/>
                  <w:vAlign w:val="center"/>
                  <w:hideMark/>
                </w:tcPr>
                <w:p w14:paraId="74162AE6"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85</w:t>
                  </w:r>
                </w:p>
              </w:tc>
            </w:tr>
            <w:tr w:rsidR="00DB679B" w:rsidRPr="00987B9B" w14:paraId="75FD5ADA" w14:textId="77777777" w:rsidTr="001B38A3">
              <w:trPr>
                <w:trHeight w:val="247"/>
              </w:trPr>
              <w:tc>
                <w:tcPr>
                  <w:tcW w:w="1011" w:type="dxa"/>
                  <w:vAlign w:val="center"/>
                  <w:hideMark/>
                </w:tcPr>
                <w:p w14:paraId="5C227FC3"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rPr>
                    <w:t>Кобальт</w:t>
                  </w:r>
                </w:p>
              </w:tc>
              <w:tc>
                <w:tcPr>
                  <w:tcW w:w="1493" w:type="dxa"/>
                  <w:vAlign w:val="center"/>
                  <w:hideMark/>
                </w:tcPr>
                <w:p w14:paraId="328C3CA6"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59</w:t>
                  </w:r>
                </w:p>
              </w:tc>
              <w:tc>
                <w:tcPr>
                  <w:tcW w:w="1212" w:type="dxa"/>
                  <w:vAlign w:val="center"/>
                  <w:hideMark/>
                </w:tcPr>
                <w:p w14:paraId="48FF79DB"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7–8</w:t>
                  </w:r>
                </w:p>
              </w:tc>
              <w:tc>
                <w:tcPr>
                  <w:tcW w:w="1454" w:type="dxa"/>
                  <w:vAlign w:val="center"/>
                  <w:hideMark/>
                </w:tcPr>
                <w:p w14:paraId="0BF2A054"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92</w:t>
                  </w:r>
                </w:p>
              </w:tc>
            </w:tr>
            <w:tr w:rsidR="00DB679B" w:rsidRPr="00987B9B" w14:paraId="1AC0D20E" w14:textId="77777777" w:rsidTr="001B38A3">
              <w:trPr>
                <w:trHeight w:val="237"/>
              </w:trPr>
              <w:tc>
                <w:tcPr>
                  <w:tcW w:w="1011" w:type="dxa"/>
                  <w:vAlign w:val="center"/>
                  <w:hideMark/>
                </w:tcPr>
                <w:p w14:paraId="13936112"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rPr>
                    <w:t>Хром</w:t>
                  </w:r>
                </w:p>
              </w:tc>
              <w:tc>
                <w:tcPr>
                  <w:tcW w:w="1493" w:type="dxa"/>
                  <w:vAlign w:val="center"/>
                  <w:hideMark/>
                </w:tcPr>
                <w:p w14:paraId="17FFBD64"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52, 53</w:t>
                  </w:r>
                </w:p>
              </w:tc>
              <w:tc>
                <w:tcPr>
                  <w:tcW w:w="1212" w:type="dxa"/>
                  <w:vAlign w:val="center"/>
                  <w:hideMark/>
                </w:tcPr>
                <w:p w14:paraId="4911749A"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&lt;7</w:t>
                  </w:r>
                </w:p>
              </w:tc>
              <w:tc>
                <w:tcPr>
                  <w:tcW w:w="1454" w:type="dxa"/>
                  <w:vAlign w:val="center"/>
                  <w:hideMark/>
                </w:tcPr>
                <w:p w14:paraId="3DB31887"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98</w:t>
                  </w:r>
                </w:p>
              </w:tc>
            </w:tr>
            <w:tr w:rsidR="00DB679B" w:rsidRPr="00987B9B" w14:paraId="3C08768F" w14:textId="77777777" w:rsidTr="001B38A3">
              <w:trPr>
                <w:trHeight w:val="247"/>
              </w:trPr>
              <w:tc>
                <w:tcPr>
                  <w:tcW w:w="1011" w:type="dxa"/>
                  <w:vAlign w:val="center"/>
                  <w:hideMark/>
                </w:tcPr>
                <w:p w14:paraId="724722D9"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rPr>
                    <w:lastRenderedPageBreak/>
                    <w:t>Медь</w:t>
                  </w:r>
                </w:p>
              </w:tc>
              <w:tc>
                <w:tcPr>
                  <w:tcW w:w="1493" w:type="dxa"/>
                  <w:vAlign w:val="center"/>
                  <w:hideMark/>
                </w:tcPr>
                <w:p w14:paraId="2E10CEC7"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63, 65</w:t>
                  </w:r>
                </w:p>
              </w:tc>
              <w:tc>
                <w:tcPr>
                  <w:tcW w:w="1212" w:type="dxa"/>
                  <w:vAlign w:val="center"/>
                  <w:hideMark/>
                </w:tcPr>
                <w:p w14:paraId="55D96A27"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7–8</w:t>
                  </w:r>
                </w:p>
              </w:tc>
              <w:tc>
                <w:tcPr>
                  <w:tcW w:w="1454" w:type="dxa"/>
                  <w:vAlign w:val="center"/>
                  <w:hideMark/>
                </w:tcPr>
                <w:p w14:paraId="10CA4D69"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90</w:t>
                  </w:r>
                </w:p>
              </w:tc>
            </w:tr>
            <w:tr w:rsidR="00DB679B" w:rsidRPr="00987B9B" w14:paraId="335DF08B" w14:textId="77777777" w:rsidTr="001B38A3">
              <w:trPr>
                <w:trHeight w:val="237"/>
              </w:trPr>
              <w:tc>
                <w:tcPr>
                  <w:tcW w:w="1011" w:type="dxa"/>
                  <w:vAlign w:val="center"/>
                  <w:hideMark/>
                </w:tcPr>
                <w:p w14:paraId="2BB91561"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rPr>
                    <w:t>Галлий</w:t>
                  </w:r>
                  <w:hyperlink r:id="rId61" w:anchor="FN_SLV_P4C_LTB" w:history="1">
                    <w:r w:rsidRPr="00987B9B">
                      <w:rPr>
                        <w:rFonts w:ascii="Times New Roman" w:hAnsi="Times New Roman" w:cs="Times New Roman"/>
                        <w:bCs/>
                        <w:color w:val="0563C1" w:themeColor="hyperlink"/>
                        <w:u w:val="single"/>
                        <w:vertAlign w:val="superscript"/>
                        <w:lang w:val="en-US"/>
                      </w:rPr>
                      <w:t>a</w:t>
                    </w:r>
                  </w:hyperlink>
                </w:p>
              </w:tc>
              <w:tc>
                <w:tcPr>
                  <w:tcW w:w="1493" w:type="dxa"/>
                  <w:vAlign w:val="center"/>
                  <w:hideMark/>
                </w:tcPr>
                <w:p w14:paraId="76760460"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69</w:t>
                  </w:r>
                </w:p>
              </w:tc>
              <w:tc>
                <w:tcPr>
                  <w:tcW w:w="1212" w:type="dxa"/>
                  <w:vAlign w:val="center"/>
                  <w:hideMark/>
                </w:tcPr>
                <w:p w14:paraId="2892C46C"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&lt;7</w:t>
                  </w:r>
                </w:p>
              </w:tc>
              <w:tc>
                <w:tcPr>
                  <w:tcW w:w="1454" w:type="dxa"/>
                  <w:vAlign w:val="center"/>
                  <w:hideMark/>
                </w:tcPr>
                <w:p w14:paraId="21862C4B"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98</w:t>
                  </w:r>
                </w:p>
              </w:tc>
            </w:tr>
            <w:tr w:rsidR="00DB679B" w:rsidRPr="00987B9B" w14:paraId="30454C81" w14:textId="77777777" w:rsidTr="001B38A3">
              <w:trPr>
                <w:trHeight w:val="247"/>
              </w:trPr>
              <w:tc>
                <w:tcPr>
                  <w:tcW w:w="1011" w:type="dxa"/>
                  <w:vAlign w:val="center"/>
                  <w:hideMark/>
                </w:tcPr>
                <w:p w14:paraId="35E1E049"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rPr>
                    <w:t>Германий</w:t>
                  </w:r>
                  <w:hyperlink r:id="rId62" w:anchor="FN_SLV_P4C_LTB" w:history="1">
                    <w:r w:rsidRPr="00987B9B">
                      <w:rPr>
                        <w:rFonts w:ascii="Times New Roman" w:hAnsi="Times New Roman" w:cs="Times New Roman"/>
                        <w:bCs/>
                        <w:color w:val="0563C1" w:themeColor="hyperlink"/>
                        <w:u w:val="single"/>
                        <w:vertAlign w:val="superscript"/>
                        <w:lang w:val="en-US"/>
                      </w:rPr>
                      <w:t>a</w:t>
                    </w:r>
                  </w:hyperlink>
                </w:p>
              </w:tc>
              <w:tc>
                <w:tcPr>
                  <w:tcW w:w="1493" w:type="dxa"/>
                  <w:vAlign w:val="center"/>
                  <w:hideMark/>
                </w:tcPr>
                <w:p w14:paraId="3566178D"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72</w:t>
                  </w:r>
                </w:p>
              </w:tc>
              <w:tc>
                <w:tcPr>
                  <w:tcW w:w="1212" w:type="dxa"/>
                  <w:vAlign w:val="center"/>
                  <w:hideMark/>
                </w:tcPr>
                <w:p w14:paraId="28A25D8E"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7–8</w:t>
                  </w:r>
                </w:p>
              </w:tc>
              <w:tc>
                <w:tcPr>
                  <w:tcW w:w="1454" w:type="dxa"/>
                  <w:vAlign w:val="center"/>
                  <w:hideMark/>
                </w:tcPr>
                <w:p w14:paraId="77EBE88C"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90</w:t>
                  </w:r>
                </w:p>
              </w:tc>
            </w:tr>
            <w:tr w:rsidR="00DB679B" w:rsidRPr="00987B9B" w14:paraId="38937058" w14:textId="77777777" w:rsidTr="001B38A3">
              <w:trPr>
                <w:trHeight w:val="237"/>
              </w:trPr>
              <w:tc>
                <w:tcPr>
                  <w:tcW w:w="1011" w:type="dxa"/>
                  <w:vAlign w:val="center"/>
                  <w:hideMark/>
                </w:tcPr>
                <w:p w14:paraId="6D94BE43"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rPr>
                    <w:t>Индий</w:t>
                  </w:r>
                  <w:hyperlink r:id="rId63" w:anchor="FN_SLV_P4C_LTB" w:history="1">
                    <w:r w:rsidRPr="00987B9B">
                      <w:rPr>
                        <w:rFonts w:ascii="Times New Roman" w:hAnsi="Times New Roman" w:cs="Times New Roman"/>
                        <w:bCs/>
                        <w:color w:val="0563C1" w:themeColor="hyperlink"/>
                        <w:u w:val="single"/>
                        <w:vertAlign w:val="superscript"/>
                        <w:lang w:val="en-US"/>
                      </w:rPr>
                      <w:t>a</w:t>
                    </w:r>
                  </w:hyperlink>
                </w:p>
              </w:tc>
              <w:tc>
                <w:tcPr>
                  <w:tcW w:w="1493" w:type="dxa"/>
                  <w:vAlign w:val="center"/>
                  <w:hideMark/>
                </w:tcPr>
                <w:p w14:paraId="7E540287"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115</w:t>
                  </w:r>
                </w:p>
              </w:tc>
              <w:tc>
                <w:tcPr>
                  <w:tcW w:w="1212" w:type="dxa"/>
                  <w:vAlign w:val="center"/>
                  <w:hideMark/>
                </w:tcPr>
                <w:p w14:paraId="77F1EE59"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&lt;7</w:t>
                  </w:r>
                </w:p>
              </w:tc>
              <w:tc>
                <w:tcPr>
                  <w:tcW w:w="1454" w:type="dxa"/>
                  <w:vAlign w:val="center"/>
                  <w:hideMark/>
                </w:tcPr>
                <w:p w14:paraId="1751CF89"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99</w:t>
                  </w:r>
                </w:p>
              </w:tc>
            </w:tr>
            <w:tr w:rsidR="00DB679B" w:rsidRPr="00987B9B" w14:paraId="5BD09AB5" w14:textId="77777777" w:rsidTr="001B38A3">
              <w:trPr>
                <w:trHeight w:val="247"/>
              </w:trPr>
              <w:tc>
                <w:tcPr>
                  <w:tcW w:w="1011" w:type="dxa"/>
                  <w:vAlign w:val="center"/>
                  <w:hideMark/>
                </w:tcPr>
                <w:p w14:paraId="0B49B4F1"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rPr>
                    <w:t>Железо</w:t>
                  </w:r>
                </w:p>
              </w:tc>
              <w:tc>
                <w:tcPr>
                  <w:tcW w:w="1493" w:type="dxa"/>
                  <w:vAlign w:val="center"/>
                  <w:hideMark/>
                </w:tcPr>
                <w:p w14:paraId="25AF3447"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56, 57</w:t>
                  </w:r>
                </w:p>
              </w:tc>
              <w:tc>
                <w:tcPr>
                  <w:tcW w:w="1212" w:type="dxa"/>
                  <w:vAlign w:val="center"/>
                  <w:hideMark/>
                </w:tcPr>
                <w:p w14:paraId="4D756082"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7–8</w:t>
                  </w:r>
                </w:p>
              </w:tc>
              <w:tc>
                <w:tcPr>
                  <w:tcW w:w="1454" w:type="dxa"/>
                  <w:vAlign w:val="center"/>
                  <w:hideMark/>
                </w:tcPr>
                <w:p w14:paraId="2B043777"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96</w:t>
                  </w:r>
                </w:p>
              </w:tc>
            </w:tr>
            <w:tr w:rsidR="00DB679B" w:rsidRPr="00987B9B" w14:paraId="4AC70BD9" w14:textId="77777777" w:rsidTr="001B38A3">
              <w:trPr>
                <w:trHeight w:val="237"/>
              </w:trPr>
              <w:tc>
                <w:tcPr>
                  <w:tcW w:w="1011" w:type="dxa"/>
                  <w:vAlign w:val="center"/>
                  <w:hideMark/>
                </w:tcPr>
                <w:p w14:paraId="6CCC00B8"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rPr>
                    <w:t>Лютеций</w:t>
                  </w:r>
                  <w:hyperlink r:id="rId64" w:anchor="FN_SLV_P4C_LTB" w:history="1">
                    <w:r w:rsidRPr="00987B9B">
                      <w:rPr>
                        <w:rFonts w:ascii="Times New Roman" w:hAnsi="Times New Roman" w:cs="Times New Roman"/>
                        <w:bCs/>
                        <w:color w:val="0563C1" w:themeColor="hyperlink"/>
                        <w:u w:val="single"/>
                        <w:vertAlign w:val="superscript"/>
                        <w:lang w:val="en-US"/>
                      </w:rPr>
                      <w:t>a</w:t>
                    </w:r>
                  </w:hyperlink>
                </w:p>
              </w:tc>
              <w:tc>
                <w:tcPr>
                  <w:tcW w:w="1493" w:type="dxa"/>
                  <w:vAlign w:val="center"/>
                  <w:hideMark/>
                </w:tcPr>
                <w:p w14:paraId="6944936B"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175</w:t>
                  </w:r>
                </w:p>
              </w:tc>
              <w:tc>
                <w:tcPr>
                  <w:tcW w:w="1212" w:type="dxa"/>
                  <w:vAlign w:val="center"/>
                  <w:hideMark/>
                </w:tcPr>
                <w:p w14:paraId="06D86463"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&lt;7</w:t>
                  </w:r>
                </w:p>
              </w:tc>
              <w:tc>
                <w:tcPr>
                  <w:tcW w:w="1454" w:type="dxa"/>
                  <w:vAlign w:val="center"/>
                  <w:hideMark/>
                </w:tcPr>
                <w:p w14:paraId="368FEEC0"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99</w:t>
                  </w:r>
                </w:p>
              </w:tc>
            </w:tr>
            <w:tr w:rsidR="00DB679B" w:rsidRPr="00987B9B" w14:paraId="0B39DBF7" w14:textId="77777777" w:rsidTr="001B38A3">
              <w:trPr>
                <w:trHeight w:val="247"/>
              </w:trPr>
              <w:tc>
                <w:tcPr>
                  <w:tcW w:w="1011" w:type="dxa"/>
                  <w:vAlign w:val="center"/>
                  <w:hideMark/>
                </w:tcPr>
                <w:p w14:paraId="511E6457"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rPr>
                    <w:t>Магний</w:t>
                  </w:r>
                </w:p>
              </w:tc>
              <w:tc>
                <w:tcPr>
                  <w:tcW w:w="1493" w:type="dxa"/>
                  <w:vAlign w:val="center"/>
                  <w:hideMark/>
                </w:tcPr>
                <w:p w14:paraId="15FC35A6"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24, 25, 26</w:t>
                  </w:r>
                </w:p>
              </w:tc>
              <w:tc>
                <w:tcPr>
                  <w:tcW w:w="1212" w:type="dxa"/>
                  <w:vAlign w:val="center"/>
                  <w:hideMark/>
                </w:tcPr>
                <w:p w14:paraId="07A2E532"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7–8</w:t>
                  </w:r>
                </w:p>
              </w:tc>
              <w:tc>
                <w:tcPr>
                  <w:tcW w:w="1454" w:type="dxa"/>
                  <w:vAlign w:val="center"/>
                  <w:hideMark/>
                </w:tcPr>
                <w:p w14:paraId="0F3F5202"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98</w:t>
                  </w:r>
                </w:p>
              </w:tc>
            </w:tr>
            <w:tr w:rsidR="00DB679B" w:rsidRPr="00987B9B" w14:paraId="5C5E47F8" w14:textId="77777777" w:rsidTr="001B38A3">
              <w:trPr>
                <w:trHeight w:val="237"/>
              </w:trPr>
              <w:tc>
                <w:tcPr>
                  <w:tcW w:w="1011" w:type="dxa"/>
                  <w:vAlign w:val="center"/>
                  <w:hideMark/>
                </w:tcPr>
                <w:p w14:paraId="45B83FEA"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rPr>
                    <w:t>Марганец</w:t>
                  </w:r>
                </w:p>
              </w:tc>
              <w:tc>
                <w:tcPr>
                  <w:tcW w:w="1493" w:type="dxa"/>
                  <w:vAlign w:val="center"/>
                  <w:hideMark/>
                </w:tcPr>
                <w:p w14:paraId="4878BBCA"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55</w:t>
                  </w:r>
                </w:p>
              </w:tc>
              <w:tc>
                <w:tcPr>
                  <w:tcW w:w="1212" w:type="dxa"/>
                  <w:vAlign w:val="center"/>
                  <w:hideMark/>
                </w:tcPr>
                <w:p w14:paraId="5AC90EAC"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7–8</w:t>
                  </w:r>
                </w:p>
              </w:tc>
              <w:tc>
                <w:tcPr>
                  <w:tcW w:w="1454" w:type="dxa"/>
                  <w:vAlign w:val="center"/>
                  <w:hideMark/>
                </w:tcPr>
                <w:p w14:paraId="6E44B19A"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95</w:t>
                  </w:r>
                </w:p>
              </w:tc>
            </w:tr>
            <w:tr w:rsidR="00DB679B" w:rsidRPr="00987B9B" w14:paraId="5E50D3FD" w14:textId="77777777" w:rsidTr="001B38A3">
              <w:trPr>
                <w:trHeight w:val="247"/>
              </w:trPr>
              <w:tc>
                <w:tcPr>
                  <w:tcW w:w="1011" w:type="dxa"/>
                  <w:vAlign w:val="center"/>
                  <w:hideMark/>
                </w:tcPr>
                <w:p w14:paraId="27FBEC02"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rPr>
                    <w:t>Молибден</w:t>
                  </w:r>
                </w:p>
              </w:tc>
              <w:tc>
                <w:tcPr>
                  <w:tcW w:w="1493" w:type="dxa"/>
                  <w:vAlign w:val="center"/>
                  <w:hideMark/>
                </w:tcPr>
                <w:p w14:paraId="0699C652"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92, 95, 96, 98</w:t>
                  </w:r>
                </w:p>
              </w:tc>
              <w:tc>
                <w:tcPr>
                  <w:tcW w:w="1212" w:type="dxa"/>
                  <w:vAlign w:val="center"/>
                  <w:hideMark/>
                </w:tcPr>
                <w:p w14:paraId="5459F71A"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7–8</w:t>
                  </w:r>
                </w:p>
              </w:tc>
              <w:tc>
                <w:tcPr>
                  <w:tcW w:w="1454" w:type="dxa"/>
                  <w:vAlign w:val="center"/>
                  <w:hideMark/>
                </w:tcPr>
                <w:p w14:paraId="1A698CF2"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98</w:t>
                  </w:r>
                </w:p>
              </w:tc>
            </w:tr>
            <w:tr w:rsidR="00DB679B" w:rsidRPr="00987B9B" w14:paraId="5E972FD5" w14:textId="77777777" w:rsidTr="001B38A3">
              <w:trPr>
                <w:trHeight w:val="237"/>
              </w:trPr>
              <w:tc>
                <w:tcPr>
                  <w:tcW w:w="1011" w:type="dxa"/>
                  <w:vAlign w:val="center"/>
                  <w:hideMark/>
                </w:tcPr>
                <w:p w14:paraId="5DE173F7"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rPr>
                    <w:t>Никель</w:t>
                  </w:r>
                </w:p>
              </w:tc>
              <w:tc>
                <w:tcPr>
                  <w:tcW w:w="1493" w:type="dxa"/>
                  <w:vAlign w:val="center"/>
                  <w:hideMark/>
                </w:tcPr>
                <w:p w14:paraId="2D2AA984"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60</w:t>
                  </w:r>
                </w:p>
              </w:tc>
              <w:tc>
                <w:tcPr>
                  <w:tcW w:w="1212" w:type="dxa"/>
                  <w:vAlign w:val="center"/>
                  <w:hideMark/>
                </w:tcPr>
                <w:p w14:paraId="58B5FE2D"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7–8</w:t>
                  </w:r>
                </w:p>
              </w:tc>
              <w:tc>
                <w:tcPr>
                  <w:tcW w:w="1454" w:type="dxa"/>
                  <w:vAlign w:val="center"/>
                  <w:hideMark/>
                </w:tcPr>
                <w:p w14:paraId="58E4DA4A"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91</w:t>
                  </w:r>
                </w:p>
              </w:tc>
            </w:tr>
            <w:tr w:rsidR="00DB679B" w:rsidRPr="00987B9B" w14:paraId="7D6CB2E6" w14:textId="77777777" w:rsidTr="001B38A3">
              <w:trPr>
                <w:trHeight w:val="247"/>
              </w:trPr>
              <w:tc>
                <w:tcPr>
                  <w:tcW w:w="1011" w:type="dxa"/>
                  <w:vAlign w:val="center"/>
                  <w:hideMark/>
                </w:tcPr>
                <w:p w14:paraId="6912EE3F"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rPr>
                    <w:t>Скандий</w:t>
                  </w:r>
                  <w:hyperlink r:id="rId65" w:anchor="FN_SLV_P4C_LTB" w:history="1">
                    <w:r w:rsidRPr="00987B9B">
                      <w:rPr>
                        <w:rFonts w:ascii="Times New Roman" w:hAnsi="Times New Roman" w:cs="Times New Roman"/>
                        <w:bCs/>
                        <w:color w:val="0563C1" w:themeColor="hyperlink"/>
                        <w:u w:val="single"/>
                        <w:vertAlign w:val="superscript"/>
                        <w:lang w:val="en-US"/>
                      </w:rPr>
                      <w:t>a</w:t>
                    </w:r>
                  </w:hyperlink>
                </w:p>
              </w:tc>
              <w:tc>
                <w:tcPr>
                  <w:tcW w:w="1493" w:type="dxa"/>
                  <w:vAlign w:val="center"/>
                  <w:hideMark/>
                </w:tcPr>
                <w:p w14:paraId="164AC7FF"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45</w:t>
                  </w:r>
                </w:p>
              </w:tc>
              <w:tc>
                <w:tcPr>
                  <w:tcW w:w="1212" w:type="dxa"/>
                  <w:vAlign w:val="center"/>
                  <w:hideMark/>
                </w:tcPr>
                <w:p w14:paraId="4DE744B2"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&lt;7</w:t>
                  </w:r>
                </w:p>
              </w:tc>
              <w:tc>
                <w:tcPr>
                  <w:tcW w:w="1454" w:type="dxa"/>
                  <w:vAlign w:val="center"/>
                  <w:hideMark/>
                </w:tcPr>
                <w:p w14:paraId="3C43504F"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100</w:t>
                  </w:r>
                </w:p>
              </w:tc>
            </w:tr>
            <w:tr w:rsidR="00DB679B" w:rsidRPr="00987B9B" w14:paraId="4787FBCA" w14:textId="77777777" w:rsidTr="001B38A3">
              <w:trPr>
                <w:trHeight w:val="237"/>
              </w:trPr>
              <w:tc>
                <w:tcPr>
                  <w:tcW w:w="1011" w:type="dxa"/>
                  <w:vAlign w:val="center"/>
                  <w:hideMark/>
                </w:tcPr>
                <w:p w14:paraId="4E181757"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rPr>
                    <w:t>Селен</w:t>
                  </w:r>
                </w:p>
              </w:tc>
              <w:tc>
                <w:tcPr>
                  <w:tcW w:w="1493" w:type="dxa"/>
                  <w:vAlign w:val="center"/>
                  <w:hideMark/>
                </w:tcPr>
                <w:p w14:paraId="0D445321"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77, 78, 80, 82</w:t>
                  </w:r>
                </w:p>
              </w:tc>
              <w:tc>
                <w:tcPr>
                  <w:tcW w:w="1212" w:type="dxa"/>
                  <w:vAlign w:val="center"/>
                  <w:hideMark/>
                </w:tcPr>
                <w:p w14:paraId="1135C965"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9–10</w:t>
                  </w:r>
                </w:p>
              </w:tc>
              <w:tc>
                <w:tcPr>
                  <w:tcW w:w="1454" w:type="dxa"/>
                  <w:vAlign w:val="center"/>
                  <w:hideMark/>
                </w:tcPr>
                <w:p w14:paraId="577BE834"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33</w:t>
                  </w:r>
                </w:p>
              </w:tc>
            </w:tr>
            <w:tr w:rsidR="00DB679B" w:rsidRPr="00987B9B" w14:paraId="226FFA53" w14:textId="77777777" w:rsidTr="001B38A3">
              <w:trPr>
                <w:trHeight w:val="247"/>
              </w:trPr>
              <w:tc>
                <w:tcPr>
                  <w:tcW w:w="1011" w:type="dxa"/>
                  <w:vAlign w:val="center"/>
                  <w:hideMark/>
                </w:tcPr>
                <w:p w14:paraId="46D3599C"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rPr>
                    <w:t>Олово</w:t>
                  </w:r>
                </w:p>
              </w:tc>
              <w:tc>
                <w:tcPr>
                  <w:tcW w:w="1493" w:type="dxa"/>
                  <w:vAlign w:val="center"/>
                  <w:hideMark/>
                </w:tcPr>
                <w:p w14:paraId="35219EB9"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118, 120</w:t>
                  </w:r>
                </w:p>
              </w:tc>
              <w:tc>
                <w:tcPr>
                  <w:tcW w:w="1212" w:type="dxa"/>
                  <w:vAlign w:val="center"/>
                  <w:hideMark/>
                </w:tcPr>
                <w:p w14:paraId="65D2EC02"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7–8</w:t>
                  </w:r>
                </w:p>
              </w:tc>
              <w:tc>
                <w:tcPr>
                  <w:tcW w:w="1454" w:type="dxa"/>
                  <w:vAlign w:val="center"/>
                  <w:hideMark/>
                </w:tcPr>
                <w:p w14:paraId="67B4E988"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96</w:t>
                  </w:r>
                </w:p>
              </w:tc>
            </w:tr>
            <w:tr w:rsidR="00DB679B" w:rsidRPr="00987B9B" w14:paraId="3C71C6C5" w14:textId="77777777" w:rsidTr="001B38A3">
              <w:trPr>
                <w:trHeight w:val="237"/>
              </w:trPr>
              <w:tc>
                <w:tcPr>
                  <w:tcW w:w="1011" w:type="dxa"/>
                  <w:vAlign w:val="center"/>
                  <w:hideMark/>
                </w:tcPr>
                <w:p w14:paraId="3CE2F58E"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rPr>
                    <w:t>Тербий</w:t>
                  </w:r>
                  <w:hyperlink r:id="rId66" w:anchor="FN_SLV_P4C_LTB" w:history="1">
                    <w:r w:rsidRPr="00987B9B">
                      <w:rPr>
                        <w:rFonts w:ascii="Times New Roman" w:hAnsi="Times New Roman" w:cs="Times New Roman"/>
                        <w:bCs/>
                        <w:color w:val="0563C1" w:themeColor="hyperlink"/>
                        <w:u w:val="single"/>
                        <w:vertAlign w:val="superscript"/>
                        <w:lang w:val="en-US"/>
                      </w:rPr>
                      <w:t>a</w:t>
                    </w:r>
                  </w:hyperlink>
                </w:p>
              </w:tc>
              <w:tc>
                <w:tcPr>
                  <w:tcW w:w="1493" w:type="dxa"/>
                  <w:vAlign w:val="center"/>
                  <w:hideMark/>
                </w:tcPr>
                <w:p w14:paraId="69F3134A"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159</w:t>
                  </w:r>
                </w:p>
              </w:tc>
              <w:tc>
                <w:tcPr>
                  <w:tcW w:w="1212" w:type="dxa"/>
                  <w:vAlign w:val="center"/>
                  <w:hideMark/>
                </w:tcPr>
                <w:p w14:paraId="2D37DB65"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&lt;7</w:t>
                  </w:r>
                </w:p>
              </w:tc>
              <w:tc>
                <w:tcPr>
                  <w:tcW w:w="1454" w:type="dxa"/>
                  <w:vAlign w:val="center"/>
                  <w:hideMark/>
                </w:tcPr>
                <w:p w14:paraId="52E87F8B"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99</w:t>
                  </w:r>
                </w:p>
              </w:tc>
            </w:tr>
            <w:tr w:rsidR="00DB679B" w:rsidRPr="00987B9B" w14:paraId="2699EFB0" w14:textId="77777777" w:rsidTr="001B38A3">
              <w:trPr>
                <w:trHeight w:val="247"/>
              </w:trPr>
              <w:tc>
                <w:tcPr>
                  <w:tcW w:w="1011" w:type="dxa"/>
                  <w:vAlign w:val="center"/>
                  <w:hideMark/>
                </w:tcPr>
                <w:p w14:paraId="73E35425"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rPr>
                    <w:t>Теллур</w:t>
                  </w:r>
                  <w:hyperlink r:id="rId67" w:anchor="FN_SLV_P4C_LTB" w:history="1">
                    <w:r w:rsidRPr="00987B9B">
                      <w:rPr>
                        <w:rFonts w:ascii="Times New Roman" w:hAnsi="Times New Roman" w:cs="Times New Roman"/>
                        <w:bCs/>
                        <w:color w:val="0563C1" w:themeColor="hyperlink"/>
                        <w:u w:val="single"/>
                        <w:vertAlign w:val="superscript"/>
                        <w:lang w:val="en-US"/>
                      </w:rPr>
                      <w:t>a</w:t>
                    </w:r>
                  </w:hyperlink>
                  <w:r w:rsidRPr="00987B9B">
                    <w:rPr>
                      <w:rFonts w:ascii="Times New Roman" w:hAnsi="Times New Roman" w:cs="Times New Roman"/>
                      <w:bCs/>
                      <w:vertAlign w:val="superscript"/>
                    </w:rPr>
                    <w:t>,</w:t>
                  </w:r>
                  <w:hyperlink r:id="rId68" w:anchor="FN_DNC_HQC_LTB" w:history="1">
                    <w:r w:rsidRPr="00987B9B">
                      <w:rPr>
                        <w:rFonts w:ascii="Times New Roman" w:hAnsi="Times New Roman" w:cs="Times New Roman"/>
                        <w:bCs/>
                        <w:color w:val="0563C1" w:themeColor="hyperlink"/>
                        <w:u w:val="single"/>
                        <w:vertAlign w:val="superscript"/>
                        <w:lang w:val="en-US"/>
                      </w:rPr>
                      <w:t>b</w:t>
                    </w:r>
                  </w:hyperlink>
                </w:p>
              </w:tc>
              <w:tc>
                <w:tcPr>
                  <w:tcW w:w="1493" w:type="dxa"/>
                  <w:vAlign w:val="center"/>
                  <w:hideMark/>
                </w:tcPr>
                <w:p w14:paraId="732014D0"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126, 128, 130</w:t>
                  </w:r>
                </w:p>
              </w:tc>
              <w:tc>
                <w:tcPr>
                  <w:tcW w:w="1212" w:type="dxa"/>
                  <w:vAlign w:val="center"/>
                  <w:hideMark/>
                </w:tcPr>
                <w:p w14:paraId="30CB55B1"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9–10</w:t>
                  </w:r>
                </w:p>
              </w:tc>
              <w:tc>
                <w:tcPr>
                  <w:tcW w:w="1454" w:type="dxa"/>
                  <w:vAlign w:val="center"/>
                  <w:hideMark/>
                </w:tcPr>
                <w:p w14:paraId="03A330F6"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66</w:t>
                  </w:r>
                </w:p>
              </w:tc>
            </w:tr>
            <w:tr w:rsidR="00DB679B" w:rsidRPr="00987B9B" w14:paraId="59E38366" w14:textId="77777777" w:rsidTr="001B38A3">
              <w:trPr>
                <w:trHeight w:val="237"/>
              </w:trPr>
              <w:tc>
                <w:tcPr>
                  <w:tcW w:w="1011" w:type="dxa"/>
                  <w:vAlign w:val="center"/>
                  <w:hideMark/>
                </w:tcPr>
                <w:p w14:paraId="7A8CEDC1"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rPr>
                    <w:t>Титан</w:t>
                  </w:r>
                </w:p>
              </w:tc>
              <w:tc>
                <w:tcPr>
                  <w:tcW w:w="1493" w:type="dxa"/>
                  <w:vAlign w:val="center"/>
                  <w:hideMark/>
                </w:tcPr>
                <w:p w14:paraId="0B89F582"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47</w:t>
                  </w:r>
                </w:p>
              </w:tc>
              <w:tc>
                <w:tcPr>
                  <w:tcW w:w="1212" w:type="dxa"/>
                  <w:vAlign w:val="center"/>
                  <w:hideMark/>
                </w:tcPr>
                <w:p w14:paraId="469C4163"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&lt;7</w:t>
                  </w:r>
                </w:p>
              </w:tc>
              <w:tc>
                <w:tcPr>
                  <w:tcW w:w="1454" w:type="dxa"/>
                  <w:vAlign w:val="center"/>
                  <w:hideMark/>
                </w:tcPr>
                <w:p w14:paraId="73853F8A"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99</w:t>
                  </w:r>
                </w:p>
              </w:tc>
            </w:tr>
            <w:tr w:rsidR="00DB679B" w:rsidRPr="00987B9B" w14:paraId="3E8CE465" w14:textId="77777777" w:rsidTr="001B38A3">
              <w:trPr>
                <w:trHeight w:val="247"/>
              </w:trPr>
              <w:tc>
                <w:tcPr>
                  <w:tcW w:w="1011" w:type="dxa"/>
                  <w:vAlign w:val="center"/>
                  <w:hideMark/>
                </w:tcPr>
                <w:p w14:paraId="0834BA0C"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rPr>
                    <w:t>Уран</w:t>
                  </w:r>
                  <w:hyperlink r:id="rId69" w:anchor="FN_SLV_P4C_LTB" w:history="1">
                    <w:r w:rsidRPr="00987B9B">
                      <w:rPr>
                        <w:rFonts w:ascii="Times New Roman" w:hAnsi="Times New Roman" w:cs="Times New Roman"/>
                        <w:bCs/>
                        <w:color w:val="0563C1" w:themeColor="hyperlink"/>
                        <w:u w:val="single"/>
                        <w:vertAlign w:val="superscript"/>
                        <w:lang w:val="en-US"/>
                      </w:rPr>
                      <w:t>a</w:t>
                    </w:r>
                  </w:hyperlink>
                </w:p>
              </w:tc>
              <w:tc>
                <w:tcPr>
                  <w:tcW w:w="1493" w:type="dxa"/>
                  <w:vAlign w:val="center"/>
                  <w:hideMark/>
                </w:tcPr>
                <w:p w14:paraId="69D2179A"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238</w:t>
                  </w:r>
                </w:p>
              </w:tc>
              <w:tc>
                <w:tcPr>
                  <w:tcW w:w="1212" w:type="dxa"/>
                  <w:vAlign w:val="center"/>
                  <w:hideMark/>
                </w:tcPr>
                <w:p w14:paraId="3BE06675"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&lt;7</w:t>
                  </w:r>
                </w:p>
              </w:tc>
              <w:tc>
                <w:tcPr>
                  <w:tcW w:w="1454" w:type="dxa"/>
                  <w:vAlign w:val="center"/>
                  <w:hideMark/>
                </w:tcPr>
                <w:p w14:paraId="2AC7657B"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100</w:t>
                  </w:r>
                </w:p>
              </w:tc>
            </w:tr>
            <w:tr w:rsidR="00DB679B" w:rsidRPr="00987B9B" w14:paraId="2B8BAA72" w14:textId="77777777" w:rsidTr="001B38A3">
              <w:trPr>
                <w:trHeight w:val="237"/>
              </w:trPr>
              <w:tc>
                <w:tcPr>
                  <w:tcW w:w="1011" w:type="dxa"/>
                  <w:vAlign w:val="center"/>
                  <w:hideMark/>
                </w:tcPr>
                <w:p w14:paraId="3E22BFD2"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rPr>
                    <w:t>Ванадий</w:t>
                  </w:r>
                </w:p>
              </w:tc>
              <w:tc>
                <w:tcPr>
                  <w:tcW w:w="1493" w:type="dxa"/>
                  <w:vAlign w:val="center"/>
                  <w:hideMark/>
                </w:tcPr>
                <w:p w14:paraId="5625BFEB"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51</w:t>
                  </w:r>
                </w:p>
              </w:tc>
              <w:tc>
                <w:tcPr>
                  <w:tcW w:w="1212" w:type="dxa"/>
                  <w:vAlign w:val="center"/>
                  <w:hideMark/>
                </w:tcPr>
                <w:p w14:paraId="0140720B"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&lt;7</w:t>
                  </w:r>
                </w:p>
              </w:tc>
              <w:tc>
                <w:tcPr>
                  <w:tcW w:w="1454" w:type="dxa"/>
                  <w:vAlign w:val="center"/>
                  <w:hideMark/>
                </w:tcPr>
                <w:p w14:paraId="2063B10B"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99</w:t>
                  </w:r>
                </w:p>
              </w:tc>
            </w:tr>
            <w:tr w:rsidR="00DB679B" w:rsidRPr="00987B9B" w14:paraId="11C0EC3F" w14:textId="77777777" w:rsidTr="001B38A3">
              <w:trPr>
                <w:trHeight w:val="247"/>
              </w:trPr>
              <w:tc>
                <w:tcPr>
                  <w:tcW w:w="1011" w:type="dxa"/>
                  <w:vAlign w:val="center"/>
                  <w:hideMark/>
                </w:tcPr>
                <w:p w14:paraId="2816A647"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rPr>
                    <w:t>Иттрий</w:t>
                  </w:r>
                  <w:hyperlink r:id="rId70" w:anchor="FN_SLV_P4C_LTB" w:history="1">
                    <w:r w:rsidRPr="00987B9B">
                      <w:rPr>
                        <w:rFonts w:ascii="Times New Roman" w:hAnsi="Times New Roman" w:cs="Times New Roman"/>
                        <w:bCs/>
                        <w:color w:val="0563C1" w:themeColor="hyperlink"/>
                        <w:u w:val="single"/>
                        <w:vertAlign w:val="superscript"/>
                        <w:lang w:val="en-US"/>
                      </w:rPr>
                      <w:t>a</w:t>
                    </w:r>
                  </w:hyperlink>
                </w:p>
              </w:tc>
              <w:tc>
                <w:tcPr>
                  <w:tcW w:w="1493" w:type="dxa"/>
                  <w:vAlign w:val="center"/>
                  <w:hideMark/>
                </w:tcPr>
                <w:p w14:paraId="07F5BF3C"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89</w:t>
                  </w:r>
                </w:p>
              </w:tc>
              <w:tc>
                <w:tcPr>
                  <w:tcW w:w="1212" w:type="dxa"/>
                  <w:vAlign w:val="center"/>
                  <w:hideMark/>
                </w:tcPr>
                <w:p w14:paraId="79B61CEC"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&lt;7</w:t>
                  </w:r>
                </w:p>
              </w:tc>
              <w:tc>
                <w:tcPr>
                  <w:tcW w:w="1454" w:type="dxa"/>
                  <w:vAlign w:val="center"/>
                  <w:hideMark/>
                </w:tcPr>
                <w:p w14:paraId="5A80942A"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98</w:t>
                  </w:r>
                </w:p>
              </w:tc>
            </w:tr>
            <w:tr w:rsidR="00DB679B" w:rsidRPr="00987B9B" w14:paraId="20E71739" w14:textId="77777777" w:rsidTr="001B38A3">
              <w:trPr>
                <w:trHeight w:val="247"/>
              </w:trPr>
              <w:tc>
                <w:tcPr>
                  <w:tcW w:w="1011" w:type="dxa"/>
                  <w:vAlign w:val="center"/>
                  <w:hideMark/>
                </w:tcPr>
                <w:p w14:paraId="3133F053"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rPr>
                    <w:t>Цинк</w:t>
                  </w:r>
                </w:p>
              </w:tc>
              <w:tc>
                <w:tcPr>
                  <w:tcW w:w="1493" w:type="dxa"/>
                  <w:vAlign w:val="center"/>
                  <w:hideMark/>
                </w:tcPr>
                <w:p w14:paraId="309765E9"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64, 66</w:t>
                  </w:r>
                </w:p>
              </w:tc>
              <w:tc>
                <w:tcPr>
                  <w:tcW w:w="1212" w:type="dxa"/>
                  <w:vAlign w:val="center"/>
                  <w:hideMark/>
                </w:tcPr>
                <w:p w14:paraId="3B2D799B"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9–10</w:t>
                  </w:r>
                </w:p>
              </w:tc>
              <w:tc>
                <w:tcPr>
                  <w:tcW w:w="1454" w:type="dxa"/>
                  <w:vAlign w:val="center"/>
                  <w:hideMark/>
                </w:tcPr>
                <w:p w14:paraId="5A9F009B"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78</w:t>
                  </w:r>
                </w:p>
              </w:tc>
            </w:tr>
          </w:tbl>
          <w:p w14:paraId="5C72A22C" w14:textId="77777777" w:rsidR="00DB679B" w:rsidRPr="00987B9B" w:rsidRDefault="00DB679B" w:rsidP="00C25CF0">
            <w:pPr>
              <w:spacing w:after="0" w:line="240" w:lineRule="auto"/>
              <w:jc w:val="both"/>
              <w:rPr>
                <w:rFonts w:ascii="Times New Roman" w:hAnsi="Times New Roman" w:cs="Times New Roman"/>
                <w:vertAlign w:val="superscript"/>
              </w:rPr>
            </w:pPr>
          </w:p>
          <w:p w14:paraId="34C4623A" w14:textId="77777777" w:rsidR="00DB679B" w:rsidRPr="00987B9B" w:rsidRDefault="00DB679B" w:rsidP="00C25CF0">
            <w:pPr>
              <w:spacing w:after="0" w:line="240" w:lineRule="auto"/>
              <w:jc w:val="both"/>
              <w:rPr>
                <w:rFonts w:ascii="Times New Roman" w:hAnsi="Times New Roman" w:cs="Times New Roman"/>
                <w:vertAlign w:val="superscript"/>
              </w:rPr>
            </w:pPr>
          </w:p>
          <w:p w14:paraId="6CF928A7" w14:textId="77777777" w:rsidR="00DB679B" w:rsidRPr="00987B9B" w:rsidRDefault="00DB679B" w:rsidP="00C25CF0">
            <w:pPr>
              <w:spacing w:after="0" w:line="240" w:lineRule="auto"/>
              <w:jc w:val="both"/>
              <w:rPr>
                <w:rFonts w:ascii="Times New Roman" w:hAnsi="Times New Roman" w:cs="Times New Roman"/>
                <w:vertAlign w:val="superscript"/>
              </w:rPr>
            </w:pPr>
          </w:p>
          <w:p w14:paraId="2D9989DA" w14:textId="77777777" w:rsidR="00DB679B" w:rsidRPr="00987B9B" w:rsidRDefault="00DB679B" w:rsidP="00C25CF0">
            <w:pPr>
              <w:spacing w:after="0" w:line="240" w:lineRule="auto"/>
              <w:jc w:val="both"/>
              <w:rPr>
                <w:rFonts w:ascii="Times New Roman" w:hAnsi="Times New Roman" w:cs="Times New Roman"/>
                <w:vertAlign w:val="superscript"/>
              </w:rPr>
            </w:pPr>
          </w:p>
          <w:p w14:paraId="764A3B58" w14:textId="77777777" w:rsidR="00DB679B" w:rsidRPr="00987B9B" w:rsidRDefault="00DB679B" w:rsidP="00C25CF0">
            <w:pPr>
              <w:spacing w:after="0" w:line="240" w:lineRule="auto"/>
              <w:jc w:val="both"/>
              <w:rPr>
                <w:rFonts w:ascii="Times New Roman" w:hAnsi="Times New Roman" w:cs="Times New Roman"/>
              </w:rPr>
            </w:pPr>
            <w:r w:rsidRPr="00987B9B">
              <w:rPr>
                <w:rFonts w:ascii="Times New Roman" w:hAnsi="Times New Roman" w:cs="Times New Roman"/>
                <w:vertAlign w:val="superscript"/>
              </w:rPr>
              <w:t>a</w:t>
            </w:r>
            <w:r w:rsidRPr="00987B9B">
              <w:rPr>
                <w:rFonts w:ascii="Times New Roman" w:hAnsi="Times New Roman" w:cs="Times New Roman"/>
              </w:rPr>
              <w:t> Внутренний стандартный элемент.</w:t>
            </w:r>
          </w:p>
          <w:p w14:paraId="18D3A64B" w14:textId="77777777" w:rsidR="00DB679B" w:rsidRPr="00987B9B" w:rsidRDefault="00DB679B" w:rsidP="00C25CF0">
            <w:pPr>
              <w:spacing w:after="0" w:line="240" w:lineRule="auto"/>
              <w:jc w:val="both"/>
              <w:rPr>
                <w:rFonts w:ascii="Times New Roman" w:hAnsi="Times New Roman" w:cs="Times New Roman"/>
              </w:rPr>
            </w:pPr>
            <w:r w:rsidRPr="00987B9B">
              <w:rPr>
                <w:rFonts w:ascii="Times New Roman" w:hAnsi="Times New Roman" w:cs="Times New Roman"/>
                <w:vertAlign w:val="superscript"/>
              </w:rPr>
              <w:t>b</w:t>
            </w:r>
            <w:r w:rsidRPr="00987B9B">
              <w:rPr>
                <w:rFonts w:ascii="Times New Roman" w:hAnsi="Times New Roman" w:cs="Times New Roman"/>
              </w:rPr>
              <w:t xml:space="preserve"> Изотопы теллура имеют </w:t>
            </w:r>
            <w:r w:rsidRPr="00987B9B">
              <w:rPr>
                <w:rFonts w:ascii="Times New Roman" w:hAnsi="Times New Roman" w:cs="Times New Roman"/>
                <w:highlight w:val="lightGray"/>
              </w:rPr>
              <w:t>изобарные интерференции</w:t>
            </w:r>
            <w:r w:rsidRPr="00987B9B">
              <w:rPr>
                <w:rFonts w:ascii="Times New Roman" w:hAnsi="Times New Roman" w:cs="Times New Roman"/>
              </w:rPr>
              <w:t xml:space="preserve"> с оловом и сурьмой.</w:t>
            </w:r>
          </w:p>
          <w:p w14:paraId="0A9F4086" w14:textId="77777777" w:rsidR="00DB679B" w:rsidRPr="00987B9B" w:rsidRDefault="00DB679B" w:rsidP="00C25CF0">
            <w:pPr>
              <w:spacing w:after="0" w:line="240" w:lineRule="auto"/>
              <w:jc w:val="both"/>
              <w:rPr>
                <w:rFonts w:ascii="Times New Roman" w:hAnsi="Times New Roman" w:cs="Times New Roman"/>
              </w:rPr>
            </w:pPr>
          </w:p>
          <w:p w14:paraId="1A7B0DC7" w14:textId="77777777" w:rsidR="00DB679B" w:rsidRPr="00987B9B" w:rsidRDefault="00DB679B" w:rsidP="00C25CF0">
            <w:pPr>
              <w:spacing w:after="0" w:line="240" w:lineRule="auto"/>
              <w:jc w:val="both"/>
              <w:rPr>
                <w:rFonts w:ascii="Times New Roman" w:hAnsi="Times New Roman" w:cs="Times New Roman"/>
              </w:rPr>
            </w:pPr>
            <w:r w:rsidRPr="00987B9B">
              <w:rPr>
                <w:rFonts w:ascii="Times New Roman" w:hAnsi="Times New Roman" w:cs="Times New Roman"/>
              </w:rPr>
              <w:t>ЭФФЕКТЫ МАТРИЦЫ</w:t>
            </w:r>
          </w:p>
          <w:p w14:paraId="7DCC4E80" w14:textId="77777777" w:rsidR="00DB679B" w:rsidRPr="00987B9B" w:rsidRDefault="00DB679B" w:rsidP="00C25CF0">
            <w:pPr>
              <w:spacing w:after="0" w:line="240" w:lineRule="auto"/>
              <w:jc w:val="both"/>
              <w:rPr>
                <w:rFonts w:ascii="Times New Roman" w:hAnsi="Times New Roman" w:cs="Times New Roman"/>
              </w:rPr>
            </w:pPr>
            <w:r w:rsidRPr="00987B9B">
              <w:rPr>
                <w:rFonts w:ascii="Times New Roman" w:hAnsi="Times New Roman" w:cs="Times New Roman"/>
              </w:rPr>
              <w:t xml:space="preserve">ICP-MS является матрично-зависимой </w:t>
            </w:r>
            <w:r w:rsidRPr="00987B9B">
              <w:rPr>
                <w:rFonts w:ascii="Times New Roman" w:hAnsi="Times New Roman" w:cs="Times New Roman"/>
                <w:highlight w:val="lightGray"/>
              </w:rPr>
              <w:t>техникой</w:t>
            </w:r>
            <w:del w:id="1" w:author="Администратор" w:date="2026-02-26T10:31:00Z">
              <w:r w:rsidRPr="00CA10A2">
                <w:rPr>
                  <w:rFonts w:ascii="Times New Roman" w:hAnsi="Times New Roman" w:cs="Times New Roman"/>
                </w:rPr>
                <w:delText xml:space="preserve"> </w:delText>
              </w:r>
              <w:r w:rsidRPr="00CA10A2">
                <w:rPr>
                  <w:rFonts w:ascii="Times New Roman" w:hAnsi="Times New Roman" w:cs="Times New Roman"/>
                  <w:highlight w:val="magenta"/>
                </w:rPr>
                <w:delText>методом</w:delText>
              </w:r>
            </w:del>
            <w:r w:rsidRPr="00987B9B">
              <w:rPr>
                <w:rFonts w:ascii="Times New Roman" w:hAnsi="Times New Roman" w:cs="Times New Roman"/>
              </w:rPr>
              <w:t xml:space="preserve">. Матрицы влияют на эффективность распыления и ионизации, которые пропорциональны интенсивности сигнала. Поэтому важно максимально согласовать элементные компоненты матрицы калибровочных стандартов и проб, независимо от процедуры подготовки </w:t>
            </w:r>
            <w:r w:rsidRPr="00987B9B">
              <w:rPr>
                <w:rFonts w:ascii="Times New Roman" w:hAnsi="Times New Roman" w:cs="Times New Roman"/>
                <w:highlight w:val="magenta"/>
              </w:rPr>
              <w:t>образцов</w:t>
            </w:r>
            <w:r w:rsidRPr="00987B9B">
              <w:rPr>
                <w:rFonts w:ascii="Times New Roman" w:hAnsi="Times New Roman" w:cs="Times New Roman"/>
              </w:rPr>
              <w:t>.</w:t>
            </w:r>
          </w:p>
          <w:p w14:paraId="21EC8215" w14:textId="77777777" w:rsidR="00DB679B" w:rsidRPr="00987B9B" w:rsidRDefault="00DB679B" w:rsidP="00C25CF0">
            <w:pPr>
              <w:spacing w:after="0" w:line="240" w:lineRule="auto"/>
              <w:jc w:val="both"/>
              <w:rPr>
                <w:rFonts w:ascii="Times New Roman" w:hAnsi="Times New Roman" w:cs="Times New Roman"/>
              </w:rPr>
            </w:pPr>
          </w:p>
          <w:p w14:paraId="09472398" w14:textId="77777777" w:rsidR="00DB679B" w:rsidRPr="00987B9B" w:rsidRDefault="00DB679B" w:rsidP="00C25CF0">
            <w:pPr>
              <w:spacing w:after="0" w:line="240" w:lineRule="auto"/>
              <w:jc w:val="both"/>
              <w:rPr>
                <w:rFonts w:ascii="Times New Roman" w:hAnsi="Times New Roman" w:cs="Times New Roman"/>
              </w:rPr>
            </w:pPr>
          </w:p>
          <w:p w14:paraId="092D2808" w14:textId="77777777" w:rsidR="00DB679B" w:rsidRPr="00987B9B" w:rsidRDefault="00DB679B" w:rsidP="00C25CF0">
            <w:pPr>
              <w:spacing w:after="0" w:line="240" w:lineRule="auto"/>
              <w:jc w:val="both"/>
              <w:rPr>
                <w:rFonts w:ascii="Times New Roman" w:hAnsi="Times New Roman" w:cs="Times New Roman"/>
              </w:rPr>
            </w:pPr>
            <w:r w:rsidRPr="00987B9B">
              <w:rPr>
                <w:rFonts w:ascii="Times New Roman" w:hAnsi="Times New Roman" w:cs="Times New Roman"/>
              </w:rPr>
              <w:t>Для поддержания точности измерений следовых элементов в испытательных растворах, содержащих соли, необходимо разбавить матрицу образца, применить соответствующую внутреннюю стандартизацию и/или согласовать матрицу рабочего разбавителя калибровочного стандарта с испытуемыми растворами.</w:t>
            </w:r>
          </w:p>
          <w:p w14:paraId="24657C05" w14:textId="77777777" w:rsidR="00DB679B" w:rsidRPr="00987B9B" w:rsidRDefault="00DB679B" w:rsidP="00C25CF0">
            <w:pPr>
              <w:spacing w:after="0" w:line="240" w:lineRule="auto"/>
              <w:jc w:val="both"/>
              <w:rPr>
                <w:rFonts w:ascii="Times New Roman" w:hAnsi="Times New Roman" w:cs="Times New Roman"/>
              </w:rPr>
            </w:pPr>
          </w:p>
          <w:p w14:paraId="64539FBC" w14:textId="77777777" w:rsidR="00DB679B" w:rsidRPr="00987B9B" w:rsidRDefault="00DB679B" w:rsidP="00C25CF0">
            <w:pPr>
              <w:spacing w:after="0" w:line="240" w:lineRule="auto"/>
              <w:jc w:val="both"/>
              <w:rPr>
                <w:rFonts w:ascii="Times New Roman" w:hAnsi="Times New Roman" w:cs="Times New Roman"/>
              </w:rPr>
            </w:pPr>
            <w:r w:rsidRPr="00987B9B">
              <w:rPr>
                <w:rFonts w:ascii="Times New Roman" w:hAnsi="Times New Roman" w:cs="Times New Roman"/>
              </w:rPr>
              <w:t xml:space="preserve">Углерод из органических матриц, присутствующих в средах для культивирования клеток, может вызывать </w:t>
            </w:r>
            <w:ins w:id="2" w:author="Администратор" w:date="2026-02-26T10:31:00Z">
              <w:r w:rsidRPr="00FB0BC4">
                <w:rPr>
                  <w:rFonts w:ascii="Times New Roman" w:hAnsi="Times New Roman" w:cs="Times New Roman"/>
                </w:rPr>
                <w:t xml:space="preserve">эффект </w:t>
              </w:r>
            </w:ins>
            <w:r w:rsidRPr="00987B9B">
              <w:rPr>
                <w:rFonts w:ascii="Times New Roman" w:hAnsi="Times New Roman" w:cs="Times New Roman"/>
                <w:highlight w:val="lightGray"/>
              </w:rPr>
              <w:t>усиление плазмы</w:t>
            </w:r>
            <w:r w:rsidRPr="00987B9B">
              <w:rPr>
                <w:rFonts w:ascii="Times New Roman" w:hAnsi="Times New Roman" w:cs="Times New Roman"/>
              </w:rPr>
              <w:t xml:space="preserve"> </w:t>
            </w:r>
            <w:del w:id="3" w:author="Администратор" w:date="2026-02-26T10:31:00Z">
              <w:r w:rsidRPr="00CA10A2">
                <w:rPr>
                  <w:rFonts w:ascii="Times New Roman" w:hAnsi="Times New Roman" w:cs="Times New Roman"/>
                  <w:highlight w:val="magenta"/>
                </w:rPr>
                <w:delText>плазмостимулирование</w:delText>
              </w:r>
              <w:r w:rsidRPr="00CA10A2">
                <w:rPr>
                  <w:rFonts w:ascii="Times New Roman" w:hAnsi="Times New Roman" w:cs="Times New Roman"/>
                </w:rPr>
                <w:delText xml:space="preserve"> </w:delText>
              </w:r>
            </w:del>
            <w:r w:rsidRPr="00987B9B">
              <w:rPr>
                <w:rFonts w:ascii="Times New Roman" w:hAnsi="Times New Roman" w:cs="Times New Roman"/>
              </w:rPr>
              <w:t>для некоторых элементов, таких как мышьяк и селен (</w:t>
            </w:r>
            <w:r w:rsidRPr="00987B9B">
              <w:rPr>
                <w:rFonts w:ascii="Times New Roman" w:hAnsi="Times New Roman" w:cs="Times New Roman"/>
                <w:i/>
                <w:iCs/>
              </w:rPr>
              <w:t>6</w:t>
            </w:r>
            <w:r w:rsidRPr="00987B9B">
              <w:rPr>
                <w:rFonts w:ascii="Times New Roman" w:hAnsi="Times New Roman" w:cs="Times New Roman"/>
              </w:rPr>
              <w:t>). Чтобы противодействовать эффектам усиления углерода, в разбавитель можно добавить источник углерода, такой как спирт, чтобы обеспечить одинаковый состав матрицы стандарта и образца.</w:t>
            </w:r>
          </w:p>
          <w:p w14:paraId="7723D9EB" w14:textId="77777777" w:rsidR="00DB679B" w:rsidRPr="00987B9B" w:rsidRDefault="00DB679B" w:rsidP="00C25CF0">
            <w:pPr>
              <w:spacing w:after="0" w:line="240" w:lineRule="auto"/>
              <w:jc w:val="both"/>
              <w:rPr>
                <w:rFonts w:ascii="Times New Roman" w:hAnsi="Times New Roman" w:cs="Times New Roman"/>
              </w:rPr>
            </w:pPr>
          </w:p>
          <w:p w14:paraId="356BF86B" w14:textId="77777777" w:rsidR="00DB679B" w:rsidRPr="00987B9B" w:rsidRDefault="00DB679B" w:rsidP="00C25CF0">
            <w:pPr>
              <w:spacing w:after="0" w:line="240" w:lineRule="auto"/>
              <w:jc w:val="both"/>
              <w:rPr>
                <w:rFonts w:ascii="Times New Roman" w:hAnsi="Times New Roman" w:cs="Times New Roman"/>
              </w:rPr>
            </w:pPr>
            <w:r w:rsidRPr="00987B9B">
              <w:rPr>
                <w:rFonts w:ascii="Times New Roman" w:hAnsi="Times New Roman" w:cs="Times New Roman"/>
                <w:highlight w:val="lightGray"/>
              </w:rPr>
              <w:t>ИЗОБАРНЫЕ ПОМЕХИ</w:t>
            </w:r>
          </w:p>
          <w:p w14:paraId="0A25F804" w14:textId="77777777" w:rsidR="00DB679B" w:rsidRPr="00987B9B" w:rsidRDefault="00DB679B" w:rsidP="00C25CF0">
            <w:pPr>
              <w:spacing w:after="0" w:line="240" w:lineRule="auto"/>
              <w:jc w:val="both"/>
              <w:rPr>
                <w:rFonts w:ascii="Times New Roman" w:hAnsi="Times New Roman" w:cs="Times New Roman"/>
              </w:rPr>
            </w:pPr>
            <w:r w:rsidRPr="00987B9B">
              <w:rPr>
                <w:rFonts w:ascii="Times New Roman" w:hAnsi="Times New Roman" w:cs="Times New Roman"/>
              </w:rPr>
              <w:t xml:space="preserve">Приборы ICP-Q-MS являются масс-спектрометрами с единичным разрешением. Поэтому они подвержены снижению специфичности из-за хорошо охарактеризованных прямых изотопных масс- мешающих факторов (изобарных) и полиатомных масс-мешающих факторов. Термин «полиатомный» применяется конкретно к видам ионов, образованных из составляющих ионов в первой вакуумной области масс-спектрометра ICP. Неполный список типичных микроэлементов и соответствующих мешающих факторов приведен в </w:t>
            </w:r>
            <w:r w:rsidRPr="00987B9B">
              <w:rPr>
                <w:rFonts w:ascii="Times New Roman" w:hAnsi="Times New Roman" w:cs="Times New Roman"/>
                <w:i/>
                <w:iCs/>
              </w:rPr>
              <w:t>Таблице 7</w:t>
            </w:r>
            <w:r w:rsidRPr="00987B9B">
              <w:rPr>
                <w:rFonts w:ascii="Times New Roman" w:hAnsi="Times New Roman" w:cs="Times New Roman"/>
              </w:rPr>
              <w:t>.</w:t>
            </w:r>
          </w:p>
          <w:p w14:paraId="6DA86E71" w14:textId="77777777" w:rsidR="00DB679B" w:rsidRPr="00987B9B" w:rsidRDefault="00DB679B" w:rsidP="00C25CF0">
            <w:pPr>
              <w:spacing w:after="0" w:line="240" w:lineRule="auto"/>
              <w:jc w:val="both"/>
              <w:rPr>
                <w:rFonts w:ascii="Times New Roman" w:hAnsi="Times New Roman" w:cs="Times New Roman"/>
              </w:rPr>
            </w:pPr>
          </w:p>
          <w:p w14:paraId="71A1DFB5" w14:textId="77777777" w:rsidR="00DB679B" w:rsidRPr="00987B9B" w:rsidRDefault="00DB679B" w:rsidP="00C25CF0">
            <w:pPr>
              <w:spacing w:after="0" w:line="240" w:lineRule="auto"/>
              <w:jc w:val="both"/>
              <w:rPr>
                <w:rFonts w:ascii="Times New Roman" w:hAnsi="Times New Roman" w:cs="Times New Roman"/>
                <w:b/>
                <w:bCs/>
              </w:rPr>
            </w:pPr>
            <w:r w:rsidRPr="00987B9B">
              <w:rPr>
                <w:rFonts w:ascii="Times New Roman" w:hAnsi="Times New Roman" w:cs="Times New Roman"/>
                <w:b/>
                <w:bCs/>
              </w:rPr>
              <w:t xml:space="preserve">Таблица 7. </w:t>
            </w:r>
            <w:r w:rsidRPr="00785052">
              <w:rPr>
                <w:rFonts w:ascii="Times New Roman" w:hAnsi="Times New Roman" w:cs="Times New Roman"/>
                <w:b/>
                <w:bCs/>
              </w:rPr>
              <w:t xml:space="preserve">Изобарные и полиатомные </w:t>
            </w:r>
            <w:del w:id="4" w:author="Администратор" w:date="2026-02-26T10:31:00Z">
              <w:r w:rsidRPr="00CA10A2">
                <w:rPr>
                  <w:rFonts w:ascii="Times New Roman" w:hAnsi="Times New Roman" w:cs="Times New Roman"/>
                  <w:b/>
                  <w:bCs/>
                  <w:highlight w:val="lightGray"/>
                </w:rPr>
                <w:delText>помехи</w:delText>
              </w:r>
            </w:del>
            <w:ins w:id="5" w:author="Администратор" w:date="2026-02-26T10:31:00Z">
              <w:r w:rsidRPr="00785052">
                <w:rPr>
                  <w:rFonts w:ascii="Times New Roman" w:hAnsi="Times New Roman" w:cs="Times New Roman"/>
                  <w:b/>
                  <w:bCs/>
                </w:rPr>
                <w:t>интерференции</w:t>
              </w:r>
            </w:ins>
            <w:r w:rsidRPr="00785052">
              <w:rPr>
                <w:rFonts w:ascii="Times New Roman" w:hAnsi="Times New Roman" w:cs="Times New Roman"/>
                <w:b/>
                <w:bCs/>
              </w:rPr>
              <w:t xml:space="preserve"> при </w:t>
            </w:r>
            <w:ins w:id="6" w:author="Администратор" w:date="2026-02-26T10:31:00Z">
              <w:r w:rsidRPr="00785052">
                <w:rPr>
                  <w:rFonts w:ascii="Times New Roman" w:hAnsi="Times New Roman" w:cs="Times New Roman"/>
                  <w:b/>
                  <w:bCs/>
                </w:rPr>
                <w:t xml:space="preserve">единичном </w:t>
              </w:r>
            </w:ins>
            <w:r w:rsidRPr="00785052">
              <w:rPr>
                <w:rFonts w:ascii="Times New Roman" w:hAnsi="Times New Roman" w:cs="Times New Roman"/>
                <w:b/>
                <w:bCs/>
              </w:rPr>
              <w:t>разрешении</w:t>
            </w:r>
            <w:del w:id="7" w:author="Администратор" w:date="2026-02-26T10:31:00Z">
              <w:r w:rsidRPr="00CA10A2">
                <w:rPr>
                  <w:rFonts w:ascii="Times New Roman" w:hAnsi="Times New Roman" w:cs="Times New Roman"/>
                  <w:b/>
                  <w:bCs/>
                  <w:highlight w:val="lightGray"/>
                </w:rPr>
                <w:delText xml:space="preserve"> на уровне единицы</w:delText>
              </w:r>
            </w:del>
          </w:p>
          <w:p w14:paraId="6A1009EE" w14:textId="77777777" w:rsidR="00DB679B" w:rsidRPr="00987B9B" w:rsidRDefault="00DB679B" w:rsidP="00C25CF0">
            <w:pPr>
              <w:spacing w:after="0" w:line="240" w:lineRule="auto"/>
              <w:jc w:val="both"/>
              <w:rPr>
                <w:rFonts w:ascii="Times New Roman" w:hAnsi="Times New Roman" w:cs="Times New Roman"/>
                <w:b/>
                <w:bCs/>
              </w:rPr>
            </w:pPr>
          </w:p>
          <w:tbl>
            <w:tblPr>
              <w:tblW w:w="65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81"/>
              <w:gridCol w:w="3190"/>
              <w:gridCol w:w="2545"/>
            </w:tblGrid>
            <w:tr w:rsidR="00DB679B" w:rsidRPr="00785052" w14:paraId="6424BEAC" w14:textId="77777777" w:rsidTr="00E86A68">
              <w:trPr>
                <w:trHeight w:val="496"/>
                <w:tblHeader/>
              </w:trPr>
              <w:tc>
                <w:tcPr>
                  <w:tcW w:w="781" w:type="dxa"/>
                  <w:vAlign w:val="center"/>
                  <w:hideMark/>
                </w:tcPr>
                <w:p w14:paraId="0459CDF3" w14:textId="77777777" w:rsidR="00DB679B" w:rsidRPr="00987B9B" w:rsidRDefault="00DB679B" w:rsidP="00C25CF0">
                  <w:pPr>
                    <w:spacing w:after="0" w:line="240" w:lineRule="auto"/>
                    <w:jc w:val="both"/>
                    <w:rPr>
                      <w:rFonts w:ascii="Times New Roman" w:hAnsi="Times New Roman" w:cs="Times New Roman"/>
                      <w:b/>
                      <w:bCs/>
                    </w:rPr>
                  </w:pPr>
                  <w:r w:rsidRPr="00987B9B">
                    <w:rPr>
                      <w:rFonts w:ascii="Times New Roman" w:hAnsi="Times New Roman" w:cs="Times New Roman"/>
                      <w:b/>
                      <w:bCs/>
                    </w:rPr>
                    <w:lastRenderedPageBreak/>
                    <w:t>Элемент</w:t>
                  </w:r>
                </w:p>
              </w:tc>
              <w:tc>
                <w:tcPr>
                  <w:tcW w:w="3190" w:type="dxa"/>
                  <w:vAlign w:val="center"/>
                  <w:hideMark/>
                </w:tcPr>
                <w:p w14:paraId="043E98A1" w14:textId="77777777" w:rsidR="00DB679B" w:rsidRPr="00987B9B" w:rsidRDefault="00DB679B" w:rsidP="00C25CF0">
                  <w:pPr>
                    <w:spacing w:after="0" w:line="240" w:lineRule="auto"/>
                    <w:jc w:val="both"/>
                    <w:rPr>
                      <w:rFonts w:ascii="Times New Roman" w:hAnsi="Times New Roman" w:cs="Times New Roman"/>
                      <w:b/>
                      <w:bCs/>
                    </w:rPr>
                  </w:pPr>
                  <w:r w:rsidRPr="00785052">
                    <w:rPr>
                      <w:rFonts w:ascii="Times New Roman" w:hAnsi="Times New Roman" w:cs="Times New Roman"/>
                      <w:b/>
                      <w:bCs/>
                    </w:rPr>
                    <w:t xml:space="preserve">Аналитические изотопы (Изобарные и полиатомные </w:t>
                  </w:r>
                  <w:del w:id="8" w:author="Администратор" w:date="2026-02-26T10:31:00Z">
                    <w:r w:rsidRPr="00CA10A2">
                      <w:rPr>
                        <w:rFonts w:ascii="Times New Roman" w:hAnsi="Times New Roman" w:cs="Times New Roman"/>
                        <w:b/>
                        <w:bCs/>
                        <w:highlight w:val="lightGray"/>
                      </w:rPr>
                      <w:delText>помехи</w:delText>
                    </w:r>
                    <w:r w:rsidRPr="00CA10A2">
                      <w:rPr>
                        <w:rFonts w:ascii="Times New Roman" w:hAnsi="Times New Roman" w:cs="Times New Roman"/>
                        <w:b/>
                        <w:bCs/>
                      </w:rPr>
                      <w:delText xml:space="preserve"> </w:delText>
                    </w:r>
                    <w:r w:rsidRPr="00CA10A2">
                      <w:rPr>
                        <w:rFonts w:ascii="Times New Roman" w:hAnsi="Times New Roman" w:cs="Times New Roman"/>
                        <w:b/>
                        <w:bCs/>
                        <w:highlight w:val="magenta"/>
                      </w:rPr>
                      <w:delText>спектральные наложения</w:delText>
                    </w:r>
                  </w:del>
                  <w:ins w:id="9" w:author="Администратор" w:date="2026-02-26T10:31:00Z">
                    <w:r w:rsidRPr="00785052">
                      <w:rPr>
                        <w:rFonts w:ascii="Times New Roman" w:hAnsi="Times New Roman" w:cs="Times New Roman"/>
                        <w:b/>
                        <w:bCs/>
                      </w:rPr>
                      <w:t>интерференции</w:t>
                    </w:r>
                  </w:ins>
                  <w:r w:rsidRPr="00785052">
                    <w:rPr>
                      <w:rFonts w:ascii="Times New Roman" w:hAnsi="Times New Roman" w:cs="Times New Roman"/>
                      <w:b/>
                      <w:bCs/>
                    </w:rPr>
                    <w:t>)</w:t>
                  </w:r>
                </w:p>
              </w:tc>
              <w:tc>
                <w:tcPr>
                  <w:tcW w:w="2545" w:type="dxa"/>
                  <w:vAlign w:val="center"/>
                  <w:hideMark/>
                </w:tcPr>
                <w:p w14:paraId="7072188D" w14:textId="77777777" w:rsidR="00DB679B" w:rsidRPr="00987B9B" w:rsidRDefault="00DB679B" w:rsidP="00C25CF0">
                  <w:pPr>
                    <w:spacing w:after="0" w:line="240" w:lineRule="auto"/>
                    <w:jc w:val="both"/>
                    <w:rPr>
                      <w:rFonts w:ascii="Times New Roman" w:hAnsi="Times New Roman" w:cs="Times New Roman"/>
                      <w:b/>
                      <w:bCs/>
                    </w:rPr>
                  </w:pPr>
                  <w:r w:rsidRPr="00987B9B">
                    <w:rPr>
                      <w:rFonts w:ascii="Times New Roman" w:hAnsi="Times New Roman" w:cs="Times New Roman"/>
                      <w:b/>
                      <w:bCs/>
                    </w:rPr>
                    <w:t>Комментарии</w:t>
                  </w:r>
                </w:p>
              </w:tc>
            </w:tr>
            <w:tr w:rsidR="00DB679B" w:rsidRPr="00987B9B" w14:paraId="1A56B51B" w14:textId="77777777" w:rsidTr="00E86A68">
              <w:trPr>
                <w:trHeight w:val="757"/>
              </w:trPr>
              <w:tc>
                <w:tcPr>
                  <w:tcW w:w="781" w:type="dxa"/>
                  <w:vAlign w:val="center"/>
                  <w:hideMark/>
                </w:tcPr>
                <w:p w14:paraId="70B3CA96"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rPr>
                    <w:t>Алюминий</w:t>
                  </w:r>
                </w:p>
              </w:tc>
              <w:tc>
                <w:tcPr>
                  <w:tcW w:w="3190" w:type="dxa"/>
                  <w:vAlign w:val="center"/>
                  <w:hideMark/>
                </w:tcPr>
                <w:p w14:paraId="3C6FD13B" w14:textId="77777777" w:rsidR="00DB679B" w:rsidRPr="00785052" w:rsidRDefault="00DB679B" w:rsidP="00C25CF0">
                  <w:pPr>
                    <w:spacing w:after="0" w:line="240" w:lineRule="auto"/>
                    <w:jc w:val="both"/>
                    <w:rPr>
                      <w:rFonts w:ascii="Times New Roman" w:hAnsi="Times New Roman" w:cs="Times New Roman"/>
                      <w:bCs/>
                      <w:lang w:val="uz-Cyrl-UZ"/>
                    </w:rPr>
                  </w:pPr>
                  <w:r w:rsidRPr="00987B9B">
                    <w:rPr>
                      <w:rFonts w:ascii="Times New Roman" w:hAnsi="Times New Roman" w:cs="Times New Roman"/>
                      <w:bCs/>
                    </w:rPr>
                    <w:t>27 (</w:t>
                  </w:r>
                  <w:r w:rsidRPr="00987B9B">
                    <w:rPr>
                      <w:rFonts w:ascii="Times New Roman" w:hAnsi="Times New Roman" w:cs="Times New Roman"/>
                      <w:bCs/>
                      <w:vertAlign w:val="superscript"/>
                    </w:rPr>
                    <w:t>13</w:t>
                  </w:r>
                  <w:r w:rsidRPr="00987B9B">
                    <w:rPr>
                      <w:rFonts w:ascii="Times New Roman" w:hAnsi="Times New Roman" w:cs="Times New Roman"/>
                      <w:bCs/>
                    </w:rPr>
                    <w:t>C</w:t>
                  </w:r>
                  <w:r w:rsidRPr="00987B9B">
                    <w:rPr>
                      <w:rFonts w:ascii="Times New Roman" w:hAnsi="Times New Roman" w:cs="Times New Roman"/>
                      <w:bCs/>
                      <w:vertAlign w:val="superscript"/>
                    </w:rPr>
                    <w:t>14</w:t>
                  </w:r>
                  <w:r w:rsidRPr="00987B9B">
                    <w:rPr>
                      <w:rFonts w:ascii="Times New Roman" w:hAnsi="Times New Roman" w:cs="Times New Roman"/>
                      <w:bCs/>
                    </w:rPr>
                    <w:t>N, </w:t>
                  </w:r>
                  <w:r w:rsidRPr="00987B9B">
                    <w:rPr>
                      <w:rFonts w:ascii="Times New Roman" w:hAnsi="Times New Roman" w:cs="Times New Roman"/>
                      <w:bCs/>
                      <w:vertAlign w:val="superscript"/>
                    </w:rPr>
                    <w:t>1</w:t>
                  </w:r>
                  <w:r w:rsidRPr="00987B9B">
                    <w:rPr>
                      <w:rFonts w:ascii="Times New Roman" w:hAnsi="Times New Roman" w:cs="Times New Roman"/>
                      <w:bCs/>
                    </w:rPr>
                    <w:t>H</w:t>
                  </w:r>
                  <w:r w:rsidRPr="00987B9B">
                    <w:rPr>
                      <w:rFonts w:ascii="Times New Roman" w:hAnsi="Times New Roman" w:cs="Times New Roman"/>
                      <w:bCs/>
                      <w:vertAlign w:val="superscript"/>
                    </w:rPr>
                    <w:t>12</w:t>
                  </w:r>
                  <w:r w:rsidRPr="00987B9B">
                    <w:rPr>
                      <w:rFonts w:ascii="Times New Roman" w:hAnsi="Times New Roman" w:cs="Times New Roman"/>
                      <w:bCs/>
                    </w:rPr>
                    <w:t>C</w:t>
                  </w:r>
                  <w:r w:rsidRPr="00987B9B">
                    <w:rPr>
                      <w:rFonts w:ascii="Times New Roman" w:hAnsi="Times New Roman" w:cs="Times New Roman"/>
                      <w:bCs/>
                      <w:vertAlign w:val="superscript"/>
                    </w:rPr>
                    <w:t>14</w:t>
                  </w:r>
                  <w:r w:rsidRPr="00987B9B">
                    <w:rPr>
                      <w:rFonts w:ascii="Times New Roman" w:hAnsi="Times New Roman" w:cs="Times New Roman"/>
                      <w:bCs/>
                    </w:rPr>
                    <w:t>N)</w:t>
                  </w:r>
                </w:p>
              </w:tc>
              <w:tc>
                <w:tcPr>
                  <w:tcW w:w="2545" w:type="dxa"/>
                  <w:vAlign w:val="center"/>
                  <w:hideMark/>
                </w:tcPr>
                <w:p w14:paraId="28BA9E46" w14:textId="77777777" w:rsidR="00DB679B" w:rsidRPr="00987B9B" w:rsidRDefault="00DB679B" w:rsidP="00C25CF0">
                  <w:pPr>
                    <w:spacing w:after="0" w:line="240" w:lineRule="auto"/>
                    <w:jc w:val="both"/>
                    <w:rPr>
                      <w:rFonts w:ascii="Times New Roman" w:hAnsi="Times New Roman" w:cs="Times New Roman"/>
                      <w:bCs/>
                    </w:rPr>
                  </w:pPr>
                  <w:ins w:id="10" w:author="Администратор" w:date="2026-02-26T10:31:00Z">
                    <w:r w:rsidRPr="008E0AB1">
                      <w:rPr>
                        <w:rFonts w:ascii="Times New Roman" w:hAnsi="Times New Roman" w:cs="Times New Roman"/>
                      </w:rPr>
                      <w:t xml:space="preserve">Представляет </w:t>
                    </w:r>
                  </w:ins>
                  <w:r w:rsidRPr="008E0AB1">
                    <w:rPr>
                      <w:rFonts w:ascii="Times New Roman" w:hAnsi="Times New Roman" w:cs="Times New Roman"/>
                    </w:rPr>
                    <w:t xml:space="preserve">сложность при </w:t>
                  </w:r>
                  <w:del w:id="11" w:author="Администратор" w:date="2026-02-26T10:31:00Z">
                    <w:r w:rsidRPr="00CA10A2">
                      <w:rPr>
                        <w:rFonts w:ascii="Times New Roman" w:hAnsi="Times New Roman" w:cs="Times New Roman"/>
                      </w:rPr>
                      <w:delText>низкой концентрации</w:delText>
                    </w:r>
                  </w:del>
                  <w:ins w:id="12" w:author="Администратор" w:date="2026-02-26T10:31:00Z">
                    <w:r w:rsidRPr="008E0AB1">
                      <w:rPr>
                        <w:rFonts w:ascii="Times New Roman" w:hAnsi="Times New Roman" w:cs="Times New Roman"/>
                      </w:rPr>
                      <w:t>низких концентрациях</w:t>
                    </w:r>
                  </w:ins>
                </w:p>
              </w:tc>
            </w:tr>
            <w:tr w:rsidR="00DB679B" w:rsidRPr="00987B9B" w14:paraId="77EFE3CE" w14:textId="77777777" w:rsidTr="00E86A68">
              <w:trPr>
                <w:trHeight w:val="757"/>
              </w:trPr>
              <w:tc>
                <w:tcPr>
                  <w:tcW w:w="781" w:type="dxa"/>
                  <w:vAlign w:val="center"/>
                  <w:hideMark/>
                </w:tcPr>
                <w:p w14:paraId="0B6E7FD7"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rPr>
                    <w:t>Сурьма</w:t>
                  </w:r>
                </w:p>
              </w:tc>
              <w:tc>
                <w:tcPr>
                  <w:tcW w:w="3190" w:type="dxa"/>
                  <w:vAlign w:val="center"/>
                  <w:hideMark/>
                </w:tcPr>
                <w:p w14:paraId="292B02F8"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121, 123</w:t>
                  </w:r>
                </w:p>
              </w:tc>
              <w:tc>
                <w:tcPr>
                  <w:tcW w:w="2545" w:type="dxa"/>
                  <w:vAlign w:val="center"/>
                  <w:hideMark/>
                </w:tcPr>
                <w:p w14:paraId="721DAFD8" w14:textId="77777777" w:rsidR="00DB679B" w:rsidRPr="00987B9B" w:rsidRDefault="00DB679B" w:rsidP="00C25CF0">
                  <w:pPr>
                    <w:spacing w:after="0" w:line="240" w:lineRule="auto"/>
                    <w:jc w:val="both"/>
                    <w:rPr>
                      <w:rFonts w:ascii="Times New Roman" w:hAnsi="Times New Roman" w:cs="Times New Roman"/>
                      <w:bCs/>
                    </w:rPr>
                  </w:pPr>
                  <w:r w:rsidRPr="008E0AB1">
                    <w:rPr>
                      <w:rFonts w:ascii="Times New Roman" w:hAnsi="Times New Roman" w:cs="Times New Roman"/>
                    </w:rPr>
                    <w:t xml:space="preserve">Примесь; </w:t>
                  </w:r>
                  <w:del w:id="13" w:author="Администратор" w:date="2026-02-26T10:31:00Z">
                    <w:r w:rsidRPr="00CA10A2">
                      <w:rPr>
                        <w:rFonts w:ascii="Times New Roman" w:hAnsi="Times New Roman" w:cs="Times New Roman"/>
                      </w:rPr>
                      <w:delText>нет значительных помех</w:delText>
                    </w:r>
                  </w:del>
                  <w:ins w:id="14" w:author="Администратор" w:date="2026-02-26T10:31:00Z">
                    <w:r w:rsidRPr="008E0AB1">
                      <w:rPr>
                        <w:rFonts w:ascii="Times New Roman" w:hAnsi="Times New Roman" w:cs="Times New Roman"/>
                      </w:rPr>
                      <w:t>значимые интерференции отсутствуют</w:t>
                    </w:r>
                  </w:ins>
                </w:p>
              </w:tc>
            </w:tr>
            <w:tr w:rsidR="00DB679B" w:rsidRPr="00987B9B" w14:paraId="6B983726" w14:textId="77777777" w:rsidTr="00E86A68">
              <w:trPr>
                <w:trHeight w:val="1532"/>
              </w:trPr>
              <w:tc>
                <w:tcPr>
                  <w:tcW w:w="781" w:type="dxa"/>
                  <w:vAlign w:val="center"/>
                  <w:hideMark/>
                </w:tcPr>
                <w:p w14:paraId="49035D3B"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rPr>
                    <w:t>Кадмий</w:t>
                  </w:r>
                </w:p>
              </w:tc>
              <w:tc>
                <w:tcPr>
                  <w:tcW w:w="3190" w:type="dxa"/>
                  <w:vAlign w:val="center"/>
                  <w:hideMark/>
                </w:tcPr>
                <w:p w14:paraId="211C82F7"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111 (</w:t>
                  </w:r>
                  <w:r w:rsidRPr="008E0AB1">
                    <w:rPr>
                      <w:rFonts w:ascii="Times New Roman" w:hAnsi="Times New Roman" w:cs="Times New Roman"/>
                      <w:bCs/>
                      <w:highlight w:val="yellow"/>
                      <w:vertAlign w:val="superscript"/>
                    </w:rPr>
                    <w:t>16095</w:t>
                  </w:r>
                  <w:r w:rsidRPr="00987B9B">
                    <w:rPr>
                      <w:rFonts w:ascii="Times New Roman" w:hAnsi="Times New Roman" w:cs="Times New Roman"/>
                      <w:bCs/>
                      <w:vertAlign w:val="superscript"/>
                    </w:rPr>
                    <w:t> </w:t>
                  </w:r>
                  <w:r w:rsidRPr="00987B9B">
                    <w:rPr>
                      <w:rFonts w:ascii="Times New Roman" w:hAnsi="Times New Roman" w:cs="Times New Roman"/>
                      <w:bCs/>
                    </w:rPr>
                    <w:t>Mo), 114 (</w:t>
                  </w:r>
                  <w:r w:rsidRPr="00987B9B">
                    <w:rPr>
                      <w:rFonts w:ascii="Times New Roman" w:hAnsi="Times New Roman" w:cs="Times New Roman"/>
                      <w:bCs/>
                      <w:vertAlign w:val="superscript"/>
                    </w:rPr>
                    <w:t>114</w:t>
                  </w:r>
                  <w:r w:rsidRPr="00987B9B">
                    <w:rPr>
                      <w:rFonts w:ascii="Times New Roman" w:hAnsi="Times New Roman" w:cs="Times New Roman"/>
                      <w:bCs/>
                    </w:rPr>
                    <w:t>Sn)</w:t>
                  </w:r>
                </w:p>
              </w:tc>
              <w:tc>
                <w:tcPr>
                  <w:tcW w:w="2545" w:type="dxa"/>
                  <w:vAlign w:val="center"/>
                  <w:hideMark/>
                </w:tcPr>
                <w:p w14:paraId="5DD91219"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rPr>
                    <w:t>Примесь; дискриминация по</w:t>
                  </w:r>
                  <w:r>
                    <w:rPr>
                      <w:rFonts w:ascii="Times New Roman" w:hAnsi="Times New Roman" w:cs="Times New Roman"/>
                      <w:lang w:val="uz-Cyrl-UZ"/>
                    </w:rPr>
                    <w:t xml:space="preserve"> </w:t>
                  </w:r>
                  <w:r w:rsidRPr="00987B9B">
                    <w:rPr>
                      <w:rFonts w:ascii="Times New Roman" w:hAnsi="Times New Roman" w:cs="Times New Roman"/>
                    </w:rPr>
                    <w:t xml:space="preserve">кинетической энергии для ослабления </w:t>
                  </w:r>
                  <w:r w:rsidRPr="008E0AB1">
                    <w:rPr>
                      <w:rFonts w:ascii="Times New Roman" w:hAnsi="Times New Roman" w:cs="Times New Roman"/>
                      <w:highlight w:val="yellow"/>
                      <w:vertAlign w:val="superscript"/>
                    </w:rPr>
                    <w:t>16095</w:t>
                  </w:r>
                  <w:r w:rsidRPr="008E0AB1">
                    <w:rPr>
                      <w:rFonts w:ascii="Times New Roman" w:hAnsi="Times New Roman" w:cs="Times New Roman"/>
                      <w:highlight w:val="yellow"/>
                    </w:rPr>
                    <w:t>Mo</w:t>
                  </w:r>
                  <w:r w:rsidRPr="00987B9B">
                    <w:rPr>
                      <w:rFonts w:ascii="Times New Roman" w:hAnsi="Times New Roman" w:cs="Times New Roman"/>
                    </w:rPr>
                    <w:t xml:space="preserve">; межэлементная коррекция для </w:t>
                  </w:r>
                  <w:r w:rsidRPr="00987B9B">
                    <w:rPr>
                      <w:rFonts w:ascii="Times New Roman" w:hAnsi="Times New Roman" w:cs="Times New Roman"/>
                      <w:vertAlign w:val="superscript"/>
                    </w:rPr>
                    <w:t>114</w:t>
                  </w:r>
                  <w:r w:rsidRPr="00987B9B">
                    <w:rPr>
                      <w:rFonts w:ascii="Times New Roman" w:hAnsi="Times New Roman" w:cs="Times New Roman"/>
                    </w:rPr>
                    <w:t>Sn</w:t>
                  </w:r>
                </w:p>
              </w:tc>
            </w:tr>
            <w:tr w:rsidR="00DB679B" w:rsidRPr="00987B9B" w14:paraId="1EB8EB00" w14:textId="77777777" w:rsidTr="00E86A68">
              <w:trPr>
                <w:trHeight w:val="993"/>
              </w:trPr>
              <w:tc>
                <w:tcPr>
                  <w:tcW w:w="781" w:type="dxa"/>
                  <w:vAlign w:val="center"/>
                  <w:hideMark/>
                </w:tcPr>
                <w:p w14:paraId="4988A67D"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rPr>
                    <w:t>Кобальт</w:t>
                  </w:r>
                </w:p>
              </w:tc>
              <w:tc>
                <w:tcPr>
                  <w:tcW w:w="3190" w:type="dxa"/>
                  <w:vAlign w:val="center"/>
                  <w:hideMark/>
                </w:tcPr>
                <w:p w14:paraId="1A67E2A7"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59 (</w:t>
                  </w:r>
                  <w:r w:rsidRPr="00987B9B">
                    <w:rPr>
                      <w:rFonts w:ascii="Times New Roman" w:hAnsi="Times New Roman" w:cs="Times New Roman"/>
                      <w:bCs/>
                      <w:vertAlign w:val="superscript"/>
                    </w:rPr>
                    <w:t>1</w:t>
                  </w:r>
                  <w:r w:rsidRPr="00987B9B">
                    <w:rPr>
                      <w:rFonts w:ascii="Times New Roman" w:hAnsi="Times New Roman" w:cs="Times New Roman"/>
                      <w:bCs/>
                    </w:rPr>
                    <w:t>H</w:t>
                  </w:r>
                  <w:r w:rsidRPr="00987B9B">
                    <w:rPr>
                      <w:rFonts w:ascii="Times New Roman" w:hAnsi="Times New Roman" w:cs="Times New Roman"/>
                      <w:bCs/>
                      <w:vertAlign w:val="superscript"/>
                    </w:rPr>
                    <w:t>58</w:t>
                  </w:r>
                  <w:r w:rsidRPr="00987B9B">
                    <w:rPr>
                      <w:rFonts w:ascii="Times New Roman" w:hAnsi="Times New Roman" w:cs="Times New Roman"/>
                      <w:bCs/>
                    </w:rPr>
                    <w:t>Ni)</w:t>
                  </w:r>
                </w:p>
              </w:tc>
              <w:tc>
                <w:tcPr>
                  <w:tcW w:w="2545" w:type="dxa"/>
                  <w:vAlign w:val="center"/>
                  <w:hideMark/>
                </w:tcPr>
                <w:p w14:paraId="1E6EE0F5"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rPr>
                    <w:t xml:space="preserve">Фон никеля от плазмы или вакуумного </w:t>
                  </w:r>
                  <w:r w:rsidRPr="00987B9B">
                    <w:rPr>
                      <w:rFonts w:ascii="Times New Roman" w:hAnsi="Times New Roman" w:cs="Times New Roman"/>
                      <w:highlight w:val="lightGray"/>
                    </w:rPr>
                    <w:t>интерфейса</w:t>
                  </w:r>
                </w:p>
              </w:tc>
            </w:tr>
            <w:tr w:rsidR="00DB679B" w:rsidRPr="00987B9B" w14:paraId="60363842" w14:textId="77777777" w:rsidTr="00E86A68">
              <w:trPr>
                <w:trHeight w:val="508"/>
              </w:trPr>
              <w:tc>
                <w:tcPr>
                  <w:tcW w:w="781" w:type="dxa"/>
                  <w:vAlign w:val="center"/>
                  <w:hideMark/>
                </w:tcPr>
                <w:p w14:paraId="371C2A3B"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rPr>
                    <w:t>Хром</w:t>
                  </w:r>
                </w:p>
              </w:tc>
              <w:tc>
                <w:tcPr>
                  <w:tcW w:w="3190" w:type="dxa"/>
                  <w:vAlign w:val="center"/>
                  <w:hideMark/>
                </w:tcPr>
                <w:p w14:paraId="4E8CDAFF" w14:textId="77777777" w:rsidR="00DB679B" w:rsidRPr="00987B9B" w:rsidRDefault="00DB679B" w:rsidP="00C25CF0">
                  <w:pPr>
                    <w:spacing w:after="0" w:line="240" w:lineRule="auto"/>
                    <w:jc w:val="both"/>
                    <w:rPr>
                      <w:rFonts w:ascii="Times New Roman" w:hAnsi="Times New Roman" w:cs="Times New Roman"/>
                      <w:bCs/>
                      <w:lang w:val="en-US"/>
                    </w:rPr>
                  </w:pPr>
                  <w:r w:rsidRPr="00987B9B">
                    <w:rPr>
                      <w:rFonts w:ascii="Times New Roman" w:hAnsi="Times New Roman" w:cs="Times New Roman"/>
                      <w:bCs/>
                      <w:lang w:val="en-US"/>
                    </w:rPr>
                    <w:t>52 (</w:t>
                  </w:r>
                  <w:r w:rsidRPr="00987B9B">
                    <w:rPr>
                      <w:rFonts w:ascii="Times New Roman" w:hAnsi="Times New Roman" w:cs="Times New Roman"/>
                      <w:bCs/>
                      <w:vertAlign w:val="superscript"/>
                      <w:lang w:val="en-US"/>
                    </w:rPr>
                    <w:t>12</w:t>
                  </w:r>
                  <w:r w:rsidRPr="00987B9B">
                    <w:rPr>
                      <w:rFonts w:ascii="Times New Roman" w:hAnsi="Times New Roman" w:cs="Times New Roman"/>
                      <w:bCs/>
                      <w:lang w:val="en-US"/>
                    </w:rPr>
                    <w:t>C</w:t>
                  </w:r>
                  <w:r w:rsidRPr="00987B9B">
                    <w:rPr>
                      <w:rFonts w:ascii="Times New Roman" w:hAnsi="Times New Roman" w:cs="Times New Roman"/>
                      <w:bCs/>
                      <w:vertAlign w:val="superscript"/>
                      <w:lang w:val="en-US"/>
                    </w:rPr>
                    <w:t>40</w:t>
                  </w:r>
                  <w:r w:rsidRPr="00987B9B">
                    <w:rPr>
                      <w:rFonts w:ascii="Times New Roman" w:hAnsi="Times New Roman" w:cs="Times New Roman"/>
                      <w:bCs/>
                      <w:lang w:val="en-US"/>
                    </w:rPr>
                    <w:t>Ar, </w:t>
                  </w:r>
                  <w:r w:rsidRPr="00987B9B">
                    <w:rPr>
                      <w:rFonts w:ascii="Times New Roman" w:hAnsi="Times New Roman" w:cs="Times New Roman"/>
                      <w:bCs/>
                      <w:vertAlign w:val="superscript"/>
                      <w:lang w:val="en-US"/>
                    </w:rPr>
                    <w:t>12</w:t>
                  </w:r>
                  <w:r w:rsidRPr="00987B9B">
                    <w:rPr>
                      <w:rFonts w:ascii="Times New Roman" w:hAnsi="Times New Roman" w:cs="Times New Roman"/>
                      <w:bCs/>
                      <w:lang w:val="en-US"/>
                    </w:rPr>
                    <w:t>C</w:t>
                  </w:r>
                  <w:r w:rsidRPr="00987B9B">
                    <w:rPr>
                      <w:rFonts w:ascii="Times New Roman" w:hAnsi="Times New Roman" w:cs="Times New Roman"/>
                      <w:bCs/>
                      <w:vertAlign w:val="superscript"/>
                      <w:lang w:val="en-US"/>
                    </w:rPr>
                    <w:t>40</w:t>
                  </w:r>
                  <w:r w:rsidRPr="00987B9B">
                    <w:rPr>
                      <w:rFonts w:ascii="Times New Roman" w:hAnsi="Times New Roman" w:cs="Times New Roman"/>
                      <w:bCs/>
                      <w:lang w:val="en-US"/>
                    </w:rPr>
                    <w:t>Ca), 53 (</w:t>
                  </w:r>
                  <w:r w:rsidRPr="00987B9B">
                    <w:rPr>
                      <w:rFonts w:ascii="Times New Roman" w:hAnsi="Times New Roman" w:cs="Times New Roman"/>
                      <w:bCs/>
                      <w:vertAlign w:val="superscript"/>
                      <w:lang w:val="en-US"/>
                    </w:rPr>
                    <w:t>16</w:t>
                  </w:r>
                  <w:r w:rsidRPr="00987B9B">
                    <w:rPr>
                      <w:rFonts w:ascii="Times New Roman" w:hAnsi="Times New Roman" w:cs="Times New Roman"/>
                      <w:bCs/>
                      <w:lang w:val="en-US"/>
                    </w:rPr>
                    <w:t>O</w:t>
                  </w:r>
                  <w:r w:rsidRPr="00987B9B">
                    <w:rPr>
                      <w:rFonts w:ascii="Times New Roman" w:hAnsi="Times New Roman" w:cs="Times New Roman"/>
                      <w:bCs/>
                      <w:vertAlign w:val="superscript"/>
                      <w:lang w:val="en-US"/>
                    </w:rPr>
                    <w:t>37</w:t>
                  </w:r>
                  <w:r w:rsidRPr="00987B9B">
                    <w:rPr>
                      <w:rFonts w:ascii="Times New Roman" w:hAnsi="Times New Roman" w:cs="Times New Roman"/>
                      <w:bCs/>
                      <w:lang w:val="en-US"/>
                    </w:rPr>
                    <w:t>Cl, </w:t>
                  </w:r>
                  <w:r w:rsidRPr="00987B9B">
                    <w:rPr>
                      <w:rFonts w:ascii="Times New Roman" w:hAnsi="Times New Roman" w:cs="Times New Roman"/>
                      <w:bCs/>
                      <w:vertAlign w:val="superscript"/>
                      <w:lang w:val="en-US"/>
                    </w:rPr>
                    <w:t>1</w:t>
                  </w:r>
                  <w:r w:rsidRPr="00987B9B">
                    <w:rPr>
                      <w:rFonts w:ascii="Times New Roman" w:hAnsi="Times New Roman" w:cs="Times New Roman"/>
                      <w:bCs/>
                      <w:lang w:val="en-US"/>
                    </w:rPr>
                    <w:t>H</w:t>
                  </w:r>
                  <w:r w:rsidRPr="00987B9B">
                    <w:rPr>
                      <w:rFonts w:ascii="Times New Roman" w:hAnsi="Times New Roman" w:cs="Times New Roman"/>
                      <w:bCs/>
                      <w:vertAlign w:val="superscript"/>
                      <w:lang w:val="en-US"/>
                    </w:rPr>
                    <w:t>12</w:t>
                  </w:r>
                  <w:r w:rsidRPr="00987B9B">
                    <w:rPr>
                      <w:rFonts w:ascii="Times New Roman" w:hAnsi="Times New Roman" w:cs="Times New Roman"/>
                      <w:bCs/>
                      <w:lang w:val="en-US"/>
                    </w:rPr>
                    <w:t>C</w:t>
                  </w:r>
                  <w:r w:rsidRPr="00987B9B">
                    <w:rPr>
                      <w:rFonts w:ascii="Times New Roman" w:hAnsi="Times New Roman" w:cs="Times New Roman"/>
                      <w:bCs/>
                      <w:vertAlign w:val="superscript"/>
                      <w:lang w:val="en-US"/>
                    </w:rPr>
                    <w:t>40</w:t>
                  </w:r>
                  <w:r w:rsidRPr="00987B9B">
                    <w:rPr>
                      <w:rFonts w:ascii="Times New Roman" w:hAnsi="Times New Roman" w:cs="Times New Roman"/>
                      <w:bCs/>
                      <w:lang w:val="en-US"/>
                    </w:rPr>
                    <w:t>Ar, </w:t>
                  </w:r>
                  <w:r w:rsidRPr="00987B9B">
                    <w:rPr>
                      <w:rFonts w:ascii="Times New Roman" w:hAnsi="Times New Roman" w:cs="Times New Roman"/>
                      <w:bCs/>
                      <w:vertAlign w:val="superscript"/>
                      <w:lang w:val="en-US"/>
                    </w:rPr>
                    <w:t>1</w:t>
                  </w:r>
                  <w:r w:rsidRPr="00987B9B">
                    <w:rPr>
                      <w:rFonts w:ascii="Times New Roman" w:hAnsi="Times New Roman" w:cs="Times New Roman"/>
                      <w:bCs/>
                      <w:lang w:val="en-US"/>
                    </w:rPr>
                    <w:t>H</w:t>
                  </w:r>
                  <w:r w:rsidRPr="00987B9B">
                    <w:rPr>
                      <w:rFonts w:ascii="Times New Roman" w:hAnsi="Times New Roman" w:cs="Times New Roman"/>
                      <w:bCs/>
                      <w:vertAlign w:val="superscript"/>
                      <w:lang w:val="en-US"/>
                    </w:rPr>
                    <w:t>12</w:t>
                  </w:r>
                  <w:r w:rsidRPr="00987B9B">
                    <w:rPr>
                      <w:rFonts w:ascii="Times New Roman" w:hAnsi="Times New Roman" w:cs="Times New Roman"/>
                      <w:bCs/>
                      <w:lang w:val="en-US"/>
                    </w:rPr>
                    <w:t>C</w:t>
                  </w:r>
                  <w:r w:rsidRPr="00987B9B">
                    <w:rPr>
                      <w:rFonts w:ascii="Times New Roman" w:hAnsi="Times New Roman" w:cs="Times New Roman"/>
                      <w:bCs/>
                      <w:vertAlign w:val="superscript"/>
                      <w:lang w:val="en-US"/>
                    </w:rPr>
                    <w:t>40</w:t>
                  </w:r>
                  <w:r w:rsidRPr="00987B9B">
                    <w:rPr>
                      <w:rFonts w:ascii="Times New Roman" w:hAnsi="Times New Roman" w:cs="Times New Roman"/>
                      <w:bCs/>
                      <w:lang w:val="en-US"/>
                    </w:rPr>
                    <w:t>Ca, </w:t>
                  </w:r>
                  <w:r w:rsidRPr="00987B9B">
                    <w:rPr>
                      <w:rFonts w:ascii="Times New Roman" w:hAnsi="Times New Roman" w:cs="Times New Roman"/>
                      <w:bCs/>
                      <w:vertAlign w:val="superscript"/>
                      <w:lang w:val="en-US"/>
                    </w:rPr>
                    <w:t>13</w:t>
                  </w:r>
                  <w:r w:rsidRPr="00987B9B">
                    <w:rPr>
                      <w:rFonts w:ascii="Times New Roman" w:hAnsi="Times New Roman" w:cs="Times New Roman"/>
                      <w:bCs/>
                      <w:lang w:val="en-US"/>
                    </w:rPr>
                    <w:t>C</w:t>
                  </w:r>
                  <w:r w:rsidRPr="00987B9B">
                    <w:rPr>
                      <w:rFonts w:ascii="Times New Roman" w:hAnsi="Times New Roman" w:cs="Times New Roman"/>
                      <w:bCs/>
                      <w:vertAlign w:val="superscript"/>
                      <w:lang w:val="en-US"/>
                    </w:rPr>
                    <w:t>40</w:t>
                  </w:r>
                  <w:r w:rsidRPr="00987B9B">
                    <w:rPr>
                      <w:rFonts w:ascii="Times New Roman" w:hAnsi="Times New Roman" w:cs="Times New Roman"/>
                      <w:bCs/>
                      <w:lang w:val="en-US"/>
                    </w:rPr>
                    <w:t>Ar, </w:t>
                  </w:r>
                  <w:r w:rsidRPr="00987B9B">
                    <w:rPr>
                      <w:rFonts w:ascii="Times New Roman" w:hAnsi="Times New Roman" w:cs="Times New Roman"/>
                      <w:bCs/>
                      <w:vertAlign w:val="superscript"/>
                      <w:lang w:val="en-US"/>
                    </w:rPr>
                    <w:t>13</w:t>
                  </w:r>
                  <w:r w:rsidRPr="00987B9B">
                    <w:rPr>
                      <w:rFonts w:ascii="Times New Roman" w:hAnsi="Times New Roman" w:cs="Times New Roman"/>
                      <w:bCs/>
                      <w:lang w:val="en-US"/>
                    </w:rPr>
                    <w:t>C</w:t>
                  </w:r>
                  <w:r w:rsidRPr="00987B9B">
                    <w:rPr>
                      <w:rFonts w:ascii="Times New Roman" w:hAnsi="Times New Roman" w:cs="Times New Roman"/>
                      <w:bCs/>
                      <w:vertAlign w:val="superscript"/>
                      <w:lang w:val="en-US"/>
                    </w:rPr>
                    <w:t>40</w:t>
                  </w:r>
                  <w:r w:rsidRPr="00987B9B">
                    <w:rPr>
                      <w:rFonts w:ascii="Times New Roman" w:hAnsi="Times New Roman" w:cs="Times New Roman"/>
                      <w:bCs/>
                      <w:lang w:val="en-US"/>
                    </w:rPr>
                    <w:t>Ca)</w:t>
                  </w:r>
                </w:p>
              </w:tc>
              <w:tc>
                <w:tcPr>
                  <w:tcW w:w="2545" w:type="dxa"/>
                  <w:vAlign w:val="center"/>
                  <w:hideMark/>
                </w:tcPr>
                <w:p w14:paraId="0CBA4002"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rPr>
                    <w:t>Составляющая или примесь</w:t>
                  </w:r>
                </w:p>
              </w:tc>
            </w:tr>
            <w:tr w:rsidR="00DB679B" w:rsidRPr="00987B9B" w14:paraId="425A780A" w14:textId="77777777" w:rsidTr="00E86A68">
              <w:trPr>
                <w:trHeight w:val="745"/>
              </w:trPr>
              <w:tc>
                <w:tcPr>
                  <w:tcW w:w="781" w:type="dxa"/>
                  <w:vAlign w:val="center"/>
                  <w:hideMark/>
                </w:tcPr>
                <w:p w14:paraId="1B192A46"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rPr>
                    <w:t>Медь</w:t>
                  </w:r>
                </w:p>
              </w:tc>
              <w:tc>
                <w:tcPr>
                  <w:tcW w:w="3190" w:type="dxa"/>
                  <w:vAlign w:val="center"/>
                  <w:hideMark/>
                </w:tcPr>
                <w:p w14:paraId="2F77814B"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63 (</w:t>
                  </w:r>
                  <w:r w:rsidRPr="00987B9B">
                    <w:rPr>
                      <w:rFonts w:ascii="Times New Roman" w:hAnsi="Times New Roman" w:cs="Times New Roman"/>
                      <w:bCs/>
                      <w:vertAlign w:val="superscript"/>
                    </w:rPr>
                    <w:t>40</w:t>
                  </w:r>
                  <w:r w:rsidRPr="00987B9B">
                    <w:rPr>
                      <w:rFonts w:ascii="Times New Roman" w:hAnsi="Times New Roman" w:cs="Times New Roman"/>
                      <w:bCs/>
                    </w:rPr>
                    <w:t>Ar</w:t>
                  </w:r>
                  <w:r w:rsidRPr="00987B9B">
                    <w:rPr>
                      <w:rFonts w:ascii="Times New Roman" w:hAnsi="Times New Roman" w:cs="Times New Roman"/>
                      <w:bCs/>
                      <w:vertAlign w:val="superscript"/>
                    </w:rPr>
                    <w:t>23</w:t>
                  </w:r>
                  <w:r w:rsidRPr="00987B9B">
                    <w:rPr>
                      <w:rFonts w:ascii="Times New Roman" w:hAnsi="Times New Roman" w:cs="Times New Roman"/>
                      <w:bCs/>
                    </w:rPr>
                    <w:t>Na), 65 (</w:t>
                  </w:r>
                  <w:r w:rsidRPr="00987B9B">
                    <w:rPr>
                      <w:rFonts w:ascii="Times New Roman" w:hAnsi="Times New Roman" w:cs="Times New Roman"/>
                      <w:bCs/>
                      <w:vertAlign w:val="superscript"/>
                    </w:rPr>
                    <w:t>40</w:t>
                  </w:r>
                  <w:r w:rsidRPr="00987B9B">
                    <w:rPr>
                      <w:rFonts w:ascii="Times New Roman" w:hAnsi="Times New Roman" w:cs="Times New Roman"/>
                      <w:bCs/>
                    </w:rPr>
                    <w:t>Ar</w:t>
                  </w:r>
                  <w:r w:rsidRPr="00987B9B">
                    <w:rPr>
                      <w:rFonts w:ascii="Times New Roman" w:hAnsi="Times New Roman" w:cs="Times New Roman"/>
                      <w:bCs/>
                      <w:vertAlign w:val="superscript"/>
                    </w:rPr>
                    <w:t>25</w:t>
                  </w:r>
                  <w:r w:rsidRPr="00987B9B">
                    <w:rPr>
                      <w:rFonts w:ascii="Times New Roman" w:hAnsi="Times New Roman" w:cs="Times New Roman"/>
                      <w:bCs/>
                    </w:rPr>
                    <w:t>Mg)</w:t>
                  </w:r>
                </w:p>
              </w:tc>
              <w:tc>
                <w:tcPr>
                  <w:tcW w:w="2545" w:type="dxa"/>
                  <w:vAlign w:val="center"/>
                  <w:hideMark/>
                </w:tcPr>
                <w:p w14:paraId="16A7E720"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rPr>
                    <w:t>Натрий, магний, присутствующие в среде</w:t>
                  </w:r>
                </w:p>
              </w:tc>
            </w:tr>
            <w:tr w:rsidR="00DB679B" w:rsidRPr="00987B9B" w14:paraId="3DF1DEB5" w14:textId="77777777" w:rsidTr="00E86A68">
              <w:trPr>
                <w:trHeight w:val="757"/>
              </w:trPr>
              <w:tc>
                <w:tcPr>
                  <w:tcW w:w="781" w:type="dxa"/>
                  <w:vAlign w:val="center"/>
                  <w:hideMark/>
                </w:tcPr>
                <w:p w14:paraId="23BBE111"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rPr>
                    <w:t>Железо</w:t>
                  </w:r>
                </w:p>
              </w:tc>
              <w:tc>
                <w:tcPr>
                  <w:tcW w:w="3190" w:type="dxa"/>
                  <w:vAlign w:val="center"/>
                  <w:hideMark/>
                </w:tcPr>
                <w:p w14:paraId="79B5FCF3"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56 (</w:t>
                  </w:r>
                  <w:r w:rsidRPr="00987B9B">
                    <w:rPr>
                      <w:rFonts w:ascii="Times New Roman" w:hAnsi="Times New Roman" w:cs="Times New Roman"/>
                      <w:bCs/>
                      <w:vertAlign w:val="superscript"/>
                    </w:rPr>
                    <w:t>40</w:t>
                  </w:r>
                  <w:r w:rsidRPr="00987B9B">
                    <w:rPr>
                      <w:rFonts w:ascii="Times New Roman" w:hAnsi="Times New Roman" w:cs="Times New Roman"/>
                      <w:bCs/>
                    </w:rPr>
                    <w:t>Ar</w:t>
                  </w:r>
                  <w:r w:rsidRPr="00987B9B">
                    <w:rPr>
                      <w:rFonts w:ascii="Times New Roman" w:hAnsi="Times New Roman" w:cs="Times New Roman"/>
                      <w:bCs/>
                      <w:vertAlign w:val="superscript"/>
                    </w:rPr>
                    <w:t>16</w:t>
                  </w:r>
                  <w:r w:rsidRPr="00987B9B">
                    <w:rPr>
                      <w:rFonts w:ascii="Times New Roman" w:hAnsi="Times New Roman" w:cs="Times New Roman"/>
                      <w:bCs/>
                    </w:rPr>
                    <w:t>O, </w:t>
                  </w:r>
                  <w:r w:rsidRPr="00987B9B">
                    <w:rPr>
                      <w:rFonts w:ascii="Times New Roman" w:hAnsi="Times New Roman" w:cs="Times New Roman"/>
                      <w:bCs/>
                      <w:vertAlign w:val="superscript"/>
                    </w:rPr>
                    <w:t>40</w:t>
                  </w:r>
                  <w:r w:rsidRPr="00987B9B">
                    <w:rPr>
                      <w:rFonts w:ascii="Times New Roman" w:hAnsi="Times New Roman" w:cs="Times New Roman"/>
                      <w:bCs/>
                    </w:rPr>
                    <w:t>Ca</w:t>
                  </w:r>
                  <w:r w:rsidRPr="00987B9B">
                    <w:rPr>
                      <w:rFonts w:ascii="Times New Roman" w:hAnsi="Times New Roman" w:cs="Times New Roman"/>
                      <w:bCs/>
                      <w:vertAlign w:val="superscript"/>
                    </w:rPr>
                    <w:t>16</w:t>
                  </w:r>
                  <w:r w:rsidRPr="00987B9B">
                    <w:rPr>
                      <w:rFonts w:ascii="Times New Roman" w:hAnsi="Times New Roman" w:cs="Times New Roman"/>
                      <w:bCs/>
                    </w:rPr>
                    <w:t>O), 57 (</w:t>
                  </w:r>
                  <w:r w:rsidRPr="00987B9B">
                    <w:rPr>
                      <w:rFonts w:ascii="Times New Roman" w:hAnsi="Times New Roman" w:cs="Times New Roman"/>
                      <w:bCs/>
                      <w:vertAlign w:val="superscript"/>
                    </w:rPr>
                    <w:t>40</w:t>
                  </w:r>
                  <w:r w:rsidRPr="00987B9B">
                    <w:rPr>
                      <w:rFonts w:ascii="Times New Roman" w:hAnsi="Times New Roman" w:cs="Times New Roman"/>
                      <w:bCs/>
                    </w:rPr>
                    <w:t>Ar</w:t>
                  </w:r>
                  <w:r w:rsidRPr="00987B9B">
                    <w:rPr>
                      <w:rFonts w:ascii="Times New Roman" w:hAnsi="Times New Roman" w:cs="Times New Roman"/>
                      <w:bCs/>
                      <w:vertAlign w:val="superscript"/>
                    </w:rPr>
                    <w:t>16</w:t>
                  </w:r>
                  <w:r w:rsidRPr="00987B9B">
                    <w:rPr>
                      <w:rFonts w:ascii="Times New Roman" w:hAnsi="Times New Roman" w:cs="Times New Roman"/>
                      <w:bCs/>
                    </w:rPr>
                    <w:t>O</w:t>
                  </w:r>
                  <w:r w:rsidRPr="00987B9B">
                    <w:rPr>
                      <w:rFonts w:ascii="Times New Roman" w:hAnsi="Times New Roman" w:cs="Times New Roman"/>
                      <w:bCs/>
                      <w:vertAlign w:val="superscript"/>
                    </w:rPr>
                    <w:t>1</w:t>
                  </w:r>
                  <w:r w:rsidRPr="00987B9B">
                    <w:rPr>
                      <w:rFonts w:ascii="Times New Roman" w:hAnsi="Times New Roman" w:cs="Times New Roman"/>
                      <w:bCs/>
                    </w:rPr>
                    <w:t>H, </w:t>
                  </w:r>
                  <w:r w:rsidRPr="00987B9B">
                    <w:rPr>
                      <w:rFonts w:ascii="Times New Roman" w:hAnsi="Times New Roman" w:cs="Times New Roman"/>
                      <w:bCs/>
                      <w:vertAlign w:val="superscript"/>
                    </w:rPr>
                    <w:t>40</w:t>
                  </w:r>
                  <w:r w:rsidRPr="00987B9B">
                    <w:rPr>
                      <w:rFonts w:ascii="Times New Roman" w:hAnsi="Times New Roman" w:cs="Times New Roman"/>
                      <w:bCs/>
                    </w:rPr>
                    <w:t>Ca</w:t>
                  </w:r>
                  <w:r w:rsidRPr="00987B9B">
                    <w:rPr>
                      <w:rFonts w:ascii="Times New Roman" w:hAnsi="Times New Roman" w:cs="Times New Roman"/>
                      <w:bCs/>
                      <w:vertAlign w:val="superscript"/>
                    </w:rPr>
                    <w:t>16</w:t>
                  </w:r>
                  <w:r w:rsidRPr="00987B9B">
                    <w:rPr>
                      <w:rFonts w:ascii="Times New Roman" w:hAnsi="Times New Roman" w:cs="Times New Roman"/>
                      <w:bCs/>
                    </w:rPr>
                    <w:t>O</w:t>
                  </w:r>
                  <w:r w:rsidRPr="00987B9B">
                    <w:rPr>
                      <w:rFonts w:ascii="Times New Roman" w:hAnsi="Times New Roman" w:cs="Times New Roman"/>
                      <w:bCs/>
                      <w:vertAlign w:val="superscript"/>
                    </w:rPr>
                    <w:t>1</w:t>
                  </w:r>
                  <w:r w:rsidRPr="00987B9B">
                    <w:rPr>
                      <w:rFonts w:ascii="Times New Roman" w:hAnsi="Times New Roman" w:cs="Times New Roman"/>
                      <w:bCs/>
                    </w:rPr>
                    <w:t>H)</w:t>
                  </w:r>
                </w:p>
              </w:tc>
              <w:tc>
                <w:tcPr>
                  <w:tcW w:w="2545" w:type="dxa"/>
                  <w:vAlign w:val="center"/>
                  <w:hideMark/>
                </w:tcPr>
                <w:p w14:paraId="55B5E3D2"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rPr>
                    <w:t>Может присутствовать в высоких концентрациях или измеряться как примесь</w:t>
                  </w:r>
                </w:p>
              </w:tc>
            </w:tr>
            <w:tr w:rsidR="00DB679B" w:rsidRPr="00987B9B" w14:paraId="3C382AEA" w14:textId="77777777" w:rsidTr="00E86A68">
              <w:trPr>
                <w:trHeight w:val="1490"/>
              </w:trPr>
              <w:tc>
                <w:tcPr>
                  <w:tcW w:w="781" w:type="dxa"/>
                  <w:vAlign w:val="center"/>
                  <w:hideMark/>
                </w:tcPr>
                <w:p w14:paraId="02F9A36B"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rPr>
                    <w:t>Магний</w:t>
                  </w:r>
                </w:p>
              </w:tc>
              <w:tc>
                <w:tcPr>
                  <w:tcW w:w="3190" w:type="dxa"/>
                  <w:vAlign w:val="center"/>
                  <w:hideMark/>
                </w:tcPr>
                <w:p w14:paraId="3DFEF54C" w14:textId="77777777" w:rsidR="00DB679B" w:rsidRPr="00987B9B" w:rsidRDefault="00DB679B" w:rsidP="00C25CF0">
                  <w:pPr>
                    <w:spacing w:after="0" w:line="240" w:lineRule="auto"/>
                    <w:jc w:val="both"/>
                    <w:rPr>
                      <w:rFonts w:ascii="Times New Roman" w:hAnsi="Times New Roman" w:cs="Times New Roman"/>
                      <w:bCs/>
                      <w:lang w:val="en-US"/>
                    </w:rPr>
                  </w:pPr>
                  <w:r w:rsidRPr="00987B9B">
                    <w:rPr>
                      <w:rFonts w:ascii="Times New Roman" w:hAnsi="Times New Roman" w:cs="Times New Roman"/>
                      <w:bCs/>
                      <w:lang w:val="en-US"/>
                    </w:rPr>
                    <w:t>24 (</w:t>
                  </w:r>
                  <w:r w:rsidRPr="00987B9B">
                    <w:rPr>
                      <w:rFonts w:ascii="Times New Roman" w:hAnsi="Times New Roman" w:cs="Times New Roman"/>
                      <w:bCs/>
                      <w:vertAlign w:val="superscript"/>
                      <w:lang w:val="en-US"/>
                    </w:rPr>
                    <w:t>12</w:t>
                  </w:r>
                  <w:r w:rsidRPr="00987B9B">
                    <w:rPr>
                      <w:rFonts w:ascii="Times New Roman" w:hAnsi="Times New Roman" w:cs="Times New Roman"/>
                      <w:bCs/>
                      <w:lang w:val="en-US"/>
                    </w:rPr>
                    <w:t>C</w:t>
                  </w:r>
                  <w:r w:rsidRPr="00987B9B">
                    <w:rPr>
                      <w:rFonts w:ascii="Times New Roman" w:hAnsi="Times New Roman" w:cs="Times New Roman"/>
                      <w:bCs/>
                      <w:vertAlign w:val="superscript"/>
                      <w:lang w:val="en-US"/>
                    </w:rPr>
                    <w:t>12</w:t>
                  </w:r>
                  <w:r w:rsidRPr="00987B9B">
                    <w:rPr>
                      <w:rFonts w:ascii="Times New Roman" w:hAnsi="Times New Roman" w:cs="Times New Roman"/>
                      <w:bCs/>
                      <w:lang w:val="en-US"/>
                    </w:rPr>
                    <w:t>C, </w:t>
                  </w:r>
                  <w:r w:rsidRPr="00987B9B">
                    <w:rPr>
                      <w:rFonts w:ascii="Times New Roman" w:hAnsi="Times New Roman" w:cs="Times New Roman"/>
                      <w:bCs/>
                      <w:vertAlign w:val="superscript"/>
                      <w:lang w:val="en-US"/>
                    </w:rPr>
                    <w:t>1</w:t>
                  </w:r>
                  <w:r w:rsidRPr="00987B9B">
                    <w:rPr>
                      <w:rFonts w:ascii="Times New Roman" w:hAnsi="Times New Roman" w:cs="Times New Roman"/>
                      <w:bCs/>
                      <w:lang w:val="en-US"/>
                    </w:rPr>
                    <w:t>H</w:t>
                  </w:r>
                  <w:r w:rsidRPr="00987B9B">
                    <w:rPr>
                      <w:rFonts w:ascii="Times New Roman" w:hAnsi="Times New Roman" w:cs="Times New Roman"/>
                      <w:bCs/>
                      <w:vertAlign w:val="superscript"/>
                      <w:lang w:val="en-US"/>
                    </w:rPr>
                    <w:t>23</w:t>
                  </w:r>
                  <w:r w:rsidRPr="00987B9B">
                    <w:rPr>
                      <w:rFonts w:ascii="Times New Roman" w:hAnsi="Times New Roman" w:cs="Times New Roman"/>
                      <w:bCs/>
                      <w:lang w:val="en-US"/>
                    </w:rPr>
                    <w:t>Na), 25 (</w:t>
                  </w:r>
                  <w:r w:rsidRPr="00987B9B">
                    <w:rPr>
                      <w:rFonts w:ascii="Times New Roman" w:hAnsi="Times New Roman" w:cs="Times New Roman"/>
                      <w:bCs/>
                      <w:vertAlign w:val="superscript"/>
                      <w:lang w:val="en-US"/>
                    </w:rPr>
                    <w:t>12</w:t>
                  </w:r>
                  <w:r w:rsidRPr="00987B9B">
                    <w:rPr>
                      <w:rFonts w:ascii="Times New Roman" w:hAnsi="Times New Roman" w:cs="Times New Roman"/>
                      <w:bCs/>
                      <w:lang w:val="en-US"/>
                    </w:rPr>
                    <w:t>C</w:t>
                  </w:r>
                  <w:r w:rsidRPr="00987B9B">
                    <w:rPr>
                      <w:rFonts w:ascii="Times New Roman" w:hAnsi="Times New Roman" w:cs="Times New Roman"/>
                      <w:bCs/>
                      <w:vertAlign w:val="superscript"/>
                      <w:lang w:val="en-US"/>
                    </w:rPr>
                    <w:t>13</w:t>
                  </w:r>
                  <w:r w:rsidRPr="00987B9B">
                    <w:rPr>
                      <w:rFonts w:ascii="Times New Roman" w:hAnsi="Times New Roman" w:cs="Times New Roman"/>
                      <w:bCs/>
                      <w:lang w:val="en-US"/>
                    </w:rPr>
                    <w:t>C, </w:t>
                  </w:r>
                  <w:r w:rsidRPr="00987B9B">
                    <w:rPr>
                      <w:rFonts w:ascii="Times New Roman" w:hAnsi="Times New Roman" w:cs="Times New Roman"/>
                      <w:bCs/>
                      <w:vertAlign w:val="superscript"/>
                      <w:lang w:val="en-US"/>
                    </w:rPr>
                    <w:t>12</w:t>
                  </w:r>
                  <w:r w:rsidRPr="00987B9B">
                    <w:rPr>
                      <w:rFonts w:ascii="Times New Roman" w:hAnsi="Times New Roman" w:cs="Times New Roman"/>
                      <w:bCs/>
                      <w:lang w:val="en-US"/>
                    </w:rPr>
                    <w:t>C</w:t>
                  </w:r>
                  <w:r w:rsidRPr="00987B9B">
                    <w:rPr>
                      <w:rFonts w:ascii="Times New Roman" w:hAnsi="Times New Roman" w:cs="Times New Roman"/>
                      <w:bCs/>
                      <w:vertAlign w:val="superscript"/>
                      <w:lang w:val="en-US"/>
                    </w:rPr>
                    <w:t>12</w:t>
                  </w:r>
                  <w:r w:rsidRPr="00987B9B">
                    <w:rPr>
                      <w:rFonts w:ascii="Times New Roman" w:hAnsi="Times New Roman" w:cs="Times New Roman"/>
                      <w:bCs/>
                      <w:lang w:val="en-US"/>
                    </w:rPr>
                    <w:t>C</w:t>
                  </w:r>
                  <w:r w:rsidRPr="00987B9B">
                    <w:rPr>
                      <w:rFonts w:ascii="Times New Roman" w:hAnsi="Times New Roman" w:cs="Times New Roman"/>
                      <w:bCs/>
                      <w:vertAlign w:val="superscript"/>
                      <w:lang w:val="en-US"/>
                    </w:rPr>
                    <w:t>1</w:t>
                  </w:r>
                  <w:r w:rsidRPr="00987B9B">
                    <w:rPr>
                      <w:rFonts w:ascii="Times New Roman" w:hAnsi="Times New Roman" w:cs="Times New Roman"/>
                      <w:bCs/>
                      <w:lang w:val="en-US"/>
                    </w:rPr>
                    <w:t>H), 26 (</w:t>
                  </w:r>
                  <w:r w:rsidRPr="00987B9B">
                    <w:rPr>
                      <w:rFonts w:ascii="Times New Roman" w:hAnsi="Times New Roman" w:cs="Times New Roman"/>
                      <w:bCs/>
                      <w:vertAlign w:val="superscript"/>
                      <w:lang w:val="en-US"/>
                    </w:rPr>
                    <w:t>12</w:t>
                  </w:r>
                  <w:r w:rsidRPr="00987B9B">
                    <w:rPr>
                      <w:rFonts w:ascii="Times New Roman" w:hAnsi="Times New Roman" w:cs="Times New Roman"/>
                      <w:bCs/>
                      <w:lang w:val="en-US"/>
                    </w:rPr>
                    <w:t>C</w:t>
                  </w:r>
                  <w:r w:rsidRPr="00987B9B">
                    <w:rPr>
                      <w:rFonts w:ascii="Times New Roman" w:hAnsi="Times New Roman" w:cs="Times New Roman"/>
                      <w:bCs/>
                      <w:vertAlign w:val="superscript"/>
                      <w:lang w:val="en-US"/>
                    </w:rPr>
                    <w:t>14</w:t>
                  </w:r>
                  <w:r w:rsidRPr="00987B9B">
                    <w:rPr>
                      <w:rFonts w:ascii="Times New Roman" w:hAnsi="Times New Roman" w:cs="Times New Roman"/>
                      <w:bCs/>
                      <w:lang w:val="en-US"/>
                    </w:rPr>
                    <w:t>N, </w:t>
                  </w:r>
                  <w:r w:rsidRPr="00987B9B">
                    <w:rPr>
                      <w:rFonts w:ascii="Times New Roman" w:hAnsi="Times New Roman" w:cs="Times New Roman"/>
                      <w:bCs/>
                      <w:vertAlign w:val="superscript"/>
                      <w:lang w:val="en-US"/>
                    </w:rPr>
                    <w:t>12</w:t>
                  </w:r>
                  <w:r w:rsidRPr="00987B9B">
                    <w:rPr>
                      <w:rFonts w:ascii="Times New Roman" w:hAnsi="Times New Roman" w:cs="Times New Roman"/>
                      <w:bCs/>
                      <w:lang w:val="en-US"/>
                    </w:rPr>
                    <w:t>C</w:t>
                  </w:r>
                  <w:r w:rsidRPr="00987B9B">
                    <w:rPr>
                      <w:rFonts w:ascii="Times New Roman" w:hAnsi="Times New Roman" w:cs="Times New Roman"/>
                      <w:bCs/>
                      <w:vertAlign w:val="superscript"/>
                      <w:lang w:val="en-US"/>
                    </w:rPr>
                    <w:t>13</w:t>
                  </w:r>
                  <w:r w:rsidRPr="00987B9B">
                    <w:rPr>
                      <w:rFonts w:ascii="Times New Roman" w:hAnsi="Times New Roman" w:cs="Times New Roman"/>
                      <w:bCs/>
                      <w:lang w:val="en-US"/>
                    </w:rPr>
                    <w:t>C</w:t>
                  </w:r>
                  <w:r w:rsidRPr="00987B9B">
                    <w:rPr>
                      <w:rFonts w:ascii="Times New Roman" w:hAnsi="Times New Roman" w:cs="Times New Roman"/>
                      <w:bCs/>
                      <w:vertAlign w:val="superscript"/>
                      <w:lang w:val="en-US"/>
                    </w:rPr>
                    <w:t>1</w:t>
                  </w:r>
                  <w:r w:rsidRPr="00987B9B">
                    <w:rPr>
                      <w:rFonts w:ascii="Times New Roman" w:hAnsi="Times New Roman" w:cs="Times New Roman"/>
                      <w:bCs/>
                      <w:lang w:val="en-US"/>
                    </w:rPr>
                    <w:t>H)</w:t>
                  </w:r>
                </w:p>
              </w:tc>
              <w:tc>
                <w:tcPr>
                  <w:tcW w:w="2545" w:type="dxa"/>
                  <w:vAlign w:val="center"/>
                  <w:hideMark/>
                </w:tcPr>
                <w:p w14:paraId="79152BA4"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rPr>
                    <w:t>Обычно является составляющей в концентрациях, не достигающих следовых значений</w:t>
                  </w:r>
                </w:p>
              </w:tc>
            </w:tr>
            <w:tr w:rsidR="00DB679B" w:rsidRPr="00987B9B" w14:paraId="324486A4" w14:textId="77777777" w:rsidTr="00E86A68">
              <w:trPr>
                <w:trHeight w:val="757"/>
              </w:trPr>
              <w:tc>
                <w:tcPr>
                  <w:tcW w:w="781" w:type="dxa"/>
                  <w:vAlign w:val="center"/>
                  <w:hideMark/>
                </w:tcPr>
                <w:p w14:paraId="51D3220E"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rPr>
                    <w:lastRenderedPageBreak/>
                    <w:t>Марганец</w:t>
                  </w:r>
                </w:p>
              </w:tc>
              <w:tc>
                <w:tcPr>
                  <w:tcW w:w="3190" w:type="dxa"/>
                  <w:vAlign w:val="center"/>
                  <w:hideMark/>
                </w:tcPr>
                <w:p w14:paraId="2BCE6521"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55 (</w:t>
                  </w:r>
                  <w:r w:rsidRPr="00987B9B">
                    <w:rPr>
                      <w:rFonts w:ascii="Times New Roman" w:hAnsi="Times New Roman" w:cs="Times New Roman"/>
                      <w:bCs/>
                      <w:vertAlign w:val="superscript"/>
                    </w:rPr>
                    <w:t>16</w:t>
                  </w:r>
                  <w:r w:rsidRPr="00987B9B">
                    <w:rPr>
                      <w:rFonts w:ascii="Times New Roman" w:hAnsi="Times New Roman" w:cs="Times New Roman"/>
                      <w:bCs/>
                    </w:rPr>
                    <w:t>O</w:t>
                  </w:r>
                  <w:r w:rsidRPr="00987B9B">
                    <w:rPr>
                      <w:rFonts w:ascii="Times New Roman" w:hAnsi="Times New Roman" w:cs="Times New Roman"/>
                      <w:bCs/>
                      <w:vertAlign w:val="superscript"/>
                    </w:rPr>
                    <w:t>39</w:t>
                  </w:r>
                  <w:r w:rsidRPr="00987B9B">
                    <w:rPr>
                      <w:rFonts w:ascii="Times New Roman" w:hAnsi="Times New Roman" w:cs="Times New Roman"/>
                      <w:bCs/>
                    </w:rPr>
                    <w:t>K)</w:t>
                  </w:r>
                </w:p>
              </w:tc>
              <w:tc>
                <w:tcPr>
                  <w:tcW w:w="2545" w:type="dxa"/>
                  <w:vAlign w:val="center"/>
                  <w:hideMark/>
                </w:tcPr>
                <w:p w14:paraId="280A6800"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rPr>
                    <w:t>Калий, присутствующий в среде</w:t>
                  </w:r>
                </w:p>
              </w:tc>
            </w:tr>
            <w:tr w:rsidR="00DB679B" w:rsidRPr="00987B9B" w14:paraId="2FC88D48" w14:textId="77777777" w:rsidTr="00E86A68">
              <w:trPr>
                <w:trHeight w:val="757"/>
              </w:trPr>
              <w:tc>
                <w:tcPr>
                  <w:tcW w:w="781" w:type="dxa"/>
                  <w:vAlign w:val="center"/>
                  <w:hideMark/>
                </w:tcPr>
                <w:p w14:paraId="09EE15BA"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rPr>
                    <w:t>Молибден</w:t>
                  </w:r>
                </w:p>
              </w:tc>
              <w:tc>
                <w:tcPr>
                  <w:tcW w:w="3190" w:type="dxa"/>
                  <w:vAlign w:val="center"/>
                  <w:hideMark/>
                </w:tcPr>
                <w:p w14:paraId="0DC43360"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92, 95, 96, 98</w:t>
                  </w:r>
                </w:p>
              </w:tc>
              <w:tc>
                <w:tcPr>
                  <w:tcW w:w="2545" w:type="dxa"/>
                  <w:vAlign w:val="center"/>
                  <w:hideMark/>
                </w:tcPr>
                <w:p w14:paraId="3AF3A332"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rPr>
                    <w:t>Без значительных помех</w:t>
                  </w:r>
                </w:p>
              </w:tc>
            </w:tr>
            <w:tr w:rsidR="00DB679B" w:rsidRPr="00987B9B" w14:paraId="34C71C07" w14:textId="77777777" w:rsidTr="00E86A68">
              <w:trPr>
                <w:trHeight w:val="993"/>
              </w:trPr>
              <w:tc>
                <w:tcPr>
                  <w:tcW w:w="781" w:type="dxa"/>
                  <w:vAlign w:val="center"/>
                  <w:hideMark/>
                </w:tcPr>
                <w:p w14:paraId="3BE0CE03"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rPr>
                    <w:t>Никель</w:t>
                  </w:r>
                </w:p>
              </w:tc>
              <w:tc>
                <w:tcPr>
                  <w:tcW w:w="3190" w:type="dxa"/>
                  <w:vAlign w:val="center"/>
                  <w:hideMark/>
                </w:tcPr>
                <w:p w14:paraId="3A4C0E2D"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58 (</w:t>
                  </w:r>
                  <w:r w:rsidRPr="00987B9B">
                    <w:rPr>
                      <w:rFonts w:ascii="Times New Roman" w:hAnsi="Times New Roman" w:cs="Times New Roman"/>
                      <w:bCs/>
                      <w:vertAlign w:val="superscript"/>
                    </w:rPr>
                    <w:t>58</w:t>
                  </w:r>
                  <w:r w:rsidRPr="00987B9B">
                    <w:rPr>
                      <w:rFonts w:ascii="Times New Roman" w:hAnsi="Times New Roman" w:cs="Times New Roman"/>
                      <w:bCs/>
                    </w:rPr>
                    <w:t>Fe), 60 (</w:t>
                  </w:r>
                  <w:r w:rsidRPr="00987B9B">
                    <w:rPr>
                      <w:rFonts w:ascii="Times New Roman" w:hAnsi="Times New Roman" w:cs="Times New Roman"/>
                      <w:bCs/>
                      <w:vertAlign w:val="superscript"/>
                    </w:rPr>
                    <w:t>1</w:t>
                  </w:r>
                  <w:r w:rsidRPr="00987B9B">
                    <w:rPr>
                      <w:rFonts w:ascii="Times New Roman" w:hAnsi="Times New Roman" w:cs="Times New Roman"/>
                      <w:bCs/>
                    </w:rPr>
                    <w:t>H</w:t>
                  </w:r>
                  <w:r w:rsidRPr="00987B9B">
                    <w:rPr>
                      <w:rFonts w:ascii="Times New Roman" w:hAnsi="Times New Roman" w:cs="Times New Roman"/>
                      <w:bCs/>
                      <w:vertAlign w:val="superscript"/>
                    </w:rPr>
                    <w:t>59</w:t>
                  </w:r>
                  <w:r w:rsidRPr="00987B9B">
                    <w:rPr>
                      <w:rFonts w:ascii="Times New Roman" w:hAnsi="Times New Roman" w:cs="Times New Roman"/>
                      <w:bCs/>
                    </w:rPr>
                    <w:t>Co, </w:t>
                  </w:r>
                  <w:r w:rsidRPr="00987B9B">
                    <w:rPr>
                      <w:rFonts w:ascii="Times New Roman" w:hAnsi="Times New Roman" w:cs="Times New Roman"/>
                      <w:bCs/>
                      <w:vertAlign w:val="superscript"/>
                    </w:rPr>
                    <w:t>12</w:t>
                  </w:r>
                  <w:r w:rsidRPr="00987B9B">
                    <w:rPr>
                      <w:rFonts w:ascii="Times New Roman" w:hAnsi="Times New Roman" w:cs="Times New Roman"/>
                      <w:bCs/>
                    </w:rPr>
                    <w:t>C</w:t>
                  </w:r>
                  <w:r w:rsidRPr="00987B9B">
                    <w:rPr>
                      <w:rFonts w:ascii="Times New Roman" w:hAnsi="Times New Roman" w:cs="Times New Roman"/>
                      <w:bCs/>
                      <w:vertAlign w:val="superscript"/>
                    </w:rPr>
                    <w:t>48</w:t>
                  </w:r>
                  <w:r w:rsidRPr="00987B9B">
                    <w:rPr>
                      <w:rFonts w:ascii="Times New Roman" w:hAnsi="Times New Roman" w:cs="Times New Roman"/>
                      <w:bCs/>
                    </w:rPr>
                    <w:t>Ti)</w:t>
                  </w:r>
                </w:p>
              </w:tc>
              <w:tc>
                <w:tcPr>
                  <w:tcW w:w="2545" w:type="dxa"/>
                  <w:vAlign w:val="center"/>
                  <w:hideMark/>
                </w:tcPr>
                <w:p w14:paraId="12C899F6"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rPr>
                    <w:t xml:space="preserve">Фоновый никель из плазмы или </w:t>
                  </w:r>
                  <w:r w:rsidRPr="00987B9B">
                    <w:rPr>
                      <w:rFonts w:ascii="Times New Roman" w:hAnsi="Times New Roman" w:cs="Times New Roman"/>
                      <w:highlight w:val="lightGray"/>
                    </w:rPr>
                    <w:t>вакуумного интерфейса</w:t>
                  </w:r>
                </w:p>
              </w:tc>
            </w:tr>
            <w:tr w:rsidR="00DB679B" w:rsidRPr="00987B9B" w14:paraId="59D5E6B4" w14:textId="77777777" w:rsidTr="00E86A68">
              <w:trPr>
                <w:trHeight w:val="1502"/>
              </w:trPr>
              <w:tc>
                <w:tcPr>
                  <w:tcW w:w="781" w:type="dxa"/>
                  <w:vAlign w:val="center"/>
                  <w:hideMark/>
                </w:tcPr>
                <w:p w14:paraId="558B1215"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rPr>
                    <w:t>Селен</w:t>
                  </w:r>
                </w:p>
              </w:tc>
              <w:tc>
                <w:tcPr>
                  <w:tcW w:w="3190" w:type="dxa"/>
                  <w:vAlign w:val="center"/>
                  <w:hideMark/>
                </w:tcPr>
                <w:p w14:paraId="53418BCA" w14:textId="77777777" w:rsidR="00DB679B" w:rsidRPr="00987B9B" w:rsidRDefault="00DB679B" w:rsidP="00C25CF0">
                  <w:pPr>
                    <w:spacing w:after="0" w:line="240" w:lineRule="auto"/>
                    <w:jc w:val="both"/>
                    <w:rPr>
                      <w:rFonts w:ascii="Times New Roman" w:hAnsi="Times New Roman" w:cs="Times New Roman"/>
                      <w:bCs/>
                      <w:lang w:val="en-US"/>
                    </w:rPr>
                  </w:pPr>
                  <w:r w:rsidRPr="00987B9B">
                    <w:rPr>
                      <w:rFonts w:ascii="Times New Roman" w:hAnsi="Times New Roman" w:cs="Times New Roman"/>
                      <w:bCs/>
                      <w:lang w:val="en-US"/>
                    </w:rPr>
                    <w:t>77 (</w:t>
                  </w:r>
                  <w:r w:rsidRPr="00987B9B">
                    <w:rPr>
                      <w:rFonts w:ascii="Times New Roman" w:hAnsi="Times New Roman" w:cs="Times New Roman"/>
                      <w:bCs/>
                      <w:vertAlign w:val="superscript"/>
                      <w:lang w:val="en-US"/>
                    </w:rPr>
                    <w:t>40</w:t>
                  </w:r>
                  <w:r w:rsidRPr="00987B9B">
                    <w:rPr>
                      <w:rFonts w:ascii="Times New Roman" w:hAnsi="Times New Roman" w:cs="Times New Roman"/>
                      <w:bCs/>
                      <w:lang w:val="en-US"/>
                    </w:rPr>
                    <w:t>Ar</w:t>
                  </w:r>
                  <w:r w:rsidRPr="00987B9B">
                    <w:rPr>
                      <w:rFonts w:ascii="Times New Roman" w:hAnsi="Times New Roman" w:cs="Times New Roman"/>
                      <w:bCs/>
                      <w:vertAlign w:val="superscript"/>
                      <w:lang w:val="en-US"/>
                    </w:rPr>
                    <w:t>37</w:t>
                  </w:r>
                  <w:r w:rsidRPr="00987B9B">
                    <w:rPr>
                      <w:rFonts w:ascii="Times New Roman" w:hAnsi="Times New Roman" w:cs="Times New Roman"/>
                      <w:bCs/>
                      <w:lang w:val="en-US"/>
                    </w:rPr>
                    <w:t>Cl, </w:t>
                  </w:r>
                  <w:r w:rsidRPr="00987B9B">
                    <w:rPr>
                      <w:rFonts w:ascii="Times New Roman" w:hAnsi="Times New Roman" w:cs="Times New Roman"/>
                      <w:bCs/>
                      <w:vertAlign w:val="superscript"/>
                      <w:lang w:val="en-US"/>
                    </w:rPr>
                    <w:t>40</w:t>
                  </w:r>
                  <w:r w:rsidRPr="00987B9B">
                    <w:rPr>
                      <w:rFonts w:ascii="Times New Roman" w:hAnsi="Times New Roman" w:cs="Times New Roman"/>
                      <w:bCs/>
                      <w:lang w:val="en-US"/>
                    </w:rPr>
                    <w:t>Ca</w:t>
                  </w:r>
                  <w:r w:rsidRPr="00987B9B">
                    <w:rPr>
                      <w:rFonts w:ascii="Times New Roman" w:hAnsi="Times New Roman" w:cs="Times New Roman"/>
                      <w:bCs/>
                      <w:vertAlign w:val="superscript"/>
                      <w:lang w:val="en-US"/>
                    </w:rPr>
                    <w:t>37</w:t>
                  </w:r>
                  <w:r w:rsidRPr="00987B9B">
                    <w:rPr>
                      <w:rFonts w:ascii="Times New Roman" w:hAnsi="Times New Roman" w:cs="Times New Roman"/>
                      <w:bCs/>
                      <w:lang w:val="en-US"/>
                    </w:rPr>
                    <w:t>Cl), 78 (</w:t>
                  </w:r>
                  <w:r w:rsidRPr="00987B9B">
                    <w:rPr>
                      <w:rFonts w:ascii="Times New Roman" w:hAnsi="Times New Roman" w:cs="Times New Roman"/>
                      <w:bCs/>
                      <w:vertAlign w:val="superscript"/>
                      <w:lang w:val="en-US"/>
                    </w:rPr>
                    <w:t>78</w:t>
                  </w:r>
                  <w:r w:rsidRPr="00987B9B">
                    <w:rPr>
                      <w:rFonts w:ascii="Times New Roman" w:hAnsi="Times New Roman" w:cs="Times New Roman"/>
                      <w:bCs/>
                      <w:lang w:val="en-US"/>
                    </w:rPr>
                    <w:t>Kr, </w:t>
                  </w:r>
                  <w:r w:rsidRPr="00987B9B">
                    <w:rPr>
                      <w:rFonts w:ascii="Times New Roman" w:hAnsi="Times New Roman" w:cs="Times New Roman"/>
                      <w:bCs/>
                      <w:vertAlign w:val="superscript"/>
                      <w:lang w:val="en-US"/>
                    </w:rPr>
                    <w:t>1</w:t>
                  </w:r>
                  <w:r w:rsidRPr="00987B9B">
                    <w:rPr>
                      <w:rFonts w:ascii="Times New Roman" w:hAnsi="Times New Roman" w:cs="Times New Roman"/>
                      <w:bCs/>
                      <w:lang w:val="en-US"/>
                    </w:rPr>
                    <w:t>H</w:t>
                  </w:r>
                  <w:r w:rsidRPr="00987B9B">
                    <w:rPr>
                      <w:rFonts w:ascii="Times New Roman" w:hAnsi="Times New Roman" w:cs="Times New Roman"/>
                      <w:bCs/>
                      <w:vertAlign w:val="superscript"/>
                      <w:lang w:val="en-US"/>
                    </w:rPr>
                    <w:t>40</w:t>
                  </w:r>
                  <w:r w:rsidRPr="00987B9B">
                    <w:rPr>
                      <w:rFonts w:ascii="Times New Roman" w:hAnsi="Times New Roman" w:cs="Times New Roman"/>
                      <w:bCs/>
                      <w:lang w:val="en-US"/>
                    </w:rPr>
                    <w:t>Ar</w:t>
                  </w:r>
                  <w:r w:rsidRPr="00987B9B">
                    <w:rPr>
                      <w:rFonts w:ascii="Times New Roman" w:hAnsi="Times New Roman" w:cs="Times New Roman"/>
                      <w:bCs/>
                      <w:vertAlign w:val="superscript"/>
                      <w:lang w:val="en-US"/>
                    </w:rPr>
                    <w:t>37</w:t>
                  </w:r>
                  <w:r w:rsidRPr="00987B9B">
                    <w:rPr>
                      <w:rFonts w:ascii="Times New Roman" w:hAnsi="Times New Roman" w:cs="Times New Roman"/>
                      <w:bCs/>
                      <w:lang w:val="en-US"/>
                    </w:rPr>
                    <w:t>Cl, </w:t>
                  </w:r>
                  <w:r w:rsidRPr="00987B9B">
                    <w:rPr>
                      <w:rFonts w:ascii="Times New Roman" w:hAnsi="Times New Roman" w:cs="Times New Roman"/>
                      <w:bCs/>
                      <w:vertAlign w:val="superscript"/>
                      <w:lang w:val="en-US"/>
                    </w:rPr>
                    <w:t>14</w:t>
                  </w:r>
                  <w:r w:rsidRPr="00987B9B">
                    <w:rPr>
                      <w:rFonts w:ascii="Times New Roman" w:hAnsi="Times New Roman" w:cs="Times New Roman"/>
                      <w:bCs/>
                      <w:lang w:val="en-US"/>
                    </w:rPr>
                    <w:t>N</w:t>
                  </w:r>
                  <w:r w:rsidRPr="00987B9B">
                    <w:rPr>
                      <w:rFonts w:ascii="Times New Roman" w:hAnsi="Times New Roman" w:cs="Times New Roman"/>
                      <w:bCs/>
                      <w:vertAlign w:val="superscript"/>
                      <w:lang w:val="en-US"/>
                    </w:rPr>
                    <w:t>64</w:t>
                  </w:r>
                  <w:r w:rsidRPr="00987B9B">
                    <w:rPr>
                      <w:rFonts w:ascii="Times New Roman" w:hAnsi="Times New Roman" w:cs="Times New Roman"/>
                      <w:bCs/>
                      <w:lang w:val="en-US"/>
                    </w:rPr>
                    <w:t>Zn, </w:t>
                  </w:r>
                  <w:r w:rsidRPr="00987B9B">
                    <w:rPr>
                      <w:rFonts w:ascii="Times New Roman" w:hAnsi="Times New Roman" w:cs="Times New Roman"/>
                      <w:bCs/>
                      <w:vertAlign w:val="superscript"/>
                      <w:lang w:val="en-US"/>
                    </w:rPr>
                    <w:t>12</w:t>
                  </w:r>
                  <w:r w:rsidRPr="00987B9B">
                    <w:rPr>
                      <w:rFonts w:ascii="Times New Roman" w:hAnsi="Times New Roman" w:cs="Times New Roman"/>
                      <w:bCs/>
                      <w:lang w:val="en-US"/>
                    </w:rPr>
                    <w:t>C</w:t>
                  </w:r>
                  <w:r w:rsidRPr="00987B9B">
                    <w:rPr>
                      <w:rFonts w:ascii="Times New Roman" w:hAnsi="Times New Roman" w:cs="Times New Roman"/>
                      <w:bCs/>
                      <w:vertAlign w:val="superscript"/>
                      <w:lang w:val="en-US"/>
                    </w:rPr>
                    <w:t>66</w:t>
                  </w:r>
                  <w:r w:rsidRPr="00987B9B">
                    <w:rPr>
                      <w:rFonts w:ascii="Times New Roman" w:hAnsi="Times New Roman" w:cs="Times New Roman"/>
                      <w:bCs/>
                      <w:lang w:val="en-US"/>
                    </w:rPr>
                    <w:t>Zn), 80 (</w:t>
                  </w:r>
                  <w:r w:rsidRPr="00987B9B">
                    <w:rPr>
                      <w:rFonts w:ascii="Times New Roman" w:hAnsi="Times New Roman" w:cs="Times New Roman"/>
                      <w:bCs/>
                      <w:vertAlign w:val="superscript"/>
                      <w:lang w:val="en-US"/>
                    </w:rPr>
                    <w:t>80</w:t>
                  </w:r>
                  <w:r w:rsidRPr="00987B9B">
                    <w:rPr>
                      <w:rFonts w:ascii="Times New Roman" w:hAnsi="Times New Roman" w:cs="Times New Roman"/>
                      <w:bCs/>
                      <w:lang w:val="en-US"/>
                    </w:rPr>
                    <w:t>Kr, </w:t>
                  </w:r>
                  <w:r w:rsidRPr="00987B9B">
                    <w:rPr>
                      <w:rFonts w:ascii="Times New Roman" w:hAnsi="Times New Roman" w:cs="Times New Roman"/>
                      <w:bCs/>
                      <w:vertAlign w:val="superscript"/>
                      <w:lang w:val="en-US"/>
                    </w:rPr>
                    <w:t>40</w:t>
                  </w:r>
                  <w:r w:rsidRPr="00987B9B">
                    <w:rPr>
                      <w:rFonts w:ascii="Times New Roman" w:hAnsi="Times New Roman" w:cs="Times New Roman"/>
                      <w:bCs/>
                      <w:lang w:val="en-US"/>
                    </w:rPr>
                    <w:t>Ar</w:t>
                  </w:r>
                  <w:r w:rsidRPr="00987B9B">
                    <w:rPr>
                      <w:rFonts w:ascii="Times New Roman" w:hAnsi="Times New Roman" w:cs="Times New Roman"/>
                      <w:bCs/>
                      <w:vertAlign w:val="superscript"/>
                      <w:lang w:val="en-US"/>
                    </w:rPr>
                    <w:t>40</w:t>
                  </w:r>
                  <w:r w:rsidRPr="00987B9B">
                    <w:rPr>
                      <w:rFonts w:ascii="Times New Roman" w:hAnsi="Times New Roman" w:cs="Times New Roman"/>
                      <w:bCs/>
                      <w:lang w:val="en-US"/>
                    </w:rPr>
                    <w:t>Ar, </w:t>
                  </w:r>
                  <w:r w:rsidRPr="00987B9B">
                    <w:rPr>
                      <w:rFonts w:ascii="Times New Roman" w:hAnsi="Times New Roman" w:cs="Times New Roman"/>
                      <w:bCs/>
                      <w:vertAlign w:val="superscript"/>
                      <w:lang w:val="en-US"/>
                    </w:rPr>
                    <w:t>40</w:t>
                  </w:r>
                  <w:r w:rsidRPr="00987B9B">
                    <w:rPr>
                      <w:rFonts w:ascii="Times New Roman" w:hAnsi="Times New Roman" w:cs="Times New Roman"/>
                      <w:bCs/>
                      <w:lang w:val="en-US"/>
                    </w:rPr>
                    <w:t>Ca</w:t>
                  </w:r>
                  <w:r w:rsidRPr="00987B9B">
                    <w:rPr>
                      <w:rFonts w:ascii="Times New Roman" w:hAnsi="Times New Roman" w:cs="Times New Roman"/>
                      <w:bCs/>
                      <w:vertAlign w:val="superscript"/>
                      <w:lang w:val="en-US"/>
                    </w:rPr>
                    <w:t>40</w:t>
                  </w:r>
                  <w:r w:rsidRPr="00987B9B">
                    <w:rPr>
                      <w:rFonts w:ascii="Times New Roman" w:hAnsi="Times New Roman" w:cs="Times New Roman"/>
                      <w:bCs/>
                      <w:lang w:val="en-US"/>
                    </w:rPr>
                    <w:t>Ar), 82 (</w:t>
                  </w:r>
                  <w:r w:rsidRPr="00987B9B">
                    <w:rPr>
                      <w:rFonts w:ascii="Times New Roman" w:hAnsi="Times New Roman" w:cs="Times New Roman"/>
                      <w:bCs/>
                      <w:vertAlign w:val="superscript"/>
                      <w:lang w:val="en-US"/>
                    </w:rPr>
                    <w:t>82</w:t>
                  </w:r>
                  <w:r w:rsidRPr="00987B9B">
                    <w:rPr>
                      <w:rFonts w:ascii="Times New Roman" w:hAnsi="Times New Roman" w:cs="Times New Roman"/>
                      <w:bCs/>
                      <w:lang w:val="en-US"/>
                    </w:rPr>
                    <w:t>Kr, </w:t>
                  </w:r>
                  <w:r w:rsidRPr="00987B9B">
                    <w:rPr>
                      <w:rFonts w:ascii="Times New Roman" w:hAnsi="Times New Roman" w:cs="Times New Roman"/>
                      <w:bCs/>
                      <w:vertAlign w:val="superscript"/>
                      <w:lang w:val="en-US"/>
                    </w:rPr>
                    <w:t>16</w:t>
                  </w:r>
                  <w:r w:rsidRPr="00987B9B">
                    <w:rPr>
                      <w:rFonts w:ascii="Times New Roman" w:hAnsi="Times New Roman" w:cs="Times New Roman"/>
                      <w:bCs/>
                      <w:lang w:val="en-US"/>
                    </w:rPr>
                    <w:t>O</w:t>
                  </w:r>
                  <w:r w:rsidRPr="00987B9B">
                    <w:rPr>
                      <w:rFonts w:ascii="Times New Roman" w:hAnsi="Times New Roman" w:cs="Times New Roman"/>
                      <w:bCs/>
                      <w:vertAlign w:val="superscript"/>
                      <w:lang w:val="en-US"/>
                    </w:rPr>
                    <w:t>66</w:t>
                  </w:r>
                  <w:r w:rsidRPr="00987B9B">
                    <w:rPr>
                      <w:rFonts w:ascii="Times New Roman" w:hAnsi="Times New Roman" w:cs="Times New Roman"/>
                      <w:bCs/>
                      <w:lang w:val="en-US"/>
                    </w:rPr>
                    <w:t>Zn)</w:t>
                  </w:r>
                </w:p>
              </w:tc>
              <w:tc>
                <w:tcPr>
                  <w:tcW w:w="2545" w:type="dxa"/>
                  <w:vAlign w:val="center"/>
                  <w:hideMark/>
                </w:tcPr>
                <w:p w14:paraId="149CAE42"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rPr>
                    <w:t>Криптон, присутствующий в жидком аргоне (78 Kr: 0,4%, 80Kr: 2,3%, 82Kr: 12%)</w:t>
                  </w:r>
                </w:p>
              </w:tc>
            </w:tr>
            <w:tr w:rsidR="00DB679B" w:rsidRPr="00987B9B" w14:paraId="7FCBF991" w14:textId="77777777" w:rsidTr="00E86A68">
              <w:trPr>
                <w:trHeight w:val="508"/>
              </w:trPr>
              <w:tc>
                <w:tcPr>
                  <w:tcW w:w="781" w:type="dxa"/>
                  <w:vAlign w:val="center"/>
                  <w:hideMark/>
                </w:tcPr>
                <w:p w14:paraId="7E00613A"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rPr>
                    <w:t>Олово</w:t>
                  </w:r>
                </w:p>
              </w:tc>
              <w:tc>
                <w:tcPr>
                  <w:tcW w:w="3190" w:type="dxa"/>
                  <w:vAlign w:val="center"/>
                  <w:hideMark/>
                </w:tcPr>
                <w:p w14:paraId="6F9EE61A"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116 (</w:t>
                  </w:r>
                  <w:r w:rsidRPr="00987B9B">
                    <w:rPr>
                      <w:rFonts w:ascii="Times New Roman" w:hAnsi="Times New Roman" w:cs="Times New Roman"/>
                      <w:bCs/>
                      <w:vertAlign w:val="superscript"/>
                    </w:rPr>
                    <w:t>116</w:t>
                  </w:r>
                  <w:r w:rsidRPr="00987B9B">
                    <w:rPr>
                      <w:rFonts w:ascii="Times New Roman" w:hAnsi="Times New Roman" w:cs="Times New Roman"/>
                      <w:bCs/>
                    </w:rPr>
                    <w:t>Cd, </w:t>
                  </w:r>
                  <w:r w:rsidRPr="00987B9B">
                    <w:rPr>
                      <w:rFonts w:ascii="Times New Roman" w:hAnsi="Times New Roman" w:cs="Times New Roman"/>
                      <w:bCs/>
                      <w:vertAlign w:val="superscript"/>
                    </w:rPr>
                    <w:t>1</w:t>
                  </w:r>
                  <w:r w:rsidRPr="00987B9B">
                    <w:rPr>
                      <w:rFonts w:ascii="Times New Roman" w:hAnsi="Times New Roman" w:cs="Times New Roman"/>
                      <w:bCs/>
                    </w:rPr>
                    <w:t>H</w:t>
                  </w:r>
                  <w:r w:rsidRPr="00987B9B">
                    <w:rPr>
                      <w:rFonts w:ascii="Times New Roman" w:hAnsi="Times New Roman" w:cs="Times New Roman"/>
                      <w:bCs/>
                      <w:vertAlign w:val="superscript"/>
                    </w:rPr>
                    <w:t>115</w:t>
                  </w:r>
                  <w:r w:rsidRPr="00987B9B">
                    <w:rPr>
                      <w:rFonts w:ascii="Times New Roman" w:hAnsi="Times New Roman" w:cs="Times New Roman"/>
                      <w:bCs/>
                    </w:rPr>
                    <w:t>In), 118, 120</w:t>
                  </w:r>
                </w:p>
              </w:tc>
              <w:tc>
                <w:tcPr>
                  <w:tcW w:w="2545" w:type="dxa"/>
                  <w:vAlign w:val="center"/>
                  <w:hideMark/>
                </w:tcPr>
                <w:p w14:paraId="3DEE7359"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rPr>
                    <w:t>Составляющая или примесь</w:t>
                  </w:r>
                </w:p>
              </w:tc>
            </w:tr>
            <w:tr w:rsidR="00DB679B" w:rsidRPr="00987B9B" w14:paraId="52738D35" w14:textId="77777777" w:rsidTr="00E86A68">
              <w:trPr>
                <w:trHeight w:val="1059"/>
              </w:trPr>
              <w:tc>
                <w:tcPr>
                  <w:tcW w:w="781" w:type="dxa"/>
                  <w:vAlign w:val="center"/>
                  <w:hideMark/>
                </w:tcPr>
                <w:p w14:paraId="4F322084"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rPr>
                    <w:t>Титан</w:t>
                  </w:r>
                </w:p>
              </w:tc>
              <w:tc>
                <w:tcPr>
                  <w:tcW w:w="3190" w:type="dxa"/>
                  <w:vAlign w:val="center"/>
                  <w:hideMark/>
                </w:tcPr>
                <w:p w14:paraId="51165712" w14:textId="77777777" w:rsidR="00DB679B" w:rsidRPr="00987B9B" w:rsidRDefault="00DB679B" w:rsidP="00C25CF0">
                  <w:pPr>
                    <w:spacing w:after="0" w:line="240" w:lineRule="auto"/>
                    <w:jc w:val="both"/>
                    <w:rPr>
                      <w:rFonts w:ascii="Times New Roman" w:hAnsi="Times New Roman" w:cs="Times New Roman"/>
                      <w:bCs/>
                      <w:lang w:val="en-US"/>
                    </w:rPr>
                  </w:pPr>
                  <w:r w:rsidRPr="00987B9B">
                    <w:rPr>
                      <w:rFonts w:ascii="Times New Roman" w:hAnsi="Times New Roman" w:cs="Times New Roman"/>
                      <w:bCs/>
                      <w:lang w:val="en-US"/>
                    </w:rPr>
                    <w:t>46 (</w:t>
                  </w:r>
                  <w:r w:rsidRPr="00987B9B">
                    <w:rPr>
                      <w:rFonts w:ascii="Times New Roman" w:hAnsi="Times New Roman" w:cs="Times New Roman"/>
                      <w:bCs/>
                      <w:vertAlign w:val="superscript"/>
                      <w:lang w:val="en-US"/>
                    </w:rPr>
                    <w:t>45</w:t>
                  </w:r>
                  <w:r w:rsidRPr="00987B9B">
                    <w:rPr>
                      <w:rFonts w:ascii="Times New Roman" w:hAnsi="Times New Roman" w:cs="Times New Roman"/>
                      <w:bCs/>
                      <w:lang w:val="en-US"/>
                    </w:rPr>
                    <w:t>Sc</w:t>
                  </w:r>
                  <w:r w:rsidRPr="00987B9B">
                    <w:rPr>
                      <w:rFonts w:ascii="Times New Roman" w:hAnsi="Times New Roman" w:cs="Times New Roman"/>
                      <w:bCs/>
                      <w:vertAlign w:val="superscript"/>
                      <w:lang w:val="en-US"/>
                    </w:rPr>
                    <w:t>1</w:t>
                  </w:r>
                  <w:r w:rsidRPr="00987B9B">
                    <w:rPr>
                      <w:rFonts w:ascii="Times New Roman" w:hAnsi="Times New Roman" w:cs="Times New Roman"/>
                      <w:bCs/>
                      <w:lang w:val="en-US"/>
                    </w:rPr>
                    <w:t>H), 47 (</w:t>
                  </w:r>
                  <w:r w:rsidRPr="00987B9B">
                    <w:rPr>
                      <w:rFonts w:ascii="Times New Roman" w:hAnsi="Times New Roman" w:cs="Times New Roman"/>
                      <w:bCs/>
                      <w:vertAlign w:val="superscript"/>
                      <w:lang w:val="en-US"/>
                    </w:rPr>
                    <w:t>16</w:t>
                  </w:r>
                  <w:r w:rsidRPr="00987B9B">
                    <w:rPr>
                      <w:rFonts w:ascii="Times New Roman" w:hAnsi="Times New Roman" w:cs="Times New Roman"/>
                      <w:bCs/>
                      <w:lang w:val="en-US"/>
                    </w:rPr>
                    <w:t>O</w:t>
                  </w:r>
                  <w:r w:rsidRPr="00987B9B">
                    <w:rPr>
                      <w:rFonts w:ascii="Times New Roman" w:hAnsi="Times New Roman" w:cs="Times New Roman"/>
                      <w:bCs/>
                      <w:vertAlign w:val="superscript"/>
                      <w:lang w:val="en-US"/>
                    </w:rPr>
                    <w:t>31</w:t>
                  </w:r>
                  <w:r w:rsidRPr="00987B9B">
                    <w:rPr>
                      <w:rFonts w:ascii="Times New Roman" w:hAnsi="Times New Roman" w:cs="Times New Roman"/>
                      <w:bCs/>
                      <w:lang w:val="en-US"/>
                    </w:rPr>
                    <w:t>P, </w:t>
                  </w:r>
                  <w:r w:rsidRPr="00987B9B">
                    <w:rPr>
                      <w:rFonts w:ascii="Times New Roman" w:hAnsi="Times New Roman" w:cs="Times New Roman"/>
                      <w:bCs/>
                      <w:vertAlign w:val="superscript"/>
                      <w:lang w:val="en-US"/>
                    </w:rPr>
                    <w:t>12</w:t>
                  </w:r>
                  <w:r w:rsidRPr="00987B9B">
                    <w:rPr>
                      <w:rFonts w:ascii="Times New Roman" w:hAnsi="Times New Roman" w:cs="Times New Roman"/>
                      <w:bCs/>
                      <w:lang w:val="en-US"/>
                    </w:rPr>
                    <w:t>C</w:t>
                  </w:r>
                  <w:r w:rsidRPr="00987B9B">
                    <w:rPr>
                      <w:rFonts w:ascii="Times New Roman" w:hAnsi="Times New Roman" w:cs="Times New Roman"/>
                      <w:bCs/>
                      <w:vertAlign w:val="superscript"/>
                      <w:lang w:val="en-US"/>
                    </w:rPr>
                    <w:t>35</w:t>
                  </w:r>
                  <w:r w:rsidRPr="00987B9B">
                    <w:rPr>
                      <w:rFonts w:ascii="Times New Roman" w:hAnsi="Times New Roman" w:cs="Times New Roman"/>
                      <w:bCs/>
                      <w:lang w:val="en-US"/>
                    </w:rPr>
                    <w:t>Cl), 48 (</w:t>
                  </w:r>
                  <w:r w:rsidRPr="00987B9B">
                    <w:rPr>
                      <w:rFonts w:ascii="Times New Roman" w:hAnsi="Times New Roman" w:cs="Times New Roman"/>
                      <w:bCs/>
                      <w:vertAlign w:val="superscript"/>
                      <w:lang w:val="en-US"/>
                    </w:rPr>
                    <w:t>48</w:t>
                  </w:r>
                  <w:r w:rsidRPr="00987B9B">
                    <w:rPr>
                      <w:rFonts w:ascii="Times New Roman" w:hAnsi="Times New Roman" w:cs="Times New Roman"/>
                      <w:bCs/>
                      <w:lang w:val="en-US"/>
                    </w:rPr>
                    <w:t>Ca), 50 (</w:t>
                  </w:r>
                  <w:r w:rsidRPr="00987B9B">
                    <w:rPr>
                      <w:rFonts w:ascii="Times New Roman" w:hAnsi="Times New Roman" w:cs="Times New Roman"/>
                      <w:bCs/>
                      <w:vertAlign w:val="superscript"/>
                      <w:lang w:val="en-US"/>
                    </w:rPr>
                    <w:t>50</w:t>
                  </w:r>
                  <w:r w:rsidRPr="00987B9B">
                    <w:rPr>
                      <w:rFonts w:ascii="Times New Roman" w:hAnsi="Times New Roman" w:cs="Times New Roman"/>
                      <w:bCs/>
                      <w:lang w:val="en-US"/>
                    </w:rPr>
                    <w:t>Cr)</w:t>
                  </w:r>
                </w:p>
              </w:tc>
              <w:tc>
                <w:tcPr>
                  <w:tcW w:w="2545" w:type="dxa"/>
                  <w:vAlign w:val="center"/>
                  <w:hideMark/>
                </w:tcPr>
                <w:p w14:paraId="611735B0"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rPr>
                    <w:t>Примесь; изотопы 48 и 50, как правило, недоступны для испытаний в среде</w:t>
                  </w:r>
                </w:p>
              </w:tc>
            </w:tr>
            <w:tr w:rsidR="00DB679B" w:rsidRPr="00987B9B" w14:paraId="29F090F0" w14:textId="77777777" w:rsidTr="00E86A68">
              <w:trPr>
                <w:trHeight w:val="757"/>
              </w:trPr>
              <w:tc>
                <w:tcPr>
                  <w:tcW w:w="781" w:type="dxa"/>
                  <w:vAlign w:val="center"/>
                  <w:hideMark/>
                </w:tcPr>
                <w:p w14:paraId="35FD1627"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rPr>
                    <w:t>Ванадий</w:t>
                  </w:r>
                </w:p>
              </w:tc>
              <w:tc>
                <w:tcPr>
                  <w:tcW w:w="3190" w:type="dxa"/>
                  <w:vAlign w:val="center"/>
                  <w:hideMark/>
                </w:tcPr>
                <w:p w14:paraId="49479F39"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51 (</w:t>
                  </w:r>
                  <w:r w:rsidRPr="00987B9B">
                    <w:rPr>
                      <w:rFonts w:ascii="Times New Roman" w:hAnsi="Times New Roman" w:cs="Times New Roman"/>
                      <w:bCs/>
                      <w:vertAlign w:val="superscript"/>
                    </w:rPr>
                    <w:t>16</w:t>
                  </w:r>
                  <w:r w:rsidRPr="00987B9B">
                    <w:rPr>
                      <w:rFonts w:ascii="Times New Roman" w:hAnsi="Times New Roman" w:cs="Times New Roman"/>
                      <w:bCs/>
                      <w:lang w:val="en-US"/>
                    </w:rPr>
                    <w:t>O</w:t>
                  </w:r>
                  <w:r w:rsidRPr="00987B9B">
                    <w:rPr>
                      <w:rFonts w:ascii="Times New Roman" w:hAnsi="Times New Roman" w:cs="Times New Roman"/>
                      <w:bCs/>
                      <w:vertAlign w:val="superscript"/>
                    </w:rPr>
                    <w:t>35</w:t>
                  </w:r>
                  <w:r w:rsidRPr="00987B9B">
                    <w:rPr>
                      <w:rFonts w:ascii="Times New Roman" w:hAnsi="Times New Roman" w:cs="Times New Roman"/>
                      <w:bCs/>
                      <w:lang w:val="en-US"/>
                    </w:rPr>
                    <w:t>Cl</w:t>
                  </w:r>
                  <w:r w:rsidRPr="00987B9B">
                    <w:rPr>
                      <w:rFonts w:ascii="Times New Roman" w:hAnsi="Times New Roman" w:cs="Times New Roman"/>
                      <w:bCs/>
                    </w:rPr>
                    <w:t>,</w:t>
                  </w:r>
                  <w:r w:rsidRPr="00987B9B">
                    <w:rPr>
                      <w:rFonts w:ascii="Times New Roman" w:hAnsi="Times New Roman" w:cs="Times New Roman"/>
                      <w:bCs/>
                      <w:lang w:val="en-US"/>
                    </w:rPr>
                    <w:t> </w:t>
                  </w:r>
                  <w:r w:rsidRPr="00987B9B">
                    <w:rPr>
                      <w:rFonts w:ascii="Times New Roman" w:hAnsi="Times New Roman" w:cs="Times New Roman"/>
                      <w:bCs/>
                      <w:vertAlign w:val="superscript"/>
                    </w:rPr>
                    <w:t>14</w:t>
                  </w:r>
                  <w:r w:rsidRPr="00987B9B">
                    <w:rPr>
                      <w:rFonts w:ascii="Times New Roman" w:hAnsi="Times New Roman" w:cs="Times New Roman"/>
                      <w:bCs/>
                      <w:lang w:val="en-US"/>
                    </w:rPr>
                    <w:t>N</w:t>
                  </w:r>
                  <w:r w:rsidRPr="00987B9B">
                    <w:rPr>
                      <w:rFonts w:ascii="Times New Roman" w:hAnsi="Times New Roman" w:cs="Times New Roman"/>
                      <w:bCs/>
                      <w:vertAlign w:val="superscript"/>
                    </w:rPr>
                    <w:t>37</w:t>
                  </w:r>
                  <w:r w:rsidRPr="00987B9B">
                    <w:rPr>
                      <w:rFonts w:ascii="Times New Roman" w:hAnsi="Times New Roman" w:cs="Times New Roman"/>
                      <w:bCs/>
                      <w:lang w:val="en-US"/>
                    </w:rPr>
                    <w:t>Cl</w:t>
                  </w:r>
                  <w:r w:rsidRPr="00987B9B">
                    <w:rPr>
                      <w:rFonts w:ascii="Times New Roman" w:hAnsi="Times New Roman" w:cs="Times New Roman"/>
                      <w:bCs/>
                    </w:rPr>
                    <w:t>)</w:t>
                  </w:r>
                </w:p>
              </w:tc>
              <w:tc>
                <w:tcPr>
                  <w:tcW w:w="2545" w:type="dxa"/>
                  <w:vAlign w:val="center"/>
                  <w:hideMark/>
                </w:tcPr>
                <w:p w14:paraId="5BB42B5E"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rPr>
                    <w:t>Хлор, присутствующий в среде</w:t>
                  </w:r>
                </w:p>
              </w:tc>
            </w:tr>
            <w:tr w:rsidR="00DB679B" w:rsidRPr="00987B9B" w14:paraId="69B6B5D7" w14:textId="77777777" w:rsidTr="00E86A68">
              <w:trPr>
                <w:trHeight w:val="745"/>
              </w:trPr>
              <w:tc>
                <w:tcPr>
                  <w:tcW w:w="781" w:type="dxa"/>
                  <w:vAlign w:val="center"/>
                  <w:hideMark/>
                </w:tcPr>
                <w:p w14:paraId="0CF50E39"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rPr>
                    <w:t>Цинк</w:t>
                  </w:r>
                </w:p>
              </w:tc>
              <w:tc>
                <w:tcPr>
                  <w:tcW w:w="3190" w:type="dxa"/>
                  <w:vAlign w:val="center"/>
                  <w:hideMark/>
                </w:tcPr>
                <w:p w14:paraId="302F5BAD"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64 (</w:t>
                  </w:r>
                  <w:r w:rsidRPr="00987B9B">
                    <w:rPr>
                      <w:rFonts w:ascii="Times New Roman" w:hAnsi="Times New Roman" w:cs="Times New Roman"/>
                      <w:bCs/>
                      <w:vertAlign w:val="superscript"/>
                    </w:rPr>
                    <w:t>32</w:t>
                  </w:r>
                  <w:r w:rsidRPr="00987B9B">
                    <w:rPr>
                      <w:rFonts w:ascii="Times New Roman" w:hAnsi="Times New Roman" w:cs="Times New Roman"/>
                      <w:bCs/>
                      <w:lang w:val="en-US"/>
                    </w:rPr>
                    <w:t>S</w:t>
                  </w:r>
                  <w:r w:rsidRPr="00987B9B">
                    <w:rPr>
                      <w:rFonts w:ascii="Times New Roman" w:hAnsi="Times New Roman" w:cs="Times New Roman"/>
                      <w:bCs/>
                      <w:vertAlign w:val="superscript"/>
                    </w:rPr>
                    <w:t>32</w:t>
                  </w:r>
                  <w:r w:rsidRPr="00987B9B">
                    <w:rPr>
                      <w:rFonts w:ascii="Times New Roman" w:hAnsi="Times New Roman" w:cs="Times New Roman"/>
                      <w:bCs/>
                      <w:lang w:val="en-US"/>
                    </w:rPr>
                    <w:t>S</w:t>
                  </w:r>
                  <w:r w:rsidRPr="00987B9B">
                    <w:rPr>
                      <w:rFonts w:ascii="Times New Roman" w:hAnsi="Times New Roman" w:cs="Times New Roman"/>
                      <w:bCs/>
                    </w:rPr>
                    <w:t>), 66 (</w:t>
                  </w:r>
                  <w:r w:rsidRPr="00987B9B">
                    <w:rPr>
                      <w:rFonts w:ascii="Times New Roman" w:hAnsi="Times New Roman" w:cs="Times New Roman"/>
                      <w:bCs/>
                      <w:vertAlign w:val="superscript"/>
                    </w:rPr>
                    <w:t>32</w:t>
                  </w:r>
                  <w:r w:rsidRPr="00987B9B">
                    <w:rPr>
                      <w:rFonts w:ascii="Times New Roman" w:hAnsi="Times New Roman" w:cs="Times New Roman"/>
                      <w:bCs/>
                      <w:lang w:val="en-US"/>
                    </w:rPr>
                    <w:t>S</w:t>
                  </w:r>
                  <w:r w:rsidRPr="00987B9B">
                    <w:rPr>
                      <w:rFonts w:ascii="Times New Roman" w:hAnsi="Times New Roman" w:cs="Times New Roman"/>
                      <w:bCs/>
                      <w:vertAlign w:val="superscript"/>
                    </w:rPr>
                    <w:t>34</w:t>
                  </w:r>
                  <w:r w:rsidRPr="00987B9B">
                    <w:rPr>
                      <w:rFonts w:ascii="Times New Roman" w:hAnsi="Times New Roman" w:cs="Times New Roman"/>
                      <w:bCs/>
                      <w:lang w:val="en-US"/>
                    </w:rPr>
                    <w:t>S</w:t>
                  </w:r>
                  <w:r w:rsidRPr="00987B9B">
                    <w:rPr>
                      <w:rFonts w:ascii="Times New Roman" w:hAnsi="Times New Roman" w:cs="Times New Roman"/>
                      <w:bCs/>
                    </w:rPr>
                    <w:t>)</w:t>
                  </w:r>
                </w:p>
              </w:tc>
              <w:tc>
                <w:tcPr>
                  <w:tcW w:w="2545" w:type="dxa"/>
                  <w:vAlign w:val="center"/>
                  <w:hideMark/>
                </w:tcPr>
                <w:p w14:paraId="23DCD3D1"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rPr>
                    <w:t>Сера, присутствующая в среде</w:t>
                  </w:r>
                </w:p>
              </w:tc>
            </w:tr>
          </w:tbl>
          <w:p w14:paraId="216AECCC" w14:textId="77777777" w:rsidR="00DB679B" w:rsidRPr="00987B9B" w:rsidRDefault="00DB679B" w:rsidP="00C25CF0">
            <w:pPr>
              <w:spacing w:after="0" w:line="240" w:lineRule="auto"/>
              <w:jc w:val="both"/>
              <w:rPr>
                <w:rFonts w:ascii="Times New Roman" w:hAnsi="Times New Roman" w:cs="Times New Roman"/>
              </w:rPr>
            </w:pPr>
          </w:p>
          <w:p w14:paraId="1E0B12F9" w14:textId="77777777" w:rsidR="00DB679B" w:rsidRPr="00987B9B" w:rsidRDefault="00DB679B" w:rsidP="00C25CF0">
            <w:pPr>
              <w:spacing w:after="0" w:line="240" w:lineRule="auto"/>
              <w:jc w:val="both"/>
              <w:rPr>
                <w:rFonts w:ascii="Times New Roman" w:hAnsi="Times New Roman" w:cs="Times New Roman"/>
              </w:rPr>
            </w:pPr>
            <w:r w:rsidRPr="00987B9B">
              <w:rPr>
                <w:rFonts w:ascii="Times New Roman" w:hAnsi="Times New Roman" w:cs="Times New Roman"/>
              </w:rPr>
              <w:t xml:space="preserve">Полиатомные </w:t>
            </w:r>
            <w:del w:id="15" w:author="Администратор" w:date="2026-02-26T10:31:00Z">
              <w:r w:rsidRPr="00CA10A2">
                <w:rPr>
                  <w:rFonts w:ascii="Times New Roman" w:hAnsi="Times New Roman" w:cs="Times New Roman"/>
                  <w:highlight w:val="lightGray"/>
                </w:rPr>
                <w:delText>помехи</w:delText>
              </w:r>
              <w:r w:rsidRPr="00CA10A2">
                <w:rPr>
                  <w:rFonts w:ascii="Times New Roman" w:hAnsi="Times New Roman" w:cs="Times New Roman"/>
                </w:rPr>
                <w:delText xml:space="preserve"> </w:delText>
              </w:r>
            </w:del>
            <w:r w:rsidRPr="00987B9B">
              <w:rPr>
                <w:rFonts w:ascii="Times New Roman" w:hAnsi="Times New Roman" w:cs="Times New Roman"/>
                <w:highlight w:val="magenta"/>
              </w:rPr>
              <w:t>спектральные наложения</w:t>
            </w:r>
            <w:r w:rsidRPr="00987B9B">
              <w:rPr>
                <w:rFonts w:ascii="Times New Roman" w:hAnsi="Times New Roman" w:cs="Times New Roman"/>
              </w:rPr>
              <w:t xml:space="preserve"> ослабляются с помощью технологии столкновений или реакционных ячеек. </w:t>
            </w:r>
            <w:del w:id="16" w:author="Администратор" w:date="2026-02-26T10:31:00Z">
              <w:r w:rsidRPr="00CA10A2">
                <w:rPr>
                  <w:rFonts w:ascii="Times New Roman" w:hAnsi="Times New Roman" w:cs="Times New Roman"/>
                  <w:highlight w:val="lightGray"/>
                </w:rPr>
                <w:delText>Столкновения</w:delText>
              </w:r>
              <w:r w:rsidRPr="00CA10A2">
                <w:rPr>
                  <w:rFonts w:ascii="Times New Roman" w:hAnsi="Times New Roman" w:cs="Times New Roman"/>
                </w:rPr>
                <w:delText xml:space="preserve"> </w:delText>
              </w:r>
            </w:del>
            <w:r w:rsidRPr="00987B9B">
              <w:rPr>
                <w:rFonts w:ascii="Times New Roman" w:hAnsi="Times New Roman" w:cs="Times New Roman"/>
                <w:highlight w:val="magenta"/>
              </w:rPr>
              <w:t>Столкновительные</w:t>
            </w:r>
            <w:r w:rsidRPr="00987B9B">
              <w:rPr>
                <w:rFonts w:ascii="Times New Roman" w:hAnsi="Times New Roman" w:cs="Times New Roman"/>
              </w:rPr>
              <w:t xml:space="preserve"> или реакционные ячейки являются компонентами ионной линзы масс-спектрометра. По сути, они представляют собой многополярные ионные направляющие, заполненные инертным (гелий, водород) или </w:t>
            </w:r>
            <w:del w:id="17" w:author="Администратор" w:date="2026-02-26T10:31:00Z">
              <w:r w:rsidRPr="00CA10A2">
                <w:rPr>
                  <w:rFonts w:ascii="Times New Roman" w:hAnsi="Times New Roman" w:cs="Times New Roman"/>
                  <w:highlight w:val="lightGray"/>
                </w:rPr>
                <w:delText>реактивным</w:delText>
              </w:r>
              <w:r w:rsidRPr="00CA10A2">
                <w:rPr>
                  <w:rFonts w:ascii="Times New Roman" w:hAnsi="Times New Roman" w:cs="Times New Roman"/>
                </w:rPr>
                <w:delText xml:space="preserve"> </w:delText>
              </w:r>
            </w:del>
            <w:r w:rsidRPr="00987B9B">
              <w:rPr>
                <w:rFonts w:ascii="Times New Roman" w:hAnsi="Times New Roman" w:cs="Times New Roman"/>
                <w:highlight w:val="magenta"/>
              </w:rPr>
              <w:t>реакционным</w:t>
            </w:r>
            <w:r w:rsidRPr="00987B9B">
              <w:rPr>
                <w:rFonts w:ascii="Times New Roman" w:hAnsi="Times New Roman" w:cs="Times New Roman"/>
              </w:rPr>
              <w:t xml:space="preserve"> (кислород, аммиак) газом. При использовании инертного газа режим сбора данных — дискриминация по кинетической энергии (</w:t>
            </w:r>
            <w:r w:rsidRPr="00987B9B">
              <w:rPr>
                <w:rFonts w:ascii="Times New Roman" w:hAnsi="Times New Roman" w:cs="Times New Roman"/>
                <w:bCs/>
                <w:highlight w:val="magenta"/>
                <w:lang w:val="en-US"/>
              </w:rPr>
              <w:t>kinetic</w:t>
            </w:r>
            <w:r w:rsidRPr="00987B9B">
              <w:rPr>
                <w:rFonts w:ascii="Times New Roman" w:hAnsi="Times New Roman" w:cs="Times New Roman"/>
                <w:bCs/>
                <w:highlight w:val="magenta"/>
              </w:rPr>
              <w:t xml:space="preserve"> </w:t>
            </w:r>
            <w:r w:rsidRPr="00987B9B">
              <w:rPr>
                <w:rFonts w:ascii="Times New Roman" w:hAnsi="Times New Roman" w:cs="Times New Roman"/>
                <w:bCs/>
                <w:highlight w:val="magenta"/>
                <w:lang w:val="en-US"/>
              </w:rPr>
              <w:t>energy</w:t>
            </w:r>
            <w:r w:rsidRPr="00987B9B">
              <w:rPr>
                <w:rFonts w:ascii="Times New Roman" w:hAnsi="Times New Roman" w:cs="Times New Roman"/>
                <w:bCs/>
                <w:highlight w:val="magenta"/>
              </w:rPr>
              <w:t xml:space="preserve"> </w:t>
            </w:r>
            <w:r w:rsidRPr="00987B9B">
              <w:rPr>
                <w:rFonts w:ascii="Times New Roman" w:hAnsi="Times New Roman" w:cs="Times New Roman"/>
                <w:bCs/>
                <w:highlight w:val="magenta"/>
                <w:lang w:val="en-US"/>
              </w:rPr>
              <w:t>discrimination</w:t>
            </w:r>
            <w:r w:rsidRPr="00987B9B">
              <w:rPr>
                <w:rFonts w:ascii="Times New Roman" w:hAnsi="Times New Roman" w:cs="Times New Roman"/>
                <w:bCs/>
              </w:rPr>
              <w:t xml:space="preserve">, </w:t>
            </w:r>
            <w:r w:rsidRPr="00987B9B">
              <w:rPr>
                <w:rFonts w:ascii="Times New Roman" w:hAnsi="Times New Roman" w:cs="Times New Roman"/>
              </w:rPr>
              <w:lastRenderedPageBreak/>
              <w:t>KED). Если используется</w:t>
            </w:r>
            <w:del w:id="18" w:author="Администратор" w:date="2026-02-26T10:31:00Z">
              <w:r w:rsidRPr="00CA10A2">
                <w:rPr>
                  <w:rFonts w:ascii="Times New Roman" w:hAnsi="Times New Roman" w:cs="Times New Roman"/>
                </w:rPr>
                <w:delText xml:space="preserve"> </w:delText>
              </w:r>
              <w:r w:rsidRPr="00CA10A2">
                <w:rPr>
                  <w:rFonts w:ascii="Times New Roman" w:hAnsi="Times New Roman" w:cs="Times New Roman"/>
                  <w:highlight w:val="lightGray"/>
                </w:rPr>
                <w:delText>реактивный</w:delText>
              </w:r>
            </w:del>
            <w:r w:rsidRPr="00987B9B">
              <w:rPr>
                <w:rFonts w:ascii="Times New Roman" w:hAnsi="Times New Roman" w:cs="Times New Roman"/>
              </w:rPr>
              <w:t xml:space="preserve"> </w:t>
            </w:r>
            <w:r w:rsidRPr="00987B9B">
              <w:rPr>
                <w:rFonts w:ascii="Times New Roman" w:hAnsi="Times New Roman" w:cs="Times New Roman"/>
                <w:highlight w:val="magenta"/>
              </w:rPr>
              <w:t>реакционный</w:t>
            </w:r>
            <w:r w:rsidRPr="00987B9B">
              <w:rPr>
                <w:rFonts w:ascii="Times New Roman" w:hAnsi="Times New Roman" w:cs="Times New Roman"/>
              </w:rPr>
              <w:t xml:space="preserve"> газ, режим сбора данных — динамическая реакционная ячейка (</w:t>
            </w:r>
            <w:r w:rsidRPr="00987B9B">
              <w:rPr>
                <w:rFonts w:ascii="Times New Roman" w:hAnsi="Times New Roman" w:cs="Times New Roman"/>
                <w:bCs/>
                <w:highlight w:val="magenta"/>
                <w:lang w:val="en-US"/>
              </w:rPr>
              <w:t>dynamic</w:t>
            </w:r>
            <w:r w:rsidRPr="00987B9B">
              <w:rPr>
                <w:rFonts w:ascii="Times New Roman" w:hAnsi="Times New Roman" w:cs="Times New Roman"/>
                <w:bCs/>
                <w:highlight w:val="magenta"/>
              </w:rPr>
              <w:t xml:space="preserve"> </w:t>
            </w:r>
            <w:r w:rsidRPr="00987B9B">
              <w:rPr>
                <w:rFonts w:ascii="Times New Roman" w:hAnsi="Times New Roman" w:cs="Times New Roman"/>
                <w:bCs/>
                <w:highlight w:val="magenta"/>
                <w:lang w:val="en-US"/>
              </w:rPr>
              <w:t>reaction</w:t>
            </w:r>
            <w:r w:rsidRPr="00987B9B">
              <w:rPr>
                <w:rFonts w:ascii="Times New Roman" w:hAnsi="Times New Roman" w:cs="Times New Roman"/>
                <w:bCs/>
                <w:highlight w:val="magenta"/>
              </w:rPr>
              <w:t xml:space="preserve"> </w:t>
            </w:r>
            <w:r w:rsidRPr="00987B9B">
              <w:rPr>
                <w:rFonts w:ascii="Times New Roman" w:hAnsi="Times New Roman" w:cs="Times New Roman"/>
                <w:bCs/>
                <w:highlight w:val="magenta"/>
                <w:lang w:val="en-US"/>
              </w:rPr>
              <w:t>cell</w:t>
            </w:r>
            <w:r w:rsidRPr="00987B9B">
              <w:rPr>
                <w:rFonts w:ascii="Times New Roman" w:hAnsi="Times New Roman" w:cs="Times New Roman"/>
                <w:bCs/>
              </w:rPr>
              <w:t xml:space="preserve">, </w:t>
            </w:r>
            <w:r w:rsidRPr="00987B9B">
              <w:rPr>
                <w:rFonts w:ascii="Times New Roman" w:hAnsi="Times New Roman" w:cs="Times New Roman"/>
              </w:rPr>
              <w:t xml:space="preserve">DRC). Цель состоит в том, чтобы отделить многоатомный ион от иона элемента, используя физические или химические свойства многоатомного иона, чтобы уменьшить массу или сделать его нейтральным. Если ионная линза сконфигурирована с двумя ионными направляющими и квадруполем для дискриминации по массе, она называется «тройной квадрупольной» конфигурацией. Спектрометр с тройным квадруполем может выполнять эксперимент KED в одной ячейке, а затем эксперимент DRC во второй ячейке. Обычно это делается для образования стабильного оксида элемента и перемещения иона в массу, расположенную на 16 единиц выше. Например, изотоп селена с массой 80 а.е.м. будет измеряться как оксид с массой 96 а.е.м. и будет свободен от помех, перечисленных для 80Se в </w:t>
            </w:r>
            <w:r w:rsidRPr="00987B9B">
              <w:rPr>
                <w:rFonts w:ascii="Times New Roman" w:hAnsi="Times New Roman" w:cs="Times New Roman"/>
                <w:i/>
                <w:iCs/>
              </w:rPr>
              <w:t>Таблице 7</w:t>
            </w:r>
            <w:r w:rsidRPr="00987B9B">
              <w:rPr>
                <w:rFonts w:ascii="Times New Roman" w:hAnsi="Times New Roman" w:cs="Times New Roman"/>
              </w:rPr>
              <w:t>.</w:t>
            </w:r>
          </w:p>
          <w:p w14:paraId="29E38B29" w14:textId="77777777" w:rsidR="00DB679B" w:rsidRPr="00987B9B" w:rsidRDefault="00DB679B" w:rsidP="00C25CF0">
            <w:pPr>
              <w:spacing w:after="0" w:line="240" w:lineRule="auto"/>
              <w:jc w:val="both"/>
              <w:rPr>
                <w:rFonts w:ascii="Times New Roman" w:hAnsi="Times New Roman" w:cs="Times New Roman"/>
              </w:rPr>
            </w:pPr>
          </w:p>
          <w:p w14:paraId="195E8049" w14:textId="77777777" w:rsidR="00DB679B" w:rsidRPr="00987B9B" w:rsidRDefault="00DB679B" w:rsidP="00C25CF0">
            <w:pPr>
              <w:spacing w:after="0" w:line="240" w:lineRule="auto"/>
              <w:jc w:val="both"/>
              <w:rPr>
                <w:rFonts w:ascii="Times New Roman" w:hAnsi="Times New Roman" w:cs="Times New Roman"/>
              </w:rPr>
            </w:pPr>
            <w:r w:rsidRPr="00987B9B">
              <w:rPr>
                <w:rFonts w:ascii="Times New Roman" w:hAnsi="Times New Roman" w:cs="Times New Roman"/>
              </w:rPr>
              <w:t>В целом, заполнение ячейки газом значительно улучшает соотношение сигнал/фон измерения, но, как правило, снижает скорость счета всех измерений аналита. Современные системы компенсируют это, позволяя быстро менять режим сбора данных во время аналитического цикла или менять режимы сбора данных и анализировать образцы последовательно.</w:t>
            </w:r>
          </w:p>
          <w:p w14:paraId="596C2292" w14:textId="77777777" w:rsidR="00DB679B" w:rsidRPr="00987B9B" w:rsidRDefault="00DB679B" w:rsidP="00C25CF0">
            <w:pPr>
              <w:spacing w:after="0" w:line="240" w:lineRule="auto"/>
              <w:jc w:val="both"/>
              <w:rPr>
                <w:rFonts w:ascii="Times New Roman" w:hAnsi="Times New Roman" w:cs="Times New Roman"/>
              </w:rPr>
            </w:pPr>
          </w:p>
          <w:p w14:paraId="247721C5" w14:textId="77777777" w:rsidR="00DB679B" w:rsidRPr="00987B9B" w:rsidRDefault="00DB679B" w:rsidP="00C25CF0">
            <w:pPr>
              <w:spacing w:after="0" w:line="240" w:lineRule="auto"/>
              <w:jc w:val="both"/>
              <w:rPr>
                <w:rFonts w:ascii="Times New Roman" w:hAnsi="Times New Roman" w:cs="Times New Roman"/>
              </w:rPr>
            </w:pPr>
          </w:p>
          <w:p w14:paraId="0957372B" w14:textId="77777777" w:rsidR="00DB679B" w:rsidRPr="00987B9B" w:rsidRDefault="00DB679B" w:rsidP="00C25CF0">
            <w:pPr>
              <w:spacing w:after="0" w:line="240" w:lineRule="auto"/>
              <w:jc w:val="both"/>
              <w:rPr>
                <w:rFonts w:ascii="Times New Roman" w:hAnsi="Times New Roman" w:cs="Times New Roman"/>
              </w:rPr>
            </w:pPr>
            <w:r w:rsidRPr="00987B9B">
              <w:rPr>
                <w:rFonts w:ascii="Times New Roman" w:hAnsi="Times New Roman" w:cs="Times New Roman"/>
              </w:rPr>
              <w:t xml:space="preserve">В случае прямых межэлементных </w:t>
            </w:r>
            <w:r w:rsidRPr="00987B9B">
              <w:rPr>
                <w:rFonts w:ascii="Times New Roman" w:hAnsi="Times New Roman" w:cs="Times New Roman"/>
                <w:highlight w:val="lightGray"/>
              </w:rPr>
              <w:t>изобарных помех</w:t>
            </w:r>
            <w:r w:rsidRPr="00987B9B">
              <w:rPr>
                <w:rFonts w:ascii="Times New Roman" w:hAnsi="Times New Roman" w:cs="Times New Roman"/>
              </w:rPr>
              <w:t xml:space="preserve"> решением является отказ от измерения этой массы, использование межэлементной коррекции или применение масс-спектрометра высокого разрешения. </w:t>
            </w:r>
            <w:del w:id="19" w:author="Администратор" w:date="2026-02-26T10:31:00Z">
              <w:r w:rsidRPr="00CA10A2">
                <w:rPr>
                  <w:rFonts w:ascii="Times New Roman" w:hAnsi="Times New Roman" w:cs="Times New Roman"/>
                  <w:highlight w:val="lightGray"/>
                </w:rPr>
                <w:delText>Масс-спектрометр высокого разрешения может базово разрешить изотоп элемента от большинства полиатомных и изобарных помех</w:delText>
              </w:r>
              <w:r w:rsidRPr="00CA10A2">
                <w:rPr>
                  <w:rFonts w:ascii="Times New Roman" w:hAnsi="Times New Roman" w:cs="Times New Roman"/>
                </w:rPr>
                <w:delText xml:space="preserve"> </w:delText>
              </w:r>
            </w:del>
            <w:r w:rsidRPr="00987B9B">
              <w:rPr>
                <w:rFonts w:ascii="Times New Roman" w:hAnsi="Times New Roman" w:cs="Times New Roman"/>
                <w:highlight w:val="magenta"/>
              </w:rPr>
              <w:t>Масс-спектрометр с высоким разрешением способен на уровне базовой линии разделять изотопы элемента от большинства полиатомных и изобарных интерференций.</w:t>
            </w:r>
          </w:p>
          <w:p w14:paraId="71EC33BA" w14:textId="77777777" w:rsidR="00DB679B" w:rsidRPr="00987B9B" w:rsidRDefault="00DB679B" w:rsidP="00C25CF0">
            <w:pPr>
              <w:spacing w:after="0" w:line="240" w:lineRule="auto"/>
              <w:jc w:val="both"/>
              <w:rPr>
                <w:rFonts w:ascii="Times New Roman" w:hAnsi="Times New Roman" w:cs="Times New Roman"/>
              </w:rPr>
            </w:pPr>
          </w:p>
          <w:p w14:paraId="0D894EE0" w14:textId="77777777" w:rsidR="00DB679B" w:rsidRPr="00987B9B" w:rsidRDefault="00DB679B" w:rsidP="00C25CF0">
            <w:pPr>
              <w:spacing w:after="0" w:line="240" w:lineRule="auto"/>
              <w:jc w:val="both"/>
              <w:rPr>
                <w:rFonts w:ascii="Times New Roman" w:hAnsi="Times New Roman" w:cs="Times New Roman"/>
              </w:rPr>
            </w:pPr>
            <w:r w:rsidRPr="00987B9B">
              <w:rPr>
                <w:rFonts w:ascii="Times New Roman" w:hAnsi="Times New Roman" w:cs="Times New Roman"/>
              </w:rPr>
              <w:t>ХАРАКТЕРИСТИКА МЕТОДА</w:t>
            </w:r>
          </w:p>
          <w:p w14:paraId="67A394DB" w14:textId="77777777" w:rsidR="00DB679B" w:rsidRPr="00987B9B" w:rsidRDefault="00DB679B" w:rsidP="00C25CF0">
            <w:pPr>
              <w:spacing w:after="0" w:line="240" w:lineRule="auto"/>
              <w:jc w:val="both"/>
              <w:rPr>
                <w:rFonts w:ascii="Times New Roman" w:hAnsi="Times New Roman" w:cs="Times New Roman"/>
              </w:rPr>
            </w:pPr>
            <w:r w:rsidRPr="00987B9B">
              <w:rPr>
                <w:rFonts w:ascii="Times New Roman" w:hAnsi="Times New Roman" w:cs="Times New Roman"/>
              </w:rPr>
              <w:lastRenderedPageBreak/>
              <w:t xml:space="preserve">После определения подходящего </w:t>
            </w:r>
            <w:del w:id="20" w:author="Администратор" w:date="2026-02-26T10:31:00Z">
              <w:r w:rsidRPr="00CA10A2">
                <w:rPr>
                  <w:rFonts w:ascii="Times New Roman" w:hAnsi="Times New Roman" w:cs="Times New Roman"/>
                  <w:highlight w:val="lightGray"/>
                </w:rPr>
                <w:delText>стандартного препарата</w:delText>
              </w:r>
              <w:r w:rsidRPr="00CA10A2">
                <w:rPr>
                  <w:rFonts w:ascii="Times New Roman" w:hAnsi="Times New Roman" w:cs="Times New Roman"/>
                </w:rPr>
                <w:delText xml:space="preserve"> </w:delText>
              </w:r>
            </w:del>
            <w:r w:rsidRPr="00987B9B">
              <w:rPr>
                <w:rFonts w:ascii="Times New Roman" w:hAnsi="Times New Roman" w:cs="Times New Roman"/>
                <w:highlight w:val="magenta"/>
              </w:rPr>
              <w:t>стандартной пробы</w:t>
            </w:r>
            <w:r w:rsidRPr="00987B9B">
              <w:rPr>
                <w:rFonts w:ascii="Times New Roman" w:hAnsi="Times New Roman" w:cs="Times New Roman"/>
                <w:highlight w:val="green"/>
              </w:rPr>
              <w:t>,</w:t>
            </w:r>
            <w:r w:rsidRPr="00987B9B">
              <w:rPr>
                <w:rFonts w:ascii="Times New Roman" w:hAnsi="Times New Roman" w:cs="Times New Roman"/>
              </w:rPr>
              <w:t xml:space="preserve"> разбавления образца и параметров настройки прибора необходимо провести эксперименты по характеристике метода, чтобы понять и оценить возможности аналитической техники. Обычно оцениваются такие аналитические показатели </w:t>
            </w:r>
            <w:r w:rsidRPr="00987B9B">
              <w:rPr>
                <w:rFonts w:ascii="Times New Roman" w:hAnsi="Times New Roman" w:cs="Times New Roman"/>
                <w:highlight w:val="magenta"/>
              </w:rPr>
              <w:t>надёжности</w:t>
            </w:r>
            <w:r w:rsidRPr="00987B9B">
              <w:rPr>
                <w:rFonts w:ascii="Times New Roman" w:hAnsi="Times New Roman" w:cs="Times New Roman"/>
              </w:rPr>
              <w:t xml:space="preserve">, как линейность калибровочных стандартов, определение пределов обнаружения и количественного определения, точность, прецизионность и </w:t>
            </w:r>
            <w:del w:id="21" w:author="Администратор" w:date="2026-02-26T10:31:00Z">
              <w:r w:rsidRPr="00CA10A2">
                <w:rPr>
                  <w:rFonts w:ascii="Times New Roman" w:hAnsi="Times New Roman" w:cs="Times New Roman"/>
                  <w:highlight w:val="lightGray"/>
                </w:rPr>
                <w:delText>надежность</w:delText>
              </w:r>
              <w:r w:rsidRPr="00CA10A2">
                <w:rPr>
                  <w:rFonts w:ascii="Times New Roman" w:hAnsi="Times New Roman" w:cs="Times New Roman"/>
                </w:rPr>
                <w:delText xml:space="preserve"> </w:delText>
              </w:r>
            </w:del>
            <w:r w:rsidRPr="00987B9B">
              <w:rPr>
                <w:rFonts w:ascii="Times New Roman" w:hAnsi="Times New Roman" w:cs="Times New Roman"/>
                <w:highlight w:val="magenta"/>
              </w:rPr>
              <w:t>устойчивость (робастность).</w:t>
            </w:r>
            <w:r w:rsidRPr="00987B9B">
              <w:rPr>
                <w:rFonts w:ascii="Times New Roman" w:hAnsi="Times New Roman" w:cs="Times New Roman"/>
              </w:rPr>
              <w:t xml:space="preserve"> Использование растворов с добавлением матрицы образца имеет решающее значение для точной оценки возможностей метода в реальных условиях. В документах </w:t>
            </w:r>
            <w:r w:rsidRPr="00987B9B">
              <w:rPr>
                <w:rFonts w:ascii="Times New Roman" w:hAnsi="Times New Roman" w:cs="Times New Roman"/>
                <w:i/>
                <w:iCs/>
              </w:rPr>
              <w:t xml:space="preserve">«Спектрохимия плазмы» </w:t>
            </w:r>
            <w:r w:rsidRPr="00987B9B">
              <w:rPr>
                <w:rFonts w:ascii="Cambria Math" w:hAnsi="Cambria Math" w:cs="Cambria Math"/>
                <w:i/>
                <w:iCs/>
              </w:rPr>
              <w:t>〈</w:t>
            </w:r>
            <w:r w:rsidRPr="00987B9B">
              <w:rPr>
                <w:rFonts w:ascii="Times New Roman" w:hAnsi="Times New Roman" w:cs="Times New Roman"/>
                <w:i/>
                <w:iCs/>
              </w:rPr>
              <w:t>730</w:t>
            </w:r>
            <w:r w:rsidRPr="00987B9B">
              <w:rPr>
                <w:rFonts w:ascii="Cambria Math" w:hAnsi="Cambria Math" w:cs="Cambria Math"/>
                <w:i/>
                <w:iCs/>
              </w:rPr>
              <w:t>〉</w:t>
            </w:r>
            <w:r w:rsidRPr="00987B9B">
              <w:rPr>
                <w:rFonts w:ascii="Times New Roman" w:hAnsi="Times New Roman" w:cs="Times New Roman"/>
              </w:rPr>
              <w:t xml:space="preserve"> и </w:t>
            </w:r>
            <w:r w:rsidRPr="00987B9B">
              <w:rPr>
                <w:rFonts w:ascii="Times New Roman" w:hAnsi="Times New Roman" w:cs="Times New Roman"/>
                <w:i/>
                <w:iCs/>
              </w:rPr>
              <w:t xml:space="preserve">«Валидация фармакопейных процедур» </w:t>
            </w:r>
            <w:r w:rsidRPr="00987B9B">
              <w:rPr>
                <w:rFonts w:ascii="Cambria Math" w:hAnsi="Cambria Math" w:cs="Cambria Math"/>
                <w:i/>
                <w:iCs/>
              </w:rPr>
              <w:t>〈</w:t>
            </w:r>
            <w:r w:rsidRPr="00987B9B">
              <w:rPr>
                <w:rFonts w:ascii="Times New Roman" w:hAnsi="Times New Roman" w:cs="Times New Roman"/>
                <w:i/>
                <w:iCs/>
              </w:rPr>
              <w:t>1225</w:t>
            </w:r>
            <w:r w:rsidRPr="00987B9B">
              <w:rPr>
                <w:rFonts w:ascii="Cambria Math" w:hAnsi="Cambria Math" w:cs="Cambria Math"/>
                <w:i/>
                <w:iCs/>
              </w:rPr>
              <w:t>〉</w:t>
            </w:r>
            <w:r w:rsidRPr="00987B9B">
              <w:rPr>
                <w:rFonts w:ascii="Times New Roman" w:hAnsi="Times New Roman" w:cs="Times New Roman"/>
              </w:rPr>
              <w:t xml:space="preserve"> приведены рекомендации по процедурам характеристики методов определения следовых элементов, включая обсуждение различий в требованиях к аналитической эффективности для анализа примесей и </w:t>
            </w:r>
            <w:del w:id="22" w:author="Администратор" w:date="2026-02-26T10:31:00Z">
              <w:r w:rsidRPr="00CA10A2">
                <w:rPr>
                  <w:rFonts w:ascii="Times New Roman" w:hAnsi="Times New Roman" w:cs="Times New Roman"/>
                  <w:highlight w:val="darkGray"/>
                </w:rPr>
                <w:delText>анализа содержания</w:delText>
              </w:r>
              <w:r w:rsidRPr="00CA10A2">
                <w:rPr>
                  <w:rFonts w:ascii="Times New Roman" w:hAnsi="Times New Roman" w:cs="Times New Roman"/>
                </w:rPr>
                <w:delText xml:space="preserve"> </w:delText>
              </w:r>
            </w:del>
            <w:r w:rsidRPr="00987B9B">
              <w:rPr>
                <w:rFonts w:ascii="Times New Roman" w:hAnsi="Times New Roman" w:cs="Times New Roman"/>
                <w:highlight w:val="magenta"/>
              </w:rPr>
              <w:t>количественного определения</w:t>
            </w:r>
            <w:r w:rsidRPr="00987B9B">
              <w:rPr>
                <w:rFonts w:ascii="Times New Roman" w:hAnsi="Times New Roman" w:cs="Times New Roman"/>
              </w:rPr>
              <w:t>. Они включают количество проб без добавки и с добавкой, которые необходимо подготовить, а также предлагаемые критерии, которые следует учитывать.</w:t>
            </w:r>
          </w:p>
          <w:p w14:paraId="09927938" w14:textId="77777777" w:rsidR="00DB679B" w:rsidRPr="00987B9B" w:rsidRDefault="00DB679B" w:rsidP="00C25CF0">
            <w:pPr>
              <w:spacing w:after="0" w:line="240" w:lineRule="auto"/>
              <w:jc w:val="both"/>
              <w:rPr>
                <w:rFonts w:ascii="Times New Roman" w:hAnsi="Times New Roman" w:cs="Times New Roman"/>
              </w:rPr>
            </w:pPr>
          </w:p>
          <w:p w14:paraId="5340FCC9" w14:textId="77777777" w:rsidR="00DB679B" w:rsidRPr="00987B9B" w:rsidRDefault="00DB679B" w:rsidP="00C25CF0">
            <w:pPr>
              <w:spacing w:after="0" w:line="240" w:lineRule="auto"/>
              <w:jc w:val="both"/>
              <w:rPr>
                <w:rFonts w:ascii="Times New Roman" w:hAnsi="Times New Roman" w:cs="Times New Roman"/>
              </w:rPr>
            </w:pPr>
            <w:r w:rsidRPr="00987B9B">
              <w:rPr>
                <w:rFonts w:ascii="Times New Roman" w:hAnsi="Times New Roman" w:cs="Times New Roman"/>
              </w:rPr>
              <w:t xml:space="preserve">Требования к этим экспериментам должны полностью основываться на конкретном случае использования метода. Если метод предназначен для характеристики сырья для биологического процесса, чувствительного к наномолярным изменениям концентрации элементов, то должны быть установлены строгие требования к точности и прецизионности прибора при минимальных концентрациях. Однако, если метод служит только для характеристики более общих изменений во времени, можно использовать более высокие концентрации добавки с более широким </w:t>
            </w:r>
            <w:del w:id="23" w:author="Администратор" w:date="2026-02-26T10:31:00Z">
              <w:r w:rsidRPr="00CA10A2">
                <w:rPr>
                  <w:rFonts w:ascii="Times New Roman" w:hAnsi="Times New Roman" w:cs="Times New Roman"/>
                  <w:highlight w:val="lightGray"/>
                </w:rPr>
                <w:delText>пределом допустимости</w:delText>
              </w:r>
              <w:r w:rsidRPr="00CA10A2">
                <w:rPr>
                  <w:rFonts w:ascii="Times New Roman" w:hAnsi="Times New Roman" w:cs="Times New Roman"/>
                </w:rPr>
                <w:delText xml:space="preserve"> </w:delText>
              </w:r>
            </w:del>
            <w:r w:rsidRPr="00987B9B">
              <w:rPr>
                <w:rFonts w:ascii="Times New Roman" w:hAnsi="Times New Roman" w:cs="Times New Roman"/>
                <w:highlight w:val="magenta"/>
              </w:rPr>
              <w:t>критерием приемлемости.</w:t>
            </w:r>
          </w:p>
          <w:p w14:paraId="7F2E81A2" w14:textId="77777777" w:rsidR="00DB679B" w:rsidRPr="00987B9B" w:rsidRDefault="00DB679B" w:rsidP="00C25CF0">
            <w:pPr>
              <w:spacing w:after="0" w:line="240" w:lineRule="auto"/>
              <w:jc w:val="both"/>
              <w:rPr>
                <w:rFonts w:ascii="Times New Roman" w:hAnsi="Times New Roman" w:cs="Times New Roman"/>
                <w:b/>
                <w:bCs/>
              </w:rPr>
            </w:pPr>
          </w:p>
          <w:p w14:paraId="36302328" w14:textId="77777777" w:rsidR="00DB679B" w:rsidRPr="00987B9B" w:rsidRDefault="00DB679B" w:rsidP="00C25CF0">
            <w:pPr>
              <w:spacing w:after="0" w:line="240" w:lineRule="auto"/>
              <w:jc w:val="both"/>
              <w:rPr>
                <w:rFonts w:ascii="Times New Roman" w:hAnsi="Times New Roman" w:cs="Times New Roman"/>
                <w:b/>
                <w:bCs/>
              </w:rPr>
            </w:pPr>
            <w:r w:rsidRPr="00987B9B">
              <w:rPr>
                <w:rFonts w:ascii="Times New Roman" w:hAnsi="Times New Roman" w:cs="Times New Roman"/>
                <w:b/>
                <w:bCs/>
              </w:rPr>
              <w:t>ПРИМЕР ИЗ ПРАКТИКИ</w:t>
            </w:r>
          </w:p>
          <w:p w14:paraId="6FC18062" w14:textId="77777777" w:rsidR="00DB679B" w:rsidRPr="00987B9B" w:rsidRDefault="00DB679B" w:rsidP="00C25CF0">
            <w:pPr>
              <w:spacing w:after="0" w:line="240" w:lineRule="auto"/>
              <w:jc w:val="both"/>
              <w:rPr>
                <w:rFonts w:ascii="Times New Roman" w:hAnsi="Times New Roman" w:cs="Times New Roman"/>
                <w:b/>
                <w:bCs/>
              </w:rPr>
            </w:pPr>
            <w:r w:rsidRPr="00987B9B">
              <w:rPr>
                <w:rFonts w:ascii="Times New Roman" w:hAnsi="Times New Roman" w:cs="Times New Roman"/>
                <w:b/>
                <w:bCs/>
              </w:rPr>
              <w:t>Пример определения следовых металлов в аналитическом процессе</w:t>
            </w:r>
          </w:p>
          <w:p w14:paraId="6D671B0C" w14:textId="77777777" w:rsidR="00DB679B" w:rsidRPr="00987B9B" w:rsidRDefault="00DB679B" w:rsidP="00C25CF0">
            <w:pPr>
              <w:spacing w:after="0" w:line="240" w:lineRule="auto"/>
              <w:jc w:val="both"/>
              <w:rPr>
                <w:rFonts w:ascii="Times New Roman" w:hAnsi="Times New Roman" w:cs="Times New Roman"/>
              </w:rPr>
            </w:pPr>
            <w:r w:rsidRPr="00987B9B">
              <w:rPr>
                <w:rFonts w:ascii="Times New Roman" w:hAnsi="Times New Roman" w:cs="Times New Roman"/>
              </w:rPr>
              <w:lastRenderedPageBreak/>
              <w:t>Чтобы наглядно убедиться в применимости данной главы, для анализа выбрана вымышленная среда USP-1. Этот пример послужит иллюстрацией того, как с помощью ICP-MS оценивается содержание следовых металлов. Концентрации компонентов и следовых элементов взяты из коммерчески доступных сред (7) и из запатентованной Кенерсоном среды для культивирования клеток, содержащей переходные металлы или микроэлементы (8).</w:t>
            </w:r>
          </w:p>
          <w:p w14:paraId="2785877C" w14:textId="77777777" w:rsidR="00DB679B" w:rsidRPr="00987B9B" w:rsidRDefault="00DB679B" w:rsidP="00C25CF0">
            <w:pPr>
              <w:spacing w:after="0" w:line="240" w:lineRule="auto"/>
              <w:jc w:val="both"/>
              <w:rPr>
                <w:rFonts w:ascii="Times New Roman" w:hAnsi="Times New Roman" w:cs="Times New Roman"/>
              </w:rPr>
            </w:pPr>
          </w:p>
          <w:p w14:paraId="48AB57B8" w14:textId="77777777" w:rsidR="00DB679B" w:rsidRPr="00987B9B" w:rsidRDefault="00DB679B" w:rsidP="00C25CF0">
            <w:pPr>
              <w:spacing w:after="0" w:line="240" w:lineRule="auto"/>
              <w:jc w:val="both"/>
              <w:rPr>
                <w:rFonts w:ascii="Times New Roman" w:hAnsi="Times New Roman" w:cs="Times New Roman"/>
              </w:rPr>
            </w:pPr>
          </w:p>
          <w:p w14:paraId="7051061B" w14:textId="77777777" w:rsidR="00DB679B" w:rsidRPr="00987B9B" w:rsidRDefault="00DB679B" w:rsidP="00C25CF0">
            <w:pPr>
              <w:spacing w:after="0" w:line="240" w:lineRule="auto"/>
              <w:jc w:val="both"/>
              <w:rPr>
                <w:rFonts w:ascii="Times New Roman" w:hAnsi="Times New Roman" w:cs="Times New Roman"/>
                <w:b/>
                <w:bCs/>
              </w:rPr>
            </w:pPr>
            <w:r w:rsidRPr="00987B9B">
              <w:rPr>
                <w:rFonts w:ascii="Times New Roman" w:hAnsi="Times New Roman" w:cs="Times New Roman"/>
                <w:b/>
                <w:bCs/>
              </w:rPr>
              <w:t>Таблица 8. Концентрации основных компонентов в примере сред</w:t>
            </w:r>
            <w:r w:rsidRPr="00987B9B">
              <w:rPr>
                <w:rFonts w:ascii="Times New Roman" w:hAnsi="Times New Roman" w:cs="Times New Roman"/>
                <w:b/>
                <w:bCs/>
                <w:lang w:val="uz-Cyrl-UZ"/>
              </w:rPr>
              <w:t>ы</w:t>
            </w:r>
            <w:r w:rsidRPr="00987B9B">
              <w:rPr>
                <w:rFonts w:ascii="Times New Roman" w:hAnsi="Times New Roman" w:cs="Times New Roman"/>
                <w:b/>
                <w:bCs/>
              </w:rPr>
              <w:t xml:space="preserve"> (</w:t>
            </w:r>
            <w:r w:rsidRPr="00987B9B">
              <w:rPr>
                <w:rFonts w:ascii="Times New Roman" w:hAnsi="Times New Roman" w:cs="Times New Roman"/>
                <w:b/>
                <w:bCs/>
                <w:i/>
                <w:iCs/>
              </w:rPr>
              <w:t>6</w:t>
            </w:r>
            <w:r w:rsidRPr="00987B9B">
              <w:rPr>
                <w:rFonts w:ascii="Times New Roman" w:hAnsi="Times New Roman" w:cs="Times New Roman"/>
                <w:b/>
                <w:bCs/>
              </w:rPr>
              <w:t>)</w:t>
            </w:r>
          </w:p>
          <w:tbl>
            <w:tblPr>
              <w:tblW w:w="495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331"/>
              <w:gridCol w:w="1317"/>
              <w:gridCol w:w="2469"/>
            </w:tblGrid>
            <w:tr w:rsidR="00DB679B" w:rsidRPr="00987B9B" w14:paraId="050A9CA9" w14:textId="77777777" w:rsidTr="00E86A68">
              <w:trPr>
                <w:tblHeader/>
              </w:trPr>
              <w:tc>
                <w:tcPr>
                  <w:tcW w:w="1192" w:type="dxa"/>
                  <w:hideMark/>
                </w:tcPr>
                <w:p w14:paraId="6F6438F6" w14:textId="77777777" w:rsidR="00DB679B" w:rsidRPr="00987B9B" w:rsidRDefault="00DB679B" w:rsidP="00C25CF0">
                  <w:pPr>
                    <w:spacing w:after="0" w:line="240" w:lineRule="auto"/>
                    <w:jc w:val="both"/>
                    <w:rPr>
                      <w:rFonts w:ascii="Times New Roman" w:hAnsi="Times New Roman" w:cs="Times New Roman"/>
                      <w:b/>
                      <w:bCs/>
                    </w:rPr>
                  </w:pPr>
                  <w:r w:rsidRPr="00987B9B">
                    <w:rPr>
                      <w:rFonts w:ascii="Times New Roman" w:hAnsi="Times New Roman" w:cs="Times New Roman"/>
                      <w:b/>
                      <w:bCs/>
                    </w:rPr>
                    <w:t>Компонент</w:t>
                  </w:r>
                </w:p>
              </w:tc>
              <w:tc>
                <w:tcPr>
                  <w:tcW w:w="1180" w:type="dxa"/>
                  <w:vAlign w:val="bottom"/>
                  <w:hideMark/>
                </w:tcPr>
                <w:p w14:paraId="72EA18A5" w14:textId="77777777" w:rsidR="00DB679B" w:rsidRPr="00987B9B" w:rsidRDefault="00DB679B" w:rsidP="00C25CF0">
                  <w:pPr>
                    <w:spacing w:after="0" w:line="240" w:lineRule="auto"/>
                    <w:jc w:val="both"/>
                    <w:rPr>
                      <w:rFonts w:ascii="Times New Roman" w:hAnsi="Times New Roman" w:cs="Times New Roman"/>
                      <w:b/>
                      <w:bCs/>
                    </w:rPr>
                  </w:pPr>
                  <w:r w:rsidRPr="00987B9B">
                    <w:rPr>
                      <w:rFonts w:ascii="Times New Roman" w:hAnsi="Times New Roman" w:cs="Times New Roman"/>
                      <w:b/>
                      <w:bCs/>
                    </w:rPr>
                    <w:t>Концентрация (г/л)</w:t>
                  </w:r>
                </w:p>
              </w:tc>
              <w:tc>
                <w:tcPr>
                  <w:tcW w:w="2212" w:type="dxa"/>
                  <w:vAlign w:val="bottom"/>
                  <w:hideMark/>
                </w:tcPr>
                <w:p w14:paraId="19C065B5" w14:textId="77777777" w:rsidR="00DB679B" w:rsidRPr="00987B9B" w:rsidRDefault="00DB679B" w:rsidP="00C25CF0">
                  <w:pPr>
                    <w:spacing w:after="0" w:line="240" w:lineRule="auto"/>
                    <w:jc w:val="both"/>
                    <w:rPr>
                      <w:rFonts w:ascii="Times New Roman" w:hAnsi="Times New Roman" w:cs="Times New Roman"/>
                      <w:b/>
                      <w:bCs/>
                    </w:rPr>
                  </w:pPr>
                  <w:r w:rsidRPr="00987B9B">
                    <w:rPr>
                      <w:rFonts w:ascii="Times New Roman" w:hAnsi="Times New Roman" w:cs="Times New Roman"/>
                      <w:b/>
                      <w:bCs/>
                    </w:rPr>
                    <w:t>Концентрация (г/100 мл или грамм %)</w:t>
                  </w:r>
                </w:p>
              </w:tc>
            </w:tr>
            <w:tr w:rsidR="00DB679B" w:rsidRPr="00987B9B" w14:paraId="16D0592A" w14:textId="77777777" w:rsidTr="00E86A68">
              <w:tc>
                <w:tcPr>
                  <w:tcW w:w="1192" w:type="dxa"/>
                  <w:hideMark/>
                </w:tcPr>
                <w:p w14:paraId="0328B2F3"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rPr>
                    <w:t>Глюкоза</w:t>
                  </w:r>
                </w:p>
              </w:tc>
              <w:tc>
                <w:tcPr>
                  <w:tcW w:w="1180" w:type="dxa"/>
                  <w:vAlign w:val="bottom"/>
                  <w:hideMark/>
                </w:tcPr>
                <w:p w14:paraId="4B65C68E"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150</w:t>
                  </w:r>
                </w:p>
              </w:tc>
              <w:tc>
                <w:tcPr>
                  <w:tcW w:w="2212" w:type="dxa"/>
                  <w:vAlign w:val="bottom"/>
                  <w:hideMark/>
                </w:tcPr>
                <w:p w14:paraId="1A7F0ADC"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15</w:t>
                  </w:r>
                </w:p>
              </w:tc>
            </w:tr>
            <w:tr w:rsidR="00DB679B" w:rsidRPr="00987B9B" w14:paraId="0FEB9DE8" w14:textId="77777777" w:rsidTr="00E86A68">
              <w:tc>
                <w:tcPr>
                  <w:tcW w:w="1192" w:type="dxa"/>
                  <w:hideMark/>
                </w:tcPr>
                <w:p w14:paraId="51F95F6C"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rPr>
                    <w:t>Хлорид натрия</w:t>
                  </w:r>
                </w:p>
              </w:tc>
              <w:tc>
                <w:tcPr>
                  <w:tcW w:w="1180" w:type="dxa"/>
                  <w:vAlign w:val="bottom"/>
                  <w:hideMark/>
                </w:tcPr>
                <w:p w14:paraId="66CE90CB"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7</w:t>
                  </w:r>
                </w:p>
              </w:tc>
              <w:tc>
                <w:tcPr>
                  <w:tcW w:w="2212" w:type="dxa"/>
                  <w:vAlign w:val="bottom"/>
                  <w:hideMark/>
                </w:tcPr>
                <w:p w14:paraId="1D959E6E"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0</w:t>
                  </w:r>
                  <w:del w:id="24" w:author="Администратор" w:date="2026-02-26T10:31:00Z">
                    <w:r w:rsidRPr="00CA10A2">
                      <w:rPr>
                        <w:rFonts w:ascii="Times New Roman" w:hAnsi="Times New Roman" w:cs="Times New Roman"/>
                        <w:bCs/>
                      </w:rPr>
                      <w:delText>.</w:delText>
                    </w:r>
                  </w:del>
                  <w:ins w:id="25"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7</w:t>
                  </w:r>
                </w:p>
              </w:tc>
            </w:tr>
            <w:tr w:rsidR="00DB679B" w:rsidRPr="00987B9B" w14:paraId="3BC86FD5" w14:textId="77777777" w:rsidTr="00E86A68">
              <w:tc>
                <w:tcPr>
                  <w:tcW w:w="1192" w:type="dxa"/>
                  <w:hideMark/>
                </w:tcPr>
                <w:p w14:paraId="5D158CBE" w14:textId="77777777" w:rsidR="00DB679B" w:rsidRPr="00987B9B" w:rsidRDefault="00DB679B" w:rsidP="00C25CF0">
                  <w:pPr>
                    <w:spacing w:after="0" w:line="240" w:lineRule="auto"/>
                    <w:jc w:val="both"/>
                    <w:rPr>
                      <w:rFonts w:ascii="Times New Roman" w:hAnsi="Times New Roman" w:cs="Times New Roman"/>
                      <w:bCs/>
                    </w:rPr>
                  </w:pPr>
                  <w:del w:id="26" w:author="Администратор" w:date="2026-02-26T10:31:00Z">
                    <w:r w:rsidRPr="00CA10A2">
                      <w:rPr>
                        <w:rFonts w:ascii="Times New Roman" w:hAnsi="Times New Roman" w:cs="Times New Roman"/>
                        <w:strike/>
                      </w:rPr>
                      <w:delText>Двухосновный</w:delText>
                    </w:r>
                    <w:r w:rsidRPr="00CA10A2">
                      <w:rPr>
                        <w:rFonts w:ascii="Times New Roman" w:hAnsi="Times New Roman" w:cs="Times New Roman"/>
                      </w:rPr>
                      <w:delText xml:space="preserve"> </w:delText>
                    </w:r>
                    <w:r w:rsidRPr="00CA10A2">
                      <w:rPr>
                        <w:rFonts w:ascii="Times New Roman" w:hAnsi="Times New Roman" w:cs="Times New Roman"/>
                        <w:highlight w:val="magenta"/>
                      </w:rPr>
                      <w:delText>Калий дигидро</w:delText>
                    </w:r>
                    <w:r w:rsidRPr="00CA10A2">
                      <w:rPr>
                        <w:rFonts w:ascii="Times New Roman" w:hAnsi="Times New Roman" w:cs="Times New Roman"/>
                      </w:rPr>
                      <w:delText>фосфат</w:delText>
                    </w:r>
                  </w:del>
                  <w:ins w:id="27" w:author="Администратор" w:date="2026-02-26T10:31:00Z">
                    <w:r w:rsidRPr="00257366">
                      <w:rPr>
                        <w:rFonts w:ascii="Times New Roman" w:hAnsi="Times New Roman" w:cs="Times New Roman"/>
                      </w:rPr>
                      <w:t>Гидроортофосфат</w:t>
                    </w:r>
                  </w:ins>
                  <w:r w:rsidRPr="00257366">
                    <w:rPr>
                      <w:rFonts w:ascii="Times New Roman" w:hAnsi="Times New Roman" w:cs="Times New Roman"/>
                    </w:rPr>
                    <w:t xml:space="preserve"> калия</w:t>
                  </w:r>
                </w:p>
              </w:tc>
              <w:tc>
                <w:tcPr>
                  <w:tcW w:w="1180" w:type="dxa"/>
                  <w:vAlign w:val="bottom"/>
                  <w:hideMark/>
                </w:tcPr>
                <w:p w14:paraId="1EC54F75"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7</w:t>
                  </w:r>
                </w:p>
              </w:tc>
              <w:tc>
                <w:tcPr>
                  <w:tcW w:w="2212" w:type="dxa"/>
                  <w:vAlign w:val="bottom"/>
                  <w:hideMark/>
                </w:tcPr>
                <w:p w14:paraId="12860DB4"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0</w:t>
                  </w:r>
                  <w:del w:id="28" w:author="Администратор" w:date="2026-02-26T10:31:00Z">
                    <w:r w:rsidRPr="00CA10A2">
                      <w:rPr>
                        <w:rFonts w:ascii="Times New Roman" w:hAnsi="Times New Roman" w:cs="Times New Roman"/>
                        <w:bCs/>
                      </w:rPr>
                      <w:delText>.</w:delText>
                    </w:r>
                  </w:del>
                  <w:ins w:id="29"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7</w:t>
                  </w:r>
                </w:p>
              </w:tc>
            </w:tr>
            <w:tr w:rsidR="00DB679B" w:rsidRPr="00987B9B" w14:paraId="7C3BAF03" w14:textId="77777777" w:rsidTr="00E86A68">
              <w:tc>
                <w:tcPr>
                  <w:tcW w:w="1192" w:type="dxa"/>
                  <w:hideMark/>
                </w:tcPr>
                <w:p w14:paraId="1377161F"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rPr>
                    <w:t>Аминокислоты (всего)</w:t>
                  </w:r>
                </w:p>
              </w:tc>
              <w:tc>
                <w:tcPr>
                  <w:tcW w:w="1180" w:type="dxa"/>
                  <w:vAlign w:val="bottom"/>
                  <w:hideMark/>
                </w:tcPr>
                <w:p w14:paraId="5A9871A3"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0</w:t>
                  </w:r>
                  <w:del w:id="30" w:author="Администратор" w:date="2026-02-26T10:31:00Z">
                    <w:r w:rsidRPr="00CA10A2">
                      <w:rPr>
                        <w:rFonts w:ascii="Times New Roman" w:hAnsi="Times New Roman" w:cs="Times New Roman"/>
                        <w:bCs/>
                      </w:rPr>
                      <w:delText>.</w:delText>
                    </w:r>
                  </w:del>
                  <w:ins w:id="31"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9</w:t>
                  </w:r>
                </w:p>
              </w:tc>
              <w:tc>
                <w:tcPr>
                  <w:tcW w:w="2212" w:type="dxa"/>
                  <w:vAlign w:val="bottom"/>
                  <w:hideMark/>
                </w:tcPr>
                <w:p w14:paraId="254C53E8"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0</w:t>
                  </w:r>
                  <w:del w:id="32" w:author="Администратор" w:date="2026-02-26T10:31:00Z">
                    <w:r w:rsidRPr="00CA10A2">
                      <w:rPr>
                        <w:rFonts w:ascii="Times New Roman" w:hAnsi="Times New Roman" w:cs="Times New Roman"/>
                        <w:bCs/>
                      </w:rPr>
                      <w:delText>.</w:delText>
                    </w:r>
                  </w:del>
                  <w:ins w:id="33"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09</w:t>
                  </w:r>
                </w:p>
              </w:tc>
            </w:tr>
            <w:tr w:rsidR="00DB679B" w:rsidRPr="00987B9B" w14:paraId="7FBDF20A" w14:textId="77777777" w:rsidTr="00E86A68">
              <w:tc>
                <w:tcPr>
                  <w:tcW w:w="1192" w:type="dxa"/>
                  <w:hideMark/>
                </w:tcPr>
                <w:p w14:paraId="18B60E16"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rPr>
                    <w:t>Всего</w:t>
                  </w:r>
                </w:p>
              </w:tc>
              <w:tc>
                <w:tcPr>
                  <w:tcW w:w="1180" w:type="dxa"/>
                  <w:vAlign w:val="bottom"/>
                  <w:hideMark/>
                </w:tcPr>
                <w:p w14:paraId="1B472F8C"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165</w:t>
                  </w:r>
                </w:p>
              </w:tc>
              <w:tc>
                <w:tcPr>
                  <w:tcW w:w="2212" w:type="dxa"/>
                  <w:vAlign w:val="bottom"/>
                  <w:hideMark/>
                </w:tcPr>
                <w:p w14:paraId="14F7C143"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17</w:t>
                  </w:r>
                </w:p>
              </w:tc>
            </w:tr>
          </w:tbl>
          <w:p w14:paraId="34FB6D82" w14:textId="77777777" w:rsidR="00DB679B" w:rsidRPr="00987B9B" w:rsidRDefault="00DB679B" w:rsidP="00C25CF0">
            <w:pPr>
              <w:spacing w:after="0" w:line="240" w:lineRule="auto"/>
              <w:jc w:val="both"/>
              <w:rPr>
                <w:rFonts w:ascii="Times New Roman" w:hAnsi="Times New Roman" w:cs="Times New Roman"/>
              </w:rPr>
            </w:pPr>
          </w:p>
          <w:p w14:paraId="2CA4E214" w14:textId="77777777" w:rsidR="00DB679B" w:rsidRPr="00987B9B" w:rsidRDefault="00DB679B" w:rsidP="00C25CF0">
            <w:pPr>
              <w:spacing w:after="0" w:line="240" w:lineRule="auto"/>
              <w:jc w:val="both"/>
              <w:rPr>
                <w:rFonts w:ascii="Times New Roman" w:hAnsi="Times New Roman" w:cs="Times New Roman"/>
              </w:rPr>
            </w:pPr>
            <w:r w:rsidRPr="00987B9B">
              <w:rPr>
                <w:rFonts w:ascii="Times New Roman" w:hAnsi="Times New Roman" w:cs="Times New Roman"/>
              </w:rPr>
              <w:t xml:space="preserve">Концентрации основных компонентов в примере среды приведены в </w:t>
            </w:r>
            <w:r w:rsidRPr="00987B9B">
              <w:rPr>
                <w:rFonts w:ascii="Times New Roman" w:hAnsi="Times New Roman" w:cs="Times New Roman"/>
                <w:i/>
                <w:iCs/>
              </w:rPr>
              <w:t>Таблице 8</w:t>
            </w:r>
            <w:r w:rsidRPr="00987B9B">
              <w:rPr>
                <w:rFonts w:ascii="Times New Roman" w:hAnsi="Times New Roman" w:cs="Times New Roman"/>
              </w:rPr>
              <w:t xml:space="preserve">. Для целей представления другие компоненты, такие как витамины, поверхностно-активные вещества и другие органические питательные вещества, не учитываются. В зависимости от состава среды может потребоваться определить и </w:t>
            </w:r>
            <w:del w:id="34" w:author="Администратор" w:date="2026-02-26T10:31:00Z">
              <w:r w:rsidRPr="00CA10A2">
                <w:rPr>
                  <w:rFonts w:ascii="Times New Roman" w:hAnsi="Times New Roman" w:cs="Times New Roman"/>
                  <w:highlight w:val="lightGray"/>
                </w:rPr>
                <w:delText>смягчить</w:delText>
              </w:r>
              <w:r w:rsidRPr="00CA10A2">
                <w:rPr>
                  <w:rFonts w:ascii="Times New Roman" w:hAnsi="Times New Roman" w:cs="Times New Roman"/>
                </w:rPr>
                <w:delText xml:space="preserve"> </w:delText>
              </w:r>
            </w:del>
            <w:r w:rsidRPr="00987B9B">
              <w:rPr>
                <w:rFonts w:ascii="Times New Roman" w:hAnsi="Times New Roman" w:cs="Times New Roman"/>
                <w:highlight w:val="magenta"/>
              </w:rPr>
              <w:t>минизировать</w:t>
            </w:r>
            <w:r w:rsidRPr="00987B9B">
              <w:rPr>
                <w:rFonts w:ascii="Times New Roman" w:hAnsi="Times New Roman" w:cs="Times New Roman"/>
              </w:rPr>
              <w:t xml:space="preserve"> воздействие других компонентов.</w:t>
            </w:r>
          </w:p>
          <w:p w14:paraId="4C81E88A" w14:textId="77777777" w:rsidR="00DB679B" w:rsidRPr="00987B9B" w:rsidRDefault="00DB679B" w:rsidP="00C25CF0">
            <w:pPr>
              <w:spacing w:after="0" w:line="240" w:lineRule="auto"/>
              <w:jc w:val="both"/>
              <w:rPr>
                <w:rFonts w:ascii="Times New Roman" w:hAnsi="Times New Roman" w:cs="Times New Roman"/>
              </w:rPr>
            </w:pPr>
          </w:p>
          <w:p w14:paraId="2EC2D6B7" w14:textId="77777777" w:rsidR="00DB679B" w:rsidRPr="00987B9B" w:rsidRDefault="00DB679B" w:rsidP="00C25CF0">
            <w:pPr>
              <w:spacing w:after="0" w:line="240" w:lineRule="auto"/>
              <w:jc w:val="both"/>
              <w:rPr>
                <w:rFonts w:ascii="Times New Roman" w:hAnsi="Times New Roman" w:cs="Times New Roman"/>
              </w:rPr>
            </w:pPr>
            <w:r w:rsidRPr="00987B9B">
              <w:rPr>
                <w:rFonts w:ascii="Times New Roman" w:hAnsi="Times New Roman" w:cs="Times New Roman"/>
              </w:rPr>
              <w:t xml:space="preserve">Микроэлементы, включенные в </w:t>
            </w:r>
            <w:r w:rsidRPr="00987B9B">
              <w:rPr>
                <w:rFonts w:ascii="Times New Roman" w:hAnsi="Times New Roman" w:cs="Times New Roman"/>
                <w:i/>
                <w:iCs/>
              </w:rPr>
              <w:t>Таблицу 9</w:t>
            </w:r>
            <w:r w:rsidRPr="00987B9B">
              <w:rPr>
                <w:rFonts w:ascii="Times New Roman" w:hAnsi="Times New Roman" w:cs="Times New Roman"/>
              </w:rPr>
              <w:t xml:space="preserve">, также присутствуют в USP-1. Цель состоит в измерении и подтверждении фактической концентрации микроэлементов в этой среде. Предполагается, что </w:t>
            </w:r>
            <w:r w:rsidRPr="00987B9B">
              <w:rPr>
                <w:rFonts w:ascii="Times New Roman" w:hAnsi="Times New Roman" w:cs="Times New Roman"/>
              </w:rPr>
              <w:lastRenderedPageBreak/>
              <w:t>USP-1 растворим, и концентрации представлены в микрограммах на литр. Обратите внимание, что анализ ICP-MS предоставляет только концентрацию металла, а не соли, используемой в среде. Аналитики должны обеспечить корреляцию концентрации микроэлементов с солевой формой этого металла, используемой в составе среды.</w:t>
            </w:r>
          </w:p>
          <w:p w14:paraId="03B4097E" w14:textId="77777777" w:rsidR="00DB679B" w:rsidRPr="00987B9B" w:rsidRDefault="00DB679B" w:rsidP="00C25CF0">
            <w:pPr>
              <w:spacing w:after="0" w:line="240" w:lineRule="auto"/>
              <w:jc w:val="both"/>
              <w:rPr>
                <w:rFonts w:ascii="Times New Roman" w:hAnsi="Times New Roman" w:cs="Times New Roman"/>
              </w:rPr>
            </w:pPr>
          </w:p>
          <w:p w14:paraId="2CDCE68A" w14:textId="77777777" w:rsidR="00DB679B" w:rsidRPr="00987B9B" w:rsidRDefault="00DB679B" w:rsidP="00C25CF0">
            <w:pPr>
              <w:spacing w:after="0" w:line="240" w:lineRule="auto"/>
              <w:jc w:val="both"/>
              <w:rPr>
                <w:rFonts w:ascii="Times New Roman" w:hAnsi="Times New Roman" w:cs="Times New Roman"/>
                <w:b/>
                <w:bCs/>
              </w:rPr>
            </w:pPr>
            <w:r w:rsidRPr="00987B9B">
              <w:rPr>
                <w:rFonts w:ascii="Times New Roman" w:hAnsi="Times New Roman" w:cs="Times New Roman"/>
                <w:b/>
                <w:bCs/>
              </w:rPr>
              <w:t>Таблица 9. Концентрации микроэлементов в примере среды (</w:t>
            </w:r>
            <w:r w:rsidRPr="00987B9B">
              <w:rPr>
                <w:rFonts w:ascii="Times New Roman" w:hAnsi="Times New Roman" w:cs="Times New Roman"/>
                <w:b/>
                <w:bCs/>
                <w:i/>
                <w:iCs/>
              </w:rPr>
              <w:t>7</w:t>
            </w:r>
            <w:r w:rsidRPr="00987B9B">
              <w:rPr>
                <w:rFonts w:ascii="Times New Roman" w:hAnsi="Times New Roman" w:cs="Times New Roman"/>
                <w:b/>
                <w:bCs/>
              </w:rPr>
              <w:t>)</w:t>
            </w:r>
          </w:p>
          <w:tbl>
            <w:tblPr>
              <w:tblW w:w="5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58"/>
              <w:gridCol w:w="974"/>
              <w:gridCol w:w="1141"/>
              <w:gridCol w:w="979"/>
              <w:gridCol w:w="978"/>
            </w:tblGrid>
            <w:tr w:rsidR="00DB679B" w:rsidRPr="00987B9B" w14:paraId="3B4371D4" w14:textId="77777777" w:rsidTr="00E86A68">
              <w:trPr>
                <w:trHeight w:val="1303"/>
                <w:tblHeader/>
              </w:trPr>
              <w:tc>
                <w:tcPr>
                  <w:tcW w:w="1158" w:type="dxa"/>
                  <w:vAlign w:val="bottom"/>
                  <w:hideMark/>
                </w:tcPr>
                <w:p w14:paraId="318505B7" w14:textId="77777777" w:rsidR="00DB679B" w:rsidRPr="00987B9B" w:rsidRDefault="00DB679B" w:rsidP="00C25CF0">
                  <w:pPr>
                    <w:spacing w:after="0" w:line="240" w:lineRule="auto"/>
                    <w:jc w:val="both"/>
                    <w:rPr>
                      <w:rFonts w:ascii="Times New Roman" w:hAnsi="Times New Roman" w:cs="Times New Roman"/>
                      <w:b/>
                      <w:bCs/>
                    </w:rPr>
                  </w:pPr>
                  <w:r w:rsidRPr="00987B9B">
                    <w:rPr>
                      <w:rFonts w:ascii="Times New Roman" w:hAnsi="Times New Roman" w:cs="Times New Roman"/>
                      <w:b/>
                      <w:bCs/>
                    </w:rPr>
                    <w:t>Источник микрочастиц металла</w:t>
                  </w:r>
                </w:p>
              </w:tc>
              <w:tc>
                <w:tcPr>
                  <w:tcW w:w="974" w:type="dxa"/>
                  <w:vAlign w:val="bottom"/>
                  <w:hideMark/>
                </w:tcPr>
                <w:p w14:paraId="5738FF31" w14:textId="77777777" w:rsidR="00DB679B" w:rsidRPr="00987B9B" w:rsidRDefault="00DB679B" w:rsidP="00C25CF0">
                  <w:pPr>
                    <w:spacing w:after="0" w:line="240" w:lineRule="auto"/>
                    <w:jc w:val="both"/>
                    <w:rPr>
                      <w:rFonts w:ascii="Times New Roman" w:hAnsi="Times New Roman" w:cs="Times New Roman"/>
                      <w:b/>
                      <w:bCs/>
                    </w:rPr>
                  </w:pPr>
                  <w:r w:rsidRPr="00987B9B">
                    <w:rPr>
                      <w:rFonts w:ascii="Times New Roman" w:hAnsi="Times New Roman" w:cs="Times New Roman"/>
                      <w:b/>
                      <w:bCs/>
                    </w:rPr>
                    <w:t>Концентрация (</w:t>
                  </w:r>
                  <w:r w:rsidRPr="00987B9B">
                    <w:rPr>
                      <w:rFonts w:ascii="Times New Roman" w:hAnsi="Times New Roman" w:cs="Times New Roman"/>
                      <w:b/>
                      <w:bCs/>
                      <w:lang w:val="en-US"/>
                    </w:rPr>
                    <w:t>M</w:t>
                  </w:r>
                  <w:r w:rsidRPr="00987B9B">
                    <w:rPr>
                      <w:rFonts w:ascii="Times New Roman" w:hAnsi="Times New Roman" w:cs="Times New Roman"/>
                      <w:b/>
                      <w:bCs/>
                    </w:rPr>
                    <w:t>)</w:t>
                  </w:r>
                </w:p>
              </w:tc>
              <w:tc>
                <w:tcPr>
                  <w:tcW w:w="1141" w:type="dxa"/>
                  <w:vAlign w:val="bottom"/>
                  <w:hideMark/>
                </w:tcPr>
                <w:p w14:paraId="40A2E01B" w14:textId="77777777" w:rsidR="00DB679B" w:rsidRPr="00987B9B" w:rsidRDefault="00DB679B" w:rsidP="00C25CF0">
                  <w:pPr>
                    <w:spacing w:after="0" w:line="240" w:lineRule="auto"/>
                    <w:jc w:val="both"/>
                    <w:rPr>
                      <w:rFonts w:ascii="Times New Roman" w:hAnsi="Times New Roman" w:cs="Times New Roman"/>
                      <w:b/>
                      <w:bCs/>
                    </w:rPr>
                  </w:pPr>
                  <w:r w:rsidRPr="00987B9B">
                    <w:rPr>
                      <w:rFonts w:ascii="Times New Roman" w:hAnsi="Times New Roman" w:cs="Times New Roman"/>
                      <w:b/>
                      <w:bCs/>
                    </w:rPr>
                    <w:t>Молекулярный вес (г/моль)</w:t>
                  </w:r>
                </w:p>
              </w:tc>
              <w:tc>
                <w:tcPr>
                  <w:tcW w:w="979" w:type="dxa"/>
                  <w:vAlign w:val="bottom"/>
                  <w:hideMark/>
                </w:tcPr>
                <w:p w14:paraId="437C3577" w14:textId="77777777" w:rsidR="00DB679B" w:rsidRPr="00987B9B" w:rsidRDefault="00DB679B" w:rsidP="00C25CF0">
                  <w:pPr>
                    <w:spacing w:after="0" w:line="240" w:lineRule="auto"/>
                    <w:jc w:val="both"/>
                    <w:rPr>
                      <w:rFonts w:ascii="Times New Roman" w:hAnsi="Times New Roman" w:cs="Times New Roman"/>
                      <w:b/>
                      <w:bCs/>
                    </w:rPr>
                  </w:pPr>
                  <w:r w:rsidRPr="00987B9B">
                    <w:rPr>
                      <w:rFonts w:ascii="Times New Roman" w:hAnsi="Times New Roman" w:cs="Times New Roman"/>
                      <w:b/>
                      <w:bCs/>
                    </w:rPr>
                    <w:t>Молекулярная концентрация (мкг/л)</w:t>
                  </w:r>
                </w:p>
              </w:tc>
              <w:tc>
                <w:tcPr>
                  <w:tcW w:w="978" w:type="dxa"/>
                  <w:vAlign w:val="bottom"/>
                  <w:hideMark/>
                </w:tcPr>
                <w:p w14:paraId="0F1BDEEA" w14:textId="77777777" w:rsidR="00DB679B" w:rsidRPr="00987B9B" w:rsidRDefault="00DB679B" w:rsidP="00C25CF0">
                  <w:pPr>
                    <w:spacing w:after="0" w:line="240" w:lineRule="auto"/>
                    <w:jc w:val="both"/>
                    <w:rPr>
                      <w:rFonts w:ascii="Times New Roman" w:hAnsi="Times New Roman" w:cs="Times New Roman"/>
                      <w:b/>
                      <w:bCs/>
                    </w:rPr>
                  </w:pPr>
                  <w:r w:rsidRPr="00987B9B">
                    <w:rPr>
                      <w:rFonts w:ascii="Times New Roman" w:hAnsi="Times New Roman" w:cs="Times New Roman"/>
                      <w:b/>
                      <w:bCs/>
                    </w:rPr>
                    <w:t>Концентрация элемента (мкг/л)</w:t>
                  </w:r>
                </w:p>
              </w:tc>
            </w:tr>
            <w:tr w:rsidR="00DB679B" w:rsidRPr="00987B9B" w14:paraId="7C4AC8F4" w14:textId="77777777" w:rsidTr="00E86A68">
              <w:trPr>
                <w:trHeight w:val="531"/>
              </w:trPr>
              <w:tc>
                <w:tcPr>
                  <w:tcW w:w="1158" w:type="dxa"/>
                  <w:vAlign w:val="bottom"/>
                  <w:hideMark/>
                </w:tcPr>
                <w:p w14:paraId="25729C0C"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Аммоний молибдат</w:t>
                  </w:r>
                </w:p>
              </w:tc>
              <w:tc>
                <w:tcPr>
                  <w:tcW w:w="974" w:type="dxa"/>
                  <w:vAlign w:val="bottom"/>
                  <w:hideMark/>
                </w:tcPr>
                <w:p w14:paraId="38D93D85"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4</w:t>
                  </w:r>
                  <w:del w:id="35" w:author="Администратор" w:date="2026-02-26T10:31:00Z">
                    <w:r w:rsidRPr="00CA10A2">
                      <w:rPr>
                        <w:rFonts w:ascii="Times New Roman" w:hAnsi="Times New Roman" w:cs="Times New Roman"/>
                        <w:bCs/>
                      </w:rPr>
                      <w:delText>.</w:delText>
                    </w:r>
                  </w:del>
                  <w:ins w:id="36"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39 × 10</w:t>
                  </w:r>
                  <w:r w:rsidRPr="00987B9B">
                    <w:rPr>
                      <w:rFonts w:ascii="Times New Roman" w:hAnsi="Times New Roman" w:cs="Times New Roman"/>
                      <w:bCs/>
                      <w:vertAlign w:val="superscript"/>
                    </w:rPr>
                    <w:t>−10</w:t>
                  </w:r>
                </w:p>
              </w:tc>
              <w:tc>
                <w:tcPr>
                  <w:tcW w:w="1141" w:type="dxa"/>
                  <w:vAlign w:val="bottom"/>
                  <w:hideMark/>
                </w:tcPr>
                <w:p w14:paraId="0119E3E6"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196</w:t>
                  </w:r>
                </w:p>
              </w:tc>
              <w:tc>
                <w:tcPr>
                  <w:tcW w:w="979" w:type="dxa"/>
                  <w:vAlign w:val="bottom"/>
                  <w:hideMark/>
                </w:tcPr>
                <w:p w14:paraId="59489418"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0</w:t>
                  </w:r>
                  <w:del w:id="37" w:author="Администратор" w:date="2026-02-26T10:31:00Z">
                    <w:r w:rsidRPr="00CA10A2">
                      <w:rPr>
                        <w:rFonts w:ascii="Times New Roman" w:hAnsi="Times New Roman" w:cs="Times New Roman"/>
                        <w:bCs/>
                      </w:rPr>
                      <w:delText>.</w:delText>
                    </w:r>
                  </w:del>
                  <w:ins w:id="38"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0858</w:t>
                  </w:r>
                </w:p>
              </w:tc>
              <w:tc>
                <w:tcPr>
                  <w:tcW w:w="978" w:type="dxa"/>
                  <w:vAlign w:val="bottom"/>
                  <w:hideMark/>
                </w:tcPr>
                <w:p w14:paraId="506636A2"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0</w:t>
                  </w:r>
                  <w:del w:id="39" w:author="Администратор" w:date="2026-02-26T10:31:00Z">
                    <w:r w:rsidRPr="00CA10A2">
                      <w:rPr>
                        <w:rFonts w:ascii="Times New Roman" w:hAnsi="Times New Roman" w:cs="Times New Roman"/>
                        <w:bCs/>
                      </w:rPr>
                      <w:delText>.</w:delText>
                    </w:r>
                  </w:del>
                  <w:ins w:id="40"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0420 (</w:t>
                  </w:r>
                  <w:r w:rsidRPr="00987B9B">
                    <w:rPr>
                      <w:rFonts w:ascii="Times New Roman" w:hAnsi="Times New Roman" w:cs="Times New Roman"/>
                      <w:bCs/>
                      <w:lang w:val="en-US"/>
                    </w:rPr>
                    <w:t>Mo</w:t>
                  </w:r>
                  <w:r w:rsidRPr="00987B9B">
                    <w:rPr>
                      <w:rFonts w:ascii="Times New Roman" w:hAnsi="Times New Roman" w:cs="Times New Roman"/>
                      <w:bCs/>
                    </w:rPr>
                    <w:t>)</w:t>
                  </w:r>
                </w:p>
              </w:tc>
            </w:tr>
            <w:tr w:rsidR="00DB679B" w:rsidRPr="00987B9B" w14:paraId="0CC02410" w14:textId="77777777" w:rsidTr="00E86A68">
              <w:trPr>
                <w:trHeight w:val="784"/>
              </w:trPr>
              <w:tc>
                <w:tcPr>
                  <w:tcW w:w="1158" w:type="dxa"/>
                  <w:vAlign w:val="bottom"/>
                  <w:hideMark/>
                </w:tcPr>
                <w:p w14:paraId="5C0C2C41"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Хрома сульфат  · </w:t>
                  </w:r>
                  <w:r w:rsidRPr="00987B9B">
                    <w:rPr>
                      <w:rFonts w:ascii="Times New Roman" w:hAnsi="Times New Roman" w:cs="Times New Roman"/>
                      <w:bCs/>
                    </w:rPr>
                    <w:br/>
                    <w:t>15</w:t>
                  </w:r>
                  <w:r w:rsidRPr="00987B9B">
                    <w:rPr>
                      <w:rFonts w:ascii="Times New Roman" w:hAnsi="Times New Roman" w:cs="Times New Roman"/>
                      <w:bCs/>
                      <w:lang w:val="en-US"/>
                    </w:rPr>
                    <w:t>H</w:t>
                  </w:r>
                  <w:r w:rsidRPr="00987B9B">
                    <w:rPr>
                      <w:rFonts w:ascii="Times New Roman" w:hAnsi="Times New Roman" w:cs="Times New Roman"/>
                      <w:bCs/>
                      <w:vertAlign w:val="subscript"/>
                    </w:rPr>
                    <w:t>2</w:t>
                  </w:r>
                  <w:r w:rsidRPr="00987B9B">
                    <w:rPr>
                      <w:rFonts w:ascii="Times New Roman" w:hAnsi="Times New Roman" w:cs="Times New Roman"/>
                      <w:bCs/>
                      <w:lang w:val="en-US"/>
                    </w:rPr>
                    <w:t>O</w:t>
                  </w:r>
                </w:p>
              </w:tc>
              <w:tc>
                <w:tcPr>
                  <w:tcW w:w="974" w:type="dxa"/>
                  <w:vAlign w:val="bottom"/>
                  <w:hideMark/>
                </w:tcPr>
                <w:p w14:paraId="5A0A9DF1"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7</w:t>
                  </w:r>
                  <w:del w:id="41" w:author="Администратор" w:date="2026-02-26T10:31:00Z">
                    <w:r w:rsidRPr="00CA10A2">
                      <w:rPr>
                        <w:rFonts w:ascii="Times New Roman" w:hAnsi="Times New Roman" w:cs="Times New Roman"/>
                        <w:bCs/>
                      </w:rPr>
                      <w:delText>.</w:delText>
                    </w:r>
                  </w:del>
                  <w:ins w:id="42"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54 × 10</w:t>
                  </w:r>
                  <w:r w:rsidRPr="00987B9B">
                    <w:rPr>
                      <w:rFonts w:ascii="Times New Roman" w:hAnsi="Times New Roman" w:cs="Times New Roman"/>
                      <w:bCs/>
                      <w:vertAlign w:val="superscript"/>
                    </w:rPr>
                    <w:t>−11</w:t>
                  </w:r>
                </w:p>
              </w:tc>
              <w:tc>
                <w:tcPr>
                  <w:tcW w:w="1141" w:type="dxa"/>
                  <w:vAlign w:val="bottom"/>
                  <w:hideMark/>
                </w:tcPr>
                <w:p w14:paraId="645A08B4"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662</w:t>
                  </w:r>
                  <w:del w:id="43" w:author="Администратор" w:date="2026-02-26T10:31:00Z">
                    <w:r w:rsidRPr="00CA10A2">
                      <w:rPr>
                        <w:rFonts w:ascii="Times New Roman" w:hAnsi="Times New Roman" w:cs="Times New Roman"/>
                        <w:bCs/>
                      </w:rPr>
                      <w:delText>.</w:delText>
                    </w:r>
                  </w:del>
                  <w:ins w:id="44"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4</w:t>
                  </w:r>
                </w:p>
              </w:tc>
              <w:tc>
                <w:tcPr>
                  <w:tcW w:w="979" w:type="dxa"/>
                  <w:vAlign w:val="bottom"/>
                  <w:hideMark/>
                </w:tcPr>
                <w:p w14:paraId="6D0CDFA4"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0</w:t>
                  </w:r>
                  <w:del w:id="45" w:author="Администратор" w:date="2026-02-26T10:31:00Z">
                    <w:r w:rsidRPr="00CA10A2">
                      <w:rPr>
                        <w:rFonts w:ascii="Times New Roman" w:hAnsi="Times New Roman" w:cs="Times New Roman"/>
                        <w:bCs/>
                      </w:rPr>
                      <w:delText>.</w:delText>
                    </w:r>
                  </w:del>
                  <w:ins w:id="46"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0499</w:t>
                  </w:r>
                </w:p>
              </w:tc>
              <w:tc>
                <w:tcPr>
                  <w:tcW w:w="978" w:type="dxa"/>
                  <w:vAlign w:val="bottom"/>
                  <w:hideMark/>
                </w:tcPr>
                <w:p w14:paraId="21EC9941"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0</w:t>
                  </w:r>
                  <w:del w:id="47" w:author="Администратор" w:date="2026-02-26T10:31:00Z">
                    <w:r w:rsidRPr="00CA10A2">
                      <w:rPr>
                        <w:rFonts w:ascii="Times New Roman" w:hAnsi="Times New Roman" w:cs="Times New Roman"/>
                        <w:bCs/>
                      </w:rPr>
                      <w:delText>.</w:delText>
                    </w:r>
                  </w:del>
                  <w:ins w:id="48"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00392 (</w:t>
                  </w:r>
                  <w:r w:rsidRPr="00987B9B">
                    <w:rPr>
                      <w:rFonts w:ascii="Times New Roman" w:hAnsi="Times New Roman" w:cs="Times New Roman"/>
                      <w:bCs/>
                      <w:lang w:val="en-US"/>
                    </w:rPr>
                    <w:t>Cr</w:t>
                  </w:r>
                  <w:r w:rsidRPr="00987B9B">
                    <w:rPr>
                      <w:rFonts w:ascii="Times New Roman" w:hAnsi="Times New Roman" w:cs="Times New Roman"/>
                      <w:bCs/>
                    </w:rPr>
                    <w:t>)</w:t>
                  </w:r>
                </w:p>
              </w:tc>
            </w:tr>
            <w:tr w:rsidR="00DB679B" w:rsidRPr="00987B9B" w14:paraId="3DE58E46" w14:textId="77777777" w:rsidTr="00E86A68">
              <w:trPr>
                <w:trHeight w:val="784"/>
              </w:trPr>
              <w:tc>
                <w:tcPr>
                  <w:tcW w:w="1158" w:type="dxa"/>
                  <w:vAlign w:val="bottom"/>
                  <w:hideMark/>
                </w:tcPr>
                <w:p w14:paraId="42343E4C"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lang w:bidi="ru-RU"/>
                    </w:rPr>
                    <w:t>Кобальта</w:t>
                  </w:r>
                  <w:r w:rsidRPr="00987B9B">
                    <w:rPr>
                      <w:rFonts w:ascii="Times New Roman" w:hAnsi="Times New Roman" w:cs="Times New Roman"/>
                    </w:rPr>
                    <w:t xml:space="preserve"> </w:t>
                  </w:r>
                  <w:r w:rsidRPr="00987B9B">
                    <w:rPr>
                      <w:rFonts w:ascii="Times New Roman" w:hAnsi="Times New Roman" w:cs="Times New Roman"/>
                      <w:lang w:bidi="ru-RU"/>
                    </w:rPr>
                    <w:t>хлорид</w:t>
                  </w:r>
                  <w:r w:rsidRPr="00987B9B">
                    <w:rPr>
                      <w:rFonts w:ascii="Times New Roman" w:hAnsi="Times New Roman" w:cs="Times New Roman"/>
                      <w:bCs/>
                    </w:rPr>
                    <w:t>· </w:t>
                  </w:r>
                  <w:r w:rsidRPr="00987B9B">
                    <w:rPr>
                      <w:rFonts w:ascii="Times New Roman" w:hAnsi="Times New Roman" w:cs="Times New Roman"/>
                      <w:bCs/>
                    </w:rPr>
                    <w:br/>
                    <w:t>6</w:t>
                  </w:r>
                  <w:r w:rsidRPr="00987B9B">
                    <w:rPr>
                      <w:rFonts w:ascii="Times New Roman" w:hAnsi="Times New Roman" w:cs="Times New Roman"/>
                      <w:bCs/>
                      <w:lang w:val="en-US"/>
                    </w:rPr>
                    <w:t>H</w:t>
                  </w:r>
                  <w:r w:rsidRPr="00987B9B">
                    <w:rPr>
                      <w:rFonts w:ascii="Times New Roman" w:hAnsi="Times New Roman" w:cs="Times New Roman"/>
                      <w:bCs/>
                      <w:vertAlign w:val="subscript"/>
                    </w:rPr>
                    <w:t>2</w:t>
                  </w:r>
                  <w:r w:rsidRPr="00987B9B">
                    <w:rPr>
                      <w:rFonts w:ascii="Times New Roman" w:hAnsi="Times New Roman" w:cs="Times New Roman"/>
                      <w:bCs/>
                      <w:lang w:val="en-US"/>
                    </w:rPr>
                    <w:t>O</w:t>
                  </w:r>
                </w:p>
              </w:tc>
              <w:tc>
                <w:tcPr>
                  <w:tcW w:w="974" w:type="dxa"/>
                  <w:vAlign w:val="bottom"/>
                  <w:hideMark/>
                </w:tcPr>
                <w:p w14:paraId="6946C432"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1</w:t>
                  </w:r>
                  <w:del w:id="49" w:author="Администратор" w:date="2026-02-26T10:31:00Z">
                    <w:r w:rsidRPr="00CA10A2">
                      <w:rPr>
                        <w:rFonts w:ascii="Times New Roman" w:hAnsi="Times New Roman" w:cs="Times New Roman"/>
                        <w:bCs/>
                      </w:rPr>
                      <w:delText>.</w:delText>
                    </w:r>
                  </w:del>
                  <w:ins w:id="50"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82 × 10</w:t>
                  </w:r>
                  <w:r w:rsidRPr="00987B9B">
                    <w:rPr>
                      <w:rFonts w:ascii="Times New Roman" w:hAnsi="Times New Roman" w:cs="Times New Roman"/>
                      <w:bCs/>
                      <w:vertAlign w:val="superscript"/>
                    </w:rPr>
                    <w:t>−9</w:t>
                  </w:r>
                </w:p>
              </w:tc>
              <w:tc>
                <w:tcPr>
                  <w:tcW w:w="1141" w:type="dxa"/>
                  <w:vAlign w:val="bottom"/>
                  <w:hideMark/>
                </w:tcPr>
                <w:p w14:paraId="5AE1A328"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237</w:t>
                  </w:r>
                  <w:del w:id="51" w:author="Администратор" w:date="2026-02-26T10:31:00Z">
                    <w:r w:rsidRPr="00CA10A2">
                      <w:rPr>
                        <w:rFonts w:ascii="Times New Roman" w:hAnsi="Times New Roman" w:cs="Times New Roman"/>
                        <w:bCs/>
                      </w:rPr>
                      <w:delText>.</w:delText>
                    </w:r>
                  </w:del>
                  <w:ins w:id="52"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93</w:t>
                  </w:r>
                </w:p>
              </w:tc>
              <w:tc>
                <w:tcPr>
                  <w:tcW w:w="979" w:type="dxa"/>
                  <w:vAlign w:val="bottom"/>
                  <w:hideMark/>
                </w:tcPr>
                <w:p w14:paraId="1D3D0C13"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0</w:t>
                  </w:r>
                  <w:del w:id="53" w:author="Администратор" w:date="2026-02-26T10:31:00Z">
                    <w:r w:rsidRPr="00CA10A2">
                      <w:rPr>
                        <w:rFonts w:ascii="Times New Roman" w:hAnsi="Times New Roman" w:cs="Times New Roman"/>
                        <w:bCs/>
                      </w:rPr>
                      <w:delText>.</w:delText>
                    </w:r>
                  </w:del>
                  <w:ins w:id="54"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433</w:t>
                  </w:r>
                </w:p>
              </w:tc>
              <w:tc>
                <w:tcPr>
                  <w:tcW w:w="978" w:type="dxa"/>
                  <w:vAlign w:val="bottom"/>
                  <w:hideMark/>
                </w:tcPr>
                <w:p w14:paraId="4A0506E0"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0</w:t>
                  </w:r>
                  <w:del w:id="55" w:author="Администратор" w:date="2026-02-26T10:31:00Z">
                    <w:r w:rsidRPr="00CA10A2">
                      <w:rPr>
                        <w:rFonts w:ascii="Times New Roman" w:hAnsi="Times New Roman" w:cs="Times New Roman"/>
                        <w:bCs/>
                      </w:rPr>
                      <w:delText>.</w:delText>
                    </w:r>
                  </w:del>
                  <w:ins w:id="56"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107 (</w:t>
                  </w:r>
                  <w:r w:rsidRPr="00987B9B">
                    <w:rPr>
                      <w:rFonts w:ascii="Times New Roman" w:hAnsi="Times New Roman" w:cs="Times New Roman"/>
                      <w:bCs/>
                      <w:lang w:val="en-US"/>
                    </w:rPr>
                    <w:t>Co</w:t>
                  </w:r>
                  <w:r w:rsidRPr="00987B9B">
                    <w:rPr>
                      <w:rFonts w:ascii="Times New Roman" w:hAnsi="Times New Roman" w:cs="Times New Roman"/>
                      <w:bCs/>
                    </w:rPr>
                    <w:t>)</w:t>
                  </w:r>
                </w:p>
              </w:tc>
            </w:tr>
            <w:tr w:rsidR="00DB679B" w:rsidRPr="00987B9B" w14:paraId="5C05EBD9" w14:textId="77777777" w:rsidTr="00E86A68">
              <w:trPr>
                <w:trHeight w:val="784"/>
              </w:trPr>
              <w:tc>
                <w:tcPr>
                  <w:tcW w:w="1158" w:type="dxa"/>
                  <w:vAlign w:val="bottom"/>
                  <w:hideMark/>
                </w:tcPr>
                <w:p w14:paraId="2A8FF789"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Медный хлорид· </w:t>
                  </w:r>
                  <w:r w:rsidRPr="00987B9B">
                    <w:rPr>
                      <w:rFonts w:ascii="Times New Roman" w:hAnsi="Times New Roman" w:cs="Times New Roman"/>
                      <w:bCs/>
                    </w:rPr>
                    <w:br/>
                    <w:t>2</w:t>
                  </w:r>
                  <w:r w:rsidRPr="00987B9B">
                    <w:rPr>
                      <w:rFonts w:ascii="Times New Roman" w:hAnsi="Times New Roman" w:cs="Times New Roman"/>
                      <w:bCs/>
                      <w:lang w:val="en-US"/>
                    </w:rPr>
                    <w:t>H</w:t>
                  </w:r>
                  <w:r w:rsidRPr="00987B9B">
                    <w:rPr>
                      <w:rFonts w:ascii="Times New Roman" w:hAnsi="Times New Roman" w:cs="Times New Roman"/>
                      <w:bCs/>
                      <w:vertAlign w:val="subscript"/>
                    </w:rPr>
                    <w:t>2</w:t>
                  </w:r>
                  <w:r w:rsidRPr="00987B9B">
                    <w:rPr>
                      <w:rFonts w:ascii="Times New Roman" w:hAnsi="Times New Roman" w:cs="Times New Roman"/>
                      <w:bCs/>
                      <w:lang w:val="en-US"/>
                    </w:rPr>
                    <w:t>O</w:t>
                  </w:r>
                </w:p>
              </w:tc>
              <w:tc>
                <w:tcPr>
                  <w:tcW w:w="974" w:type="dxa"/>
                  <w:vAlign w:val="bottom"/>
                  <w:hideMark/>
                </w:tcPr>
                <w:p w14:paraId="70181005"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2</w:t>
                  </w:r>
                  <w:del w:id="57" w:author="Администратор" w:date="2026-02-26T10:31:00Z">
                    <w:r w:rsidRPr="00CA10A2">
                      <w:rPr>
                        <w:rFonts w:ascii="Times New Roman" w:hAnsi="Times New Roman" w:cs="Times New Roman"/>
                        <w:bCs/>
                      </w:rPr>
                      <w:delText>.</w:delText>
                    </w:r>
                  </w:del>
                  <w:ins w:id="58"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06 × 10</w:t>
                  </w:r>
                  <w:r w:rsidRPr="00987B9B">
                    <w:rPr>
                      <w:rFonts w:ascii="Times New Roman" w:hAnsi="Times New Roman" w:cs="Times New Roman"/>
                      <w:bCs/>
                      <w:vertAlign w:val="superscript"/>
                    </w:rPr>
                    <w:t>−8</w:t>
                  </w:r>
                </w:p>
              </w:tc>
              <w:tc>
                <w:tcPr>
                  <w:tcW w:w="1141" w:type="dxa"/>
                  <w:vAlign w:val="bottom"/>
                  <w:hideMark/>
                </w:tcPr>
                <w:p w14:paraId="662B7412"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170</w:t>
                  </w:r>
                  <w:del w:id="59" w:author="Администратор" w:date="2026-02-26T10:31:00Z">
                    <w:r w:rsidRPr="00CA10A2">
                      <w:rPr>
                        <w:rFonts w:ascii="Times New Roman" w:hAnsi="Times New Roman" w:cs="Times New Roman"/>
                        <w:bCs/>
                      </w:rPr>
                      <w:delText>.</w:delText>
                    </w:r>
                  </w:del>
                  <w:ins w:id="60"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48</w:t>
                  </w:r>
                </w:p>
              </w:tc>
              <w:tc>
                <w:tcPr>
                  <w:tcW w:w="979" w:type="dxa"/>
                  <w:vAlign w:val="bottom"/>
                  <w:hideMark/>
                </w:tcPr>
                <w:p w14:paraId="2C10B1E1"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3</w:t>
                  </w:r>
                  <w:del w:id="61" w:author="Администратор" w:date="2026-02-26T10:31:00Z">
                    <w:r w:rsidRPr="00CA10A2">
                      <w:rPr>
                        <w:rFonts w:ascii="Times New Roman" w:hAnsi="Times New Roman" w:cs="Times New Roman"/>
                        <w:bCs/>
                      </w:rPr>
                      <w:delText>.</w:delText>
                    </w:r>
                  </w:del>
                  <w:ins w:id="62"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51</w:t>
                  </w:r>
                </w:p>
              </w:tc>
              <w:tc>
                <w:tcPr>
                  <w:tcW w:w="978" w:type="dxa"/>
                  <w:vAlign w:val="bottom"/>
                  <w:hideMark/>
                </w:tcPr>
                <w:p w14:paraId="1784C854"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1</w:t>
                  </w:r>
                  <w:del w:id="63" w:author="Администратор" w:date="2026-02-26T10:31:00Z">
                    <w:r w:rsidRPr="00CA10A2">
                      <w:rPr>
                        <w:rFonts w:ascii="Times New Roman" w:hAnsi="Times New Roman" w:cs="Times New Roman"/>
                        <w:bCs/>
                      </w:rPr>
                      <w:delText>.</w:delText>
                    </w:r>
                  </w:del>
                  <w:ins w:id="64"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31 (</w:t>
                  </w:r>
                  <w:r w:rsidRPr="00987B9B">
                    <w:rPr>
                      <w:rFonts w:ascii="Times New Roman" w:hAnsi="Times New Roman" w:cs="Times New Roman"/>
                      <w:bCs/>
                      <w:lang w:val="en-US"/>
                    </w:rPr>
                    <w:t>Cu</w:t>
                  </w:r>
                  <w:r w:rsidRPr="00987B9B">
                    <w:rPr>
                      <w:rFonts w:ascii="Times New Roman" w:hAnsi="Times New Roman" w:cs="Times New Roman"/>
                      <w:bCs/>
                    </w:rPr>
                    <w:t>)</w:t>
                  </w:r>
                </w:p>
              </w:tc>
            </w:tr>
            <w:tr w:rsidR="00DB679B" w:rsidRPr="00987B9B" w14:paraId="31567D63" w14:textId="77777777" w:rsidTr="00E86A68">
              <w:trPr>
                <w:trHeight w:val="784"/>
              </w:trPr>
              <w:tc>
                <w:tcPr>
                  <w:tcW w:w="1158" w:type="dxa"/>
                  <w:vAlign w:val="bottom"/>
                  <w:hideMark/>
                </w:tcPr>
                <w:p w14:paraId="6A35B98C"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Медный сульфат  </w:t>
                  </w:r>
                  <w:r w:rsidRPr="00987B9B">
                    <w:rPr>
                      <w:rFonts w:ascii="Times New Roman" w:hAnsi="Times New Roman" w:cs="Times New Roman"/>
                      <w:bCs/>
                    </w:rPr>
                    <w:br/>
                    <w:t>5</w:t>
                  </w:r>
                  <w:r w:rsidRPr="00987B9B">
                    <w:rPr>
                      <w:rFonts w:ascii="Times New Roman" w:hAnsi="Times New Roman" w:cs="Times New Roman"/>
                      <w:bCs/>
                      <w:lang w:val="en-US"/>
                    </w:rPr>
                    <w:t>H</w:t>
                  </w:r>
                  <w:r w:rsidRPr="00987B9B">
                    <w:rPr>
                      <w:rFonts w:ascii="Times New Roman" w:hAnsi="Times New Roman" w:cs="Times New Roman"/>
                      <w:bCs/>
                      <w:vertAlign w:val="subscript"/>
                    </w:rPr>
                    <w:t>2</w:t>
                  </w:r>
                  <w:r w:rsidRPr="00987B9B">
                    <w:rPr>
                      <w:rFonts w:ascii="Times New Roman" w:hAnsi="Times New Roman" w:cs="Times New Roman"/>
                      <w:bCs/>
                      <w:lang w:val="en-US"/>
                    </w:rPr>
                    <w:t>O</w:t>
                  </w:r>
                </w:p>
              </w:tc>
              <w:tc>
                <w:tcPr>
                  <w:tcW w:w="974" w:type="dxa"/>
                  <w:vAlign w:val="bottom"/>
                  <w:hideMark/>
                </w:tcPr>
                <w:p w14:paraId="2A1C2845"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1</w:t>
                  </w:r>
                  <w:del w:id="65" w:author="Администратор" w:date="2026-02-26T10:31:00Z">
                    <w:r w:rsidRPr="00CA10A2">
                      <w:rPr>
                        <w:rFonts w:ascii="Times New Roman" w:hAnsi="Times New Roman" w:cs="Times New Roman"/>
                        <w:bCs/>
                      </w:rPr>
                      <w:delText>.</w:delText>
                    </w:r>
                  </w:del>
                  <w:ins w:id="66"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81 × 10</w:t>
                  </w:r>
                  <w:r w:rsidRPr="00987B9B">
                    <w:rPr>
                      <w:rFonts w:ascii="Times New Roman" w:hAnsi="Times New Roman" w:cs="Times New Roman"/>
                      <w:bCs/>
                      <w:vertAlign w:val="superscript"/>
                    </w:rPr>
                    <w:t>−9</w:t>
                  </w:r>
                </w:p>
              </w:tc>
              <w:tc>
                <w:tcPr>
                  <w:tcW w:w="1141" w:type="dxa"/>
                  <w:vAlign w:val="bottom"/>
                  <w:hideMark/>
                </w:tcPr>
                <w:p w14:paraId="1541B4F0"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249</w:t>
                  </w:r>
                  <w:del w:id="67" w:author="Администратор" w:date="2026-02-26T10:31:00Z">
                    <w:r w:rsidRPr="00CA10A2">
                      <w:rPr>
                        <w:rFonts w:ascii="Times New Roman" w:hAnsi="Times New Roman" w:cs="Times New Roman"/>
                        <w:bCs/>
                      </w:rPr>
                      <w:delText>.</w:delText>
                    </w:r>
                  </w:del>
                  <w:ins w:id="68"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69</w:t>
                  </w:r>
                </w:p>
              </w:tc>
              <w:tc>
                <w:tcPr>
                  <w:tcW w:w="979" w:type="dxa"/>
                  <w:vAlign w:val="bottom"/>
                  <w:hideMark/>
                </w:tcPr>
                <w:p w14:paraId="14C714CF"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0</w:t>
                  </w:r>
                  <w:del w:id="69" w:author="Администратор" w:date="2026-02-26T10:31:00Z">
                    <w:r w:rsidRPr="00CA10A2">
                      <w:rPr>
                        <w:rFonts w:ascii="Times New Roman" w:hAnsi="Times New Roman" w:cs="Times New Roman"/>
                        <w:bCs/>
                      </w:rPr>
                      <w:delText>.</w:delText>
                    </w:r>
                  </w:del>
                  <w:ins w:id="70"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452</w:t>
                  </w:r>
                </w:p>
              </w:tc>
              <w:tc>
                <w:tcPr>
                  <w:tcW w:w="978" w:type="dxa"/>
                  <w:vAlign w:val="bottom"/>
                  <w:hideMark/>
                </w:tcPr>
                <w:p w14:paraId="347616D3"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0</w:t>
                  </w:r>
                  <w:del w:id="71" w:author="Администратор" w:date="2026-02-26T10:31:00Z">
                    <w:r w:rsidRPr="00CA10A2">
                      <w:rPr>
                        <w:rFonts w:ascii="Times New Roman" w:hAnsi="Times New Roman" w:cs="Times New Roman"/>
                        <w:bCs/>
                      </w:rPr>
                      <w:delText>.</w:delText>
                    </w:r>
                  </w:del>
                  <w:ins w:id="72"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115 (</w:t>
                  </w:r>
                  <w:r w:rsidRPr="00987B9B">
                    <w:rPr>
                      <w:rFonts w:ascii="Times New Roman" w:hAnsi="Times New Roman" w:cs="Times New Roman"/>
                      <w:bCs/>
                      <w:lang w:val="en-US"/>
                    </w:rPr>
                    <w:t>Cu</w:t>
                  </w:r>
                  <w:r w:rsidRPr="00987B9B">
                    <w:rPr>
                      <w:rFonts w:ascii="Times New Roman" w:hAnsi="Times New Roman" w:cs="Times New Roman"/>
                      <w:bCs/>
                    </w:rPr>
                    <w:t>)</w:t>
                  </w:r>
                </w:p>
              </w:tc>
            </w:tr>
            <w:tr w:rsidR="00DB679B" w:rsidRPr="00987B9B" w14:paraId="707608E8" w14:textId="77777777" w:rsidTr="00E86A68">
              <w:trPr>
                <w:trHeight w:val="784"/>
              </w:trPr>
              <w:tc>
                <w:tcPr>
                  <w:tcW w:w="1158" w:type="dxa"/>
                  <w:vAlign w:val="bottom"/>
                  <w:hideMark/>
                </w:tcPr>
                <w:p w14:paraId="5E15058C"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Железа аммония цитрат</w:t>
                  </w:r>
                </w:p>
              </w:tc>
              <w:tc>
                <w:tcPr>
                  <w:tcW w:w="974" w:type="dxa"/>
                  <w:vAlign w:val="bottom"/>
                  <w:hideMark/>
                </w:tcPr>
                <w:p w14:paraId="6782A9BE"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2</w:t>
                  </w:r>
                  <w:del w:id="73" w:author="Администратор" w:date="2026-02-26T10:31:00Z">
                    <w:r w:rsidRPr="00CA10A2">
                      <w:rPr>
                        <w:rFonts w:ascii="Times New Roman" w:hAnsi="Times New Roman" w:cs="Times New Roman"/>
                        <w:bCs/>
                      </w:rPr>
                      <w:delText>.</w:delText>
                    </w:r>
                  </w:del>
                  <w:ins w:id="74"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35 × 10</w:t>
                  </w:r>
                  <w:r w:rsidRPr="00987B9B">
                    <w:rPr>
                      <w:rFonts w:ascii="Times New Roman" w:hAnsi="Times New Roman" w:cs="Times New Roman"/>
                      <w:bCs/>
                      <w:vertAlign w:val="superscript"/>
                    </w:rPr>
                    <w:t>−3</w:t>
                  </w:r>
                </w:p>
              </w:tc>
              <w:tc>
                <w:tcPr>
                  <w:tcW w:w="1141" w:type="dxa"/>
                  <w:vAlign w:val="bottom"/>
                  <w:hideMark/>
                </w:tcPr>
                <w:p w14:paraId="1AB6CEB8"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261</w:t>
                  </w:r>
                  <w:del w:id="75" w:author="Администратор" w:date="2026-02-26T10:31:00Z">
                    <w:r w:rsidRPr="00CA10A2">
                      <w:rPr>
                        <w:rFonts w:ascii="Times New Roman" w:hAnsi="Times New Roman" w:cs="Times New Roman"/>
                        <w:bCs/>
                      </w:rPr>
                      <w:delText>.</w:delText>
                    </w:r>
                  </w:del>
                  <w:ins w:id="76"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98</w:t>
                  </w:r>
                </w:p>
              </w:tc>
              <w:tc>
                <w:tcPr>
                  <w:tcW w:w="979" w:type="dxa"/>
                  <w:vAlign w:val="bottom"/>
                  <w:hideMark/>
                </w:tcPr>
                <w:p w14:paraId="72252383"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615653</w:t>
                  </w:r>
                </w:p>
              </w:tc>
              <w:tc>
                <w:tcPr>
                  <w:tcW w:w="978" w:type="dxa"/>
                  <w:vAlign w:val="bottom"/>
                  <w:hideMark/>
                </w:tcPr>
                <w:p w14:paraId="15D03B0C"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131000 (</w:t>
                  </w:r>
                  <w:r w:rsidRPr="00987B9B">
                    <w:rPr>
                      <w:rFonts w:ascii="Times New Roman" w:hAnsi="Times New Roman" w:cs="Times New Roman"/>
                      <w:bCs/>
                      <w:lang w:val="en-US"/>
                    </w:rPr>
                    <w:t>Fe</w:t>
                  </w:r>
                  <w:r w:rsidRPr="00987B9B">
                    <w:rPr>
                      <w:rFonts w:ascii="Times New Roman" w:hAnsi="Times New Roman" w:cs="Times New Roman"/>
                      <w:bCs/>
                    </w:rPr>
                    <w:t>)</w:t>
                  </w:r>
                </w:p>
              </w:tc>
            </w:tr>
            <w:tr w:rsidR="00DB679B" w:rsidRPr="00987B9B" w14:paraId="659CD9B9" w14:textId="77777777" w:rsidTr="00E86A68">
              <w:trPr>
                <w:trHeight w:val="1039"/>
              </w:trPr>
              <w:tc>
                <w:tcPr>
                  <w:tcW w:w="1158" w:type="dxa"/>
                  <w:vAlign w:val="bottom"/>
                  <w:hideMark/>
                </w:tcPr>
                <w:p w14:paraId="7B40AC68"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rPr>
                    <w:t>Марганца (</w:t>
                  </w:r>
                  <w:r w:rsidRPr="00987B9B">
                    <w:rPr>
                      <w:rFonts w:ascii="Times New Roman" w:hAnsi="Times New Roman" w:cs="Times New Roman"/>
                      <w:lang w:val="en-US"/>
                    </w:rPr>
                    <w:t>II</w:t>
                  </w:r>
                  <w:r w:rsidRPr="00987B9B">
                    <w:rPr>
                      <w:rFonts w:ascii="Times New Roman" w:hAnsi="Times New Roman" w:cs="Times New Roman"/>
                    </w:rPr>
                    <w:t>) сульфат</w:t>
                  </w:r>
                  <w:r w:rsidRPr="00987B9B">
                    <w:rPr>
                      <w:rFonts w:ascii="Times New Roman" w:hAnsi="Times New Roman" w:cs="Times New Roman"/>
                      <w:bCs/>
                    </w:rPr>
                    <w:t> </w:t>
                  </w:r>
                  <w:r w:rsidRPr="00987B9B">
                    <w:rPr>
                      <w:rFonts w:ascii="Times New Roman" w:hAnsi="Times New Roman" w:cs="Times New Roman"/>
                      <w:bCs/>
                    </w:rPr>
                    <w:br/>
                  </w:r>
                  <w:r w:rsidRPr="00987B9B">
                    <w:rPr>
                      <w:rFonts w:ascii="Times New Roman" w:hAnsi="Times New Roman" w:cs="Times New Roman"/>
                      <w:bCs/>
                      <w:lang w:val="en-US"/>
                    </w:rPr>
                    <w:t>H</w:t>
                  </w:r>
                  <w:r w:rsidRPr="00987B9B">
                    <w:rPr>
                      <w:rFonts w:ascii="Times New Roman" w:hAnsi="Times New Roman" w:cs="Times New Roman"/>
                      <w:bCs/>
                      <w:vertAlign w:val="subscript"/>
                    </w:rPr>
                    <w:t>2</w:t>
                  </w:r>
                  <w:r w:rsidRPr="00987B9B">
                    <w:rPr>
                      <w:rFonts w:ascii="Times New Roman" w:hAnsi="Times New Roman" w:cs="Times New Roman"/>
                      <w:bCs/>
                      <w:lang w:val="en-US"/>
                    </w:rPr>
                    <w:t>O</w:t>
                  </w:r>
                </w:p>
              </w:tc>
              <w:tc>
                <w:tcPr>
                  <w:tcW w:w="974" w:type="dxa"/>
                  <w:vAlign w:val="bottom"/>
                  <w:hideMark/>
                </w:tcPr>
                <w:p w14:paraId="7B2302FF"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8</w:t>
                  </w:r>
                  <w:del w:id="77" w:author="Администратор" w:date="2026-02-26T10:31:00Z">
                    <w:r w:rsidRPr="00CA10A2">
                      <w:rPr>
                        <w:rFonts w:ascii="Times New Roman" w:hAnsi="Times New Roman" w:cs="Times New Roman"/>
                        <w:bCs/>
                      </w:rPr>
                      <w:delText>.</w:delText>
                    </w:r>
                  </w:del>
                  <w:ins w:id="78"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99 × 10</w:t>
                  </w:r>
                  <w:r w:rsidRPr="00987B9B">
                    <w:rPr>
                      <w:rFonts w:ascii="Times New Roman" w:hAnsi="Times New Roman" w:cs="Times New Roman"/>
                      <w:bCs/>
                      <w:vertAlign w:val="superscript"/>
                    </w:rPr>
                    <w:t>−11</w:t>
                  </w:r>
                </w:p>
              </w:tc>
              <w:tc>
                <w:tcPr>
                  <w:tcW w:w="1141" w:type="dxa"/>
                  <w:vAlign w:val="bottom"/>
                  <w:hideMark/>
                </w:tcPr>
                <w:p w14:paraId="0936DC2A"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169</w:t>
                  </w:r>
                  <w:del w:id="79" w:author="Администратор" w:date="2026-02-26T10:31:00Z">
                    <w:r w:rsidRPr="00CA10A2">
                      <w:rPr>
                        <w:rFonts w:ascii="Times New Roman" w:hAnsi="Times New Roman" w:cs="Times New Roman"/>
                        <w:bCs/>
                      </w:rPr>
                      <w:delText>.</w:delText>
                    </w:r>
                  </w:del>
                  <w:ins w:id="80"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02</w:t>
                  </w:r>
                </w:p>
              </w:tc>
              <w:tc>
                <w:tcPr>
                  <w:tcW w:w="979" w:type="dxa"/>
                  <w:vAlign w:val="bottom"/>
                  <w:hideMark/>
                </w:tcPr>
                <w:p w14:paraId="18A8DD8D"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0</w:t>
                  </w:r>
                  <w:del w:id="81" w:author="Администратор" w:date="2026-02-26T10:31:00Z">
                    <w:r w:rsidRPr="00CA10A2">
                      <w:rPr>
                        <w:rFonts w:ascii="Times New Roman" w:hAnsi="Times New Roman" w:cs="Times New Roman"/>
                        <w:bCs/>
                      </w:rPr>
                      <w:delText>.</w:delText>
                    </w:r>
                  </w:del>
                  <w:ins w:id="82"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0152</w:t>
                  </w:r>
                </w:p>
              </w:tc>
              <w:tc>
                <w:tcPr>
                  <w:tcW w:w="978" w:type="dxa"/>
                  <w:vAlign w:val="bottom"/>
                  <w:hideMark/>
                </w:tcPr>
                <w:p w14:paraId="214816BB"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0</w:t>
                  </w:r>
                  <w:del w:id="83" w:author="Администратор" w:date="2026-02-26T10:31:00Z">
                    <w:r w:rsidRPr="00CA10A2">
                      <w:rPr>
                        <w:rFonts w:ascii="Times New Roman" w:hAnsi="Times New Roman" w:cs="Times New Roman"/>
                        <w:bCs/>
                      </w:rPr>
                      <w:delText>.</w:delText>
                    </w:r>
                  </w:del>
                  <w:ins w:id="84"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00494 (</w:t>
                  </w:r>
                  <w:r w:rsidRPr="00987B9B">
                    <w:rPr>
                      <w:rFonts w:ascii="Times New Roman" w:hAnsi="Times New Roman" w:cs="Times New Roman"/>
                      <w:bCs/>
                      <w:lang w:val="en-US"/>
                    </w:rPr>
                    <w:t>Mn</w:t>
                  </w:r>
                  <w:r w:rsidRPr="00987B9B">
                    <w:rPr>
                      <w:rFonts w:ascii="Times New Roman" w:hAnsi="Times New Roman" w:cs="Times New Roman"/>
                      <w:bCs/>
                    </w:rPr>
                    <w:t>)</w:t>
                  </w:r>
                </w:p>
              </w:tc>
            </w:tr>
            <w:tr w:rsidR="00DB679B" w:rsidRPr="00987B9B" w14:paraId="725FDC2B" w14:textId="77777777" w:rsidTr="00E86A68">
              <w:trPr>
                <w:trHeight w:val="784"/>
              </w:trPr>
              <w:tc>
                <w:tcPr>
                  <w:tcW w:w="1158" w:type="dxa"/>
                  <w:vAlign w:val="bottom"/>
                  <w:hideMark/>
                </w:tcPr>
                <w:p w14:paraId="4D598D96"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lastRenderedPageBreak/>
                    <w:t>Никеля сульфат · </w:t>
                  </w:r>
                  <w:r w:rsidRPr="00987B9B">
                    <w:rPr>
                      <w:rFonts w:ascii="Times New Roman" w:hAnsi="Times New Roman" w:cs="Times New Roman"/>
                      <w:bCs/>
                    </w:rPr>
                    <w:br/>
                    <w:t>6</w:t>
                  </w:r>
                  <w:r w:rsidRPr="00987B9B">
                    <w:rPr>
                      <w:rFonts w:ascii="Times New Roman" w:hAnsi="Times New Roman" w:cs="Times New Roman"/>
                      <w:bCs/>
                      <w:lang w:val="en-US"/>
                    </w:rPr>
                    <w:t>H</w:t>
                  </w:r>
                  <w:r w:rsidRPr="00987B9B">
                    <w:rPr>
                      <w:rFonts w:ascii="Times New Roman" w:hAnsi="Times New Roman" w:cs="Times New Roman"/>
                      <w:bCs/>
                      <w:vertAlign w:val="subscript"/>
                    </w:rPr>
                    <w:t>2</w:t>
                  </w:r>
                  <w:r w:rsidRPr="00987B9B">
                    <w:rPr>
                      <w:rFonts w:ascii="Times New Roman" w:hAnsi="Times New Roman" w:cs="Times New Roman"/>
                      <w:bCs/>
                      <w:lang w:val="en-US"/>
                    </w:rPr>
                    <w:t>O</w:t>
                  </w:r>
                </w:p>
              </w:tc>
              <w:tc>
                <w:tcPr>
                  <w:tcW w:w="974" w:type="dxa"/>
                  <w:vAlign w:val="bottom"/>
                  <w:hideMark/>
                </w:tcPr>
                <w:p w14:paraId="7F99853C"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4</w:t>
                  </w:r>
                  <w:del w:id="85" w:author="Администратор" w:date="2026-02-26T10:31:00Z">
                    <w:r w:rsidRPr="00CA10A2">
                      <w:rPr>
                        <w:rFonts w:ascii="Times New Roman" w:hAnsi="Times New Roman" w:cs="Times New Roman"/>
                        <w:bCs/>
                      </w:rPr>
                      <w:delText>.</w:delText>
                    </w:r>
                  </w:del>
                  <w:ins w:id="86"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54 × 10</w:t>
                  </w:r>
                  <w:r w:rsidRPr="00987B9B">
                    <w:rPr>
                      <w:rFonts w:ascii="Times New Roman" w:hAnsi="Times New Roman" w:cs="Times New Roman"/>
                      <w:bCs/>
                      <w:vertAlign w:val="superscript"/>
                    </w:rPr>
                    <w:t>−11</w:t>
                  </w:r>
                </w:p>
              </w:tc>
              <w:tc>
                <w:tcPr>
                  <w:tcW w:w="1141" w:type="dxa"/>
                  <w:vAlign w:val="bottom"/>
                  <w:hideMark/>
                </w:tcPr>
                <w:p w14:paraId="3F995585"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262</w:t>
                  </w:r>
                  <w:del w:id="87" w:author="Администратор" w:date="2026-02-26T10:31:00Z">
                    <w:r w:rsidRPr="00CA10A2">
                      <w:rPr>
                        <w:rFonts w:ascii="Times New Roman" w:hAnsi="Times New Roman" w:cs="Times New Roman"/>
                        <w:bCs/>
                      </w:rPr>
                      <w:delText>.</w:delText>
                    </w:r>
                  </w:del>
                  <w:ins w:id="88"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85</w:t>
                  </w:r>
                </w:p>
              </w:tc>
              <w:tc>
                <w:tcPr>
                  <w:tcW w:w="979" w:type="dxa"/>
                  <w:vAlign w:val="bottom"/>
                  <w:hideMark/>
                </w:tcPr>
                <w:p w14:paraId="78729991"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0</w:t>
                  </w:r>
                  <w:del w:id="89" w:author="Администратор" w:date="2026-02-26T10:31:00Z">
                    <w:r w:rsidRPr="00CA10A2">
                      <w:rPr>
                        <w:rFonts w:ascii="Times New Roman" w:hAnsi="Times New Roman" w:cs="Times New Roman"/>
                        <w:bCs/>
                      </w:rPr>
                      <w:delText>.</w:delText>
                    </w:r>
                  </w:del>
                  <w:ins w:id="90"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0119</w:t>
                  </w:r>
                </w:p>
              </w:tc>
              <w:tc>
                <w:tcPr>
                  <w:tcW w:w="978" w:type="dxa"/>
                  <w:vAlign w:val="bottom"/>
                  <w:hideMark/>
                </w:tcPr>
                <w:p w14:paraId="5F7A501A"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0</w:t>
                  </w:r>
                  <w:del w:id="91" w:author="Администратор" w:date="2026-02-26T10:31:00Z">
                    <w:r w:rsidRPr="00CA10A2">
                      <w:rPr>
                        <w:rFonts w:ascii="Times New Roman" w:hAnsi="Times New Roman" w:cs="Times New Roman"/>
                        <w:bCs/>
                      </w:rPr>
                      <w:delText>.</w:delText>
                    </w:r>
                  </w:del>
                  <w:ins w:id="92"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00266 (</w:t>
                  </w:r>
                  <w:r w:rsidRPr="00987B9B">
                    <w:rPr>
                      <w:rFonts w:ascii="Times New Roman" w:hAnsi="Times New Roman" w:cs="Times New Roman"/>
                      <w:bCs/>
                      <w:lang w:val="en-US"/>
                    </w:rPr>
                    <w:t>Ni</w:t>
                  </w:r>
                  <w:r w:rsidRPr="00987B9B">
                    <w:rPr>
                      <w:rFonts w:ascii="Times New Roman" w:hAnsi="Times New Roman" w:cs="Times New Roman"/>
                      <w:bCs/>
                    </w:rPr>
                    <w:t>)</w:t>
                  </w:r>
                </w:p>
              </w:tc>
            </w:tr>
            <w:tr w:rsidR="00DB679B" w:rsidRPr="00987B9B" w14:paraId="4BB95FAE" w14:textId="77777777" w:rsidTr="00E86A68">
              <w:trPr>
                <w:trHeight w:val="784"/>
              </w:trPr>
              <w:tc>
                <w:tcPr>
                  <w:tcW w:w="1158" w:type="dxa"/>
                  <w:vAlign w:val="bottom"/>
                  <w:hideMark/>
                </w:tcPr>
                <w:p w14:paraId="628E5EF2"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Натрия метаванадат</w:t>
                  </w:r>
                </w:p>
              </w:tc>
              <w:tc>
                <w:tcPr>
                  <w:tcW w:w="974" w:type="dxa"/>
                  <w:vAlign w:val="bottom"/>
                  <w:hideMark/>
                </w:tcPr>
                <w:p w14:paraId="0ADD578A"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4</w:t>
                  </w:r>
                  <w:del w:id="93" w:author="Администратор" w:date="2026-02-26T10:31:00Z">
                    <w:r w:rsidRPr="00CA10A2">
                      <w:rPr>
                        <w:rFonts w:ascii="Times New Roman" w:hAnsi="Times New Roman" w:cs="Times New Roman"/>
                        <w:bCs/>
                      </w:rPr>
                      <w:delText>.</w:delText>
                    </w:r>
                  </w:del>
                  <w:ins w:id="94"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59 × 10</w:t>
                  </w:r>
                  <w:r w:rsidRPr="00987B9B">
                    <w:rPr>
                      <w:rFonts w:ascii="Times New Roman" w:hAnsi="Times New Roman" w:cs="Times New Roman"/>
                      <w:bCs/>
                      <w:vertAlign w:val="superscript"/>
                    </w:rPr>
                    <w:t>−10</w:t>
                  </w:r>
                </w:p>
              </w:tc>
              <w:tc>
                <w:tcPr>
                  <w:tcW w:w="1141" w:type="dxa"/>
                  <w:vAlign w:val="bottom"/>
                  <w:hideMark/>
                </w:tcPr>
                <w:p w14:paraId="6873F2A4"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121</w:t>
                  </w:r>
                  <w:del w:id="95" w:author="Администратор" w:date="2026-02-26T10:31:00Z">
                    <w:r w:rsidRPr="00CA10A2">
                      <w:rPr>
                        <w:rFonts w:ascii="Times New Roman" w:hAnsi="Times New Roman" w:cs="Times New Roman"/>
                        <w:bCs/>
                      </w:rPr>
                      <w:delText>.</w:delText>
                    </w:r>
                  </w:del>
                  <w:ins w:id="96"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029</w:t>
                  </w:r>
                </w:p>
              </w:tc>
              <w:tc>
                <w:tcPr>
                  <w:tcW w:w="979" w:type="dxa"/>
                  <w:vAlign w:val="bottom"/>
                  <w:hideMark/>
                </w:tcPr>
                <w:p w14:paraId="43306F8B"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0</w:t>
                  </w:r>
                  <w:del w:id="97" w:author="Администратор" w:date="2026-02-26T10:31:00Z">
                    <w:r w:rsidRPr="00CA10A2">
                      <w:rPr>
                        <w:rFonts w:ascii="Times New Roman" w:hAnsi="Times New Roman" w:cs="Times New Roman"/>
                        <w:bCs/>
                      </w:rPr>
                      <w:delText>.</w:delText>
                    </w:r>
                  </w:del>
                  <w:ins w:id="98"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0556</w:t>
                  </w:r>
                </w:p>
              </w:tc>
              <w:tc>
                <w:tcPr>
                  <w:tcW w:w="978" w:type="dxa"/>
                  <w:vAlign w:val="bottom"/>
                  <w:hideMark/>
                </w:tcPr>
                <w:p w14:paraId="34340BE7"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0</w:t>
                  </w:r>
                  <w:del w:id="99" w:author="Администратор" w:date="2026-02-26T10:31:00Z">
                    <w:r w:rsidRPr="00CA10A2">
                      <w:rPr>
                        <w:rFonts w:ascii="Times New Roman" w:hAnsi="Times New Roman" w:cs="Times New Roman"/>
                        <w:bCs/>
                      </w:rPr>
                      <w:delText>.</w:delText>
                    </w:r>
                  </w:del>
                  <w:ins w:id="100"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0234 (</w:t>
                  </w:r>
                  <w:r w:rsidRPr="00987B9B">
                    <w:rPr>
                      <w:rFonts w:ascii="Times New Roman" w:hAnsi="Times New Roman" w:cs="Times New Roman"/>
                      <w:bCs/>
                      <w:lang w:val="en-US"/>
                    </w:rPr>
                    <w:t>V</w:t>
                  </w:r>
                  <w:r w:rsidRPr="00987B9B">
                    <w:rPr>
                      <w:rFonts w:ascii="Times New Roman" w:hAnsi="Times New Roman" w:cs="Times New Roman"/>
                      <w:bCs/>
                    </w:rPr>
                    <w:t>)</w:t>
                  </w:r>
                </w:p>
              </w:tc>
            </w:tr>
            <w:tr w:rsidR="00DB679B" w:rsidRPr="00987B9B" w14:paraId="7740119E" w14:textId="77777777" w:rsidTr="00E86A68">
              <w:trPr>
                <w:trHeight w:val="531"/>
              </w:trPr>
              <w:tc>
                <w:tcPr>
                  <w:tcW w:w="1158" w:type="dxa"/>
                  <w:vAlign w:val="bottom"/>
                  <w:hideMark/>
                </w:tcPr>
                <w:p w14:paraId="219869FC"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Натрия селенит</w:t>
                  </w:r>
                </w:p>
              </w:tc>
              <w:tc>
                <w:tcPr>
                  <w:tcW w:w="974" w:type="dxa"/>
                  <w:vAlign w:val="bottom"/>
                  <w:hideMark/>
                </w:tcPr>
                <w:p w14:paraId="6F269EDE"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9</w:t>
                  </w:r>
                  <w:del w:id="101" w:author="Администратор" w:date="2026-02-26T10:31:00Z">
                    <w:r w:rsidRPr="00CA10A2">
                      <w:rPr>
                        <w:rFonts w:ascii="Times New Roman" w:hAnsi="Times New Roman" w:cs="Times New Roman"/>
                        <w:bCs/>
                      </w:rPr>
                      <w:delText>.</w:delText>
                    </w:r>
                  </w:del>
                  <w:ins w:id="102"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08 × 10</w:t>
                  </w:r>
                  <w:r w:rsidRPr="00987B9B">
                    <w:rPr>
                      <w:rFonts w:ascii="Times New Roman" w:hAnsi="Times New Roman" w:cs="Times New Roman"/>
                      <w:bCs/>
                      <w:vertAlign w:val="superscript"/>
                    </w:rPr>
                    <w:t>−9</w:t>
                  </w:r>
                </w:p>
              </w:tc>
              <w:tc>
                <w:tcPr>
                  <w:tcW w:w="1141" w:type="dxa"/>
                  <w:vAlign w:val="bottom"/>
                  <w:hideMark/>
                </w:tcPr>
                <w:p w14:paraId="37A99EF0"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172</w:t>
                  </w:r>
                  <w:del w:id="103" w:author="Администратор" w:date="2026-02-26T10:31:00Z">
                    <w:r w:rsidRPr="00CA10A2">
                      <w:rPr>
                        <w:rFonts w:ascii="Times New Roman" w:hAnsi="Times New Roman" w:cs="Times New Roman"/>
                        <w:bCs/>
                      </w:rPr>
                      <w:delText>.</w:delText>
                    </w:r>
                  </w:del>
                  <w:ins w:id="104"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95</w:t>
                  </w:r>
                </w:p>
              </w:tc>
              <w:tc>
                <w:tcPr>
                  <w:tcW w:w="979" w:type="dxa"/>
                  <w:vAlign w:val="bottom"/>
                  <w:hideMark/>
                </w:tcPr>
                <w:p w14:paraId="0143336F"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1</w:t>
                  </w:r>
                  <w:del w:id="105" w:author="Администратор" w:date="2026-02-26T10:31:00Z">
                    <w:r w:rsidRPr="00CA10A2">
                      <w:rPr>
                        <w:rFonts w:ascii="Times New Roman" w:hAnsi="Times New Roman" w:cs="Times New Roman"/>
                        <w:bCs/>
                      </w:rPr>
                      <w:delText>.</w:delText>
                    </w:r>
                  </w:del>
                  <w:ins w:id="106"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57</w:t>
                  </w:r>
                </w:p>
              </w:tc>
              <w:tc>
                <w:tcPr>
                  <w:tcW w:w="978" w:type="dxa"/>
                  <w:vAlign w:val="bottom"/>
                  <w:hideMark/>
                </w:tcPr>
                <w:p w14:paraId="0A18DF6D"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0</w:t>
                  </w:r>
                  <w:del w:id="107" w:author="Администратор" w:date="2026-02-26T10:31:00Z">
                    <w:r w:rsidRPr="00CA10A2">
                      <w:rPr>
                        <w:rFonts w:ascii="Times New Roman" w:hAnsi="Times New Roman" w:cs="Times New Roman"/>
                        <w:bCs/>
                      </w:rPr>
                      <w:delText>.</w:delText>
                    </w:r>
                  </w:del>
                  <w:ins w:id="108"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717 (</w:t>
                  </w:r>
                  <w:r w:rsidRPr="00987B9B">
                    <w:rPr>
                      <w:rFonts w:ascii="Times New Roman" w:hAnsi="Times New Roman" w:cs="Times New Roman"/>
                      <w:bCs/>
                      <w:lang w:val="en-US"/>
                    </w:rPr>
                    <w:t>Se</w:t>
                  </w:r>
                  <w:r w:rsidRPr="00987B9B">
                    <w:rPr>
                      <w:rFonts w:ascii="Times New Roman" w:hAnsi="Times New Roman" w:cs="Times New Roman"/>
                      <w:bCs/>
                    </w:rPr>
                    <w:t>)</w:t>
                  </w:r>
                </w:p>
              </w:tc>
            </w:tr>
            <w:tr w:rsidR="00DB679B" w:rsidRPr="00987B9B" w14:paraId="4C2283DA" w14:textId="77777777" w:rsidTr="00E86A68">
              <w:trPr>
                <w:trHeight w:val="784"/>
              </w:trPr>
              <w:tc>
                <w:tcPr>
                  <w:tcW w:w="1158" w:type="dxa"/>
                  <w:vAlign w:val="bottom"/>
                  <w:hideMark/>
                </w:tcPr>
                <w:p w14:paraId="6FF0C881"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lang w:bidi="ru-RU"/>
                    </w:rPr>
                    <w:t>Олова</w:t>
                  </w:r>
                  <w:r w:rsidRPr="00987B9B">
                    <w:rPr>
                      <w:rFonts w:ascii="Times New Roman" w:hAnsi="Times New Roman" w:cs="Times New Roman"/>
                    </w:rPr>
                    <w:t xml:space="preserve"> (</w:t>
                  </w:r>
                  <w:r w:rsidRPr="00987B9B">
                    <w:rPr>
                      <w:rFonts w:ascii="Times New Roman" w:hAnsi="Times New Roman" w:cs="Times New Roman"/>
                      <w:lang w:val="en-US"/>
                    </w:rPr>
                    <w:t>II</w:t>
                  </w:r>
                  <w:r w:rsidRPr="00987B9B">
                    <w:rPr>
                      <w:rFonts w:ascii="Times New Roman" w:hAnsi="Times New Roman" w:cs="Times New Roman"/>
                    </w:rPr>
                    <w:t xml:space="preserve">) </w:t>
                  </w:r>
                  <w:r w:rsidRPr="00987B9B">
                    <w:rPr>
                      <w:rFonts w:ascii="Times New Roman" w:hAnsi="Times New Roman" w:cs="Times New Roman"/>
                      <w:lang w:bidi="ru-RU"/>
                    </w:rPr>
                    <w:t>хлорид</w:t>
                  </w:r>
                  <w:r w:rsidRPr="00987B9B">
                    <w:rPr>
                      <w:rFonts w:ascii="Times New Roman" w:hAnsi="Times New Roman" w:cs="Times New Roman"/>
                      <w:bCs/>
                    </w:rPr>
                    <w:t> </w:t>
                  </w:r>
                  <w:r w:rsidRPr="00987B9B">
                    <w:rPr>
                      <w:rFonts w:ascii="Times New Roman" w:hAnsi="Times New Roman" w:cs="Times New Roman"/>
                      <w:bCs/>
                    </w:rPr>
                    <w:br/>
                    <w:t>2</w:t>
                  </w:r>
                  <w:r w:rsidRPr="00987B9B">
                    <w:rPr>
                      <w:rFonts w:ascii="Times New Roman" w:hAnsi="Times New Roman" w:cs="Times New Roman"/>
                      <w:bCs/>
                      <w:lang w:val="en-US"/>
                    </w:rPr>
                    <w:t>H</w:t>
                  </w:r>
                  <w:r w:rsidRPr="00987B9B">
                    <w:rPr>
                      <w:rFonts w:ascii="Times New Roman" w:hAnsi="Times New Roman" w:cs="Times New Roman"/>
                      <w:bCs/>
                      <w:vertAlign w:val="subscript"/>
                    </w:rPr>
                    <w:t>2</w:t>
                  </w:r>
                  <w:r w:rsidRPr="00987B9B">
                    <w:rPr>
                      <w:rFonts w:ascii="Times New Roman" w:hAnsi="Times New Roman" w:cs="Times New Roman"/>
                      <w:bCs/>
                      <w:lang w:val="en-US"/>
                    </w:rPr>
                    <w:t>O</w:t>
                  </w:r>
                </w:p>
              </w:tc>
              <w:tc>
                <w:tcPr>
                  <w:tcW w:w="974" w:type="dxa"/>
                  <w:vAlign w:val="bottom"/>
                  <w:hideMark/>
                </w:tcPr>
                <w:p w14:paraId="0348E6E4"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4</w:t>
                  </w:r>
                  <w:del w:id="109" w:author="Администратор" w:date="2026-02-26T10:31:00Z">
                    <w:r w:rsidRPr="00CA10A2">
                      <w:rPr>
                        <w:rFonts w:ascii="Times New Roman" w:hAnsi="Times New Roman" w:cs="Times New Roman"/>
                        <w:bCs/>
                      </w:rPr>
                      <w:delText>.</w:delText>
                    </w:r>
                  </w:del>
                  <w:ins w:id="110"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49 × 10</w:t>
                  </w:r>
                  <w:r w:rsidRPr="00987B9B">
                    <w:rPr>
                      <w:rFonts w:ascii="Times New Roman" w:hAnsi="Times New Roman" w:cs="Times New Roman"/>
                      <w:bCs/>
                      <w:vertAlign w:val="superscript"/>
                    </w:rPr>
                    <w:t>−11</w:t>
                  </w:r>
                </w:p>
              </w:tc>
              <w:tc>
                <w:tcPr>
                  <w:tcW w:w="1141" w:type="dxa"/>
                  <w:vAlign w:val="bottom"/>
                  <w:hideMark/>
                </w:tcPr>
                <w:p w14:paraId="1ECE6D35"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225</w:t>
                  </w:r>
                  <w:del w:id="111" w:author="Администратор" w:date="2026-02-26T10:31:00Z">
                    <w:r w:rsidRPr="00CA10A2">
                      <w:rPr>
                        <w:rFonts w:ascii="Times New Roman" w:hAnsi="Times New Roman" w:cs="Times New Roman"/>
                        <w:bCs/>
                      </w:rPr>
                      <w:delText>.</w:delText>
                    </w:r>
                  </w:del>
                  <w:ins w:id="112"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65</w:t>
                  </w:r>
                </w:p>
              </w:tc>
              <w:tc>
                <w:tcPr>
                  <w:tcW w:w="979" w:type="dxa"/>
                  <w:vAlign w:val="bottom"/>
                  <w:hideMark/>
                </w:tcPr>
                <w:p w14:paraId="70403C75"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0</w:t>
                  </w:r>
                  <w:del w:id="113" w:author="Администратор" w:date="2026-02-26T10:31:00Z">
                    <w:r w:rsidRPr="00CA10A2">
                      <w:rPr>
                        <w:rFonts w:ascii="Times New Roman" w:hAnsi="Times New Roman" w:cs="Times New Roman"/>
                        <w:bCs/>
                      </w:rPr>
                      <w:delText>.</w:delText>
                    </w:r>
                  </w:del>
                  <w:ins w:id="114"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0101</w:t>
                  </w:r>
                </w:p>
              </w:tc>
              <w:tc>
                <w:tcPr>
                  <w:tcW w:w="978" w:type="dxa"/>
                  <w:vAlign w:val="bottom"/>
                  <w:hideMark/>
                </w:tcPr>
                <w:p w14:paraId="6B5C39CE"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0</w:t>
                  </w:r>
                  <w:del w:id="115" w:author="Администратор" w:date="2026-02-26T10:31:00Z">
                    <w:r w:rsidRPr="00CA10A2">
                      <w:rPr>
                        <w:rFonts w:ascii="Times New Roman" w:hAnsi="Times New Roman" w:cs="Times New Roman"/>
                        <w:bCs/>
                      </w:rPr>
                      <w:delText>.</w:delText>
                    </w:r>
                  </w:del>
                  <w:ins w:id="116"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00533 (</w:t>
                  </w:r>
                  <w:r w:rsidRPr="00987B9B">
                    <w:rPr>
                      <w:rFonts w:ascii="Times New Roman" w:hAnsi="Times New Roman" w:cs="Times New Roman"/>
                      <w:bCs/>
                      <w:lang w:val="en-US"/>
                    </w:rPr>
                    <w:t>Sn</w:t>
                  </w:r>
                  <w:r w:rsidRPr="00987B9B">
                    <w:rPr>
                      <w:rFonts w:ascii="Times New Roman" w:hAnsi="Times New Roman" w:cs="Times New Roman"/>
                      <w:bCs/>
                    </w:rPr>
                    <w:t>)</w:t>
                  </w:r>
                </w:p>
              </w:tc>
            </w:tr>
            <w:tr w:rsidR="00DB679B" w:rsidRPr="00987B9B" w14:paraId="0391BEC5" w14:textId="77777777" w:rsidTr="00E86A68">
              <w:trPr>
                <w:trHeight w:val="519"/>
              </w:trPr>
              <w:tc>
                <w:tcPr>
                  <w:tcW w:w="1158" w:type="dxa"/>
                  <w:vAlign w:val="bottom"/>
                  <w:hideMark/>
                </w:tcPr>
                <w:p w14:paraId="63293150"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Цинк хлорид</w:t>
                  </w:r>
                </w:p>
              </w:tc>
              <w:tc>
                <w:tcPr>
                  <w:tcW w:w="974" w:type="dxa"/>
                  <w:vAlign w:val="bottom"/>
                  <w:hideMark/>
                </w:tcPr>
                <w:p w14:paraId="3E55B237"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1</w:t>
                  </w:r>
                  <w:del w:id="117" w:author="Администратор" w:date="2026-02-26T10:31:00Z">
                    <w:r w:rsidRPr="00CA10A2">
                      <w:rPr>
                        <w:rFonts w:ascii="Times New Roman" w:hAnsi="Times New Roman" w:cs="Times New Roman"/>
                        <w:bCs/>
                      </w:rPr>
                      <w:delText>.</w:delText>
                    </w:r>
                  </w:del>
                  <w:ins w:id="118"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84 × 10</w:t>
                  </w:r>
                  <w:r w:rsidRPr="00987B9B">
                    <w:rPr>
                      <w:rFonts w:ascii="Times New Roman" w:hAnsi="Times New Roman" w:cs="Times New Roman"/>
                      <w:bCs/>
                      <w:vertAlign w:val="superscript"/>
                    </w:rPr>
                    <w:t>−7</w:t>
                  </w:r>
                </w:p>
              </w:tc>
              <w:tc>
                <w:tcPr>
                  <w:tcW w:w="1141" w:type="dxa"/>
                  <w:vAlign w:val="bottom"/>
                  <w:hideMark/>
                </w:tcPr>
                <w:p w14:paraId="78A2ADE3"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136</w:t>
                  </w:r>
                  <w:del w:id="119" w:author="Администратор" w:date="2026-02-26T10:31:00Z">
                    <w:r w:rsidRPr="00CA10A2">
                      <w:rPr>
                        <w:rFonts w:ascii="Times New Roman" w:hAnsi="Times New Roman" w:cs="Times New Roman"/>
                        <w:bCs/>
                      </w:rPr>
                      <w:delText>.</w:delText>
                    </w:r>
                  </w:del>
                  <w:ins w:id="120"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286</w:t>
                  </w:r>
                </w:p>
              </w:tc>
              <w:tc>
                <w:tcPr>
                  <w:tcW w:w="979" w:type="dxa"/>
                  <w:vAlign w:val="bottom"/>
                  <w:hideMark/>
                </w:tcPr>
                <w:p w14:paraId="13F5C95D"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25</w:t>
                  </w:r>
                  <w:del w:id="121" w:author="Администратор" w:date="2026-02-26T10:31:00Z">
                    <w:r w:rsidRPr="00CA10A2">
                      <w:rPr>
                        <w:rFonts w:ascii="Times New Roman" w:hAnsi="Times New Roman" w:cs="Times New Roman"/>
                        <w:bCs/>
                      </w:rPr>
                      <w:delText>.</w:delText>
                    </w:r>
                  </w:del>
                  <w:ins w:id="122"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1</w:t>
                  </w:r>
                </w:p>
              </w:tc>
              <w:tc>
                <w:tcPr>
                  <w:tcW w:w="978" w:type="dxa"/>
                  <w:vAlign w:val="bottom"/>
                  <w:hideMark/>
                </w:tcPr>
                <w:p w14:paraId="573ABDD7"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12</w:t>
                  </w:r>
                  <w:del w:id="123" w:author="Администратор" w:date="2026-02-26T10:31:00Z">
                    <w:r w:rsidRPr="00CA10A2">
                      <w:rPr>
                        <w:rFonts w:ascii="Times New Roman" w:hAnsi="Times New Roman" w:cs="Times New Roman"/>
                        <w:bCs/>
                      </w:rPr>
                      <w:delText>.</w:delText>
                    </w:r>
                  </w:del>
                  <w:ins w:id="124"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0 (</w:t>
                  </w:r>
                  <w:r w:rsidRPr="00987B9B">
                    <w:rPr>
                      <w:rFonts w:ascii="Times New Roman" w:hAnsi="Times New Roman" w:cs="Times New Roman"/>
                      <w:bCs/>
                      <w:lang w:val="en-US"/>
                    </w:rPr>
                    <w:t>Zn</w:t>
                  </w:r>
                  <w:r w:rsidRPr="00987B9B">
                    <w:rPr>
                      <w:rFonts w:ascii="Times New Roman" w:hAnsi="Times New Roman" w:cs="Times New Roman"/>
                      <w:bCs/>
                    </w:rPr>
                    <w:t>)</w:t>
                  </w:r>
                </w:p>
              </w:tc>
            </w:tr>
          </w:tbl>
          <w:p w14:paraId="095040FE" w14:textId="77777777" w:rsidR="00DB679B" w:rsidRPr="00987B9B" w:rsidRDefault="00DB679B" w:rsidP="00C25CF0">
            <w:pPr>
              <w:spacing w:after="0" w:line="240" w:lineRule="auto"/>
              <w:jc w:val="both"/>
              <w:rPr>
                <w:rFonts w:ascii="Times New Roman" w:hAnsi="Times New Roman" w:cs="Times New Roman"/>
              </w:rPr>
            </w:pPr>
          </w:p>
          <w:p w14:paraId="66DA174E" w14:textId="77777777" w:rsidR="00DB679B" w:rsidRPr="00987B9B" w:rsidRDefault="00DB679B" w:rsidP="00C25CF0">
            <w:pPr>
              <w:spacing w:after="0" w:line="240" w:lineRule="auto"/>
              <w:jc w:val="both"/>
              <w:rPr>
                <w:rFonts w:ascii="Times New Roman" w:hAnsi="Times New Roman" w:cs="Times New Roman"/>
              </w:rPr>
            </w:pPr>
          </w:p>
          <w:p w14:paraId="57BCECAB" w14:textId="77777777" w:rsidR="00DB679B" w:rsidRPr="00987B9B" w:rsidRDefault="00DB679B" w:rsidP="00C25CF0">
            <w:pPr>
              <w:spacing w:after="0" w:line="240" w:lineRule="auto"/>
              <w:jc w:val="both"/>
              <w:rPr>
                <w:rFonts w:ascii="Times New Roman" w:hAnsi="Times New Roman" w:cs="Times New Roman"/>
              </w:rPr>
            </w:pPr>
          </w:p>
          <w:p w14:paraId="05D03417" w14:textId="77777777" w:rsidR="00DB679B" w:rsidRPr="00987B9B" w:rsidRDefault="00DB679B" w:rsidP="00C25CF0">
            <w:pPr>
              <w:spacing w:after="0" w:line="240" w:lineRule="auto"/>
              <w:jc w:val="both"/>
              <w:rPr>
                <w:rFonts w:ascii="Times New Roman" w:hAnsi="Times New Roman" w:cs="Times New Roman"/>
              </w:rPr>
            </w:pPr>
          </w:p>
          <w:p w14:paraId="1F6B1346" w14:textId="77777777" w:rsidR="00DB679B" w:rsidRPr="00987B9B" w:rsidRDefault="00DB679B" w:rsidP="00C25CF0">
            <w:pPr>
              <w:spacing w:after="0" w:line="240" w:lineRule="auto"/>
              <w:jc w:val="both"/>
              <w:rPr>
                <w:rFonts w:ascii="Times New Roman" w:hAnsi="Times New Roman" w:cs="Times New Roman"/>
              </w:rPr>
            </w:pPr>
          </w:p>
          <w:p w14:paraId="69CF31C1" w14:textId="77777777" w:rsidR="00DB679B" w:rsidRPr="00987B9B" w:rsidRDefault="00DB679B" w:rsidP="00C25CF0">
            <w:pPr>
              <w:spacing w:after="0" w:line="240" w:lineRule="auto"/>
              <w:jc w:val="both"/>
              <w:rPr>
                <w:rFonts w:ascii="Times New Roman" w:hAnsi="Times New Roman" w:cs="Times New Roman"/>
              </w:rPr>
            </w:pPr>
          </w:p>
          <w:p w14:paraId="4CB4A456" w14:textId="77777777" w:rsidR="00DB679B" w:rsidRPr="00987B9B" w:rsidRDefault="00DB679B" w:rsidP="00C25CF0">
            <w:pPr>
              <w:spacing w:after="0" w:line="240" w:lineRule="auto"/>
              <w:jc w:val="both"/>
              <w:rPr>
                <w:rFonts w:ascii="Times New Roman" w:hAnsi="Times New Roman" w:cs="Times New Roman"/>
              </w:rPr>
            </w:pPr>
            <w:r w:rsidRPr="00987B9B">
              <w:rPr>
                <w:rFonts w:ascii="Times New Roman" w:hAnsi="Times New Roman" w:cs="Times New Roman"/>
              </w:rPr>
              <w:t>Обращаем ваше внимание, что добавление цианокобаламина (витамина B12) также будет влиять на общую концентрацию кобальта в среде. Для упрощения примера концентрация цианокобаламина не учитывается.</w:t>
            </w:r>
          </w:p>
          <w:p w14:paraId="49114E4F" w14:textId="77777777" w:rsidR="00DB679B" w:rsidRPr="00987B9B" w:rsidRDefault="00DB679B" w:rsidP="00C25CF0">
            <w:pPr>
              <w:spacing w:after="0" w:line="240" w:lineRule="auto"/>
              <w:jc w:val="both"/>
              <w:rPr>
                <w:rFonts w:ascii="Times New Roman" w:hAnsi="Times New Roman" w:cs="Times New Roman"/>
              </w:rPr>
            </w:pPr>
          </w:p>
          <w:p w14:paraId="37F60916" w14:textId="77777777" w:rsidR="00DB679B" w:rsidRPr="00987B9B" w:rsidRDefault="00DB679B" w:rsidP="00C25CF0">
            <w:pPr>
              <w:spacing w:after="0" w:line="240" w:lineRule="auto"/>
              <w:jc w:val="both"/>
              <w:rPr>
                <w:rFonts w:ascii="Times New Roman" w:hAnsi="Times New Roman" w:cs="Times New Roman"/>
              </w:rPr>
            </w:pPr>
          </w:p>
          <w:p w14:paraId="74C76968" w14:textId="77777777" w:rsidR="00DB679B" w:rsidRPr="00987B9B" w:rsidRDefault="00DB679B" w:rsidP="00C25CF0">
            <w:pPr>
              <w:spacing w:after="0" w:line="240" w:lineRule="auto"/>
              <w:jc w:val="both"/>
              <w:rPr>
                <w:rFonts w:ascii="Times New Roman" w:hAnsi="Times New Roman" w:cs="Times New Roman"/>
              </w:rPr>
            </w:pPr>
            <w:r w:rsidRPr="00987B9B">
              <w:rPr>
                <w:rFonts w:ascii="Times New Roman" w:hAnsi="Times New Roman" w:cs="Times New Roman"/>
              </w:rPr>
              <w:t>В этом примере аналитику сразу бросаются в глаза две вещи: концентрации микроэлементов низкие, за исключением железа, а среда содержит относительно высокие концентрации углеводов, аминокислот и неорганических солей, которые в данном примере обеспечивают значительные концентрации натрия и калия в среде.</w:t>
            </w:r>
          </w:p>
          <w:p w14:paraId="2123A183" w14:textId="77777777" w:rsidR="00DB679B" w:rsidRPr="00987B9B" w:rsidRDefault="00DB679B" w:rsidP="00C25CF0">
            <w:pPr>
              <w:spacing w:after="0" w:line="240" w:lineRule="auto"/>
              <w:jc w:val="both"/>
              <w:rPr>
                <w:rFonts w:ascii="Times New Roman" w:hAnsi="Times New Roman" w:cs="Times New Roman"/>
              </w:rPr>
            </w:pPr>
          </w:p>
          <w:p w14:paraId="6EF7D343" w14:textId="77777777" w:rsidR="00DB679B" w:rsidRPr="00987B9B" w:rsidRDefault="00DB679B" w:rsidP="00C25CF0">
            <w:pPr>
              <w:spacing w:after="0" w:line="240" w:lineRule="auto"/>
              <w:jc w:val="both"/>
              <w:rPr>
                <w:rFonts w:ascii="Times New Roman" w:hAnsi="Times New Roman" w:cs="Times New Roman"/>
              </w:rPr>
            </w:pPr>
            <w:r w:rsidRPr="00987B9B">
              <w:rPr>
                <w:rFonts w:ascii="Times New Roman" w:hAnsi="Times New Roman" w:cs="Times New Roman"/>
              </w:rPr>
              <w:t xml:space="preserve">В соответствии с передовой практикой, общее количество растворенных твердых веществ в испытуемом растворе, вводимом в масс-спектрометр ICP-MS, должно находиться в диапазоне 0,1–0,2 г/100 мл или 0,1%–0,2%. Поскольку наша среда имеет общее количество растворенных твердых веществ примерно </w:t>
            </w:r>
            <w:r w:rsidRPr="00987B9B">
              <w:rPr>
                <w:rFonts w:ascii="Times New Roman" w:hAnsi="Times New Roman" w:cs="Times New Roman"/>
              </w:rPr>
              <w:lastRenderedPageBreak/>
              <w:t xml:space="preserve">17 г/100 мл, удобное 100-кратное разбавление будет находиться в этом диапазоне. Влияние на концентрацию микроэлементов в разбавленной пробе представлено в </w:t>
            </w:r>
            <w:r w:rsidRPr="00987B9B">
              <w:rPr>
                <w:rFonts w:ascii="Times New Roman" w:hAnsi="Times New Roman" w:cs="Times New Roman"/>
                <w:i/>
                <w:iCs/>
              </w:rPr>
              <w:t>Таблице 10</w:t>
            </w:r>
            <w:r w:rsidRPr="00987B9B">
              <w:rPr>
                <w:rFonts w:ascii="Times New Roman" w:hAnsi="Times New Roman" w:cs="Times New Roman"/>
              </w:rPr>
              <w:t xml:space="preserve"> ниже.</w:t>
            </w:r>
          </w:p>
          <w:p w14:paraId="3470A5C8" w14:textId="77777777" w:rsidR="00DB679B" w:rsidRPr="00987B9B" w:rsidRDefault="00DB679B" w:rsidP="00C25CF0">
            <w:pPr>
              <w:spacing w:after="0" w:line="240" w:lineRule="auto"/>
              <w:jc w:val="both"/>
              <w:rPr>
                <w:rFonts w:ascii="Times New Roman" w:hAnsi="Times New Roman" w:cs="Times New Roman"/>
                <w:b/>
                <w:bCs/>
              </w:rPr>
            </w:pPr>
          </w:p>
          <w:p w14:paraId="6094A79F" w14:textId="77777777" w:rsidR="00DB679B" w:rsidRPr="00987B9B" w:rsidRDefault="00DB679B" w:rsidP="00C25CF0">
            <w:pPr>
              <w:spacing w:after="0" w:line="240" w:lineRule="auto"/>
              <w:jc w:val="both"/>
              <w:rPr>
                <w:rFonts w:ascii="Times New Roman" w:hAnsi="Times New Roman" w:cs="Times New Roman"/>
                <w:b/>
                <w:bCs/>
              </w:rPr>
            </w:pPr>
          </w:p>
          <w:p w14:paraId="41EF60EB" w14:textId="77777777" w:rsidR="00DB679B" w:rsidRPr="00987B9B" w:rsidRDefault="00DB679B" w:rsidP="00C25CF0">
            <w:pPr>
              <w:spacing w:after="0" w:line="240" w:lineRule="auto"/>
              <w:jc w:val="both"/>
              <w:rPr>
                <w:rFonts w:ascii="Times New Roman" w:hAnsi="Times New Roman" w:cs="Times New Roman"/>
                <w:b/>
                <w:bCs/>
              </w:rPr>
            </w:pPr>
            <w:r w:rsidRPr="00987B9B">
              <w:rPr>
                <w:rFonts w:ascii="Times New Roman" w:hAnsi="Times New Roman" w:cs="Times New Roman"/>
                <w:b/>
                <w:bCs/>
              </w:rPr>
              <w:t>Таблица 10. Концентрации микроэлементов в 100-кратном разведении в примере среды</w:t>
            </w:r>
          </w:p>
          <w:p w14:paraId="1765EF44" w14:textId="77777777" w:rsidR="00DB679B" w:rsidRPr="00987B9B" w:rsidRDefault="00DB679B" w:rsidP="00C25CF0">
            <w:pPr>
              <w:spacing w:after="0" w:line="240" w:lineRule="auto"/>
              <w:jc w:val="both"/>
              <w:rPr>
                <w:rFonts w:ascii="Times New Roman" w:hAnsi="Times New Roman" w:cs="Times New Roman"/>
                <w:b/>
                <w:bCs/>
              </w:rPr>
            </w:pPr>
          </w:p>
          <w:tbl>
            <w:tblPr>
              <w:tblW w:w="51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98"/>
              <w:gridCol w:w="1297"/>
              <w:gridCol w:w="1297"/>
              <w:gridCol w:w="1297"/>
            </w:tblGrid>
            <w:tr w:rsidR="00DB679B" w:rsidRPr="00987B9B" w14:paraId="32312081" w14:textId="77777777" w:rsidTr="00E86A68">
              <w:trPr>
                <w:trHeight w:val="1287"/>
                <w:tblHeader/>
              </w:trPr>
              <w:tc>
                <w:tcPr>
                  <w:tcW w:w="1298" w:type="dxa"/>
                  <w:vAlign w:val="center"/>
                  <w:hideMark/>
                </w:tcPr>
                <w:p w14:paraId="3C98B9A7" w14:textId="77777777" w:rsidR="00DB679B" w:rsidRPr="00987B9B" w:rsidRDefault="00DB679B" w:rsidP="00C25CF0">
                  <w:pPr>
                    <w:spacing w:after="0" w:line="240" w:lineRule="auto"/>
                    <w:jc w:val="both"/>
                    <w:rPr>
                      <w:rFonts w:ascii="Times New Roman" w:hAnsi="Times New Roman" w:cs="Times New Roman"/>
                      <w:b/>
                      <w:bCs/>
                    </w:rPr>
                  </w:pPr>
                  <w:r w:rsidRPr="00987B9B">
                    <w:rPr>
                      <w:rFonts w:ascii="Times New Roman" w:hAnsi="Times New Roman" w:cs="Times New Roman"/>
                      <w:b/>
                      <w:bCs/>
                    </w:rPr>
                    <w:t>Микроэлементы</w:t>
                  </w:r>
                </w:p>
              </w:tc>
              <w:tc>
                <w:tcPr>
                  <w:tcW w:w="1297" w:type="dxa"/>
                  <w:vAlign w:val="center"/>
                  <w:hideMark/>
                </w:tcPr>
                <w:p w14:paraId="4A170D1D" w14:textId="77777777" w:rsidR="00DB679B" w:rsidRPr="00987B9B" w:rsidRDefault="00DB679B" w:rsidP="00C25CF0">
                  <w:pPr>
                    <w:spacing w:after="0" w:line="240" w:lineRule="auto"/>
                    <w:jc w:val="both"/>
                    <w:rPr>
                      <w:rFonts w:ascii="Times New Roman" w:hAnsi="Times New Roman" w:cs="Times New Roman"/>
                      <w:b/>
                      <w:bCs/>
                    </w:rPr>
                  </w:pPr>
                  <w:r w:rsidRPr="00987B9B">
                    <w:rPr>
                      <w:rFonts w:ascii="Times New Roman" w:hAnsi="Times New Roman" w:cs="Times New Roman"/>
                      <w:b/>
                      <w:bCs/>
                    </w:rPr>
                    <w:t>Концентрация микроэлементов в среде (мкг/л)</w:t>
                  </w:r>
                </w:p>
              </w:tc>
              <w:tc>
                <w:tcPr>
                  <w:tcW w:w="1297" w:type="dxa"/>
                  <w:vAlign w:val="center"/>
                  <w:hideMark/>
                </w:tcPr>
                <w:p w14:paraId="715EFC61" w14:textId="77777777" w:rsidR="00DB679B" w:rsidRPr="00987B9B" w:rsidRDefault="00DB679B" w:rsidP="00C25CF0">
                  <w:pPr>
                    <w:spacing w:after="0" w:line="240" w:lineRule="auto"/>
                    <w:jc w:val="both"/>
                    <w:rPr>
                      <w:rFonts w:ascii="Times New Roman" w:hAnsi="Times New Roman" w:cs="Times New Roman"/>
                      <w:b/>
                      <w:bCs/>
                    </w:rPr>
                  </w:pPr>
                  <w:r w:rsidRPr="00987B9B">
                    <w:rPr>
                      <w:rFonts w:ascii="Times New Roman" w:hAnsi="Times New Roman" w:cs="Times New Roman"/>
                      <w:b/>
                      <w:bCs/>
                    </w:rPr>
                    <w:t>Концентрация микроэлементов в среде, разбавленной в 100 раз (мкг/л)</w:t>
                  </w:r>
                </w:p>
              </w:tc>
              <w:tc>
                <w:tcPr>
                  <w:tcW w:w="1297" w:type="dxa"/>
                  <w:vAlign w:val="center"/>
                  <w:hideMark/>
                </w:tcPr>
                <w:p w14:paraId="64051630" w14:textId="77777777" w:rsidR="00DB679B" w:rsidRPr="00987B9B" w:rsidRDefault="00DB679B" w:rsidP="00C25CF0">
                  <w:pPr>
                    <w:spacing w:after="0" w:line="240" w:lineRule="auto"/>
                    <w:jc w:val="both"/>
                    <w:rPr>
                      <w:rFonts w:ascii="Times New Roman" w:hAnsi="Times New Roman" w:cs="Times New Roman"/>
                      <w:b/>
                      <w:bCs/>
                    </w:rPr>
                  </w:pPr>
                  <w:r w:rsidRPr="00987B9B">
                    <w:rPr>
                      <w:rFonts w:ascii="Times New Roman" w:hAnsi="Times New Roman" w:cs="Times New Roman"/>
                      <w:b/>
                      <w:bCs/>
                    </w:rPr>
                    <w:t>Концентрация микроэлементов в среде, разбавленной в 100 раз (нг/л)</w:t>
                  </w:r>
                </w:p>
              </w:tc>
            </w:tr>
            <w:tr w:rsidR="00DB679B" w:rsidRPr="00987B9B" w14:paraId="58A8B4BB" w14:textId="77777777" w:rsidTr="00E86A68">
              <w:trPr>
                <w:trHeight w:val="255"/>
              </w:trPr>
              <w:tc>
                <w:tcPr>
                  <w:tcW w:w="1298" w:type="dxa"/>
                  <w:vAlign w:val="center"/>
                  <w:hideMark/>
                </w:tcPr>
                <w:p w14:paraId="21B8D260"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rPr>
                    <w:t>Кобальт</w:t>
                  </w:r>
                </w:p>
              </w:tc>
              <w:tc>
                <w:tcPr>
                  <w:tcW w:w="1297" w:type="dxa"/>
                  <w:vAlign w:val="center"/>
                  <w:hideMark/>
                </w:tcPr>
                <w:p w14:paraId="4A6B7ABA"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0</w:t>
                  </w:r>
                  <w:del w:id="125" w:author="Администратор" w:date="2026-02-26T10:31:00Z">
                    <w:r w:rsidRPr="00CA10A2">
                      <w:rPr>
                        <w:rFonts w:ascii="Times New Roman" w:hAnsi="Times New Roman" w:cs="Times New Roman"/>
                        <w:bCs/>
                      </w:rPr>
                      <w:delText>.</w:delText>
                    </w:r>
                  </w:del>
                  <w:ins w:id="126"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107</w:t>
                  </w:r>
                </w:p>
              </w:tc>
              <w:tc>
                <w:tcPr>
                  <w:tcW w:w="1297" w:type="dxa"/>
                  <w:vAlign w:val="center"/>
                  <w:hideMark/>
                </w:tcPr>
                <w:p w14:paraId="185000D9"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0</w:t>
                  </w:r>
                  <w:del w:id="127" w:author="Администратор" w:date="2026-02-26T10:31:00Z">
                    <w:r w:rsidRPr="00CA10A2">
                      <w:rPr>
                        <w:rFonts w:ascii="Times New Roman" w:hAnsi="Times New Roman" w:cs="Times New Roman"/>
                        <w:bCs/>
                      </w:rPr>
                      <w:delText>.</w:delText>
                    </w:r>
                  </w:del>
                  <w:ins w:id="128"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00107</w:t>
                  </w:r>
                </w:p>
              </w:tc>
              <w:tc>
                <w:tcPr>
                  <w:tcW w:w="1297" w:type="dxa"/>
                  <w:vAlign w:val="center"/>
                  <w:hideMark/>
                </w:tcPr>
                <w:p w14:paraId="503D3F0D"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1</w:t>
                  </w:r>
                  <w:del w:id="129" w:author="Администратор" w:date="2026-02-26T10:31:00Z">
                    <w:r w:rsidRPr="00CA10A2">
                      <w:rPr>
                        <w:rFonts w:ascii="Times New Roman" w:hAnsi="Times New Roman" w:cs="Times New Roman"/>
                        <w:bCs/>
                      </w:rPr>
                      <w:delText>.</w:delText>
                    </w:r>
                  </w:del>
                  <w:ins w:id="130"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07</w:t>
                  </w:r>
                </w:p>
              </w:tc>
            </w:tr>
            <w:tr w:rsidR="00DB679B" w:rsidRPr="00987B9B" w14:paraId="39E4515D" w14:textId="77777777" w:rsidTr="00E86A68">
              <w:trPr>
                <w:trHeight w:val="244"/>
              </w:trPr>
              <w:tc>
                <w:tcPr>
                  <w:tcW w:w="1298" w:type="dxa"/>
                  <w:vAlign w:val="center"/>
                  <w:hideMark/>
                </w:tcPr>
                <w:p w14:paraId="5B2A500F"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rPr>
                    <w:t>Хром</w:t>
                  </w:r>
                </w:p>
              </w:tc>
              <w:tc>
                <w:tcPr>
                  <w:tcW w:w="1297" w:type="dxa"/>
                  <w:vAlign w:val="center"/>
                  <w:hideMark/>
                </w:tcPr>
                <w:p w14:paraId="014E3F65"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0</w:t>
                  </w:r>
                  <w:del w:id="131" w:author="Администратор" w:date="2026-02-26T10:31:00Z">
                    <w:r w:rsidRPr="00CA10A2">
                      <w:rPr>
                        <w:rFonts w:ascii="Times New Roman" w:hAnsi="Times New Roman" w:cs="Times New Roman"/>
                        <w:bCs/>
                      </w:rPr>
                      <w:delText>.</w:delText>
                    </w:r>
                  </w:del>
                  <w:ins w:id="132"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00392</w:t>
                  </w:r>
                </w:p>
              </w:tc>
              <w:tc>
                <w:tcPr>
                  <w:tcW w:w="1297" w:type="dxa"/>
                  <w:vAlign w:val="center"/>
                  <w:hideMark/>
                </w:tcPr>
                <w:p w14:paraId="31E2C768"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0</w:t>
                  </w:r>
                  <w:del w:id="133" w:author="Администратор" w:date="2026-02-26T10:31:00Z">
                    <w:r w:rsidRPr="00CA10A2">
                      <w:rPr>
                        <w:rFonts w:ascii="Times New Roman" w:hAnsi="Times New Roman" w:cs="Times New Roman"/>
                        <w:bCs/>
                      </w:rPr>
                      <w:delText>.</w:delText>
                    </w:r>
                  </w:del>
                  <w:ins w:id="134"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0000392</w:t>
                  </w:r>
                </w:p>
              </w:tc>
              <w:tc>
                <w:tcPr>
                  <w:tcW w:w="1297" w:type="dxa"/>
                  <w:vAlign w:val="center"/>
                  <w:hideMark/>
                </w:tcPr>
                <w:p w14:paraId="64089FB8"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0</w:t>
                  </w:r>
                  <w:del w:id="135" w:author="Администратор" w:date="2026-02-26T10:31:00Z">
                    <w:r w:rsidRPr="00CA10A2">
                      <w:rPr>
                        <w:rFonts w:ascii="Times New Roman" w:hAnsi="Times New Roman" w:cs="Times New Roman"/>
                        <w:bCs/>
                      </w:rPr>
                      <w:delText>.</w:delText>
                    </w:r>
                  </w:del>
                  <w:ins w:id="136"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0392</w:t>
                  </w:r>
                </w:p>
              </w:tc>
            </w:tr>
            <w:tr w:rsidR="00DB679B" w:rsidRPr="00987B9B" w14:paraId="0371843A" w14:textId="77777777" w:rsidTr="00E86A68">
              <w:trPr>
                <w:trHeight w:val="255"/>
              </w:trPr>
              <w:tc>
                <w:tcPr>
                  <w:tcW w:w="1298" w:type="dxa"/>
                  <w:vAlign w:val="center"/>
                  <w:hideMark/>
                </w:tcPr>
                <w:p w14:paraId="07123428"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rPr>
                    <w:t>Медь (хлорид)</w:t>
                  </w:r>
                </w:p>
              </w:tc>
              <w:tc>
                <w:tcPr>
                  <w:tcW w:w="1297" w:type="dxa"/>
                  <w:vAlign w:val="center"/>
                  <w:hideMark/>
                </w:tcPr>
                <w:p w14:paraId="60678E10"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1</w:t>
                  </w:r>
                  <w:del w:id="137" w:author="Администратор" w:date="2026-02-26T10:31:00Z">
                    <w:r w:rsidRPr="00CA10A2">
                      <w:rPr>
                        <w:rFonts w:ascii="Times New Roman" w:hAnsi="Times New Roman" w:cs="Times New Roman"/>
                        <w:bCs/>
                      </w:rPr>
                      <w:delText>.</w:delText>
                    </w:r>
                  </w:del>
                  <w:ins w:id="138"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31</w:t>
                  </w:r>
                </w:p>
              </w:tc>
              <w:tc>
                <w:tcPr>
                  <w:tcW w:w="1297" w:type="dxa"/>
                  <w:vAlign w:val="center"/>
                  <w:hideMark/>
                </w:tcPr>
                <w:p w14:paraId="7FC1EA1A"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0</w:t>
                  </w:r>
                  <w:del w:id="139" w:author="Администратор" w:date="2026-02-26T10:31:00Z">
                    <w:r w:rsidRPr="00CA10A2">
                      <w:rPr>
                        <w:rFonts w:ascii="Times New Roman" w:hAnsi="Times New Roman" w:cs="Times New Roman"/>
                        <w:bCs/>
                      </w:rPr>
                      <w:delText>.</w:delText>
                    </w:r>
                  </w:del>
                  <w:ins w:id="140"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0131</w:t>
                  </w:r>
                </w:p>
              </w:tc>
              <w:tc>
                <w:tcPr>
                  <w:tcW w:w="1297" w:type="dxa"/>
                  <w:vAlign w:val="center"/>
                  <w:hideMark/>
                </w:tcPr>
                <w:p w14:paraId="4D3EF609"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13</w:t>
                  </w:r>
                  <w:del w:id="141" w:author="Администратор" w:date="2026-02-26T10:31:00Z">
                    <w:r w:rsidRPr="00CA10A2">
                      <w:rPr>
                        <w:rFonts w:ascii="Times New Roman" w:hAnsi="Times New Roman" w:cs="Times New Roman"/>
                        <w:bCs/>
                      </w:rPr>
                      <w:delText>.</w:delText>
                    </w:r>
                  </w:del>
                  <w:ins w:id="142"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1</w:t>
                  </w:r>
                </w:p>
              </w:tc>
            </w:tr>
            <w:tr w:rsidR="00DB679B" w:rsidRPr="00987B9B" w14:paraId="0C62E806" w14:textId="77777777" w:rsidTr="00E86A68">
              <w:trPr>
                <w:trHeight w:val="244"/>
              </w:trPr>
              <w:tc>
                <w:tcPr>
                  <w:tcW w:w="1298" w:type="dxa"/>
                  <w:vAlign w:val="center"/>
                  <w:hideMark/>
                </w:tcPr>
                <w:p w14:paraId="34EA4717"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rPr>
                    <w:t>Медь (сульфат)</w:t>
                  </w:r>
                </w:p>
              </w:tc>
              <w:tc>
                <w:tcPr>
                  <w:tcW w:w="1297" w:type="dxa"/>
                  <w:vAlign w:val="center"/>
                  <w:hideMark/>
                </w:tcPr>
                <w:p w14:paraId="1AB602AB"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0</w:t>
                  </w:r>
                  <w:del w:id="143" w:author="Администратор" w:date="2026-02-26T10:31:00Z">
                    <w:r w:rsidRPr="00CA10A2">
                      <w:rPr>
                        <w:rFonts w:ascii="Times New Roman" w:hAnsi="Times New Roman" w:cs="Times New Roman"/>
                        <w:bCs/>
                      </w:rPr>
                      <w:delText>.</w:delText>
                    </w:r>
                  </w:del>
                  <w:ins w:id="144"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115</w:t>
                  </w:r>
                </w:p>
              </w:tc>
              <w:tc>
                <w:tcPr>
                  <w:tcW w:w="1297" w:type="dxa"/>
                  <w:vAlign w:val="center"/>
                  <w:hideMark/>
                </w:tcPr>
                <w:p w14:paraId="53910E45"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0</w:t>
                  </w:r>
                  <w:del w:id="145" w:author="Администратор" w:date="2026-02-26T10:31:00Z">
                    <w:r w:rsidRPr="00CA10A2">
                      <w:rPr>
                        <w:rFonts w:ascii="Times New Roman" w:hAnsi="Times New Roman" w:cs="Times New Roman"/>
                        <w:bCs/>
                      </w:rPr>
                      <w:delText>.</w:delText>
                    </w:r>
                  </w:del>
                  <w:ins w:id="146"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00115</w:t>
                  </w:r>
                </w:p>
              </w:tc>
              <w:tc>
                <w:tcPr>
                  <w:tcW w:w="1297" w:type="dxa"/>
                  <w:vAlign w:val="center"/>
                  <w:hideMark/>
                </w:tcPr>
                <w:p w14:paraId="7EDD5716"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1</w:t>
                  </w:r>
                  <w:del w:id="147" w:author="Администратор" w:date="2026-02-26T10:31:00Z">
                    <w:r w:rsidRPr="00CA10A2">
                      <w:rPr>
                        <w:rFonts w:ascii="Times New Roman" w:hAnsi="Times New Roman" w:cs="Times New Roman"/>
                        <w:bCs/>
                      </w:rPr>
                      <w:delText>.</w:delText>
                    </w:r>
                  </w:del>
                  <w:ins w:id="148"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15</w:t>
                  </w:r>
                </w:p>
              </w:tc>
            </w:tr>
            <w:tr w:rsidR="00DB679B" w:rsidRPr="00987B9B" w14:paraId="76574500" w14:textId="77777777" w:rsidTr="00E86A68">
              <w:trPr>
                <w:trHeight w:val="255"/>
              </w:trPr>
              <w:tc>
                <w:tcPr>
                  <w:tcW w:w="1298" w:type="dxa"/>
                  <w:vAlign w:val="center"/>
                  <w:hideMark/>
                </w:tcPr>
                <w:p w14:paraId="496BD990"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rPr>
                    <w:t>Железо</w:t>
                  </w:r>
                </w:p>
              </w:tc>
              <w:tc>
                <w:tcPr>
                  <w:tcW w:w="1297" w:type="dxa"/>
                  <w:vAlign w:val="center"/>
                  <w:hideMark/>
                </w:tcPr>
                <w:p w14:paraId="498649AC"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131000</w:t>
                  </w:r>
                </w:p>
              </w:tc>
              <w:tc>
                <w:tcPr>
                  <w:tcW w:w="1297" w:type="dxa"/>
                  <w:vAlign w:val="center"/>
                  <w:hideMark/>
                </w:tcPr>
                <w:p w14:paraId="3FC51597"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1310</w:t>
                  </w:r>
                </w:p>
              </w:tc>
              <w:tc>
                <w:tcPr>
                  <w:tcW w:w="1297" w:type="dxa"/>
                  <w:vAlign w:val="center"/>
                  <w:hideMark/>
                </w:tcPr>
                <w:p w14:paraId="06DA0DFD"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w:t>
                  </w:r>
                </w:p>
              </w:tc>
            </w:tr>
            <w:tr w:rsidR="00DB679B" w:rsidRPr="00987B9B" w14:paraId="53DDA0C4" w14:textId="77777777" w:rsidTr="00E86A68">
              <w:trPr>
                <w:trHeight w:val="244"/>
              </w:trPr>
              <w:tc>
                <w:tcPr>
                  <w:tcW w:w="1298" w:type="dxa"/>
                  <w:vAlign w:val="center"/>
                  <w:hideMark/>
                </w:tcPr>
                <w:p w14:paraId="0CFF03A5"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rPr>
                    <w:t>Марганец</w:t>
                  </w:r>
                </w:p>
              </w:tc>
              <w:tc>
                <w:tcPr>
                  <w:tcW w:w="1297" w:type="dxa"/>
                  <w:vAlign w:val="center"/>
                  <w:hideMark/>
                </w:tcPr>
                <w:p w14:paraId="2E3B811F"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0</w:t>
                  </w:r>
                  <w:del w:id="149" w:author="Администратор" w:date="2026-02-26T10:31:00Z">
                    <w:r w:rsidRPr="00CA10A2">
                      <w:rPr>
                        <w:rFonts w:ascii="Times New Roman" w:hAnsi="Times New Roman" w:cs="Times New Roman"/>
                        <w:bCs/>
                      </w:rPr>
                      <w:delText>.</w:delText>
                    </w:r>
                  </w:del>
                  <w:ins w:id="150"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00494</w:t>
                  </w:r>
                </w:p>
              </w:tc>
              <w:tc>
                <w:tcPr>
                  <w:tcW w:w="1297" w:type="dxa"/>
                  <w:vAlign w:val="center"/>
                  <w:hideMark/>
                </w:tcPr>
                <w:p w14:paraId="3BD5543C"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0</w:t>
                  </w:r>
                  <w:del w:id="151" w:author="Администратор" w:date="2026-02-26T10:31:00Z">
                    <w:r w:rsidRPr="00CA10A2">
                      <w:rPr>
                        <w:rFonts w:ascii="Times New Roman" w:hAnsi="Times New Roman" w:cs="Times New Roman"/>
                        <w:bCs/>
                      </w:rPr>
                      <w:delText>.</w:delText>
                    </w:r>
                  </w:del>
                  <w:ins w:id="152"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0000494</w:t>
                  </w:r>
                </w:p>
              </w:tc>
              <w:tc>
                <w:tcPr>
                  <w:tcW w:w="1297" w:type="dxa"/>
                  <w:vAlign w:val="center"/>
                  <w:hideMark/>
                </w:tcPr>
                <w:p w14:paraId="020D50B3"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0</w:t>
                  </w:r>
                  <w:del w:id="153" w:author="Администратор" w:date="2026-02-26T10:31:00Z">
                    <w:r w:rsidRPr="00CA10A2">
                      <w:rPr>
                        <w:rFonts w:ascii="Times New Roman" w:hAnsi="Times New Roman" w:cs="Times New Roman"/>
                        <w:bCs/>
                      </w:rPr>
                      <w:delText>.</w:delText>
                    </w:r>
                  </w:del>
                  <w:ins w:id="154"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0494</w:t>
                  </w:r>
                </w:p>
              </w:tc>
            </w:tr>
            <w:tr w:rsidR="00DB679B" w:rsidRPr="00987B9B" w14:paraId="6A396CC0" w14:textId="77777777" w:rsidTr="00E86A68">
              <w:trPr>
                <w:trHeight w:val="255"/>
              </w:trPr>
              <w:tc>
                <w:tcPr>
                  <w:tcW w:w="1298" w:type="dxa"/>
                  <w:vAlign w:val="center"/>
                  <w:hideMark/>
                </w:tcPr>
                <w:p w14:paraId="786D72D1"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rPr>
                    <w:t>Молибден</w:t>
                  </w:r>
                </w:p>
              </w:tc>
              <w:tc>
                <w:tcPr>
                  <w:tcW w:w="1297" w:type="dxa"/>
                  <w:vAlign w:val="center"/>
                  <w:hideMark/>
                </w:tcPr>
                <w:p w14:paraId="19DAB72F"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0</w:t>
                  </w:r>
                  <w:del w:id="155" w:author="Администратор" w:date="2026-02-26T10:31:00Z">
                    <w:r w:rsidRPr="00CA10A2">
                      <w:rPr>
                        <w:rFonts w:ascii="Times New Roman" w:hAnsi="Times New Roman" w:cs="Times New Roman"/>
                        <w:bCs/>
                      </w:rPr>
                      <w:delText>.</w:delText>
                    </w:r>
                  </w:del>
                  <w:ins w:id="156"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0420</w:t>
                  </w:r>
                </w:p>
              </w:tc>
              <w:tc>
                <w:tcPr>
                  <w:tcW w:w="1297" w:type="dxa"/>
                  <w:vAlign w:val="center"/>
                  <w:hideMark/>
                </w:tcPr>
                <w:p w14:paraId="76B25844"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0</w:t>
                  </w:r>
                  <w:del w:id="157" w:author="Администратор" w:date="2026-02-26T10:31:00Z">
                    <w:r w:rsidRPr="00CA10A2">
                      <w:rPr>
                        <w:rFonts w:ascii="Times New Roman" w:hAnsi="Times New Roman" w:cs="Times New Roman"/>
                        <w:bCs/>
                      </w:rPr>
                      <w:delText>.</w:delText>
                    </w:r>
                  </w:del>
                  <w:ins w:id="158"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0004203</w:t>
                  </w:r>
                </w:p>
              </w:tc>
              <w:tc>
                <w:tcPr>
                  <w:tcW w:w="1297" w:type="dxa"/>
                  <w:vAlign w:val="center"/>
                  <w:hideMark/>
                </w:tcPr>
                <w:p w14:paraId="32F132DF"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0</w:t>
                  </w:r>
                  <w:del w:id="159" w:author="Администратор" w:date="2026-02-26T10:31:00Z">
                    <w:r w:rsidRPr="00CA10A2">
                      <w:rPr>
                        <w:rFonts w:ascii="Times New Roman" w:hAnsi="Times New Roman" w:cs="Times New Roman"/>
                        <w:bCs/>
                      </w:rPr>
                      <w:delText>.</w:delText>
                    </w:r>
                  </w:del>
                  <w:ins w:id="160"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420</w:t>
                  </w:r>
                </w:p>
              </w:tc>
            </w:tr>
            <w:tr w:rsidR="00DB679B" w:rsidRPr="00987B9B" w14:paraId="28EC5B73" w14:textId="77777777" w:rsidTr="00E86A68">
              <w:trPr>
                <w:trHeight w:val="244"/>
              </w:trPr>
              <w:tc>
                <w:tcPr>
                  <w:tcW w:w="1298" w:type="dxa"/>
                  <w:vAlign w:val="center"/>
                  <w:hideMark/>
                </w:tcPr>
                <w:p w14:paraId="380DF67D"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rPr>
                    <w:t>Никель</w:t>
                  </w:r>
                </w:p>
              </w:tc>
              <w:tc>
                <w:tcPr>
                  <w:tcW w:w="1297" w:type="dxa"/>
                  <w:vAlign w:val="center"/>
                  <w:hideMark/>
                </w:tcPr>
                <w:p w14:paraId="0AB5F31A"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0</w:t>
                  </w:r>
                  <w:del w:id="161" w:author="Администратор" w:date="2026-02-26T10:31:00Z">
                    <w:r w:rsidRPr="00CA10A2">
                      <w:rPr>
                        <w:rFonts w:ascii="Times New Roman" w:hAnsi="Times New Roman" w:cs="Times New Roman"/>
                        <w:bCs/>
                      </w:rPr>
                      <w:delText>.</w:delText>
                    </w:r>
                  </w:del>
                  <w:ins w:id="162"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00266</w:t>
                  </w:r>
                </w:p>
              </w:tc>
              <w:tc>
                <w:tcPr>
                  <w:tcW w:w="1297" w:type="dxa"/>
                  <w:vAlign w:val="center"/>
                  <w:hideMark/>
                </w:tcPr>
                <w:p w14:paraId="013BF02F"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0</w:t>
                  </w:r>
                  <w:del w:id="163" w:author="Администратор" w:date="2026-02-26T10:31:00Z">
                    <w:r w:rsidRPr="00CA10A2">
                      <w:rPr>
                        <w:rFonts w:ascii="Times New Roman" w:hAnsi="Times New Roman" w:cs="Times New Roman"/>
                        <w:bCs/>
                      </w:rPr>
                      <w:delText>.</w:delText>
                    </w:r>
                  </w:del>
                  <w:ins w:id="164"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0000266</w:t>
                  </w:r>
                </w:p>
              </w:tc>
              <w:tc>
                <w:tcPr>
                  <w:tcW w:w="1297" w:type="dxa"/>
                  <w:vAlign w:val="center"/>
                  <w:hideMark/>
                </w:tcPr>
                <w:p w14:paraId="7379F657"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0</w:t>
                  </w:r>
                  <w:del w:id="165" w:author="Администратор" w:date="2026-02-26T10:31:00Z">
                    <w:r w:rsidRPr="00CA10A2">
                      <w:rPr>
                        <w:rFonts w:ascii="Times New Roman" w:hAnsi="Times New Roman" w:cs="Times New Roman"/>
                        <w:bCs/>
                      </w:rPr>
                      <w:delText>.</w:delText>
                    </w:r>
                  </w:del>
                  <w:ins w:id="166"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0266</w:t>
                  </w:r>
                </w:p>
              </w:tc>
            </w:tr>
            <w:tr w:rsidR="00DB679B" w:rsidRPr="00987B9B" w14:paraId="4D0162C6" w14:textId="77777777" w:rsidTr="00E86A68">
              <w:trPr>
                <w:trHeight w:val="255"/>
              </w:trPr>
              <w:tc>
                <w:tcPr>
                  <w:tcW w:w="1298" w:type="dxa"/>
                  <w:vAlign w:val="center"/>
                  <w:hideMark/>
                </w:tcPr>
                <w:p w14:paraId="0E7D02C1"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rPr>
                    <w:t>Селен</w:t>
                  </w:r>
                </w:p>
              </w:tc>
              <w:tc>
                <w:tcPr>
                  <w:tcW w:w="1297" w:type="dxa"/>
                  <w:vAlign w:val="center"/>
                  <w:hideMark/>
                </w:tcPr>
                <w:p w14:paraId="6CDF4D86"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0</w:t>
                  </w:r>
                  <w:del w:id="167" w:author="Администратор" w:date="2026-02-26T10:31:00Z">
                    <w:r w:rsidRPr="00CA10A2">
                      <w:rPr>
                        <w:rFonts w:ascii="Times New Roman" w:hAnsi="Times New Roman" w:cs="Times New Roman"/>
                        <w:bCs/>
                      </w:rPr>
                      <w:delText>.</w:delText>
                    </w:r>
                  </w:del>
                  <w:ins w:id="168"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717</w:t>
                  </w:r>
                </w:p>
              </w:tc>
              <w:tc>
                <w:tcPr>
                  <w:tcW w:w="1297" w:type="dxa"/>
                  <w:vAlign w:val="center"/>
                  <w:hideMark/>
                </w:tcPr>
                <w:p w14:paraId="4DADFC59"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0</w:t>
                  </w:r>
                  <w:del w:id="169" w:author="Администратор" w:date="2026-02-26T10:31:00Z">
                    <w:r w:rsidRPr="00CA10A2">
                      <w:rPr>
                        <w:rFonts w:ascii="Times New Roman" w:hAnsi="Times New Roman" w:cs="Times New Roman"/>
                        <w:bCs/>
                      </w:rPr>
                      <w:delText>.</w:delText>
                    </w:r>
                  </w:del>
                  <w:ins w:id="170"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00717</w:t>
                  </w:r>
                </w:p>
              </w:tc>
              <w:tc>
                <w:tcPr>
                  <w:tcW w:w="1297" w:type="dxa"/>
                  <w:vAlign w:val="center"/>
                  <w:hideMark/>
                </w:tcPr>
                <w:p w14:paraId="26B6C71D"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7</w:t>
                  </w:r>
                  <w:del w:id="171" w:author="Администратор" w:date="2026-02-26T10:31:00Z">
                    <w:r w:rsidRPr="00CA10A2">
                      <w:rPr>
                        <w:rFonts w:ascii="Times New Roman" w:hAnsi="Times New Roman" w:cs="Times New Roman"/>
                        <w:bCs/>
                      </w:rPr>
                      <w:delText>.</w:delText>
                    </w:r>
                  </w:del>
                  <w:ins w:id="172"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17</w:t>
                  </w:r>
                </w:p>
              </w:tc>
            </w:tr>
            <w:tr w:rsidR="00DB679B" w:rsidRPr="00987B9B" w14:paraId="7140BF17" w14:textId="77777777" w:rsidTr="00E86A68">
              <w:trPr>
                <w:trHeight w:val="244"/>
              </w:trPr>
              <w:tc>
                <w:tcPr>
                  <w:tcW w:w="1298" w:type="dxa"/>
                  <w:vAlign w:val="center"/>
                  <w:hideMark/>
                </w:tcPr>
                <w:p w14:paraId="49372B75"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rPr>
                    <w:t>Олово</w:t>
                  </w:r>
                </w:p>
              </w:tc>
              <w:tc>
                <w:tcPr>
                  <w:tcW w:w="1297" w:type="dxa"/>
                  <w:vAlign w:val="center"/>
                  <w:hideMark/>
                </w:tcPr>
                <w:p w14:paraId="648B0610"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0</w:t>
                  </w:r>
                  <w:del w:id="173" w:author="Администратор" w:date="2026-02-26T10:31:00Z">
                    <w:r w:rsidRPr="00CA10A2">
                      <w:rPr>
                        <w:rFonts w:ascii="Times New Roman" w:hAnsi="Times New Roman" w:cs="Times New Roman"/>
                        <w:bCs/>
                      </w:rPr>
                      <w:delText>.</w:delText>
                    </w:r>
                  </w:del>
                  <w:ins w:id="174"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00533</w:t>
                  </w:r>
                </w:p>
              </w:tc>
              <w:tc>
                <w:tcPr>
                  <w:tcW w:w="1297" w:type="dxa"/>
                  <w:vAlign w:val="center"/>
                  <w:hideMark/>
                </w:tcPr>
                <w:p w14:paraId="4474767E"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0</w:t>
                  </w:r>
                  <w:del w:id="175" w:author="Администратор" w:date="2026-02-26T10:31:00Z">
                    <w:r w:rsidRPr="00CA10A2">
                      <w:rPr>
                        <w:rFonts w:ascii="Times New Roman" w:hAnsi="Times New Roman" w:cs="Times New Roman"/>
                        <w:bCs/>
                      </w:rPr>
                      <w:delText>.</w:delText>
                    </w:r>
                  </w:del>
                  <w:ins w:id="176"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0000533</w:t>
                  </w:r>
                </w:p>
              </w:tc>
              <w:tc>
                <w:tcPr>
                  <w:tcW w:w="1297" w:type="dxa"/>
                  <w:vAlign w:val="center"/>
                  <w:hideMark/>
                </w:tcPr>
                <w:p w14:paraId="42F2A214"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0</w:t>
                  </w:r>
                  <w:del w:id="177" w:author="Администратор" w:date="2026-02-26T10:31:00Z">
                    <w:r w:rsidRPr="00CA10A2">
                      <w:rPr>
                        <w:rFonts w:ascii="Times New Roman" w:hAnsi="Times New Roman" w:cs="Times New Roman"/>
                        <w:bCs/>
                      </w:rPr>
                      <w:delText>.</w:delText>
                    </w:r>
                  </w:del>
                  <w:ins w:id="178"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0533</w:t>
                  </w:r>
                </w:p>
              </w:tc>
            </w:tr>
            <w:tr w:rsidR="00DB679B" w:rsidRPr="00987B9B" w14:paraId="17A60A71" w14:textId="77777777" w:rsidTr="00E86A68">
              <w:trPr>
                <w:trHeight w:val="56"/>
              </w:trPr>
              <w:tc>
                <w:tcPr>
                  <w:tcW w:w="1298" w:type="dxa"/>
                  <w:vAlign w:val="center"/>
                  <w:hideMark/>
                </w:tcPr>
                <w:p w14:paraId="5BEFCFC9"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rPr>
                    <w:t>Ванадий</w:t>
                  </w:r>
                </w:p>
              </w:tc>
              <w:tc>
                <w:tcPr>
                  <w:tcW w:w="1297" w:type="dxa"/>
                  <w:vAlign w:val="center"/>
                  <w:hideMark/>
                </w:tcPr>
                <w:p w14:paraId="1A034ABB"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0</w:t>
                  </w:r>
                  <w:del w:id="179" w:author="Администратор" w:date="2026-02-26T10:31:00Z">
                    <w:r w:rsidRPr="00CA10A2">
                      <w:rPr>
                        <w:rFonts w:ascii="Times New Roman" w:hAnsi="Times New Roman" w:cs="Times New Roman"/>
                        <w:bCs/>
                      </w:rPr>
                      <w:delText>.</w:delText>
                    </w:r>
                  </w:del>
                  <w:ins w:id="180"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0234</w:t>
                  </w:r>
                </w:p>
              </w:tc>
              <w:tc>
                <w:tcPr>
                  <w:tcW w:w="1297" w:type="dxa"/>
                  <w:vAlign w:val="center"/>
                  <w:hideMark/>
                </w:tcPr>
                <w:p w14:paraId="0B56B351"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0</w:t>
                  </w:r>
                  <w:del w:id="181" w:author="Администратор" w:date="2026-02-26T10:31:00Z">
                    <w:r w:rsidRPr="00CA10A2">
                      <w:rPr>
                        <w:rFonts w:ascii="Times New Roman" w:hAnsi="Times New Roman" w:cs="Times New Roman"/>
                        <w:bCs/>
                      </w:rPr>
                      <w:delText>.</w:delText>
                    </w:r>
                  </w:del>
                  <w:ins w:id="182"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0002338</w:t>
                  </w:r>
                </w:p>
              </w:tc>
              <w:tc>
                <w:tcPr>
                  <w:tcW w:w="1297" w:type="dxa"/>
                  <w:vAlign w:val="center"/>
                  <w:hideMark/>
                </w:tcPr>
                <w:p w14:paraId="1829D390"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0</w:t>
                  </w:r>
                  <w:del w:id="183" w:author="Администратор" w:date="2026-02-26T10:31:00Z">
                    <w:r w:rsidRPr="00CA10A2">
                      <w:rPr>
                        <w:rFonts w:ascii="Times New Roman" w:hAnsi="Times New Roman" w:cs="Times New Roman"/>
                        <w:bCs/>
                      </w:rPr>
                      <w:delText>.</w:delText>
                    </w:r>
                  </w:del>
                  <w:ins w:id="184"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234</w:t>
                  </w:r>
                </w:p>
              </w:tc>
            </w:tr>
            <w:tr w:rsidR="00DB679B" w:rsidRPr="00987B9B" w14:paraId="100BAE70" w14:textId="77777777" w:rsidTr="00E86A68">
              <w:trPr>
                <w:trHeight w:val="43"/>
              </w:trPr>
              <w:tc>
                <w:tcPr>
                  <w:tcW w:w="1298" w:type="dxa"/>
                  <w:vAlign w:val="center"/>
                  <w:hideMark/>
                </w:tcPr>
                <w:p w14:paraId="57EB3D55"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rPr>
                    <w:t>Цинк</w:t>
                  </w:r>
                </w:p>
              </w:tc>
              <w:tc>
                <w:tcPr>
                  <w:tcW w:w="1297" w:type="dxa"/>
                  <w:vAlign w:val="center"/>
                  <w:hideMark/>
                </w:tcPr>
                <w:p w14:paraId="769CCD21"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12</w:t>
                  </w:r>
                  <w:del w:id="185" w:author="Администратор" w:date="2026-02-26T10:31:00Z">
                    <w:r w:rsidRPr="00CA10A2">
                      <w:rPr>
                        <w:rFonts w:ascii="Times New Roman" w:hAnsi="Times New Roman" w:cs="Times New Roman"/>
                        <w:bCs/>
                      </w:rPr>
                      <w:delText>.</w:delText>
                    </w:r>
                  </w:del>
                  <w:ins w:id="186"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0</w:t>
                  </w:r>
                </w:p>
              </w:tc>
              <w:tc>
                <w:tcPr>
                  <w:tcW w:w="1297" w:type="dxa"/>
                  <w:vAlign w:val="center"/>
                  <w:hideMark/>
                </w:tcPr>
                <w:p w14:paraId="7876505D"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0</w:t>
                  </w:r>
                  <w:del w:id="187" w:author="Администратор" w:date="2026-02-26T10:31:00Z">
                    <w:r w:rsidRPr="00CA10A2">
                      <w:rPr>
                        <w:rFonts w:ascii="Times New Roman" w:hAnsi="Times New Roman" w:cs="Times New Roman"/>
                        <w:bCs/>
                      </w:rPr>
                      <w:delText>.</w:delText>
                    </w:r>
                  </w:del>
                  <w:ins w:id="188"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120</w:t>
                  </w:r>
                </w:p>
              </w:tc>
              <w:tc>
                <w:tcPr>
                  <w:tcW w:w="1297" w:type="dxa"/>
                  <w:vAlign w:val="center"/>
                  <w:hideMark/>
                </w:tcPr>
                <w:p w14:paraId="6DF5F6D8"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120</w:t>
                  </w:r>
                </w:p>
              </w:tc>
            </w:tr>
          </w:tbl>
          <w:p w14:paraId="2B2FBCCE" w14:textId="77777777" w:rsidR="00DB679B" w:rsidRPr="00987B9B" w:rsidRDefault="00DB679B" w:rsidP="00C25CF0">
            <w:pPr>
              <w:spacing w:after="0" w:line="240" w:lineRule="auto"/>
              <w:jc w:val="both"/>
              <w:rPr>
                <w:rFonts w:ascii="Times New Roman" w:hAnsi="Times New Roman" w:cs="Times New Roman"/>
                <w:bCs/>
              </w:rPr>
            </w:pPr>
          </w:p>
          <w:p w14:paraId="616AF490" w14:textId="77777777" w:rsidR="00DB679B" w:rsidRPr="00987B9B" w:rsidRDefault="00DB679B" w:rsidP="00C25CF0">
            <w:pPr>
              <w:spacing w:after="0" w:line="240" w:lineRule="auto"/>
              <w:jc w:val="both"/>
              <w:rPr>
                <w:rFonts w:ascii="Times New Roman" w:hAnsi="Times New Roman" w:cs="Times New Roman"/>
                <w:bCs/>
              </w:rPr>
            </w:pPr>
          </w:p>
          <w:p w14:paraId="5F352E53" w14:textId="77777777" w:rsidR="00DB679B" w:rsidRPr="00987B9B" w:rsidRDefault="00DB679B" w:rsidP="00C25CF0">
            <w:pPr>
              <w:spacing w:after="0" w:line="240" w:lineRule="auto"/>
              <w:jc w:val="both"/>
              <w:rPr>
                <w:rFonts w:ascii="Times New Roman" w:hAnsi="Times New Roman" w:cs="Times New Roman"/>
                <w:bCs/>
              </w:rPr>
            </w:pPr>
          </w:p>
          <w:p w14:paraId="163F0337" w14:textId="77777777" w:rsidR="00DB679B" w:rsidRPr="00987B9B" w:rsidRDefault="00DB679B" w:rsidP="00C25CF0">
            <w:pPr>
              <w:spacing w:after="0" w:line="240" w:lineRule="auto"/>
              <w:jc w:val="both"/>
              <w:rPr>
                <w:rFonts w:ascii="Times New Roman" w:hAnsi="Times New Roman" w:cs="Times New Roman"/>
                <w:bCs/>
              </w:rPr>
            </w:pPr>
          </w:p>
          <w:p w14:paraId="0A6B1F63"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Очевидно, что концентрации этих элементов, за исключением железа, представляют собой серьезную проблему для аналитика, и было бы целесообразно уменьшить степень разбавления при приготовлении наших испытуемых растворов.</w:t>
            </w:r>
          </w:p>
          <w:p w14:paraId="4A9FDA9A" w14:textId="77777777" w:rsidR="00DB679B" w:rsidRPr="00987B9B" w:rsidRDefault="00DB679B" w:rsidP="00C25CF0">
            <w:pPr>
              <w:spacing w:after="0" w:line="240" w:lineRule="auto"/>
              <w:jc w:val="both"/>
              <w:rPr>
                <w:rFonts w:ascii="Times New Roman" w:hAnsi="Times New Roman" w:cs="Times New Roman"/>
                <w:bCs/>
              </w:rPr>
            </w:pPr>
          </w:p>
          <w:p w14:paraId="71922447"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 xml:space="preserve">Что касается железа, то его концентрация достаточно высока, чтобы его можно было легко измерить с помощью ICP-OES вместо ICP-MS. В качестве альтернативы аналитик может решить дополнительно разбавить испытуемый раствор перед измерением концентрации железа с помощью ICP-MS. Аналитик также должен иметь в виду, что железа аммония цитрат содержит дополнительные переходные элементы (кобальт, хром, медь, марганец, молибден, никель, ванадий и/или цинк), и полученные в результате эксперимента концентрации этих микроэлементов могут быть значительно выше, чем ожидаемые концентрации, указанные в </w:t>
            </w:r>
            <w:r w:rsidRPr="00987B9B">
              <w:rPr>
                <w:rFonts w:ascii="Times New Roman" w:hAnsi="Times New Roman" w:cs="Times New Roman"/>
                <w:bCs/>
                <w:i/>
                <w:iCs/>
              </w:rPr>
              <w:t>Таблице 10.</w:t>
            </w:r>
          </w:p>
          <w:p w14:paraId="0E86ABEF" w14:textId="77777777" w:rsidR="00DB679B" w:rsidRPr="00987B9B" w:rsidRDefault="00DB679B" w:rsidP="00C25CF0">
            <w:pPr>
              <w:spacing w:after="0" w:line="240" w:lineRule="auto"/>
              <w:jc w:val="both"/>
              <w:rPr>
                <w:rFonts w:ascii="Times New Roman" w:hAnsi="Times New Roman" w:cs="Times New Roman"/>
              </w:rPr>
            </w:pPr>
          </w:p>
          <w:p w14:paraId="5F7EB847" w14:textId="77777777" w:rsidR="00DB679B" w:rsidRPr="00987B9B" w:rsidRDefault="00DB679B" w:rsidP="00C25CF0">
            <w:pPr>
              <w:spacing w:after="0" w:line="240" w:lineRule="auto"/>
              <w:jc w:val="both"/>
              <w:rPr>
                <w:rFonts w:ascii="Times New Roman" w:hAnsi="Times New Roman" w:cs="Times New Roman"/>
              </w:rPr>
            </w:pPr>
          </w:p>
          <w:p w14:paraId="1B706E70" w14:textId="77777777" w:rsidR="00DB679B" w:rsidRPr="00987B9B" w:rsidRDefault="00DB679B" w:rsidP="00C25CF0">
            <w:pPr>
              <w:spacing w:after="0" w:line="240" w:lineRule="auto"/>
              <w:jc w:val="both"/>
              <w:rPr>
                <w:rFonts w:ascii="Times New Roman" w:hAnsi="Times New Roman" w:cs="Times New Roman"/>
              </w:rPr>
            </w:pPr>
            <w:r w:rsidRPr="00987B9B">
              <w:rPr>
                <w:rFonts w:ascii="Times New Roman" w:hAnsi="Times New Roman" w:cs="Times New Roman"/>
              </w:rPr>
              <w:t>Хотя большая часть растворенного состава среды состоит из глюкозы, наибольшее влияние на анализ оказывают ионы натрия и калия.</w:t>
            </w:r>
          </w:p>
          <w:p w14:paraId="43496EB7" w14:textId="77777777" w:rsidR="00DB679B" w:rsidRPr="00987B9B" w:rsidRDefault="00DB679B" w:rsidP="00C25CF0">
            <w:pPr>
              <w:spacing w:after="0" w:line="240" w:lineRule="auto"/>
              <w:jc w:val="both"/>
              <w:rPr>
                <w:rFonts w:ascii="Times New Roman" w:hAnsi="Times New Roman" w:cs="Times New Roman"/>
              </w:rPr>
            </w:pPr>
          </w:p>
          <w:p w14:paraId="73294CE0" w14:textId="77777777" w:rsidR="00DB679B" w:rsidRPr="00987B9B" w:rsidRDefault="00DB679B" w:rsidP="00C25CF0">
            <w:pPr>
              <w:spacing w:after="0" w:line="240" w:lineRule="auto"/>
              <w:jc w:val="both"/>
              <w:rPr>
                <w:rFonts w:ascii="Times New Roman" w:hAnsi="Times New Roman" w:cs="Times New Roman"/>
              </w:rPr>
            </w:pPr>
          </w:p>
          <w:p w14:paraId="12772AE2"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rPr>
              <w:t xml:space="preserve">Фактические концентрации натрия и калия из этих двух солей следующие (см. </w:t>
            </w:r>
            <w:r w:rsidRPr="00987B9B">
              <w:rPr>
                <w:rFonts w:ascii="Times New Roman" w:hAnsi="Times New Roman" w:cs="Times New Roman"/>
                <w:i/>
                <w:iCs/>
              </w:rPr>
              <w:t>Таблицу 11</w:t>
            </w:r>
            <w:r w:rsidRPr="00987B9B">
              <w:rPr>
                <w:rFonts w:ascii="Times New Roman" w:hAnsi="Times New Roman" w:cs="Times New Roman"/>
                <w:bCs/>
              </w:rPr>
              <w:t>):</w:t>
            </w:r>
          </w:p>
          <w:p w14:paraId="00B4DD2C" w14:textId="77777777" w:rsidR="00DB679B" w:rsidRPr="00987B9B" w:rsidRDefault="00DB679B" w:rsidP="00C25CF0">
            <w:pPr>
              <w:spacing w:after="0" w:line="240" w:lineRule="auto"/>
              <w:jc w:val="both"/>
              <w:rPr>
                <w:rFonts w:ascii="Times New Roman" w:hAnsi="Times New Roman" w:cs="Times New Roman"/>
                <w:bCs/>
              </w:rPr>
            </w:pPr>
          </w:p>
          <w:p w14:paraId="359595E2" w14:textId="77777777" w:rsidR="00DB679B" w:rsidRPr="00987B9B" w:rsidRDefault="00DB679B" w:rsidP="00C25CF0">
            <w:pPr>
              <w:spacing w:after="0" w:line="240" w:lineRule="auto"/>
              <w:jc w:val="both"/>
              <w:rPr>
                <w:rFonts w:ascii="Times New Roman" w:hAnsi="Times New Roman" w:cs="Times New Roman"/>
              </w:rPr>
            </w:pPr>
          </w:p>
          <w:p w14:paraId="46A3E215" w14:textId="77777777" w:rsidR="00DB679B" w:rsidRPr="00987B9B" w:rsidRDefault="00DB679B" w:rsidP="00C25CF0">
            <w:pPr>
              <w:spacing w:after="0" w:line="240" w:lineRule="auto"/>
              <w:jc w:val="both"/>
              <w:rPr>
                <w:rFonts w:ascii="Times New Roman" w:hAnsi="Times New Roman" w:cs="Times New Roman"/>
              </w:rPr>
            </w:pPr>
          </w:p>
          <w:p w14:paraId="182522E9" w14:textId="77777777" w:rsidR="00DB679B" w:rsidRPr="00987B9B" w:rsidRDefault="00DB679B" w:rsidP="00C25CF0">
            <w:pPr>
              <w:spacing w:after="0" w:line="240" w:lineRule="auto"/>
              <w:jc w:val="both"/>
              <w:rPr>
                <w:rFonts w:ascii="Times New Roman" w:hAnsi="Times New Roman" w:cs="Times New Roman"/>
                <w:b/>
                <w:bCs/>
              </w:rPr>
            </w:pPr>
            <w:r w:rsidRPr="00987B9B">
              <w:rPr>
                <w:rFonts w:ascii="Times New Roman" w:hAnsi="Times New Roman" w:cs="Times New Roman"/>
                <w:b/>
                <w:bCs/>
              </w:rPr>
              <w:t>Таблица 11. Концентрации натрия/калия в примере среды</w:t>
            </w:r>
          </w:p>
          <w:tbl>
            <w:tblPr>
              <w:tblW w:w="51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986"/>
              <w:gridCol w:w="880"/>
              <w:gridCol w:w="943"/>
              <w:gridCol w:w="580"/>
              <w:gridCol w:w="880"/>
              <w:gridCol w:w="880"/>
            </w:tblGrid>
            <w:tr w:rsidR="00DB679B" w:rsidRPr="00987B9B" w14:paraId="2D8E6890" w14:textId="77777777" w:rsidTr="00E86A68">
              <w:trPr>
                <w:trHeight w:val="936"/>
                <w:tblHeader/>
              </w:trPr>
              <w:tc>
                <w:tcPr>
                  <w:tcW w:w="986" w:type="dxa"/>
                  <w:vAlign w:val="center"/>
                  <w:hideMark/>
                </w:tcPr>
                <w:p w14:paraId="63B911F8" w14:textId="77777777" w:rsidR="00DB679B" w:rsidRPr="00987B9B" w:rsidRDefault="00DB679B" w:rsidP="00C25CF0">
                  <w:pPr>
                    <w:spacing w:after="0" w:line="240" w:lineRule="auto"/>
                    <w:jc w:val="both"/>
                    <w:rPr>
                      <w:rFonts w:ascii="Times New Roman" w:hAnsi="Times New Roman" w:cs="Times New Roman"/>
                      <w:b/>
                      <w:bCs/>
                    </w:rPr>
                  </w:pPr>
                  <w:r w:rsidRPr="00987B9B">
                    <w:rPr>
                      <w:rFonts w:ascii="Times New Roman" w:hAnsi="Times New Roman" w:cs="Times New Roman"/>
                      <w:b/>
                      <w:bCs/>
                    </w:rPr>
                    <w:t>Неорганическая соль</w:t>
                  </w:r>
                </w:p>
              </w:tc>
              <w:tc>
                <w:tcPr>
                  <w:tcW w:w="880" w:type="dxa"/>
                  <w:vAlign w:val="center"/>
                  <w:hideMark/>
                </w:tcPr>
                <w:p w14:paraId="4DF34251" w14:textId="77777777" w:rsidR="00DB679B" w:rsidRPr="00987B9B" w:rsidRDefault="00DB679B" w:rsidP="00C25CF0">
                  <w:pPr>
                    <w:spacing w:after="0" w:line="240" w:lineRule="auto"/>
                    <w:jc w:val="both"/>
                    <w:rPr>
                      <w:rFonts w:ascii="Times New Roman" w:hAnsi="Times New Roman" w:cs="Times New Roman"/>
                      <w:b/>
                      <w:bCs/>
                    </w:rPr>
                  </w:pPr>
                  <w:r w:rsidRPr="00987B9B">
                    <w:rPr>
                      <w:rFonts w:ascii="Times New Roman" w:hAnsi="Times New Roman" w:cs="Times New Roman"/>
                      <w:b/>
                      <w:bCs/>
                    </w:rPr>
                    <w:t>Концентрация в среде (г/л)</w:t>
                  </w:r>
                </w:p>
              </w:tc>
              <w:tc>
                <w:tcPr>
                  <w:tcW w:w="943" w:type="dxa"/>
                  <w:vAlign w:val="center"/>
                  <w:hideMark/>
                </w:tcPr>
                <w:p w14:paraId="0843F47F" w14:textId="77777777" w:rsidR="00DB679B" w:rsidRPr="00987B9B" w:rsidRDefault="00DB679B" w:rsidP="00C25CF0">
                  <w:pPr>
                    <w:spacing w:after="0" w:line="240" w:lineRule="auto"/>
                    <w:jc w:val="both"/>
                    <w:rPr>
                      <w:rFonts w:ascii="Times New Roman" w:hAnsi="Times New Roman" w:cs="Times New Roman"/>
                      <w:b/>
                      <w:bCs/>
                    </w:rPr>
                  </w:pPr>
                  <w:r w:rsidRPr="00987B9B">
                    <w:rPr>
                      <w:rFonts w:ascii="Times New Roman" w:hAnsi="Times New Roman" w:cs="Times New Roman"/>
                      <w:b/>
                      <w:bCs/>
                    </w:rPr>
                    <w:t>Молекулярный вес (г/моль)</w:t>
                  </w:r>
                </w:p>
              </w:tc>
              <w:tc>
                <w:tcPr>
                  <w:tcW w:w="580" w:type="dxa"/>
                  <w:vAlign w:val="center"/>
                  <w:hideMark/>
                </w:tcPr>
                <w:p w14:paraId="32076229" w14:textId="77777777" w:rsidR="00DB679B" w:rsidRPr="00987B9B" w:rsidRDefault="00DB679B" w:rsidP="00C25CF0">
                  <w:pPr>
                    <w:spacing w:after="0" w:line="240" w:lineRule="auto"/>
                    <w:jc w:val="both"/>
                    <w:rPr>
                      <w:rFonts w:ascii="Times New Roman" w:hAnsi="Times New Roman" w:cs="Times New Roman"/>
                      <w:b/>
                      <w:bCs/>
                    </w:rPr>
                  </w:pPr>
                  <w:r w:rsidRPr="00987B9B">
                    <w:rPr>
                      <w:rFonts w:ascii="Times New Roman" w:hAnsi="Times New Roman" w:cs="Times New Roman"/>
                      <w:b/>
                      <w:bCs/>
                    </w:rPr>
                    <w:t>Атомный вес (г/моль)</w:t>
                  </w:r>
                </w:p>
              </w:tc>
              <w:tc>
                <w:tcPr>
                  <w:tcW w:w="880" w:type="dxa"/>
                  <w:vAlign w:val="center"/>
                  <w:hideMark/>
                </w:tcPr>
                <w:p w14:paraId="604D974F" w14:textId="77777777" w:rsidR="00DB679B" w:rsidRPr="00987B9B" w:rsidRDefault="00DB679B" w:rsidP="00C25CF0">
                  <w:pPr>
                    <w:spacing w:after="0" w:line="240" w:lineRule="auto"/>
                    <w:jc w:val="both"/>
                    <w:rPr>
                      <w:rFonts w:ascii="Times New Roman" w:hAnsi="Times New Roman" w:cs="Times New Roman"/>
                      <w:b/>
                      <w:bCs/>
                    </w:rPr>
                  </w:pPr>
                  <w:r w:rsidRPr="00987B9B">
                    <w:rPr>
                      <w:rFonts w:ascii="Times New Roman" w:hAnsi="Times New Roman" w:cs="Times New Roman"/>
                      <w:b/>
                      <w:bCs/>
                    </w:rPr>
                    <w:t xml:space="preserve">Концентрация </w:t>
                  </w:r>
                  <w:r w:rsidRPr="00987B9B">
                    <w:rPr>
                      <w:rFonts w:ascii="Times New Roman" w:hAnsi="Times New Roman" w:cs="Times New Roman"/>
                      <w:b/>
                      <w:bCs/>
                      <w:lang w:val="en-US"/>
                    </w:rPr>
                    <w:t>Na</w:t>
                  </w:r>
                  <w:r w:rsidRPr="00987B9B">
                    <w:rPr>
                      <w:rFonts w:ascii="Times New Roman" w:hAnsi="Times New Roman" w:cs="Times New Roman"/>
                      <w:b/>
                      <w:bCs/>
                    </w:rPr>
                    <w:t>/</w:t>
                  </w:r>
                  <w:r w:rsidRPr="00987B9B">
                    <w:rPr>
                      <w:rFonts w:ascii="Times New Roman" w:hAnsi="Times New Roman" w:cs="Times New Roman"/>
                      <w:b/>
                      <w:bCs/>
                      <w:lang w:val="en-US"/>
                    </w:rPr>
                    <w:t>K</w:t>
                  </w:r>
                  <w:r w:rsidRPr="00987B9B">
                    <w:rPr>
                      <w:rFonts w:ascii="Times New Roman" w:hAnsi="Times New Roman" w:cs="Times New Roman"/>
                      <w:b/>
                      <w:bCs/>
                    </w:rPr>
                    <w:t xml:space="preserve"> в среде (г/л)</w:t>
                  </w:r>
                </w:p>
              </w:tc>
              <w:tc>
                <w:tcPr>
                  <w:tcW w:w="880" w:type="dxa"/>
                  <w:vAlign w:val="center"/>
                  <w:hideMark/>
                </w:tcPr>
                <w:p w14:paraId="1BB2986E" w14:textId="77777777" w:rsidR="00DB679B" w:rsidRPr="00987B9B" w:rsidRDefault="00DB679B" w:rsidP="00C25CF0">
                  <w:pPr>
                    <w:spacing w:after="0" w:line="240" w:lineRule="auto"/>
                    <w:jc w:val="both"/>
                    <w:rPr>
                      <w:rFonts w:ascii="Times New Roman" w:hAnsi="Times New Roman" w:cs="Times New Roman"/>
                      <w:b/>
                      <w:bCs/>
                    </w:rPr>
                  </w:pPr>
                  <w:r w:rsidRPr="00987B9B">
                    <w:rPr>
                      <w:rFonts w:ascii="Times New Roman" w:hAnsi="Times New Roman" w:cs="Times New Roman"/>
                      <w:b/>
                      <w:bCs/>
                    </w:rPr>
                    <w:t xml:space="preserve">Концентрация </w:t>
                  </w:r>
                  <w:r w:rsidRPr="00987B9B">
                    <w:rPr>
                      <w:rFonts w:ascii="Times New Roman" w:hAnsi="Times New Roman" w:cs="Times New Roman"/>
                      <w:b/>
                      <w:bCs/>
                      <w:lang w:val="en-US"/>
                    </w:rPr>
                    <w:t>Na</w:t>
                  </w:r>
                  <w:r w:rsidRPr="00987B9B">
                    <w:rPr>
                      <w:rFonts w:ascii="Times New Roman" w:hAnsi="Times New Roman" w:cs="Times New Roman"/>
                      <w:b/>
                      <w:bCs/>
                    </w:rPr>
                    <w:t>/</w:t>
                  </w:r>
                  <w:r w:rsidRPr="00987B9B">
                    <w:rPr>
                      <w:rFonts w:ascii="Times New Roman" w:hAnsi="Times New Roman" w:cs="Times New Roman"/>
                      <w:b/>
                      <w:bCs/>
                      <w:lang w:val="en-US"/>
                    </w:rPr>
                    <w:t>K</w:t>
                  </w:r>
                  <w:r w:rsidRPr="00987B9B">
                    <w:rPr>
                      <w:rFonts w:ascii="Times New Roman" w:hAnsi="Times New Roman" w:cs="Times New Roman"/>
                      <w:b/>
                      <w:bCs/>
                    </w:rPr>
                    <w:t xml:space="preserve"> в среде (г/100 мл)</w:t>
                  </w:r>
                </w:p>
              </w:tc>
            </w:tr>
            <w:tr w:rsidR="00DB679B" w:rsidRPr="00987B9B" w14:paraId="16755B71" w14:textId="77777777" w:rsidTr="00E86A68">
              <w:trPr>
                <w:trHeight w:val="299"/>
              </w:trPr>
              <w:tc>
                <w:tcPr>
                  <w:tcW w:w="986" w:type="dxa"/>
                  <w:vAlign w:val="center"/>
                  <w:hideMark/>
                </w:tcPr>
                <w:p w14:paraId="4B4E236B"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rPr>
                    <w:t>Натрий хлорид</w:t>
                  </w:r>
                </w:p>
              </w:tc>
              <w:tc>
                <w:tcPr>
                  <w:tcW w:w="880" w:type="dxa"/>
                  <w:vAlign w:val="center"/>
                  <w:hideMark/>
                </w:tcPr>
                <w:p w14:paraId="0FB1A82D"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7</w:t>
                  </w:r>
                </w:p>
              </w:tc>
              <w:tc>
                <w:tcPr>
                  <w:tcW w:w="943" w:type="dxa"/>
                  <w:vAlign w:val="center"/>
                  <w:hideMark/>
                </w:tcPr>
                <w:p w14:paraId="2D8D73D5"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58</w:t>
                  </w:r>
                  <w:del w:id="189" w:author="Администратор" w:date="2026-02-26T10:31:00Z">
                    <w:r w:rsidRPr="00CA10A2">
                      <w:rPr>
                        <w:rFonts w:ascii="Times New Roman" w:hAnsi="Times New Roman" w:cs="Times New Roman"/>
                        <w:bCs/>
                      </w:rPr>
                      <w:delText>.</w:delText>
                    </w:r>
                  </w:del>
                  <w:ins w:id="190"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44</w:t>
                  </w:r>
                </w:p>
              </w:tc>
              <w:tc>
                <w:tcPr>
                  <w:tcW w:w="580" w:type="dxa"/>
                  <w:vAlign w:val="center"/>
                  <w:hideMark/>
                </w:tcPr>
                <w:p w14:paraId="26A16FAC"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22</w:t>
                  </w:r>
                  <w:del w:id="191" w:author="Администратор" w:date="2026-02-26T10:31:00Z">
                    <w:r w:rsidRPr="00CA10A2">
                      <w:rPr>
                        <w:rFonts w:ascii="Times New Roman" w:hAnsi="Times New Roman" w:cs="Times New Roman"/>
                        <w:bCs/>
                      </w:rPr>
                      <w:delText>.</w:delText>
                    </w:r>
                  </w:del>
                  <w:ins w:id="192"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99</w:t>
                  </w:r>
                </w:p>
              </w:tc>
              <w:tc>
                <w:tcPr>
                  <w:tcW w:w="880" w:type="dxa"/>
                  <w:vAlign w:val="center"/>
                  <w:hideMark/>
                </w:tcPr>
                <w:p w14:paraId="1A45E34B"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2</w:t>
                  </w:r>
                  <w:del w:id="193" w:author="Администратор" w:date="2026-02-26T10:31:00Z">
                    <w:r w:rsidRPr="00CA10A2">
                      <w:rPr>
                        <w:rFonts w:ascii="Times New Roman" w:hAnsi="Times New Roman" w:cs="Times New Roman"/>
                        <w:bCs/>
                      </w:rPr>
                      <w:delText>.</w:delText>
                    </w:r>
                  </w:del>
                  <w:ins w:id="194"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75</w:t>
                  </w:r>
                </w:p>
              </w:tc>
              <w:tc>
                <w:tcPr>
                  <w:tcW w:w="880" w:type="dxa"/>
                  <w:vAlign w:val="center"/>
                  <w:hideMark/>
                </w:tcPr>
                <w:p w14:paraId="062D6481"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0</w:t>
                  </w:r>
                  <w:del w:id="195" w:author="Администратор" w:date="2026-02-26T10:31:00Z">
                    <w:r w:rsidRPr="00CA10A2">
                      <w:rPr>
                        <w:rFonts w:ascii="Times New Roman" w:hAnsi="Times New Roman" w:cs="Times New Roman"/>
                        <w:bCs/>
                      </w:rPr>
                      <w:delText>.</w:delText>
                    </w:r>
                  </w:del>
                  <w:ins w:id="196"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28</w:t>
                  </w:r>
                </w:p>
              </w:tc>
            </w:tr>
            <w:tr w:rsidR="00DB679B" w:rsidRPr="00987B9B" w14:paraId="15F3C9C5" w14:textId="77777777" w:rsidTr="00E86A68">
              <w:trPr>
                <w:trHeight w:val="624"/>
              </w:trPr>
              <w:tc>
                <w:tcPr>
                  <w:tcW w:w="986" w:type="dxa"/>
                  <w:vAlign w:val="center"/>
                  <w:hideMark/>
                </w:tcPr>
                <w:p w14:paraId="2F41C8D5" w14:textId="77777777" w:rsidR="00DB679B" w:rsidRPr="00CA10A2" w:rsidRDefault="00DB679B" w:rsidP="00C25CF0">
                  <w:pPr>
                    <w:spacing w:after="0" w:line="240" w:lineRule="auto"/>
                    <w:jc w:val="both"/>
                    <w:rPr>
                      <w:del w:id="197" w:author="Администратор" w:date="2026-02-26T10:31:00Z"/>
                      <w:rFonts w:ascii="Times New Roman" w:hAnsi="Times New Roman" w:cs="Times New Roman"/>
                      <w:strike/>
                    </w:rPr>
                  </w:pPr>
                  <w:del w:id="198" w:author="Администратор" w:date="2026-02-26T10:31:00Z">
                    <w:r w:rsidRPr="00CA10A2">
                      <w:rPr>
                        <w:rFonts w:ascii="Times New Roman" w:hAnsi="Times New Roman" w:cs="Times New Roman"/>
                        <w:strike/>
                      </w:rPr>
                      <w:delText>Дибазовый фосфат калия</w:delText>
                    </w:r>
                  </w:del>
                </w:p>
                <w:p w14:paraId="09C25180" w14:textId="77777777" w:rsidR="00DB679B" w:rsidRPr="00987B9B" w:rsidRDefault="00DB679B" w:rsidP="00C25CF0">
                  <w:pPr>
                    <w:spacing w:after="0" w:line="240" w:lineRule="auto"/>
                    <w:jc w:val="both"/>
                    <w:rPr>
                      <w:rFonts w:ascii="Times New Roman" w:hAnsi="Times New Roman" w:cs="Times New Roman"/>
                      <w:bCs/>
                    </w:rPr>
                  </w:pPr>
                  <w:del w:id="199" w:author="Администратор" w:date="2026-02-26T10:31:00Z">
                    <w:r w:rsidRPr="00CA10A2">
                      <w:rPr>
                        <w:rFonts w:ascii="Times New Roman" w:hAnsi="Times New Roman" w:cs="Times New Roman"/>
                        <w:highlight w:val="magenta"/>
                      </w:rPr>
                      <w:lastRenderedPageBreak/>
                      <w:delText>Гидрофосфат</w:delText>
                    </w:r>
                  </w:del>
                  <w:ins w:id="200" w:author="Администратор" w:date="2026-02-26T10:31:00Z">
                    <w:r w:rsidRPr="00257366">
                      <w:rPr>
                        <w:rFonts w:ascii="Times New Roman" w:hAnsi="Times New Roman" w:cs="Times New Roman"/>
                      </w:rPr>
                      <w:t>Гидроортофосфат</w:t>
                    </w:r>
                  </w:ins>
                  <w:r w:rsidRPr="00257366">
                    <w:rPr>
                      <w:rFonts w:ascii="Times New Roman" w:hAnsi="Times New Roman" w:cs="Times New Roman"/>
                    </w:rPr>
                    <w:t xml:space="preserve"> калия</w:t>
                  </w:r>
                </w:p>
              </w:tc>
              <w:tc>
                <w:tcPr>
                  <w:tcW w:w="880" w:type="dxa"/>
                  <w:vAlign w:val="center"/>
                  <w:hideMark/>
                </w:tcPr>
                <w:p w14:paraId="7EBD3EDD"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lastRenderedPageBreak/>
                    <w:t>7</w:t>
                  </w:r>
                </w:p>
              </w:tc>
              <w:tc>
                <w:tcPr>
                  <w:tcW w:w="943" w:type="dxa"/>
                  <w:vAlign w:val="center"/>
                  <w:hideMark/>
                </w:tcPr>
                <w:p w14:paraId="3D219A4C"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174</w:t>
                  </w:r>
                  <w:del w:id="201" w:author="Администратор" w:date="2026-02-26T10:31:00Z">
                    <w:r w:rsidRPr="00CA10A2">
                      <w:rPr>
                        <w:rFonts w:ascii="Times New Roman" w:hAnsi="Times New Roman" w:cs="Times New Roman"/>
                        <w:bCs/>
                      </w:rPr>
                      <w:delText>.</w:delText>
                    </w:r>
                  </w:del>
                  <w:ins w:id="202"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2</w:t>
                  </w:r>
                </w:p>
              </w:tc>
              <w:tc>
                <w:tcPr>
                  <w:tcW w:w="580" w:type="dxa"/>
                  <w:vAlign w:val="center"/>
                  <w:hideMark/>
                </w:tcPr>
                <w:p w14:paraId="4D2932BF"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39</w:t>
                  </w:r>
                  <w:del w:id="203" w:author="Администратор" w:date="2026-02-26T10:31:00Z">
                    <w:r w:rsidRPr="00CA10A2">
                      <w:rPr>
                        <w:rFonts w:ascii="Times New Roman" w:hAnsi="Times New Roman" w:cs="Times New Roman"/>
                        <w:bCs/>
                      </w:rPr>
                      <w:delText>.</w:delText>
                    </w:r>
                  </w:del>
                  <w:ins w:id="204"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098</w:t>
                  </w:r>
                </w:p>
              </w:tc>
              <w:tc>
                <w:tcPr>
                  <w:tcW w:w="880" w:type="dxa"/>
                  <w:vAlign w:val="center"/>
                  <w:hideMark/>
                </w:tcPr>
                <w:p w14:paraId="408C9AC2"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3</w:t>
                  </w:r>
                  <w:del w:id="205" w:author="Администратор" w:date="2026-02-26T10:31:00Z">
                    <w:r w:rsidRPr="00CA10A2">
                      <w:rPr>
                        <w:rFonts w:ascii="Times New Roman" w:hAnsi="Times New Roman" w:cs="Times New Roman"/>
                        <w:bCs/>
                      </w:rPr>
                      <w:delText>.</w:delText>
                    </w:r>
                  </w:del>
                  <w:ins w:id="206"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14</w:t>
                  </w:r>
                </w:p>
              </w:tc>
              <w:tc>
                <w:tcPr>
                  <w:tcW w:w="880" w:type="dxa"/>
                  <w:vAlign w:val="center"/>
                  <w:hideMark/>
                </w:tcPr>
                <w:p w14:paraId="6D19E85B"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0</w:t>
                  </w:r>
                  <w:del w:id="207" w:author="Администратор" w:date="2026-02-26T10:31:00Z">
                    <w:r w:rsidRPr="00CA10A2">
                      <w:rPr>
                        <w:rFonts w:ascii="Times New Roman" w:hAnsi="Times New Roman" w:cs="Times New Roman"/>
                        <w:bCs/>
                      </w:rPr>
                      <w:delText>.</w:delText>
                    </w:r>
                  </w:del>
                  <w:ins w:id="208"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31</w:t>
                  </w:r>
                </w:p>
              </w:tc>
            </w:tr>
            <w:tr w:rsidR="00DB679B" w:rsidRPr="00987B9B" w14:paraId="3BF9867A" w14:textId="77777777" w:rsidTr="00E86A68">
              <w:trPr>
                <w:trHeight w:val="299"/>
              </w:trPr>
              <w:tc>
                <w:tcPr>
                  <w:tcW w:w="986" w:type="dxa"/>
                  <w:vAlign w:val="center"/>
                  <w:hideMark/>
                </w:tcPr>
                <w:p w14:paraId="449054D2"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rPr>
                    <w:t>Итого</w:t>
                  </w:r>
                </w:p>
              </w:tc>
              <w:tc>
                <w:tcPr>
                  <w:tcW w:w="880" w:type="dxa"/>
                  <w:vAlign w:val="center"/>
                  <w:hideMark/>
                </w:tcPr>
                <w:p w14:paraId="7012D65A"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w:t>
                  </w:r>
                </w:p>
              </w:tc>
              <w:tc>
                <w:tcPr>
                  <w:tcW w:w="943" w:type="dxa"/>
                  <w:vAlign w:val="center"/>
                  <w:hideMark/>
                </w:tcPr>
                <w:p w14:paraId="1DB62146"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w:t>
                  </w:r>
                </w:p>
              </w:tc>
              <w:tc>
                <w:tcPr>
                  <w:tcW w:w="580" w:type="dxa"/>
                  <w:vAlign w:val="center"/>
                  <w:hideMark/>
                </w:tcPr>
                <w:p w14:paraId="6F274787"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w:t>
                  </w:r>
                </w:p>
              </w:tc>
              <w:tc>
                <w:tcPr>
                  <w:tcW w:w="880" w:type="dxa"/>
                  <w:vAlign w:val="center"/>
                  <w:hideMark/>
                </w:tcPr>
                <w:p w14:paraId="50F002B9"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5</w:t>
                  </w:r>
                  <w:del w:id="209" w:author="Администратор" w:date="2026-02-26T10:31:00Z">
                    <w:r w:rsidRPr="00CA10A2">
                      <w:rPr>
                        <w:rFonts w:ascii="Times New Roman" w:hAnsi="Times New Roman" w:cs="Times New Roman"/>
                        <w:bCs/>
                      </w:rPr>
                      <w:delText>.</w:delText>
                    </w:r>
                  </w:del>
                  <w:ins w:id="210"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90</w:t>
                  </w:r>
                </w:p>
              </w:tc>
              <w:tc>
                <w:tcPr>
                  <w:tcW w:w="880" w:type="dxa"/>
                  <w:vAlign w:val="center"/>
                  <w:hideMark/>
                </w:tcPr>
                <w:p w14:paraId="22A556A4"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0</w:t>
                  </w:r>
                  <w:del w:id="211" w:author="Администратор" w:date="2026-02-26T10:31:00Z">
                    <w:r w:rsidRPr="00CA10A2">
                      <w:rPr>
                        <w:rFonts w:ascii="Times New Roman" w:hAnsi="Times New Roman" w:cs="Times New Roman"/>
                        <w:bCs/>
                      </w:rPr>
                      <w:delText>.</w:delText>
                    </w:r>
                  </w:del>
                  <w:ins w:id="212"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59</w:t>
                  </w:r>
                </w:p>
              </w:tc>
            </w:tr>
          </w:tbl>
          <w:p w14:paraId="6EA8D94C" w14:textId="77777777" w:rsidR="00DB679B" w:rsidRPr="00987B9B" w:rsidRDefault="00DB679B" w:rsidP="00C25CF0">
            <w:pPr>
              <w:spacing w:after="0" w:line="240" w:lineRule="auto"/>
              <w:jc w:val="both"/>
              <w:rPr>
                <w:rFonts w:ascii="Times New Roman" w:hAnsi="Times New Roman" w:cs="Times New Roman"/>
              </w:rPr>
            </w:pPr>
          </w:p>
          <w:p w14:paraId="5EA536C9" w14:textId="77777777" w:rsidR="00DB679B" w:rsidRPr="00987B9B" w:rsidRDefault="00DB679B" w:rsidP="00C25CF0">
            <w:pPr>
              <w:spacing w:after="0" w:line="240" w:lineRule="auto"/>
              <w:jc w:val="both"/>
              <w:rPr>
                <w:rFonts w:ascii="Times New Roman" w:hAnsi="Times New Roman" w:cs="Times New Roman"/>
              </w:rPr>
            </w:pPr>
          </w:p>
          <w:p w14:paraId="0333B8BB" w14:textId="77777777" w:rsidR="00DB679B" w:rsidRPr="00987B9B" w:rsidRDefault="00DB679B" w:rsidP="00C25CF0">
            <w:pPr>
              <w:spacing w:after="0" w:line="240" w:lineRule="auto"/>
              <w:jc w:val="both"/>
              <w:rPr>
                <w:rFonts w:ascii="Times New Roman" w:hAnsi="Times New Roman" w:cs="Times New Roman"/>
              </w:rPr>
            </w:pPr>
          </w:p>
          <w:p w14:paraId="72428D23" w14:textId="77777777" w:rsidR="00DB679B" w:rsidRPr="00987B9B" w:rsidRDefault="00DB679B" w:rsidP="00C25CF0">
            <w:pPr>
              <w:spacing w:after="0" w:line="240" w:lineRule="auto"/>
              <w:jc w:val="both"/>
              <w:rPr>
                <w:rFonts w:ascii="Times New Roman" w:hAnsi="Times New Roman" w:cs="Times New Roman"/>
              </w:rPr>
            </w:pPr>
          </w:p>
          <w:p w14:paraId="7E2D6230" w14:textId="77777777" w:rsidR="00DB679B" w:rsidRPr="00987B9B" w:rsidRDefault="00DB679B" w:rsidP="00C25CF0">
            <w:pPr>
              <w:spacing w:after="0" w:line="240" w:lineRule="auto"/>
              <w:jc w:val="both"/>
              <w:rPr>
                <w:rFonts w:ascii="Times New Roman" w:hAnsi="Times New Roman" w:cs="Times New Roman"/>
              </w:rPr>
            </w:pPr>
            <w:r w:rsidRPr="00987B9B">
              <w:rPr>
                <w:rFonts w:ascii="Times New Roman" w:hAnsi="Times New Roman" w:cs="Times New Roman"/>
              </w:rPr>
              <w:t>Обращают внимание, что это не включает общее количество натрия и калия (и других противоионов), вносимых другими солями, входящими в состав среды. Для целей данного примера они не учитываются, но на практике следует принимать во внимание концентрации всех противоионов солей (таких как натрий, калий, магний и кальций).</w:t>
            </w:r>
          </w:p>
          <w:p w14:paraId="2E1CC08D" w14:textId="77777777" w:rsidR="00DB679B" w:rsidRPr="00987B9B" w:rsidRDefault="00DB679B" w:rsidP="00C25CF0">
            <w:pPr>
              <w:spacing w:after="0" w:line="240" w:lineRule="auto"/>
              <w:jc w:val="both"/>
              <w:rPr>
                <w:rFonts w:ascii="Times New Roman" w:hAnsi="Times New Roman" w:cs="Times New Roman"/>
              </w:rPr>
            </w:pPr>
          </w:p>
          <w:p w14:paraId="2013B778" w14:textId="77777777" w:rsidR="00DB679B" w:rsidRPr="00987B9B" w:rsidRDefault="00DB679B" w:rsidP="00C25CF0">
            <w:pPr>
              <w:spacing w:after="0" w:line="240" w:lineRule="auto"/>
              <w:jc w:val="both"/>
              <w:rPr>
                <w:rFonts w:ascii="Times New Roman" w:hAnsi="Times New Roman" w:cs="Times New Roman"/>
              </w:rPr>
            </w:pPr>
          </w:p>
          <w:p w14:paraId="2F722CB1" w14:textId="77777777" w:rsidR="00DB679B" w:rsidRPr="00987B9B" w:rsidRDefault="00DB679B" w:rsidP="00C25CF0">
            <w:pPr>
              <w:spacing w:after="0" w:line="240" w:lineRule="auto"/>
              <w:jc w:val="both"/>
              <w:rPr>
                <w:rFonts w:ascii="Times New Roman" w:hAnsi="Times New Roman" w:cs="Times New Roman"/>
              </w:rPr>
            </w:pPr>
            <w:r w:rsidRPr="00987B9B">
              <w:rPr>
                <w:rFonts w:ascii="Times New Roman" w:hAnsi="Times New Roman" w:cs="Times New Roman"/>
              </w:rPr>
              <w:t xml:space="preserve">При разбавлении среды из примера в 6 раз общая концентрация натрия/калия в испытательном растворе становится ~0,1 г/100 мл (0,1% или 1000 ppm). Концентрации микроэлементов в испытательных растворах среды, разбавленных в 6 раз, представлены в </w:t>
            </w:r>
            <w:r w:rsidRPr="00987B9B">
              <w:rPr>
                <w:rFonts w:ascii="Times New Roman" w:hAnsi="Times New Roman" w:cs="Times New Roman"/>
                <w:i/>
                <w:iCs/>
              </w:rPr>
              <w:t>Таблице 12</w:t>
            </w:r>
            <w:r w:rsidRPr="00987B9B">
              <w:rPr>
                <w:rFonts w:ascii="Times New Roman" w:hAnsi="Times New Roman" w:cs="Times New Roman"/>
              </w:rPr>
              <w:t xml:space="preserve"> ниже:</w:t>
            </w:r>
          </w:p>
          <w:p w14:paraId="4A2961AF" w14:textId="77777777" w:rsidR="00DB679B" w:rsidRPr="00987B9B" w:rsidRDefault="00DB679B" w:rsidP="00C25CF0">
            <w:pPr>
              <w:spacing w:after="0" w:line="240" w:lineRule="auto"/>
              <w:jc w:val="both"/>
              <w:rPr>
                <w:rFonts w:ascii="Times New Roman" w:hAnsi="Times New Roman" w:cs="Times New Roman"/>
              </w:rPr>
            </w:pPr>
          </w:p>
          <w:p w14:paraId="3095592E" w14:textId="77777777" w:rsidR="00DB679B" w:rsidRPr="00987B9B" w:rsidRDefault="00DB679B" w:rsidP="00C25CF0">
            <w:pPr>
              <w:spacing w:after="0" w:line="240" w:lineRule="auto"/>
              <w:jc w:val="both"/>
              <w:rPr>
                <w:rFonts w:ascii="Times New Roman" w:hAnsi="Times New Roman" w:cs="Times New Roman"/>
              </w:rPr>
            </w:pPr>
          </w:p>
          <w:p w14:paraId="6C8B150C" w14:textId="77777777" w:rsidR="00DB679B" w:rsidRPr="00987B9B" w:rsidRDefault="00DB679B" w:rsidP="00C25CF0">
            <w:pPr>
              <w:spacing w:after="0" w:line="240" w:lineRule="auto"/>
              <w:jc w:val="both"/>
              <w:rPr>
                <w:rFonts w:ascii="Times New Roman" w:hAnsi="Times New Roman" w:cs="Times New Roman"/>
                <w:b/>
                <w:bCs/>
              </w:rPr>
            </w:pPr>
            <w:r w:rsidRPr="00987B9B">
              <w:rPr>
                <w:rFonts w:ascii="Times New Roman" w:hAnsi="Times New Roman" w:cs="Times New Roman"/>
                <w:b/>
                <w:bCs/>
              </w:rPr>
              <w:t>Таблица 12. Концентрации микроэлементов в 6-кратном разведении в примере среды</w:t>
            </w:r>
          </w:p>
          <w:p w14:paraId="2EB3574F" w14:textId="77777777" w:rsidR="00DB679B" w:rsidRPr="00987B9B" w:rsidRDefault="00DB679B" w:rsidP="00C25CF0">
            <w:pPr>
              <w:spacing w:after="0" w:line="240" w:lineRule="auto"/>
              <w:jc w:val="both"/>
              <w:rPr>
                <w:rFonts w:ascii="Times New Roman" w:hAnsi="Times New Roman" w:cs="Times New Roman"/>
                <w:b/>
                <w:bCs/>
              </w:rPr>
            </w:pPr>
          </w:p>
          <w:p w14:paraId="3129458C" w14:textId="77777777" w:rsidR="00DB679B" w:rsidRPr="00987B9B" w:rsidRDefault="00DB679B" w:rsidP="00C25CF0">
            <w:pPr>
              <w:spacing w:after="0" w:line="240" w:lineRule="auto"/>
              <w:jc w:val="both"/>
              <w:rPr>
                <w:rFonts w:ascii="Times New Roman" w:hAnsi="Times New Roman" w:cs="Times New Roman"/>
                <w:b/>
                <w:bCs/>
              </w:rPr>
            </w:pPr>
          </w:p>
          <w:tbl>
            <w:tblPr>
              <w:tblW w:w="5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37"/>
              <w:gridCol w:w="1353"/>
              <w:gridCol w:w="1353"/>
              <w:gridCol w:w="1353"/>
            </w:tblGrid>
            <w:tr w:rsidR="00DB679B" w:rsidRPr="00987B9B" w14:paraId="75E7533F" w14:textId="77777777" w:rsidTr="00E86A68">
              <w:trPr>
                <w:trHeight w:val="1341"/>
                <w:tblHeader/>
              </w:trPr>
              <w:tc>
                <w:tcPr>
                  <w:tcW w:w="1137" w:type="dxa"/>
                  <w:vAlign w:val="center"/>
                  <w:hideMark/>
                </w:tcPr>
                <w:p w14:paraId="175DC927" w14:textId="77777777" w:rsidR="00DB679B" w:rsidRPr="00987B9B" w:rsidRDefault="00DB679B" w:rsidP="00C25CF0">
                  <w:pPr>
                    <w:spacing w:after="0" w:line="240" w:lineRule="auto"/>
                    <w:jc w:val="both"/>
                    <w:rPr>
                      <w:rFonts w:ascii="Times New Roman" w:hAnsi="Times New Roman" w:cs="Times New Roman"/>
                      <w:b/>
                      <w:bCs/>
                    </w:rPr>
                  </w:pPr>
                  <w:r w:rsidRPr="00987B9B">
                    <w:rPr>
                      <w:rFonts w:ascii="Times New Roman" w:hAnsi="Times New Roman" w:cs="Times New Roman"/>
                    </w:rPr>
                    <w:t>Микроэлемент</w:t>
                  </w:r>
                </w:p>
              </w:tc>
              <w:tc>
                <w:tcPr>
                  <w:tcW w:w="1353" w:type="dxa"/>
                  <w:vAlign w:val="center"/>
                  <w:hideMark/>
                </w:tcPr>
                <w:p w14:paraId="03FAA6FA" w14:textId="77777777" w:rsidR="00DB679B" w:rsidRPr="00987B9B" w:rsidRDefault="00DB679B" w:rsidP="00C25CF0">
                  <w:pPr>
                    <w:spacing w:after="0" w:line="240" w:lineRule="auto"/>
                    <w:jc w:val="both"/>
                    <w:rPr>
                      <w:rFonts w:ascii="Times New Roman" w:hAnsi="Times New Roman" w:cs="Times New Roman"/>
                      <w:b/>
                      <w:bCs/>
                    </w:rPr>
                  </w:pPr>
                  <w:r w:rsidRPr="00987B9B">
                    <w:rPr>
                      <w:rFonts w:ascii="Times New Roman" w:hAnsi="Times New Roman" w:cs="Times New Roman"/>
                      <w:b/>
                      <w:bCs/>
                    </w:rPr>
                    <w:t>Концентрация микроэлементов в среде (мкг/л)</w:t>
                  </w:r>
                </w:p>
              </w:tc>
              <w:tc>
                <w:tcPr>
                  <w:tcW w:w="1353" w:type="dxa"/>
                  <w:vAlign w:val="center"/>
                  <w:hideMark/>
                </w:tcPr>
                <w:p w14:paraId="41E47513" w14:textId="77777777" w:rsidR="00DB679B" w:rsidRPr="00987B9B" w:rsidRDefault="00DB679B" w:rsidP="00C25CF0">
                  <w:pPr>
                    <w:spacing w:after="0" w:line="240" w:lineRule="auto"/>
                    <w:jc w:val="both"/>
                    <w:rPr>
                      <w:rFonts w:ascii="Times New Roman" w:hAnsi="Times New Roman" w:cs="Times New Roman"/>
                      <w:b/>
                      <w:bCs/>
                    </w:rPr>
                  </w:pPr>
                  <w:r w:rsidRPr="00987B9B">
                    <w:rPr>
                      <w:rFonts w:ascii="Times New Roman" w:hAnsi="Times New Roman" w:cs="Times New Roman"/>
                      <w:b/>
                      <w:bCs/>
                    </w:rPr>
                    <w:t>Концентрация микроэлементов в среде, разбавленной в 6 раз (мкг/л)</w:t>
                  </w:r>
                </w:p>
              </w:tc>
              <w:tc>
                <w:tcPr>
                  <w:tcW w:w="1353" w:type="dxa"/>
                  <w:vAlign w:val="center"/>
                  <w:hideMark/>
                </w:tcPr>
                <w:p w14:paraId="746C32D7" w14:textId="77777777" w:rsidR="00DB679B" w:rsidRPr="00987B9B" w:rsidRDefault="00DB679B" w:rsidP="00C25CF0">
                  <w:pPr>
                    <w:spacing w:after="0" w:line="240" w:lineRule="auto"/>
                    <w:jc w:val="both"/>
                    <w:rPr>
                      <w:rFonts w:ascii="Times New Roman" w:hAnsi="Times New Roman" w:cs="Times New Roman"/>
                      <w:b/>
                      <w:bCs/>
                    </w:rPr>
                  </w:pPr>
                  <w:r w:rsidRPr="00987B9B">
                    <w:rPr>
                      <w:rFonts w:ascii="Times New Roman" w:hAnsi="Times New Roman" w:cs="Times New Roman"/>
                      <w:b/>
                      <w:bCs/>
                    </w:rPr>
                    <w:t>Концентрация микроэлементов в среде, разбавленной в 6 раз (нг/л)</w:t>
                  </w:r>
                </w:p>
              </w:tc>
            </w:tr>
            <w:tr w:rsidR="00DB679B" w:rsidRPr="00987B9B" w14:paraId="09B972E4" w14:textId="77777777" w:rsidTr="00E86A68">
              <w:trPr>
                <w:trHeight w:val="271"/>
              </w:trPr>
              <w:tc>
                <w:tcPr>
                  <w:tcW w:w="1137" w:type="dxa"/>
                  <w:vAlign w:val="center"/>
                  <w:hideMark/>
                </w:tcPr>
                <w:p w14:paraId="46717C84"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rPr>
                    <w:t>Кобальт</w:t>
                  </w:r>
                </w:p>
              </w:tc>
              <w:tc>
                <w:tcPr>
                  <w:tcW w:w="1353" w:type="dxa"/>
                  <w:vAlign w:val="center"/>
                  <w:hideMark/>
                </w:tcPr>
                <w:p w14:paraId="0AC2ABB3"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0</w:t>
                  </w:r>
                  <w:del w:id="213" w:author="Администратор" w:date="2026-02-26T10:31:00Z">
                    <w:r w:rsidRPr="00CA10A2">
                      <w:rPr>
                        <w:rFonts w:ascii="Times New Roman" w:hAnsi="Times New Roman" w:cs="Times New Roman"/>
                        <w:bCs/>
                      </w:rPr>
                      <w:delText>.</w:delText>
                    </w:r>
                  </w:del>
                  <w:ins w:id="214"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107</w:t>
                  </w:r>
                </w:p>
              </w:tc>
              <w:tc>
                <w:tcPr>
                  <w:tcW w:w="1353" w:type="dxa"/>
                  <w:vAlign w:val="center"/>
                  <w:hideMark/>
                </w:tcPr>
                <w:p w14:paraId="69419A09"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0</w:t>
                  </w:r>
                  <w:del w:id="215" w:author="Администратор" w:date="2026-02-26T10:31:00Z">
                    <w:r w:rsidRPr="00CA10A2">
                      <w:rPr>
                        <w:rFonts w:ascii="Times New Roman" w:hAnsi="Times New Roman" w:cs="Times New Roman"/>
                        <w:bCs/>
                      </w:rPr>
                      <w:delText>.</w:delText>
                    </w:r>
                  </w:del>
                  <w:ins w:id="216"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0179</w:t>
                  </w:r>
                </w:p>
              </w:tc>
              <w:tc>
                <w:tcPr>
                  <w:tcW w:w="1353" w:type="dxa"/>
                  <w:vAlign w:val="center"/>
                  <w:hideMark/>
                </w:tcPr>
                <w:p w14:paraId="14BF4B53"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17</w:t>
                  </w:r>
                  <w:del w:id="217" w:author="Администратор" w:date="2026-02-26T10:31:00Z">
                    <w:r w:rsidRPr="00CA10A2">
                      <w:rPr>
                        <w:rFonts w:ascii="Times New Roman" w:hAnsi="Times New Roman" w:cs="Times New Roman"/>
                        <w:bCs/>
                      </w:rPr>
                      <w:delText>.</w:delText>
                    </w:r>
                  </w:del>
                  <w:ins w:id="218"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9</w:t>
                  </w:r>
                </w:p>
              </w:tc>
            </w:tr>
            <w:tr w:rsidR="00DB679B" w:rsidRPr="00987B9B" w14:paraId="4B8736C1" w14:textId="77777777" w:rsidTr="00E86A68">
              <w:trPr>
                <w:trHeight w:val="271"/>
              </w:trPr>
              <w:tc>
                <w:tcPr>
                  <w:tcW w:w="1137" w:type="dxa"/>
                  <w:vAlign w:val="center"/>
                  <w:hideMark/>
                </w:tcPr>
                <w:p w14:paraId="2A795019"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rPr>
                    <w:t>Хром</w:t>
                  </w:r>
                </w:p>
              </w:tc>
              <w:tc>
                <w:tcPr>
                  <w:tcW w:w="1353" w:type="dxa"/>
                  <w:vAlign w:val="center"/>
                  <w:hideMark/>
                </w:tcPr>
                <w:p w14:paraId="0B029C90"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0</w:t>
                  </w:r>
                  <w:del w:id="219" w:author="Администратор" w:date="2026-02-26T10:31:00Z">
                    <w:r w:rsidRPr="00CA10A2">
                      <w:rPr>
                        <w:rFonts w:ascii="Times New Roman" w:hAnsi="Times New Roman" w:cs="Times New Roman"/>
                        <w:bCs/>
                      </w:rPr>
                      <w:delText>.</w:delText>
                    </w:r>
                  </w:del>
                  <w:ins w:id="220"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00392</w:t>
                  </w:r>
                </w:p>
              </w:tc>
              <w:tc>
                <w:tcPr>
                  <w:tcW w:w="1353" w:type="dxa"/>
                  <w:vAlign w:val="center"/>
                  <w:hideMark/>
                </w:tcPr>
                <w:p w14:paraId="7E3CECBE"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0</w:t>
                  </w:r>
                  <w:del w:id="221" w:author="Администратор" w:date="2026-02-26T10:31:00Z">
                    <w:r w:rsidRPr="00CA10A2">
                      <w:rPr>
                        <w:rFonts w:ascii="Times New Roman" w:hAnsi="Times New Roman" w:cs="Times New Roman"/>
                        <w:bCs/>
                      </w:rPr>
                      <w:delText>.</w:delText>
                    </w:r>
                  </w:del>
                  <w:ins w:id="222"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000653</w:t>
                  </w:r>
                </w:p>
              </w:tc>
              <w:tc>
                <w:tcPr>
                  <w:tcW w:w="1353" w:type="dxa"/>
                  <w:vAlign w:val="center"/>
                  <w:hideMark/>
                </w:tcPr>
                <w:p w14:paraId="02532A37"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0</w:t>
                  </w:r>
                  <w:del w:id="223" w:author="Администратор" w:date="2026-02-26T10:31:00Z">
                    <w:r w:rsidRPr="00CA10A2">
                      <w:rPr>
                        <w:rFonts w:ascii="Times New Roman" w:hAnsi="Times New Roman" w:cs="Times New Roman"/>
                        <w:bCs/>
                      </w:rPr>
                      <w:delText>.</w:delText>
                    </w:r>
                  </w:del>
                  <w:ins w:id="224"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653</w:t>
                  </w:r>
                </w:p>
              </w:tc>
            </w:tr>
            <w:tr w:rsidR="00DB679B" w:rsidRPr="00987B9B" w14:paraId="27EE3275" w14:textId="77777777" w:rsidTr="00E86A68">
              <w:trPr>
                <w:trHeight w:val="271"/>
              </w:trPr>
              <w:tc>
                <w:tcPr>
                  <w:tcW w:w="1137" w:type="dxa"/>
                  <w:vAlign w:val="center"/>
                  <w:hideMark/>
                </w:tcPr>
                <w:p w14:paraId="1D4C5B7D"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rPr>
                    <w:lastRenderedPageBreak/>
                    <w:t>Медь (хлорид)</w:t>
                  </w:r>
                </w:p>
              </w:tc>
              <w:tc>
                <w:tcPr>
                  <w:tcW w:w="1353" w:type="dxa"/>
                  <w:vAlign w:val="center"/>
                  <w:hideMark/>
                </w:tcPr>
                <w:p w14:paraId="155E9EEF"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1</w:t>
                  </w:r>
                  <w:del w:id="225" w:author="Администратор" w:date="2026-02-26T10:31:00Z">
                    <w:r w:rsidRPr="00CA10A2">
                      <w:rPr>
                        <w:rFonts w:ascii="Times New Roman" w:hAnsi="Times New Roman" w:cs="Times New Roman"/>
                        <w:bCs/>
                      </w:rPr>
                      <w:delText>.</w:delText>
                    </w:r>
                  </w:del>
                  <w:ins w:id="226"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31</w:t>
                  </w:r>
                </w:p>
              </w:tc>
              <w:tc>
                <w:tcPr>
                  <w:tcW w:w="1353" w:type="dxa"/>
                  <w:vAlign w:val="center"/>
                  <w:hideMark/>
                </w:tcPr>
                <w:p w14:paraId="6A03E61A"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0</w:t>
                  </w:r>
                  <w:del w:id="227" w:author="Администратор" w:date="2026-02-26T10:31:00Z">
                    <w:r w:rsidRPr="00CA10A2">
                      <w:rPr>
                        <w:rFonts w:ascii="Times New Roman" w:hAnsi="Times New Roman" w:cs="Times New Roman"/>
                        <w:bCs/>
                      </w:rPr>
                      <w:delText>.</w:delText>
                    </w:r>
                  </w:del>
                  <w:ins w:id="228"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218</w:t>
                  </w:r>
                </w:p>
              </w:tc>
              <w:tc>
                <w:tcPr>
                  <w:tcW w:w="1353" w:type="dxa"/>
                  <w:vAlign w:val="center"/>
                  <w:hideMark/>
                </w:tcPr>
                <w:p w14:paraId="329F64E3"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218</w:t>
                  </w:r>
                </w:p>
              </w:tc>
            </w:tr>
            <w:tr w:rsidR="00DB679B" w:rsidRPr="00987B9B" w14:paraId="3FEB9ECA" w14:textId="77777777" w:rsidTr="00E86A68">
              <w:trPr>
                <w:trHeight w:val="543"/>
              </w:trPr>
              <w:tc>
                <w:tcPr>
                  <w:tcW w:w="1137" w:type="dxa"/>
                  <w:vAlign w:val="center"/>
                  <w:hideMark/>
                </w:tcPr>
                <w:p w14:paraId="78126BBF"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rPr>
                    <w:t>Медь (сульфат)</w:t>
                  </w:r>
                </w:p>
              </w:tc>
              <w:tc>
                <w:tcPr>
                  <w:tcW w:w="1353" w:type="dxa"/>
                  <w:vAlign w:val="center"/>
                  <w:hideMark/>
                </w:tcPr>
                <w:p w14:paraId="75BC75E5"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0</w:t>
                  </w:r>
                  <w:del w:id="229" w:author="Администратор" w:date="2026-02-26T10:31:00Z">
                    <w:r w:rsidRPr="00CA10A2">
                      <w:rPr>
                        <w:rFonts w:ascii="Times New Roman" w:hAnsi="Times New Roman" w:cs="Times New Roman"/>
                        <w:bCs/>
                      </w:rPr>
                      <w:delText>.</w:delText>
                    </w:r>
                  </w:del>
                  <w:ins w:id="230"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115</w:t>
                  </w:r>
                </w:p>
              </w:tc>
              <w:tc>
                <w:tcPr>
                  <w:tcW w:w="1353" w:type="dxa"/>
                  <w:vAlign w:val="center"/>
                  <w:hideMark/>
                </w:tcPr>
                <w:p w14:paraId="5A03C79A"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0</w:t>
                  </w:r>
                  <w:del w:id="231" w:author="Администратор" w:date="2026-02-26T10:31:00Z">
                    <w:r w:rsidRPr="00CA10A2">
                      <w:rPr>
                        <w:rFonts w:ascii="Times New Roman" w:hAnsi="Times New Roman" w:cs="Times New Roman"/>
                        <w:bCs/>
                      </w:rPr>
                      <w:delText>.</w:delText>
                    </w:r>
                  </w:del>
                  <w:ins w:id="232"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0192</w:t>
                  </w:r>
                </w:p>
              </w:tc>
              <w:tc>
                <w:tcPr>
                  <w:tcW w:w="1353" w:type="dxa"/>
                  <w:vAlign w:val="center"/>
                  <w:hideMark/>
                </w:tcPr>
                <w:p w14:paraId="5E0D510F"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19</w:t>
                  </w:r>
                  <w:del w:id="233" w:author="Администратор" w:date="2026-02-26T10:31:00Z">
                    <w:r w:rsidRPr="00CA10A2">
                      <w:rPr>
                        <w:rFonts w:ascii="Times New Roman" w:hAnsi="Times New Roman" w:cs="Times New Roman"/>
                        <w:bCs/>
                      </w:rPr>
                      <w:delText>.</w:delText>
                    </w:r>
                  </w:del>
                  <w:ins w:id="234"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2</w:t>
                  </w:r>
                </w:p>
              </w:tc>
            </w:tr>
            <w:tr w:rsidR="00DB679B" w:rsidRPr="00987B9B" w14:paraId="0BF11612" w14:textId="77777777" w:rsidTr="00E86A68">
              <w:trPr>
                <w:trHeight w:val="271"/>
              </w:trPr>
              <w:tc>
                <w:tcPr>
                  <w:tcW w:w="1137" w:type="dxa"/>
                  <w:vAlign w:val="center"/>
                  <w:hideMark/>
                </w:tcPr>
                <w:p w14:paraId="4D378C44"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rPr>
                    <w:t>Железо</w:t>
                  </w:r>
                </w:p>
              </w:tc>
              <w:tc>
                <w:tcPr>
                  <w:tcW w:w="1353" w:type="dxa"/>
                  <w:vAlign w:val="center"/>
                  <w:hideMark/>
                </w:tcPr>
                <w:p w14:paraId="670CE138"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131000</w:t>
                  </w:r>
                </w:p>
              </w:tc>
              <w:tc>
                <w:tcPr>
                  <w:tcW w:w="1353" w:type="dxa"/>
                  <w:vAlign w:val="center"/>
                  <w:hideMark/>
                </w:tcPr>
                <w:p w14:paraId="74291D59"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21900</w:t>
                  </w:r>
                </w:p>
              </w:tc>
              <w:tc>
                <w:tcPr>
                  <w:tcW w:w="1353" w:type="dxa"/>
                  <w:vAlign w:val="center"/>
                  <w:hideMark/>
                </w:tcPr>
                <w:p w14:paraId="6857D0C5"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w:t>
                  </w:r>
                </w:p>
              </w:tc>
            </w:tr>
            <w:tr w:rsidR="00DB679B" w:rsidRPr="00987B9B" w14:paraId="6A08EB03" w14:textId="77777777" w:rsidTr="00E86A68">
              <w:trPr>
                <w:trHeight w:val="271"/>
              </w:trPr>
              <w:tc>
                <w:tcPr>
                  <w:tcW w:w="1137" w:type="dxa"/>
                  <w:vAlign w:val="center"/>
                  <w:hideMark/>
                </w:tcPr>
                <w:p w14:paraId="3AE877B9"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rPr>
                    <w:t>Марганец</w:t>
                  </w:r>
                </w:p>
              </w:tc>
              <w:tc>
                <w:tcPr>
                  <w:tcW w:w="1353" w:type="dxa"/>
                  <w:vAlign w:val="center"/>
                  <w:hideMark/>
                </w:tcPr>
                <w:p w14:paraId="0345BD1E"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0</w:t>
                  </w:r>
                  <w:del w:id="235" w:author="Администратор" w:date="2026-02-26T10:31:00Z">
                    <w:r w:rsidRPr="00CA10A2">
                      <w:rPr>
                        <w:rFonts w:ascii="Times New Roman" w:hAnsi="Times New Roman" w:cs="Times New Roman"/>
                        <w:bCs/>
                      </w:rPr>
                      <w:delText>.</w:delText>
                    </w:r>
                  </w:del>
                  <w:ins w:id="236"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00494</w:t>
                  </w:r>
                </w:p>
              </w:tc>
              <w:tc>
                <w:tcPr>
                  <w:tcW w:w="1353" w:type="dxa"/>
                  <w:vAlign w:val="center"/>
                  <w:hideMark/>
                </w:tcPr>
                <w:p w14:paraId="2574D143"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0</w:t>
                  </w:r>
                  <w:del w:id="237" w:author="Администратор" w:date="2026-02-26T10:31:00Z">
                    <w:r w:rsidRPr="00CA10A2">
                      <w:rPr>
                        <w:rFonts w:ascii="Times New Roman" w:hAnsi="Times New Roman" w:cs="Times New Roman"/>
                        <w:bCs/>
                      </w:rPr>
                      <w:delText>.</w:delText>
                    </w:r>
                  </w:del>
                  <w:ins w:id="238"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000823</w:t>
                  </w:r>
                </w:p>
              </w:tc>
              <w:tc>
                <w:tcPr>
                  <w:tcW w:w="1353" w:type="dxa"/>
                  <w:vAlign w:val="center"/>
                  <w:hideMark/>
                </w:tcPr>
                <w:p w14:paraId="0D8CB503"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0</w:t>
                  </w:r>
                  <w:del w:id="239" w:author="Администратор" w:date="2026-02-26T10:31:00Z">
                    <w:r w:rsidRPr="00CA10A2">
                      <w:rPr>
                        <w:rFonts w:ascii="Times New Roman" w:hAnsi="Times New Roman" w:cs="Times New Roman"/>
                        <w:bCs/>
                      </w:rPr>
                      <w:delText>.</w:delText>
                    </w:r>
                  </w:del>
                  <w:ins w:id="240"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823</w:t>
                  </w:r>
                </w:p>
              </w:tc>
            </w:tr>
            <w:tr w:rsidR="00DB679B" w:rsidRPr="00987B9B" w14:paraId="37DD41D5" w14:textId="77777777" w:rsidTr="00E86A68">
              <w:trPr>
                <w:trHeight w:val="289"/>
              </w:trPr>
              <w:tc>
                <w:tcPr>
                  <w:tcW w:w="1137" w:type="dxa"/>
                  <w:vAlign w:val="center"/>
                  <w:hideMark/>
                </w:tcPr>
                <w:p w14:paraId="732CB165"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rPr>
                    <w:t>Молибден</w:t>
                  </w:r>
                </w:p>
              </w:tc>
              <w:tc>
                <w:tcPr>
                  <w:tcW w:w="1353" w:type="dxa"/>
                  <w:vAlign w:val="center"/>
                  <w:hideMark/>
                </w:tcPr>
                <w:p w14:paraId="149E71B2"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0</w:t>
                  </w:r>
                  <w:del w:id="241" w:author="Администратор" w:date="2026-02-26T10:31:00Z">
                    <w:r w:rsidRPr="00CA10A2">
                      <w:rPr>
                        <w:rFonts w:ascii="Times New Roman" w:hAnsi="Times New Roman" w:cs="Times New Roman"/>
                        <w:bCs/>
                      </w:rPr>
                      <w:delText>.</w:delText>
                    </w:r>
                  </w:del>
                  <w:ins w:id="242"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0420</w:t>
                  </w:r>
                </w:p>
              </w:tc>
              <w:tc>
                <w:tcPr>
                  <w:tcW w:w="1353" w:type="dxa"/>
                  <w:vAlign w:val="center"/>
                  <w:hideMark/>
                </w:tcPr>
                <w:p w14:paraId="1D7C72D6"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0</w:t>
                  </w:r>
                  <w:del w:id="243" w:author="Администратор" w:date="2026-02-26T10:31:00Z">
                    <w:r w:rsidRPr="00CA10A2">
                      <w:rPr>
                        <w:rFonts w:ascii="Times New Roman" w:hAnsi="Times New Roman" w:cs="Times New Roman"/>
                        <w:bCs/>
                      </w:rPr>
                      <w:delText>.</w:delText>
                    </w:r>
                  </w:del>
                  <w:ins w:id="244"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00700</w:t>
                  </w:r>
                </w:p>
              </w:tc>
              <w:tc>
                <w:tcPr>
                  <w:tcW w:w="1353" w:type="dxa"/>
                  <w:vAlign w:val="center"/>
                  <w:hideMark/>
                </w:tcPr>
                <w:p w14:paraId="4A4E45EC"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7</w:t>
                  </w:r>
                  <w:del w:id="245" w:author="Администратор" w:date="2026-02-26T10:31:00Z">
                    <w:r w:rsidRPr="00CA10A2">
                      <w:rPr>
                        <w:rFonts w:ascii="Times New Roman" w:hAnsi="Times New Roman" w:cs="Times New Roman"/>
                        <w:bCs/>
                      </w:rPr>
                      <w:delText>.</w:delText>
                    </w:r>
                  </w:del>
                  <w:ins w:id="246"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00</w:t>
                  </w:r>
                </w:p>
              </w:tc>
            </w:tr>
            <w:tr w:rsidR="00DB679B" w:rsidRPr="00987B9B" w14:paraId="497A9384" w14:textId="77777777" w:rsidTr="00E86A68">
              <w:trPr>
                <w:trHeight w:val="271"/>
              </w:trPr>
              <w:tc>
                <w:tcPr>
                  <w:tcW w:w="1137" w:type="dxa"/>
                  <w:vAlign w:val="center"/>
                  <w:hideMark/>
                </w:tcPr>
                <w:p w14:paraId="3E334CB7"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rPr>
                    <w:t>Никель</w:t>
                  </w:r>
                </w:p>
              </w:tc>
              <w:tc>
                <w:tcPr>
                  <w:tcW w:w="1353" w:type="dxa"/>
                  <w:vAlign w:val="center"/>
                  <w:hideMark/>
                </w:tcPr>
                <w:p w14:paraId="5112D522"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0</w:t>
                  </w:r>
                  <w:del w:id="247" w:author="Администратор" w:date="2026-02-26T10:31:00Z">
                    <w:r w:rsidRPr="00CA10A2">
                      <w:rPr>
                        <w:rFonts w:ascii="Times New Roman" w:hAnsi="Times New Roman" w:cs="Times New Roman"/>
                        <w:bCs/>
                      </w:rPr>
                      <w:delText>.</w:delText>
                    </w:r>
                  </w:del>
                  <w:ins w:id="248"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00266</w:t>
                  </w:r>
                </w:p>
              </w:tc>
              <w:tc>
                <w:tcPr>
                  <w:tcW w:w="1353" w:type="dxa"/>
                  <w:vAlign w:val="center"/>
                  <w:hideMark/>
                </w:tcPr>
                <w:p w14:paraId="5A874C39"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0</w:t>
                  </w:r>
                  <w:del w:id="249" w:author="Администратор" w:date="2026-02-26T10:31:00Z">
                    <w:r w:rsidRPr="00CA10A2">
                      <w:rPr>
                        <w:rFonts w:ascii="Times New Roman" w:hAnsi="Times New Roman" w:cs="Times New Roman"/>
                        <w:bCs/>
                      </w:rPr>
                      <w:delText>.</w:delText>
                    </w:r>
                  </w:del>
                  <w:ins w:id="250"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000444</w:t>
                  </w:r>
                </w:p>
              </w:tc>
              <w:tc>
                <w:tcPr>
                  <w:tcW w:w="1353" w:type="dxa"/>
                  <w:vAlign w:val="center"/>
                  <w:hideMark/>
                </w:tcPr>
                <w:p w14:paraId="1383FC81"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0</w:t>
                  </w:r>
                  <w:del w:id="251" w:author="Администратор" w:date="2026-02-26T10:31:00Z">
                    <w:r w:rsidRPr="00CA10A2">
                      <w:rPr>
                        <w:rFonts w:ascii="Times New Roman" w:hAnsi="Times New Roman" w:cs="Times New Roman"/>
                        <w:bCs/>
                      </w:rPr>
                      <w:delText>.</w:delText>
                    </w:r>
                  </w:del>
                  <w:ins w:id="252"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444</w:t>
                  </w:r>
                </w:p>
              </w:tc>
            </w:tr>
            <w:tr w:rsidR="00DB679B" w:rsidRPr="00987B9B" w14:paraId="1311215C" w14:textId="77777777" w:rsidTr="00E86A68">
              <w:trPr>
                <w:trHeight w:val="271"/>
              </w:trPr>
              <w:tc>
                <w:tcPr>
                  <w:tcW w:w="1137" w:type="dxa"/>
                  <w:vAlign w:val="center"/>
                  <w:hideMark/>
                </w:tcPr>
                <w:p w14:paraId="7E7A00B2"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rPr>
                    <w:t>Селен</w:t>
                  </w:r>
                </w:p>
              </w:tc>
              <w:tc>
                <w:tcPr>
                  <w:tcW w:w="1353" w:type="dxa"/>
                  <w:vAlign w:val="center"/>
                  <w:hideMark/>
                </w:tcPr>
                <w:p w14:paraId="2979B363"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0</w:t>
                  </w:r>
                  <w:del w:id="253" w:author="Администратор" w:date="2026-02-26T10:31:00Z">
                    <w:r w:rsidRPr="00CA10A2">
                      <w:rPr>
                        <w:rFonts w:ascii="Times New Roman" w:hAnsi="Times New Roman" w:cs="Times New Roman"/>
                        <w:bCs/>
                      </w:rPr>
                      <w:delText>.</w:delText>
                    </w:r>
                  </w:del>
                  <w:ins w:id="254"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717</w:t>
                  </w:r>
                </w:p>
              </w:tc>
              <w:tc>
                <w:tcPr>
                  <w:tcW w:w="1353" w:type="dxa"/>
                  <w:vAlign w:val="center"/>
                  <w:hideMark/>
                </w:tcPr>
                <w:p w14:paraId="3CE3A738"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0</w:t>
                  </w:r>
                  <w:del w:id="255" w:author="Администратор" w:date="2026-02-26T10:31:00Z">
                    <w:r w:rsidRPr="00CA10A2">
                      <w:rPr>
                        <w:rFonts w:ascii="Times New Roman" w:hAnsi="Times New Roman" w:cs="Times New Roman"/>
                        <w:bCs/>
                      </w:rPr>
                      <w:delText>.</w:delText>
                    </w:r>
                  </w:del>
                  <w:ins w:id="256"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119</w:t>
                  </w:r>
                </w:p>
              </w:tc>
              <w:tc>
                <w:tcPr>
                  <w:tcW w:w="1353" w:type="dxa"/>
                  <w:vAlign w:val="center"/>
                  <w:hideMark/>
                </w:tcPr>
                <w:p w14:paraId="0492E969"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119</w:t>
                  </w:r>
                </w:p>
              </w:tc>
            </w:tr>
            <w:tr w:rsidR="00DB679B" w:rsidRPr="00987B9B" w14:paraId="064B3E4D" w14:textId="77777777" w:rsidTr="00E86A68">
              <w:trPr>
                <w:trHeight w:val="271"/>
              </w:trPr>
              <w:tc>
                <w:tcPr>
                  <w:tcW w:w="1137" w:type="dxa"/>
                  <w:vAlign w:val="center"/>
                  <w:hideMark/>
                </w:tcPr>
                <w:p w14:paraId="13399374"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rPr>
                    <w:t>Олово</w:t>
                  </w:r>
                </w:p>
              </w:tc>
              <w:tc>
                <w:tcPr>
                  <w:tcW w:w="1353" w:type="dxa"/>
                  <w:vAlign w:val="center"/>
                  <w:hideMark/>
                </w:tcPr>
                <w:p w14:paraId="22DA7221"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0</w:t>
                  </w:r>
                  <w:del w:id="257" w:author="Администратор" w:date="2026-02-26T10:31:00Z">
                    <w:r w:rsidRPr="00CA10A2">
                      <w:rPr>
                        <w:rFonts w:ascii="Times New Roman" w:hAnsi="Times New Roman" w:cs="Times New Roman"/>
                        <w:bCs/>
                      </w:rPr>
                      <w:delText>.</w:delText>
                    </w:r>
                  </w:del>
                  <w:ins w:id="258"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00533</w:t>
                  </w:r>
                </w:p>
              </w:tc>
              <w:tc>
                <w:tcPr>
                  <w:tcW w:w="1353" w:type="dxa"/>
                  <w:vAlign w:val="center"/>
                  <w:hideMark/>
                </w:tcPr>
                <w:p w14:paraId="31591D2D"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0</w:t>
                  </w:r>
                  <w:del w:id="259" w:author="Администратор" w:date="2026-02-26T10:31:00Z">
                    <w:r w:rsidRPr="00CA10A2">
                      <w:rPr>
                        <w:rFonts w:ascii="Times New Roman" w:hAnsi="Times New Roman" w:cs="Times New Roman"/>
                        <w:bCs/>
                      </w:rPr>
                      <w:delText>.</w:delText>
                    </w:r>
                  </w:del>
                  <w:ins w:id="260"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000888</w:t>
                  </w:r>
                </w:p>
              </w:tc>
              <w:tc>
                <w:tcPr>
                  <w:tcW w:w="1353" w:type="dxa"/>
                  <w:vAlign w:val="center"/>
                  <w:hideMark/>
                </w:tcPr>
                <w:p w14:paraId="42C1223C"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0</w:t>
                  </w:r>
                  <w:del w:id="261" w:author="Администратор" w:date="2026-02-26T10:31:00Z">
                    <w:r w:rsidRPr="00CA10A2">
                      <w:rPr>
                        <w:rFonts w:ascii="Times New Roman" w:hAnsi="Times New Roman" w:cs="Times New Roman"/>
                        <w:bCs/>
                      </w:rPr>
                      <w:delText>.</w:delText>
                    </w:r>
                  </w:del>
                  <w:ins w:id="262"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888</w:t>
                  </w:r>
                </w:p>
              </w:tc>
            </w:tr>
            <w:tr w:rsidR="00DB679B" w:rsidRPr="00987B9B" w14:paraId="54B8C818" w14:textId="77777777" w:rsidTr="00E86A68">
              <w:trPr>
                <w:trHeight w:val="271"/>
              </w:trPr>
              <w:tc>
                <w:tcPr>
                  <w:tcW w:w="1137" w:type="dxa"/>
                  <w:vAlign w:val="center"/>
                  <w:hideMark/>
                </w:tcPr>
                <w:p w14:paraId="0FA1D609"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rPr>
                    <w:t>Ванадий</w:t>
                  </w:r>
                </w:p>
              </w:tc>
              <w:tc>
                <w:tcPr>
                  <w:tcW w:w="1353" w:type="dxa"/>
                  <w:vAlign w:val="center"/>
                  <w:hideMark/>
                </w:tcPr>
                <w:p w14:paraId="4E9CC460"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0</w:t>
                  </w:r>
                  <w:del w:id="263" w:author="Администратор" w:date="2026-02-26T10:31:00Z">
                    <w:r w:rsidRPr="00CA10A2">
                      <w:rPr>
                        <w:rFonts w:ascii="Times New Roman" w:hAnsi="Times New Roman" w:cs="Times New Roman"/>
                        <w:bCs/>
                      </w:rPr>
                      <w:delText>.</w:delText>
                    </w:r>
                  </w:del>
                  <w:ins w:id="264"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0234</w:t>
                  </w:r>
                </w:p>
              </w:tc>
              <w:tc>
                <w:tcPr>
                  <w:tcW w:w="1353" w:type="dxa"/>
                  <w:vAlign w:val="center"/>
                  <w:hideMark/>
                </w:tcPr>
                <w:p w14:paraId="6F267E0C"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0</w:t>
                  </w:r>
                  <w:del w:id="265" w:author="Администратор" w:date="2026-02-26T10:31:00Z">
                    <w:r w:rsidRPr="00CA10A2">
                      <w:rPr>
                        <w:rFonts w:ascii="Times New Roman" w:hAnsi="Times New Roman" w:cs="Times New Roman"/>
                        <w:bCs/>
                      </w:rPr>
                      <w:delText>.</w:delText>
                    </w:r>
                  </w:del>
                  <w:ins w:id="266"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00390</w:t>
                  </w:r>
                </w:p>
              </w:tc>
              <w:tc>
                <w:tcPr>
                  <w:tcW w:w="1353" w:type="dxa"/>
                  <w:vAlign w:val="center"/>
                  <w:hideMark/>
                </w:tcPr>
                <w:p w14:paraId="32BE9722"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3</w:t>
                  </w:r>
                  <w:del w:id="267" w:author="Администратор" w:date="2026-02-26T10:31:00Z">
                    <w:r w:rsidRPr="00CA10A2">
                      <w:rPr>
                        <w:rFonts w:ascii="Times New Roman" w:hAnsi="Times New Roman" w:cs="Times New Roman"/>
                        <w:bCs/>
                      </w:rPr>
                      <w:delText>.</w:delText>
                    </w:r>
                  </w:del>
                  <w:ins w:id="268"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90</w:t>
                  </w:r>
                </w:p>
              </w:tc>
            </w:tr>
            <w:tr w:rsidR="00DB679B" w:rsidRPr="00987B9B" w14:paraId="304621BB" w14:textId="77777777" w:rsidTr="00E86A68">
              <w:trPr>
                <w:trHeight w:val="289"/>
              </w:trPr>
              <w:tc>
                <w:tcPr>
                  <w:tcW w:w="1137" w:type="dxa"/>
                  <w:vAlign w:val="center"/>
                  <w:hideMark/>
                </w:tcPr>
                <w:p w14:paraId="4FE12B44"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rPr>
                    <w:t>Цинк</w:t>
                  </w:r>
                </w:p>
              </w:tc>
              <w:tc>
                <w:tcPr>
                  <w:tcW w:w="1353" w:type="dxa"/>
                  <w:vAlign w:val="center"/>
                  <w:hideMark/>
                </w:tcPr>
                <w:p w14:paraId="0C45B4C9"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12</w:t>
                  </w:r>
                  <w:del w:id="269" w:author="Администратор" w:date="2026-02-26T10:31:00Z">
                    <w:r w:rsidRPr="00CA10A2">
                      <w:rPr>
                        <w:rFonts w:ascii="Times New Roman" w:hAnsi="Times New Roman" w:cs="Times New Roman"/>
                        <w:bCs/>
                      </w:rPr>
                      <w:delText>.</w:delText>
                    </w:r>
                  </w:del>
                  <w:ins w:id="270"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0</w:t>
                  </w:r>
                </w:p>
              </w:tc>
              <w:tc>
                <w:tcPr>
                  <w:tcW w:w="1353" w:type="dxa"/>
                  <w:vAlign w:val="center"/>
                  <w:hideMark/>
                </w:tcPr>
                <w:p w14:paraId="693537C4"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2</w:t>
                  </w:r>
                  <w:del w:id="271" w:author="Администратор" w:date="2026-02-26T10:31:00Z">
                    <w:r w:rsidRPr="00CA10A2">
                      <w:rPr>
                        <w:rFonts w:ascii="Times New Roman" w:hAnsi="Times New Roman" w:cs="Times New Roman"/>
                        <w:bCs/>
                      </w:rPr>
                      <w:delText>.</w:delText>
                    </w:r>
                  </w:del>
                  <w:ins w:id="272" w:author="Администратор" w:date="2026-02-26T10:31:00Z">
                    <w:r>
                      <w:rPr>
                        <w:rFonts w:ascii="Times New Roman" w:hAnsi="Times New Roman" w:cs="Times New Roman"/>
                        <w:bCs/>
                        <w:lang w:val="uz-Cyrl-UZ"/>
                      </w:rPr>
                      <w:t>,</w:t>
                    </w:r>
                  </w:ins>
                  <w:r w:rsidRPr="00987B9B">
                    <w:rPr>
                      <w:rFonts w:ascii="Times New Roman" w:hAnsi="Times New Roman" w:cs="Times New Roman"/>
                      <w:bCs/>
                    </w:rPr>
                    <w:t>00</w:t>
                  </w:r>
                </w:p>
              </w:tc>
              <w:tc>
                <w:tcPr>
                  <w:tcW w:w="1353" w:type="dxa"/>
                  <w:vAlign w:val="center"/>
                  <w:hideMark/>
                </w:tcPr>
                <w:p w14:paraId="39A9559C" w14:textId="77777777" w:rsidR="00DB679B" w:rsidRPr="00987B9B" w:rsidRDefault="00DB679B" w:rsidP="00C25CF0">
                  <w:pPr>
                    <w:spacing w:after="0" w:line="240" w:lineRule="auto"/>
                    <w:jc w:val="both"/>
                    <w:rPr>
                      <w:rFonts w:ascii="Times New Roman" w:hAnsi="Times New Roman" w:cs="Times New Roman"/>
                      <w:bCs/>
                    </w:rPr>
                  </w:pPr>
                  <w:r w:rsidRPr="00987B9B">
                    <w:rPr>
                      <w:rFonts w:ascii="Times New Roman" w:hAnsi="Times New Roman" w:cs="Times New Roman"/>
                      <w:bCs/>
                    </w:rPr>
                    <w:t>2005</w:t>
                  </w:r>
                </w:p>
              </w:tc>
            </w:tr>
          </w:tbl>
          <w:p w14:paraId="0D88D788" w14:textId="77777777" w:rsidR="00DB679B" w:rsidRPr="00987B9B" w:rsidRDefault="00DB679B" w:rsidP="00C25CF0">
            <w:pPr>
              <w:spacing w:after="0" w:line="240" w:lineRule="auto"/>
              <w:jc w:val="both"/>
              <w:rPr>
                <w:rFonts w:ascii="Times New Roman" w:hAnsi="Times New Roman" w:cs="Times New Roman"/>
              </w:rPr>
            </w:pPr>
          </w:p>
          <w:p w14:paraId="55C132A7" w14:textId="77777777" w:rsidR="00DB679B" w:rsidRPr="00987B9B" w:rsidRDefault="00DB679B" w:rsidP="00C25CF0">
            <w:pPr>
              <w:spacing w:after="0" w:line="240" w:lineRule="auto"/>
              <w:jc w:val="both"/>
              <w:rPr>
                <w:rFonts w:ascii="Times New Roman" w:hAnsi="Times New Roman" w:cs="Times New Roman"/>
              </w:rPr>
            </w:pPr>
          </w:p>
          <w:p w14:paraId="6FC11DFC" w14:textId="77777777" w:rsidR="00DB679B" w:rsidRPr="00987B9B" w:rsidRDefault="00DB679B" w:rsidP="00C25CF0">
            <w:pPr>
              <w:spacing w:after="0" w:line="240" w:lineRule="auto"/>
              <w:jc w:val="both"/>
              <w:rPr>
                <w:rFonts w:ascii="Times New Roman" w:hAnsi="Times New Roman" w:cs="Times New Roman"/>
              </w:rPr>
            </w:pPr>
          </w:p>
          <w:p w14:paraId="5EA84D46" w14:textId="77777777" w:rsidR="00DB679B" w:rsidRPr="00987B9B" w:rsidRDefault="00DB679B" w:rsidP="00C25CF0">
            <w:pPr>
              <w:spacing w:after="0" w:line="240" w:lineRule="auto"/>
              <w:jc w:val="both"/>
              <w:rPr>
                <w:rFonts w:ascii="Times New Roman" w:hAnsi="Times New Roman" w:cs="Times New Roman"/>
              </w:rPr>
            </w:pPr>
          </w:p>
          <w:p w14:paraId="79A952AA" w14:textId="77777777" w:rsidR="00DB679B" w:rsidRPr="00987B9B" w:rsidRDefault="00DB679B" w:rsidP="00C25CF0">
            <w:pPr>
              <w:spacing w:after="0" w:line="240" w:lineRule="auto"/>
              <w:jc w:val="both"/>
              <w:rPr>
                <w:rFonts w:ascii="Times New Roman" w:hAnsi="Times New Roman" w:cs="Times New Roman"/>
              </w:rPr>
            </w:pPr>
          </w:p>
          <w:p w14:paraId="6FD53499" w14:textId="77777777" w:rsidR="00DB679B" w:rsidRPr="00987B9B" w:rsidRDefault="00DB679B" w:rsidP="00C25CF0">
            <w:pPr>
              <w:spacing w:after="0" w:line="240" w:lineRule="auto"/>
              <w:jc w:val="both"/>
              <w:rPr>
                <w:rFonts w:ascii="Times New Roman" w:hAnsi="Times New Roman" w:cs="Times New Roman"/>
              </w:rPr>
            </w:pPr>
          </w:p>
          <w:p w14:paraId="614FC0B3" w14:textId="77777777" w:rsidR="00DB679B" w:rsidRPr="00987B9B" w:rsidRDefault="00DB679B" w:rsidP="00C25CF0">
            <w:pPr>
              <w:spacing w:after="0" w:line="240" w:lineRule="auto"/>
              <w:jc w:val="both"/>
              <w:rPr>
                <w:rFonts w:ascii="Times New Roman" w:hAnsi="Times New Roman" w:cs="Times New Roman"/>
              </w:rPr>
            </w:pPr>
            <w:r w:rsidRPr="00987B9B">
              <w:rPr>
                <w:rFonts w:ascii="Times New Roman" w:hAnsi="Times New Roman" w:cs="Times New Roman"/>
              </w:rPr>
              <w:t xml:space="preserve">Концентрации микроэлементов, представленные в </w:t>
            </w:r>
            <w:r w:rsidRPr="00987B9B">
              <w:rPr>
                <w:rFonts w:ascii="Times New Roman" w:hAnsi="Times New Roman" w:cs="Times New Roman"/>
                <w:i/>
                <w:iCs/>
              </w:rPr>
              <w:t>Таблице 12</w:t>
            </w:r>
            <w:r w:rsidRPr="00987B9B">
              <w:rPr>
                <w:rFonts w:ascii="Times New Roman" w:hAnsi="Times New Roman" w:cs="Times New Roman"/>
              </w:rPr>
              <w:t xml:space="preserve">, значительно выше, чем в </w:t>
            </w:r>
            <w:r w:rsidRPr="00987B9B">
              <w:rPr>
                <w:rFonts w:ascii="Times New Roman" w:hAnsi="Times New Roman" w:cs="Times New Roman"/>
                <w:i/>
                <w:iCs/>
              </w:rPr>
              <w:t>Таблице 10</w:t>
            </w:r>
            <w:r w:rsidRPr="00987B9B">
              <w:rPr>
                <w:rFonts w:ascii="Times New Roman" w:hAnsi="Times New Roman" w:cs="Times New Roman"/>
              </w:rPr>
              <w:t>. Однако необходимо учитывать влияние 1000 ppm натрия/калия в испытательном растворе, а также ~2,8% других растворенных твердых веществ, если к анализу среды применяется метод прямого растворения.</w:t>
            </w:r>
          </w:p>
          <w:p w14:paraId="4BA07B41" w14:textId="77777777" w:rsidR="00DB679B" w:rsidRPr="00987B9B" w:rsidRDefault="00DB679B" w:rsidP="00C25CF0">
            <w:pPr>
              <w:spacing w:after="0" w:line="240" w:lineRule="auto"/>
              <w:jc w:val="both"/>
              <w:rPr>
                <w:rFonts w:ascii="Times New Roman" w:hAnsi="Times New Roman" w:cs="Times New Roman"/>
              </w:rPr>
            </w:pPr>
          </w:p>
          <w:p w14:paraId="66A5397D" w14:textId="77777777" w:rsidR="00DB679B" w:rsidRPr="00987B9B" w:rsidRDefault="00DB679B" w:rsidP="00C25CF0">
            <w:pPr>
              <w:spacing w:after="0" w:line="240" w:lineRule="auto"/>
              <w:jc w:val="both"/>
              <w:rPr>
                <w:rFonts w:ascii="Times New Roman" w:hAnsi="Times New Roman" w:cs="Times New Roman"/>
              </w:rPr>
            </w:pPr>
          </w:p>
          <w:p w14:paraId="6B9B582F" w14:textId="77777777" w:rsidR="00DB679B" w:rsidRPr="00987B9B" w:rsidRDefault="00DB679B" w:rsidP="00C25CF0">
            <w:pPr>
              <w:spacing w:after="0" w:line="240" w:lineRule="auto"/>
              <w:jc w:val="both"/>
              <w:rPr>
                <w:rFonts w:ascii="Times New Roman" w:hAnsi="Times New Roman" w:cs="Times New Roman"/>
              </w:rPr>
            </w:pPr>
            <w:r w:rsidRPr="00987B9B">
              <w:rPr>
                <w:rFonts w:ascii="Times New Roman" w:hAnsi="Times New Roman" w:cs="Times New Roman"/>
              </w:rPr>
              <w:t xml:space="preserve">Прежде всего, необходимо выбрать правильное оборудование для введения проб в масс-спектрометр ICP-MS, включая распылитель, распылительную камеру и горелку-инжектор, в соответствии с рекомендациями производителя. Пробоотборник и конусы скиммера в первой области </w:t>
            </w:r>
            <w:r w:rsidRPr="00987B9B">
              <w:rPr>
                <w:rFonts w:ascii="Times New Roman" w:hAnsi="Times New Roman" w:cs="Times New Roman"/>
                <w:highlight w:val="lightGray"/>
              </w:rPr>
              <w:t>вакуумного интерфейса</w:t>
            </w:r>
            <w:r w:rsidRPr="00987B9B">
              <w:rPr>
                <w:rFonts w:ascii="Times New Roman" w:hAnsi="Times New Roman" w:cs="Times New Roman"/>
              </w:rPr>
              <w:t xml:space="preserve"> также должны быть выбраны в соответствии с рекомендациями производителя для анализа матриц с высоким содержанием растворенных твердых веществ.</w:t>
            </w:r>
          </w:p>
          <w:p w14:paraId="4192F2DE" w14:textId="77777777" w:rsidR="00DB679B" w:rsidRPr="00987B9B" w:rsidRDefault="00DB679B" w:rsidP="00C25CF0">
            <w:pPr>
              <w:spacing w:after="0" w:line="240" w:lineRule="auto"/>
              <w:jc w:val="both"/>
              <w:rPr>
                <w:rFonts w:ascii="Times New Roman" w:hAnsi="Times New Roman" w:cs="Times New Roman"/>
              </w:rPr>
            </w:pPr>
          </w:p>
          <w:p w14:paraId="3D7C08CA" w14:textId="77777777" w:rsidR="00DB679B" w:rsidRPr="00987B9B" w:rsidRDefault="00DB679B" w:rsidP="00C25CF0">
            <w:pPr>
              <w:spacing w:after="0" w:line="240" w:lineRule="auto"/>
              <w:jc w:val="both"/>
              <w:rPr>
                <w:rFonts w:ascii="Times New Roman" w:hAnsi="Times New Roman" w:cs="Times New Roman"/>
              </w:rPr>
            </w:pPr>
            <w:r w:rsidRPr="00987B9B">
              <w:rPr>
                <w:rFonts w:ascii="Times New Roman" w:hAnsi="Times New Roman" w:cs="Times New Roman"/>
              </w:rPr>
              <w:lastRenderedPageBreak/>
              <w:t>Присутствие ионов натрия/калия в ионном потоке масс-спектрометра существенно влияет на реакцию элементов в зависимости от их массы. Для нашего примера диапазон масс составляет от ванадия (51 а.е.м.) до молибдена (96 а.е.м.). Присутствие натрия и калия, вероятно, усилит реакцию ванадия и подавит реакцию молибдена по сравнению с рабочим стандартом, приготовленным в разбавленной матрице азотной кислоты.</w:t>
            </w:r>
          </w:p>
          <w:p w14:paraId="5A69F490" w14:textId="77777777" w:rsidR="00DB679B" w:rsidRPr="00987B9B" w:rsidRDefault="00DB679B" w:rsidP="00C25CF0">
            <w:pPr>
              <w:spacing w:after="0" w:line="240" w:lineRule="auto"/>
              <w:jc w:val="both"/>
              <w:rPr>
                <w:rFonts w:ascii="Times New Roman" w:hAnsi="Times New Roman" w:cs="Times New Roman"/>
              </w:rPr>
            </w:pPr>
          </w:p>
          <w:p w14:paraId="2DD82795" w14:textId="77777777" w:rsidR="00DB679B" w:rsidRPr="00987B9B" w:rsidRDefault="00DB679B" w:rsidP="00C25CF0">
            <w:pPr>
              <w:spacing w:after="0" w:line="240" w:lineRule="auto"/>
              <w:jc w:val="both"/>
              <w:rPr>
                <w:rFonts w:ascii="Times New Roman" w:hAnsi="Times New Roman" w:cs="Times New Roman"/>
              </w:rPr>
            </w:pPr>
          </w:p>
          <w:p w14:paraId="58734EDA" w14:textId="77777777" w:rsidR="00DB679B" w:rsidRPr="00987B9B" w:rsidRDefault="00DB679B" w:rsidP="00C25CF0">
            <w:pPr>
              <w:spacing w:after="0" w:line="240" w:lineRule="auto"/>
              <w:jc w:val="both"/>
              <w:rPr>
                <w:rFonts w:ascii="Times New Roman" w:hAnsi="Times New Roman" w:cs="Times New Roman"/>
              </w:rPr>
            </w:pPr>
            <w:r w:rsidRPr="00987B9B">
              <w:rPr>
                <w:rFonts w:ascii="Times New Roman" w:hAnsi="Times New Roman" w:cs="Times New Roman"/>
              </w:rPr>
              <w:t xml:space="preserve">Для прямого разбавления среды в данном случае существует два относительно простых решения. Первое — натрия хлорид добавляют в разбавитель рабочего стандарта, чтобы он соответствовал суммарной концентрации натрия/калия в 6-кратно разбавленных испытуемых растворах среды, в данном случае ~1000 ppm. В продаже имеется натрия хлорид сверхчистого качества, который практически не содержит элементных примесей. Второй способ заключается в использовании нескольких внутренних стандартов, охватывающих диапазон масс </w:t>
            </w:r>
            <w:r w:rsidRPr="00987B9B">
              <w:rPr>
                <w:rFonts w:ascii="Times New Roman" w:hAnsi="Times New Roman" w:cs="Times New Roman"/>
                <w:highlight w:val="magenta"/>
              </w:rPr>
              <w:t>аналита</w:t>
            </w:r>
            <w:r w:rsidRPr="00987B9B">
              <w:rPr>
                <w:rFonts w:ascii="Times New Roman" w:hAnsi="Times New Roman" w:cs="Times New Roman"/>
              </w:rPr>
              <w:t xml:space="preserve">  </w:t>
            </w:r>
            <w:r w:rsidRPr="00987B9B">
              <w:rPr>
                <w:rFonts w:ascii="Times New Roman" w:hAnsi="Times New Roman" w:cs="Times New Roman"/>
                <w:highlight w:val="magenta"/>
              </w:rPr>
              <w:t>микро</w:t>
            </w:r>
            <w:r w:rsidRPr="00987B9B">
              <w:rPr>
                <w:rFonts w:ascii="Times New Roman" w:hAnsi="Times New Roman" w:cs="Times New Roman"/>
              </w:rPr>
              <w:t>металлов.</w:t>
            </w:r>
          </w:p>
          <w:p w14:paraId="5AA4E539" w14:textId="77777777" w:rsidR="00DB679B" w:rsidRPr="00987B9B" w:rsidRDefault="00DB679B" w:rsidP="00C25CF0">
            <w:pPr>
              <w:spacing w:after="0" w:line="240" w:lineRule="auto"/>
              <w:jc w:val="both"/>
              <w:rPr>
                <w:rFonts w:ascii="Times New Roman" w:hAnsi="Times New Roman" w:cs="Times New Roman"/>
              </w:rPr>
            </w:pPr>
          </w:p>
          <w:p w14:paraId="02FAA85B" w14:textId="77777777" w:rsidR="00DB679B" w:rsidRPr="00987B9B" w:rsidRDefault="00DB679B" w:rsidP="00C25CF0">
            <w:pPr>
              <w:spacing w:after="0" w:line="240" w:lineRule="auto"/>
              <w:jc w:val="both"/>
              <w:rPr>
                <w:rFonts w:ascii="Times New Roman" w:hAnsi="Times New Roman" w:cs="Times New Roman"/>
              </w:rPr>
            </w:pPr>
          </w:p>
          <w:p w14:paraId="65196D12" w14:textId="77777777" w:rsidR="00DB679B" w:rsidRPr="00987B9B" w:rsidRDefault="00DB679B" w:rsidP="00C25CF0">
            <w:pPr>
              <w:spacing w:after="0" w:line="240" w:lineRule="auto"/>
              <w:jc w:val="both"/>
              <w:rPr>
                <w:rFonts w:ascii="Times New Roman" w:hAnsi="Times New Roman" w:cs="Times New Roman"/>
              </w:rPr>
            </w:pPr>
          </w:p>
          <w:p w14:paraId="1B7A265B" w14:textId="77777777" w:rsidR="00DB679B" w:rsidRPr="00987B9B" w:rsidRDefault="00DB679B" w:rsidP="00C25CF0">
            <w:pPr>
              <w:spacing w:after="0" w:line="240" w:lineRule="auto"/>
              <w:jc w:val="both"/>
              <w:rPr>
                <w:rFonts w:ascii="Times New Roman" w:hAnsi="Times New Roman" w:cs="Times New Roman"/>
              </w:rPr>
            </w:pPr>
            <w:r w:rsidRPr="00987B9B">
              <w:rPr>
                <w:rFonts w:ascii="Times New Roman" w:hAnsi="Times New Roman" w:cs="Times New Roman"/>
              </w:rPr>
              <w:t>В случае, если масс-спектрометр ICP-MS не выдерживает высокой концентрации глюкозы, материал можно подвергнуть разложению для удаления углеродистых компонентов среды. В этом случае</w:t>
            </w:r>
            <w:del w:id="273" w:author="Администратор" w:date="2026-02-26T10:31:00Z">
              <w:r w:rsidRPr="00CA10A2">
                <w:rPr>
                  <w:rFonts w:ascii="Times New Roman" w:hAnsi="Times New Roman" w:cs="Times New Roman"/>
                </w:rPr>
                <w:delText xml:space="preserve"> </w:delText>
              </w:r>
              <w:r w:rsidRPr="00CA10A2">
                <w:rPr>
                  <w:rFonts w:ascii="Times New Roman" w:hAnsi="Times New Roman" w:cs="Times New Roman"/>
                  <w:highlight w:val="lightGray"/>
                </w:rPr>
                <w:delText>противоионы</w:delText>
              </w:r>
            </w:del>
            <w:r w:rsidRPr="00987B9B">
              <w:rPr>
                <w:rFonts w:ascii="Times New Roman" w:hAnsi="Times New Roman" w:cs="Times New Roman"/>
              </w:rPr>
              <w:t xml:space="preserve"> </w:t>
            </w:r>
            <w:r w:rsidRPr="00987B9B">
              <w:rPr>
                <w:rFonts w:ascii="Times New Roman" w:hAnsi="Times New Roman" w:cs="Times New Roman"/>
                <w:highlight w:val="magenta"/>
              </w:rPr>
              <w:t>противоположно заряженный ион</w:t>
            </w:r>
            <w:r w:rsidRPr="00987B9B">
              <w:rPr>
                <w:rFonts w:ascii="Times New Roman" w:hAnsi="Times New Roman" w:cs="Times New Roman"/>
              </w:rPr>
              <w:t xml:space="preserve"> внутренних неорганических солей останутся в концентрациях, представленных в </w:t>
            </w:r>
            <w:r w:rsidRPr="00987B9B">
              <w:rPr>
                <w:rFonts w:ascii="Times New Roman" w:hAnsi="Times New Roman" w:cs="Times New Roman"/>
                <w:i/>
                <w:iCs/>
              </w:rPr>
              <w:t>Таблице 6</w:t>
            </w:r>
            <w:r w:rsidRPr="00987B9B">
              <w:rPr>
                <w:rFonts w:ascii="Times New Roman" w:hAnsi="Times New Roman" w:cs="Times New Roman"/>
              </w:rPr>
              <w:t>. Учитывая низкие концентрации микроэлементов в среде, необходимо с особой тщательностью контролировать любые источники загрязнения или потери целевых аналитов.</w:t>
            </w:r>
          </w:p>
          <w:p w14:paraId="381E413C" w14:textId="77777777" w:rsidR="00DB679B" w:rsidRPr="00987B9B" w:rsidRDefault="00DB679B" w:rsidP="00C25CF0">
            <w:pPr>
              <w:spacing w:after="0" w:line="240" w:lineRule="auto"/>
              <w:jc w:val="both"/>
              <w:rPr>
                <w:rFonts w:ascii="Times New Roman" w:hAnsi="Times New Roman" w:cs="Times New Roman"/>
              </w:rPr>
            </w:pPr>
          </w:p>
          <w:p w14:paraId="7BB95BE8" w14:textId="77777777" w:rsidR="00DB679B" w:rsidRPr="00987B9B" w:rsidRDefault="00DB679B" w:rsidP="00C25CF0">
            <w:pPr>
              <w:spacing w:after="0" w:line="240" w:lineRule="auto"/>
              <w:jc w:val="both"/>
              <w:rPr>
                <w:rFonts w:ascii="Times New Roman" w:hAnsi="Times New Roman" w:cs="Times New Roman"/>
              </w:rPr>
            </w:pPr>
            <w:r w:rsidRPr="00987B9B">
              <w:rPr>
                <w:rFonts w:ascii="Times New Roman" w:hAnsi="Times New Roman" w:cs="Times New Roman"/>
              </w:rPr>
              <w:t xml:space="preserve">Метод стандартных добавок также может быть применен для преодоления высокой матрицы твердых веществ в образце. Однако концентрации стандартных </w:t>
            </w:r>
            <w:r w:rsidRPr="00987B9B">
              <w:rPr>
                <w:rFonts w:ascii="Times New Roman" w:hAnsi="Times New Roman" w:cs="Times New Roman"/>
              </w:rPr>
              <w:lastRenderedPageBreak/>
              <w:t>добавок должны быть тщательно подобраны, чтобы минимизировать распространение погрешности вокруг пересечения оси концентрации с помощью регрессионного анализа, а точность должна быть проверена с помощью экспериментов по добавке или разбавлению.</w:t>
            </w:r>
          </w:p>
          <w:p w14:paraId="1107CD91" w14:textId="77777777" w:rsidR="00DB679B" w:rsidRPr="00987B9B" w:rsidRDefault="00DB679B" w:rsidP="00C25CF0">
            <w:pPr>
              <w:spacing w:after="0" w:line="240" w:lineRule="auto"/>
              <w:jc w:val="both"/>
              <w:rPr>
                <w:rFonts w:ascii="Times New Roman" w:hAnsi="Times New Roman" w:cs="Times New Roman"/>
              </w:rPr>
            </w:pPr>
          </w:p>
          <w:p w14:paraId="7365F7EF" w14:textId="77777777" w:rsidR="00DB679B" w:rsidRPr="00987B9B" w:rsidRDefault="00DB679B" w:rsidP="00C25CF0">
            <w:pPr>
              <w:spacing w:after="0" w:line="240" w:lineRule="auto"/>
              <w:jc w:val="both"/>
              <w:rPr>
                <w:rFonts w:ascii="Times New Roman" w:hAnsi="Times New Roman" w:cs="Times New Roman"/>
                <w:b/>
                <w:bCs/>
                <w:lang w:val="en-US"/>
              </w:rPr>
            </w:pPr>
            <w:r w:rsidRPr="00987B9B">
              <w:rPr>
                <w:rFonts w:ascii="Times New Roman" w:hAnsi="Times New Roman" w:cs="Times New Roman"/>
                <w:b/>
                <w:bCs/>
                <w:lang w:val="uz-Cyrl-UZ"/>
              </w:rPr>
              <w:t>СТАНДАРТНЫЕ ОБРАЗЦЫ</w:t>
            </w:r>
          </w:p>
          <w:p w14:paraId="29E577DF" w14:textId="77777777" w:rsidR="00DB679B" w:rsidRPr="00987B9B" w:rsidRDefault="00DB679B" w:rsidP="00C25CF0">
            <w:pPr>
              <w:spacing w:after="0" w:line="240" w:lineRule="auto"/>
              <w:jc w:val="both"/>
              <w:rPr>
                <w:rFonts w:ascii="Times New Roman" w:hAnsi="Times New Roman" w:cs="Times New Roman"/>
                <w:bCs/>
                <w:lang w:val="en-US"/>
              </w:rPr>
            </w:pPr>
            <w:r w:rsidRPr="00987B9B">
              <w:rPr>
                <w:rFonts w:ascii="Times New Roman" w:hAnsi="Times New Roman" w:cs="Times New Roman"/>
                <w:bCs/>
                <w:lang w:val="en-US"/>
              </w:rPr>
              <w:t>1. International Council for Harmonisation (ICH). Q9: Quality Risk Management. 2005. </w:t>
            </w:r>
            <w:hyperlink r:id="rId71" w:tgtFrame="_blank" w:history="1">
              <w:r w:rsidRPr="00987B9B">
                <w:rPr>
                  <w:rFonts w:ascii="Times New Roman" w:hAnsi="Times New Roman" w:cs="Times New Roman"/>
                  <w:bCs/>
                  <w:i/>
                  <w:iCs/>
                  <w:color w:val="0563C1" w:themeColor="hyperlink"/>
                  <w:u w:val="single"/>
                  <w:lang w:val="en-US"/>
                </w:rPr>
                <w:t>https://database.ich.org/sites/default/files/Q9%20Guideline.pdf</w:t>
              </w:r>
            </w:hyperlink>
            <w:r w:rsidRPr="00987B9B">
              <w:rPr>
                <w:rFonts w:ascii="Times New Roman" w:hAnsi="Times New Roman" w:cs="Times New Roman"/>
                <w:bCs/>
                <w:lang w:val="en-US"/>
              </w:rPr>
              <w:t>.</w:t>
            </w:r>
          </w:p>
          <w:p w14:paraId="63347D27" w14:textId="77777777" w:rsidR="00DB679B" w:rsidRPr="00987B9B" w:rsidRDefault="00DB679B" w:rsidP="00C25CF0">
            <w:pPr>
              <w:spacing w:after="0" w:line="240" w:lineRule="auto"/>
              <w:jc w:val="both"/>
              <w:rPr>
                <w:rFonts w:ascii="Times New Roman" w:hAnsi="Times New Roman" w:cs="Times New Roman"/>
                <w:bCs/>
                <w:lang w:val="en-US"/>
              </w:rPr>
            </w:pPr>
            <w:r w:rsidRPr="00987B9B">
              <w:rPr>
                <w:rFonts w:ascii="Times New Roman" w:hAnsi="Times New Roman" w:cs="Times New Roman"/>
                <w:bCs/>
                <w:lang w:val="en-US"/>
              </w:rPr>
              <w:t>2. International Council for Harmonisation (ICH). Q11: Development and Manufacture of Drug Substances (Chemical Entities and Biotechnological/Biological Entities). 2012. </w:t>
            </w:r>
            <w:hyperlink r:id="rId72" w:tgtFrame="_blank" w:history="1">
              <w:r w:rsidRPr="00987B9B">
                <w:rPr>
                  <w:rFonts w:ascii="Times New Roman" w:hAnsi="Times New Roman" w:cs="Times New Roman"/>
                  <w:bCs/>
                  <w:i/>
                  <w:iCs/>
                  <w:color w:val="0563C1" w:themeColor="hyperlink"/>
                  <w:u w:val="single"/>
                  <w:lang w:val="en-US"/>
                </w:rPr>
                <w:t>https://database.ich.org/sites/default/files/Q11%20Guideline.pdf</w:t>
              </w:r>
            </w:hyperlink>
            <w:r w:rsidRPr="00987B9B">
              <w:rPr>
                <w:rFonts w:ascii="Times New Roman" w:hAnsi="Times New Roman" w:cs="Times New Roman"/>
                <w:bCs/>
                <w:lang w:val="en-US"/>
              </w:rPr>
              <w:t>.</w:t>
            </w:r>
          </w:p>
          <w:p w14:paraId="6FB22485" w14:textId="77777777" w:rsidR="00DB679B" w:rsidRPr="00987B9B" w:rsidRDefault="00DB679B" w:rsidP="00C25CF0">
            <w:pPr>
              <w:spacing w:after="0" w:line="240" w:lineRule="auto"/>
              <w:jc w:val="both"/>
              <w:rPr>
                <w:rFonts w:ascii="Times New Roman" w:hAnsi="Times New Roman" w:cs="Times New Roman"/>
                <w:bCs/>
                <w:lang w:val="en-US"/>
              </w:rPr>
            </w:pPr>
            <w:r w:rsidRPr="00987B9B">
              <w:rPr>
                <w:rFonts w:ascii="Times New Roman" w:hAnsi="Times New Roman" w:cs="Times New Roman"/>
                <w:bCs/>
                <w:lang w:val="en-US"/>
              </w:rPr>
              <w:t>3. World Health Organization (WHO). Annex 4 WHO guidelines for sampling of pharmaceutical products and related materials. WHO Technical Report Series, No. 929. 2005. </w:t>
            </w:r>
            <w:hyperlink r:id="rId73" w:tgtFrame="_blank" w:history="1">
              <w:r w:rsidRPr="00987B9B">
                <w:rPr>
                  <w:rFonts w:ascii="Times New Roman" w:hAnsi="Times New Roman" w:cs="Times New Roman"/>
                  <w:bCs/>
                  <w:i/>
                  <w:iCs/>
                  <w:color w:val="0563C1" w:themeColor="hyperlink"/>
                  <w:u w:val="single"/>
                  <w:lang w:val="en-US"/>
                </w:rPr>
                <w:t>https://www.who.int/docs/default-source/medicines/norms-and-standards/guidelines/quality-control/trs929-annex4-guidelinessamplingpharmproducts.pdf</w:t>
              </w:r>
            </w:hyperlink>
            <w:r w:rsidRPr="00987B9B">
              <w:rPr>
                <w:rFonts w:ascii="Times New Roman" w:hAnsi="Times New Roman" w:cs="Times New Roman"/>
                <w:bCs/>
                <w:lang w:val="en-US"/>
              </w:rPr>
              <w:t>.</w:t>
            </w:r>
          </w:p>
          <w:p w14:paraId="202FFCFA" w14:textId="77777777" w:rsidR="00DB679B" w:rsidRPr="00987B9B" w:rsidRDefault="00DB679B" w:rsidP="00C25CF0">
            <w:pPr>
              <w:spacing w:after="0" w:line="240" w:lineRule="auto"/>
              <w:jc w:val="both"/>
              <w:rPr>
                <w:rFonts w:ascii="Times New Roman" w:hAnsi="Times New Roman" w:cs="Times New Roman"/>
                <w:bCs/>
                <w:lang w:val="en-US"/>
              </w:rPr>
            </w:pPr>
          </w:p>
          <w:p w14:paraId="6C08C3A2" w14:textId="77777777" w:rsidR="00DB679B" w:rsidRPr="00987B9B" w:rsidRDefault="00DB679B" w:rsidP="00C25CF0">
            <w:pPr>
              <w:spacing w:after="0" w:line="240" w:lineRule="auto"/>
              <w:jc w:val="both"/>
              <w:rPr>
                <w:rFonts w:ascii="Times New Roman" w:hAnsi="Times New Roman" w:cs="Times New Roman"/>
                <w:bCs/>
                <w:lang w:val="en-US"/>
              </w:rPr>
            </w:pPr>
          </w:p>
          <w:p w14:paraId="2745FC43" w14:textId="77777777" w:rsidR="00DB679B" w:rsidRPr="00987B9B" w:rsidRDefault="00DB679B" w:rsidP="00C25CF0">
            <w:pPr>
              <w:spacing w:after="0" w:line="240" w:lineRule="auto"/>
              <w:jc w:val="both"/>
              <w:rPr>
                <w:rFonts w:ascii="Times New Roman" w:hAnsi="Times New Roman" w:cs="Times New Roman"/>
                <w:bCs/>
                <w:lang w:val="en-US"/>
              </w:rPr>
            </w:pPr>
            <w:r w:rsidRPr="00987B9B">
              <w:rPr>
                <w:rFonts w:ascii="Times New Roman" w:hAnsi="Times New Roman" w:cs="Times New Roman"/>
                <w:bCs/>
                <w:lang w:val="en-US"/>
              </w:rPr>
              <w:t>4. International Council for Harmonisation (ICH). Q7: Good Manufacturing Practice Guide for Active Pharmaceutical Ingredients. 2000.</w:t>
            </w:r>
          </w:p>
          <w:p w14:paraId="42EB6B15" w14:textId="77777777" w:rsidR="00DB679B" w:rsidRPr="00987B9B" w:rsidRDefault="00DB679B" w:rsidP="00C25CF0">
            <w:pPr>
              <w:spacing w:after="0" w:line="240" w:lineRule="auto"/>
              <w:jc w:val="both"/>
              <w:rPr>
                <w:rFonts w:ascii="Times New Roman" w:hAnsi="Times New Roman" w:cs="Times New Roman"/>
                <w:bCs/>
                <w:lang w:val="en-US"/>
              </w:rPr>
            </w:pPr>
            <w:r w:rsidRPr="00987B9B">
              <w:rPr>
                <w:rFonts w:ascii="Times New Roman" w:hAnsi="Times New Roman" w:cs="Times New Roman"/>
                <w:bCs/>
                <w:lang w:val="en-US"/>
              </w:rPr>
              <w:t>5. Montaser A, Golightly DW. Inductively Coupled Plasmas in Analytical Atomic Spectrometry, 2nd Ed. NY: VCH Publishers, Inc.; 1992:614.</w:t>
            </w:r>
          </w:p>
          <w:p w14:paraId="5C77EF2D" w14:textId="77777777" w:rsidR="00DB679B" w:rsidRPr="00987B9B" w:rsidRDefault="00DB679B" w:rsidP="00C25CF0">
            <w:pPr>
              <w:spacing w:after="0" w:line="240" w:lineRule="auto"/>
              <w:jc w:val="both"/>
              <w:rPr>
                <w:rFonts w:ascii="Times New Roman" w:hAnsi="Times New Roman" w:cs="Times New Roman"/>
                <w:bCs/>
                <w:lang w:val="en-US"/>
              </w:rPr>
            </w:pPr>
          </w:p>
          <w:p w14:paraId="001F766E" w14:textId="77777777" w:rsidR="00DB679B" w:rsidRPr="00987B9B" w:rsidRDefault="00DB679B" w:rsidP="00C25CF0">
            <w:pPr>
              <w:spacing w:after="0" w:line="240" w:lineRule="auto"/>
              <w:jc w:val="both"/>
              <w:rPr>
                <w:rFonts w:ascii="Times New Roman" w:hAnsi="Times New Roman" w:cs="Times New Roman"/>
                <w:bCs/>
                <w:lang w:val="en-US"/>
              </w:rPr>
            </w:pPr>
            <w:r w:rsidRPr="00987B9B">
              <w:rPr>
                <w:rFonts w:ascii="Times New Roman" w:hAnsi="Times New Roman" w:cs="Times New Roman"/>
                <w:bCs/>
                <w:lang w:val="en-US"/>
              </w:rPr>
              <w:t>6. Larsen EH, Stürup S. Carbon-enhanced inductively coupled plasma mass spectrometric detection of arsenic and selenium and its application to arsenic speciation. </w:t>
            </w:r>
            <w:r w:rsidRPr="00987B9B">
              <w:rPr>
                <w:rFonts w:ascii="Times New Roman" w:hAnsi="Times New Roman" w:cs="Times New Roman"/>
                <w:bCs/>
                <w:i/>
                <w:iCs/>
                <w:lang w:val="en-US"/>
              </w:rPr>
              <w:t>J. Anal. At. Spectrom</w:t>
            </w:r>
            <w:r w:rsidRPr="00987B9B">
              <w:rPr>
                <w:rFonts w:ascii="Times New Roman" w:hAnsi="Times New Roman" w:cs="Times New Roman"/>
                <w:bCs/>
                <w:lang w:val="en-US"/>
              </w:rPr>
              <w:t>. 1994;9:1099–1105.</w:t>
            </w:r>
          </w:p>
          <w:p w14:paraId="520F0EB6" w14:textId="77777777" w:rsidR="00DB679B" w:rsidRPr="00987B9B" w:rsidRDefault="00DB679B" w:rsidP="00C25CF0">
            <w:pPr>
              <w:spacing w:after="0" w:line="240" w:lineRule="auto"/>
              <w:jc w:val="both"/>
              <w:rPr>
                <w:rFonts w:ascii="Times New Roman" w:hAnsi="Times New Roman" w:cs="Times New Roman"/>
                <w:bCs/>
                <w:lang w:val="en-US"/>
              </w:rPr>
            </w:pPr>
          </w:p>
          <w:p w14:paraId="26B4312A" w14:textId="77777777" w:rsidR="00DB679B" w:rsidRPr="00987B9B" w:rsidRDefault="00DB679B" w:rsidP="00C25CF0">
            <w:pPr>
              <w:spacing w:after="0" w:line="240" w:lineRule="auto"/>
              <w:jc w:val="both"/>
              <w:rPr>
                <w:rFonts w:ascii="Times New Roman" w:hAnsi="Times New Roman" w:cs="Times New Roman"/>
                <w:bCs/>
                <w:lang w:val="en-US"/>
              </w:rPr>
            </w:pPr>
            <w:r w:rsidRPr="00987B9B">
              <w:rPr>
                <w:rFonts w:ascii="Times New Roman" w:hAnsi="Times New Roman" w:cs="Times New Roman"/>
                <w:bCs/>
                <w:lang w:val="en-US"/>
              </w:rPr>
              <w:t xml:space="preserve">7. Reinhart D, Damjanovic L, Kaisermayer C, Kunert R. Benchmarking of commercially available CHO cell culture </w:t>
            </w:r>
            <w:r w:rsidRPr="00987B9B">
              <w:rPr>
                <w:rFonts w:ascii="Times New Roman" w:hAnsi="Times New Roman" w:cs="Times New Roman"/>
                <w:bCs/>
                <w:lang w:val="en-US"/>
              </w:rPr>
              <w:lastRenderedPageBreak/>
              <w:t>media for antibody production. </w:t>
            </w:r>
            <w:r w:rsidRPr="00987B9B">
              <w:rPr>
                <w:rFonts w:ascii="Times New Roman" w:hAnsi="Times New Roman" w:cs="Times New Roman"/>
                <w:bCs/>
                <w:i/>
                <w:iCs/>
                <w:lang w:val="en-US"/>
              </w:rPr>
              <w:t>Appl Microbiol Biotechnol</w:t>
            </w:r>
            <w:r w:rsidRPr="00987B9B">
              <w:rPr>
                <w:rFonts w:ascii="Times New Roman" w:hAnsi="Times New Roman" w:cs="Times New Roman"/>
                <w:bCs/>
                <w:lang w:val="en-US"/>
              </w:rPr>
              <w:t>. 2015;99(11):4645–4657.</w:t>
            </w:r>
          </w:p>
          <w:p w14:paraId="69CEE056" w14:textId="77777777" w:rsidR="00DB679B" w:rsidRPr="00987B9B" w:rsidRDefault="00DB679B" w:rsidP="00C25CF0">
            <w:pPr>
              <w:spacing w:after="0" w:line="240" w:lineRule="auto"/>
              <w:jc w:val="both"/>
              <w:rPr>
                <w:rFonts w:ascii="Times New Roman" w:hAnsi="Times New Roman" w:cs="Times New Roman"/>
                <w:bCs/>
                <w:lang w:val="en-US"/>
              </w:rPr>
            </w:pPr>
          </w:p>
          <w:p w14:paraId="40813968" w14:textId="77777777" w:rsidR="00DB679B" w:rsidRPr="00987B9B" w:rsidRDefault="00DB679B" w:rsidP="00C25CF0">
            <w:pPr>
              <w:spacing w:after="0" w:line="240" w:lineRule="auto"/>
              <w:jc w:val="both"/>
              <w:rPr>
                <w:rFonts w:ascii="Times New Roman" w:hAnsi="Times New Roman" w:cs="Times New Roman"/>
                <w:bCs/>
                <w:lang w:val="en-US"/>
              </w:rPr>
            </w:pPr>
            <w:r w:rsidRPr="00987B9B">
              <w:rPr>
                <w:rFonts w:ascii="Times New Roman" w:hAnsi="Times New Roman" w:cs="Times New Roman"/>
                <w:bCs/>
                <w:lang w:val="en-US"/>
              </w:rPr>
              <w:t>8. Kenerson RW. Cell culture medium comprising transition metals or trace element. Table 1. Google Patent W02006004728A2, Application PCT/US2005/022889. 2005;13–22.</w:t>
            </w:r>
          </w:p>
          <w:p w14:paraId="38840F6B" w14:textId="77777777" w:rsidR="00DB679B" w:rsidRPr="00987B9B" w:rsidRDefault="00DB679B" w:rsidP="00C25CF0">
            <w:pPr>
              <w:spacing w:after="0" w:line="240" w:lineRule="auto"/>
              <w:jc w:val="both"/>
              <w:rPr>
                <w:rFonts w:ascii="Times New Roman" w:hAnsi="Times New Roman" w:cs="Times New Roman"/>
                <w:bCs/>
                <w:lang w:val="en-US"/>
              </w:rPr>
            </w:pPr>
          </w:p>
          <w:p w14:paraId="3D503E09" w14:textId="77777777" w:rsidR="00DB679B" w:rsidRPr="00987B9B" w:rsidRDefault="00DB679B" w:rsidP="00C25CF0">
            <w:pPr>
              <w:spacing w:after="0" w:line="240" w:lineRule="auto"/>
              <w:jc w:val="both"/>
              <w:rPr>
                <w:rFonts w:ascii="Times New Roman" w:hAnsi="Times New Roman" w:cs="Times New Roman"/>
                <w:bCs/>
                <w:lang w:val="en-US"/>
              </w:rPr>
            </w:pPr>
          </w:p>
          <w:p w14:paraId="4A68A1A8" w14:textId="77777777" w:rsidR="00DB679B" w:rsidRPr="00987B9B" w:rsidRDefault="00DB679B" w:rsidP="00C25CF0">
            <w:pPr>
              <w:spacing w:after="0" w:line="240" w:lineRule="auto"/>
              <w:ind w:left="4"/>
              <w:jc w:val="both"/>
              <w:rPr>
                <w:rFonts w:ascii="Times New Roman" w:hAnsi="Times New Roman" w:cs="Times New Roman"/>
                <w:bCs/>
                <w:lang w:val="en-US"/>
              </w:rPr>
            </w:pPr>
            <w:r w:rsidRPr="00987B9B">
              <w:rPr>
                <w:rFonts w:ascii="Times New Roman" w:hAnsi="Times New Roman" w:cs="Times New Roman"/>
                <w:b/>
                <w:bCs/>
              </w:rPr>
              <w:t>ДОПОЛНИТЕЛЬНАЯ</w:t>
            </w:r>
            <w:r w:rsidRPr="00987B9B">
              <w:rPr>
                <w:rFonts w:ascii="Times New Roman" w:hAnsi="Times New Roman" w:cs="Times New Roman"/>
                <w:b/>
                <w:bCs/>
                <w:lang w:val="en-US"/>
              </w:rPr>
              <w:t xml:space="preserve"> </w:t>
            </w:r>
            <w:r w:rsidRPr="00987B9B">
              <w:rPr>
                <w:rFonts w:ascii="Times New Roman" w:hAnsi="Times New Roman" w:cs="Times New Roman"/>
                <w:b/>
                <w:bCs/>
              </w:rPr>
              <w:t>ИНФОРМАЦИЯ</w:t>
            </w:r>
          </w:p>
          <w:p w14:paraId="2B0E8153" w14:textId="77777777" w:rsidR="00DB679B" w:rsidRPr="00987B9B" w:rsidRDefault="00DB679B" w:rsidP="00C25CF0">
            <w:pPr>
              <w:spacing w:after="0" w:line="240" w:lineRule="auto"/>
              <w:jc w:val="both"/>
              <w:rPr>
                <w:rFonts w:ascii="Times New Roman" w:hAnsi="Times New Roman" w:cs="Times New Roman"/>
                <w:bCs/>
                <w:lang w:val="en-US"/>
              </w:rPr>
            </w:pPr>
            <w:r w:rsidRPr="00987B9B">
              <w:rPr>
                <w:rFonts w:ascii="Times New Roman" w:hAnsi="Times New Roman" w:cs="Times New Roman"/>
                <w:lang w:val="en-US"/>
              </w:rPr>
              <w:t>• </w:t>
            </w:r>
            <w:r w:rsidRPr="00987B9B">
              <w:rPr>
                <w:rFonts w:ascii="Times New Roman" w:hAnsi="Times New Roman" w:cs="Times New Roman"/>
                <w:bCs/>
                <w:lang w:val="en-US"/>
              </w:rPr>
              <w:t>Brantley T, Moore B, Grinnell C, Khattak S. Investigating trace metal precipitation in highly concentrated cell culture media with Pourbaix diagrams. </w:t>
            </w:r>
            <w:r w:rsidRPr="00987B9B">
              <w:rPr>
                <w:rFonts w:ascii="Times New Roman" w:hAnsi="Times New Roman" w:cs="Times New Roman"/>
                <w:bCs/>
                <w:i/>
                <w:iCs/>
                <w:lang w:val="en-US"/>
              </w:rPr>
              <w:t>Biotechnology and Bioengineering</w:t>
            </w:r>
            <w:r w:rsidRPr="00987B9B">
              <w:rPr>
                <w:rFonts w:ascii="Times New Roman" w:hAnsi="Times New Roman" w:cs="Times New Roman"/>
                <w:bCs/>
                <w:lang w:val="en-US"/>
              </w:rPr>
              <w:t>. 2021;118(12):3888–3897.</w:t>
            </w:r>
          </w:p>
          <w:p w14:paraId="66841814" w14:textId="77777777" w:rsidR="00DB679B" w:rsidRPr="00987B9B" w:rsidRDefault="00DB679B" w:rsidP="00C25CF0">
            <w:pPr>
              <w:spacing w:after="0" w:line="240" w:lineRule="auto"/>
              <w:ind w:left="4"/>
              <w:jc w:val="both"/>
              <w:rPr>
                <w:rFonts w:ascii="Times New Roman" w:hAnsi="Times New Roman" w:cs="Times New Roman"/>
                <w:bCs/>
                <w:lang w:val="en-US"/>
              </w:rPr>
            </w:pPr>
            <w:r w:rsidRPr="00987B9B">
              <w:rPr>
                <w:rFonts w:ascii="Times New Roman" w:hAnsi="Times New Roman" w:cs="Times New Roman"/>
                <w:lang w:val="en-US"/>
              </w:rPr>
              <w:t>• </w:t>
            </w:r>
            <w:r w:rsidRPr="00987B9B">
              <w:rPr>
                <w:rFonts w:ascii="Times New Roman" w:hAnsi="Times New Roman" w:cs="Times New Roman"/>
                <w:bCs/>
                <w:lang w:val="en-US"/>
              </w:rPr>
              <w:t>Graham RJ, Bhatia H, Yoon S. Consequences of trace metal variability and supplementation on Chinese hamster ovary (CHO) cell culture performance: A review of key mechanisms and considerations. </w:t>
            </w:r>
            <w:r w:rsidRPr="00987B9B">
              <w:rPr>
                <w:rFonts w:ascii="Times New Roman" w:hAnsi="Times New Roman" w:cs="Times New Roman"/>
                <w:bCs/>
                <w:i/>
                <w:iCs/>
                <w:lang w:val="en-US"/>
              </w:rPr>
              <w:t>Biotechnology and Bioengineering</w:t>
            </w:r>
            <w:r w:rsidRPr="00987B9B">
              <w:rPr>
                <w:rFonts w:ascii="Times New Roman" w:hAnsi="Times New Roman" w:cs="Times New Roman"/>
                <w:bCs/>
                <w:lang w:val="en-US"/>
              </w:rPr>
              <w:t>. 2019;116(12):3446–3456.</w:t>
            </w:r>
          </w:p>
          <w:p w14:paraId="749CA9AE" w14:textId="77777777" w:rsidR="00DB679B" w:rsidRPr="00987B9B" w:rsidRDefault="00DB679B" w:rsidP="00C25CF0">
            <w:pPr>
              <w:spacing w:after="0" w:line="240" w:lineRule="auto"/>
              <w:ind w:left="4"/>
              <w:jc w:val="both"/>
              <w:rPr>
                <w:rFonts w:ascii="Times New Roman" w:hAnsi="Times New Roman" w:cs="Times New Roman"/>
                <w:bCs/>
                <w:lang w:val="en-US"/>
              </w:rPr>
            </w:pPr>
            <w:r w:rsidRPr="00987B9B">
              <w:rPr>
                <w:rFonts w:ascii="Times New Roman" w:hAnsi="Times New Roman" w:cs="Times New Roman"/>
                <w:lang w:val="en-US"/>
              </w:rPr>
              <w:t>• </w:t>
            </w:r>
            <w:r w:rsidRPr="00987B9B">
              <w:rPr>
                <w:rFonts w:ascii="Times New Roman" w:hAnsi="Times New Roman" w:cs="Times New Roman"/>
                <w:bCs/>
                <w:lang w:val="en-US"/>
              </w:rPr>
              <w:t>Hossler P, Racicot C, McDermott S. Targeted shifting of protein glycosylation profiles in mammalian cell culture through media supplementation of cobalt. </w:t>
            </w:r>
            <w:r w:rsidRPr="00987B9B">
              <w:rPr>
                <w:rFonts w:ascii="Times New Roman" w:hAnsi="Times New Roman" w:cs="Times New Roman"/>
                <w:bCs/>
                <w:i/>
                <w:iCs/>
                <w:lang w:val="en-US"/>
              </w:rPr>
              <w:t>J Glycobiology</w:t>
            </w:r>
            <w:r w:rsidRPr="00987B9B">
              <w:rPr>
                <w:rFonts w:ascii="Times New Roman" w:hAnsi="Times New Roman" w:cs="Times New Roman"/>
                <w:bCs/>
                <w:lang w:val="en-US"/>
              </w:rPr>
              <w:t>. 2014;3(1).</w:t>
            </w:r>
          </w:p>
          <w:p w14:paraId="39266010" w14:textId="77777777" w:rsidR="00DB679B" w:rsidRPr="00987B9B" w:rsidRDefault="00DB679B" w:rsidP="00C25CF0">
            <w:pPr>
              <w:spacing w:after="0" w:line="240" w:lineRule="auto"/>
              <w:ind w:left="4"/>
              <w:jc w:val="both"/>
              <w:rPr>
                <w:rFonts w:ascii="Times New Roman" w:hAnsi="Times New Roman" w:cs="Times New Roman"/>
                <w:bCs/>
                <w:lang w:val="en-US"/>
              </w:rPr>
            </w:pPr>
          </w:p>
          <w:p w14:paraId="1040165D" w14:textId="77777777" w:rsidR="00DB679B" w:rsidRPr="00987B9B" w:rsidRDefault="00DB679B" w:rsidP="00C25CF0">
            <w:pPr>
              <w:spacing w:after="0" w:line="240" w:lineRule="auto"/>
              <w:ind w:left="4"/>
              <w:jc w:val="both"/>
              <w:rPr>
                <w:rFonts w:ascii="Times New Roman" w:hAnsi="Times New Roman" w:cs="Times New Roman"/>
                <w:bCs/>
                <w:lang w:val="en-US"/>
              </w:rPr>
            </w:pPr>
            <w:r w:rsidRPr="00987B9B">
              <w:rPr>
                <w:rFonts w:ascii="Times New Roman" w:hAnsi="Times New Roman" w:cs="Times New Roman"/>
                <w:lang w:val="en-US"/>
              </w:rPr>
              <w:t>• </w:t>
            </w:r>
            <w:r w:rsidRPr="00987B9B">
              <w:rPr>
                <w:rFonts w:ascii="Times New Roman" w:hAnsi="Times New Roman" w:cs="Times New Roman"/>
                <w:bCs/>
                <w:lang w:val="en-US"/>
              </w:rPr>
              <w:t>Selenius LA, Lundgren MW, Jawad R, Danielsson O, Björnstedt M. The cell culture medium affects growth, phenotype expression, and the response to selenium cytotoxicity in A549 and HepG2 cells. </w:t>
            </w:r>
            <w:r w:rsidRPr="00987B9B">
              <w:rPr>
                <w:rFonts w:ascii="Times New Roman" w:hAnsi="Times New Roman" w:cs="Times New Roman"/>
                <w:bCs/>
                <w:i/>
                <w:iCs/>
                <w:lang w:val="en-US"/>
              </w:rPr>
              <w:t>Antioxidants</w:t>
            </w:r>
            <w:r w:rsidRPr="00987B9B">
              <w:rPr>
                <w:rFonts w:ascii="Times New Roman" w:hAnsi="Times New Roman" w:cs="Times New Roman"/>
                <w:bCs/>
                <w:lang w:val="en-US"/>
              </w:rPr>
              <w:t>. 2019;8(4):130.</w:t>
            </w:r>
          </w:p>
          <w:p w14:paraId="05A6AB61" w14:textId="77777777" w:rsidR="00DB679B" w:rsidRPr="00987B9B" w:rsidRDefault="00DB679B" w:rsidP="00C25CF0">
            <w:pPr>
              <w:spacing w:after="0" w:line="240" w:lineRule="auto"/>
              <w:ind w:left="4"/>
              <w:jc w:val="both"/>
              <w:rPr>
                <w:rFonts w:ascii="Times New Roman" w:hAnsi="Times New Roman" w:cs="Times New Roman"/>
                <w:bCs/>
                <w:lang w:val="en-US"/>
              </w:rPr>
            </w:pPr>
            <w:r w:rsidRPr="00987B9B">
              <w:rPr>
                <w:rFonts w:ascii="Times New Roman" w:hAnsi="Times New Roman" w:cs="Times New Roman"/>
                <w:lang w:val="en-US"/>
              </w:rPr>
              <w:t>• </w:t>
            </w:r>
            <w:r w:rsidRPr="00987B9B">
              <w:rPr>
                <w:rFonts w:ascii="Times New Roman" w:hAnsi="Times New Roman" w:cs="Times New Roman"/>
                <w:bCs/>
                <w:lang w:val="en-US"/>
              </w:rPr>
              <w:t>Trunfio N, Lee H, Starkey J, Agarabi C, Liu J, Yoon S. Characterization of mammalian cell culture raw materials by combining spectroscopy and chemometrics. </w:t>
            </w:r>
            <w:r w:rsidRPr="00987B9B">
              <w:rPr>
                <w:rFonts w:ascii="Times New Roman" w:hAnsi="Times New Roman" w:cs="Times New Roman"/>
                <w:bCs/>
                <w:i/>
                <w:iCs/>
                <w:lang w:val="en-US"/>
              </w:rPr>
              <w:t>Biotechnology Progress</w:t>
            </w:r>
            <w:r w:rsidRPr="00987B9B">
              <w:rPr>
                <w:rFonts w:ascii="Times New Roman" w:hAnsi="Times New Roman" w:cs="Times New Roman"/>
                <w:bCs/>
                <w:lang w:val="en-US"/>
              </w:rPr>
              <w:t>. 2017;33(5):1127–1138.</w:t>
            </w:r>
          </w:p>
          <w:p w14:paraId="6609678D" w14:textId="77777777" w:rsidR="00DB679B" w:rsidRDefault="00DB679B" w:rsidP="00C25CF0">
            <w:pPr>
              <w:spacing w:after="0" w:line="240" w:lineRule="auto"/>
            </w:pPr>
            <w:r w:rsidRPr="00987B9B">
              <w:rPr>
                <w:rFonts w:ascii="Times New Roman" w:hAnsi="Times New Roman" w:cs="Times New Roman"/>
                <w:bCs/>
                <w:lang w:val="en-US"/>
              </w:rPr>
              <w:t>Zwolak I. Increased cytotoxicity of vanadium to CHO-K1 cells in the presence of inorganic selenium. </w:t>
            </w:r>
            <w:r w:rsidRPr="00987B9B">
              <w:rPr>
                <w:rFonts w:ascii="Times New Roman" w:hAnsi="Times New Roman" w:cs="Times New Roman"/>
                <w:bCs/>
                <w:i/>
                <w:iCs/>
                <w:lang w:val="en-US"/>
              </w:rPr>
              <w:t>Bull Environ Contam Toxicol</w:t>
            </w:r>
            <w:r w:rsidRPr="00987B9B">
              <w:rPr>
                <w:rFonts w:ascii="Times New Roman" w:hAnsi="Times New Roman" w:cs="Times New Roman"/>
                <w:bCs/>
                <w:lang w:val="en-US"/>
              </w:rPr>
              <w:t>. 2015;95(5):593–598.</w:t>
            </w:r>
          </w:p>
          <w:p w14:paraId="41362808" w14:textId="63918C59" w:rsidR="00363169" w:rsidRPr="00B60CB2" w:rsidRDefault="00363169" w:rsidP="00C25CF0">
            <w:pPr>
              <w:spacing w:after="0" w:line="240" w:lineRule="auto"/>
              <w:ind w:left="4"/>
              <w:jc w:val="both"/>
              <w:rPr>
                <w:rFonts w:ascii="Times New Roman" w:hAnsi="Times New Roman" w:cs="Times New Roman"/>
                <w:bCs/>
                <w:lang w:val="en-US"/>
              </w:rPr>
            </w:pPr>
          </w:p>
        </w:tc>
        <w:tc>
          <w:tcPr>
            <w:tcW w:w="5075" w:type="dxa"/>
            <w:tcBorders>
              <w:top w:val="single" w:sz="4" w:space="0" w:color="auto"/>
              <w:left w:val="single" w:sz="4" w:space="0" w:color="auto"/>
              <w:bottom w:val="single" w:sz="4" w:space="0" w:color="auto"/>
              <w:right w:val="single" w:sz="4" w:space="0" w:color="auto"/>
            </w:tcBorders>
          </w:tcPr>
          <w:p w14:paraId="59C46B8D" w14:textId="20F4ECAA" w:rsidR="00B363B2" w:rsidRPr="00987B9B" w:rsidRDefault="00B363B2" w:rsidP="00C25CF0">
            <w:pPr>
              <w:spacing w:after="0" w:line="240" w:lineRule="auto"/>
              <w:jc w:val="center"/>
              <w:rPr>
                <w:rFonts w:ascii="Times New Roman" w:hAnsi="Times New Roman" w:cs="Times New Roman"/>
                <w:b/>
                <w:lang w:val="uz-Cyrl-UZ"/>
              </w:rPr>
            </w:pPr>
            <w:r w:rsidRPr="00C36E5C">
              <w:rPr>
                <w:rFonts w:ascii="Cambria Math" w:hAnsi="Cambria Math" w:cs="Cambria Math"/>
                <w:b/>
                <w:bCs/>
                <w:lang w:val="uz-Cyrl-UZ"/>
              </w:rPr>
              <w:lastRenderedPageBreak/>
              <w:t>〈</w:t>
            </w:r>
            <w:r w:rsidRPr="00C36E5C">
              <w:rPr>
                <w:rFonts w:ascii="Times New Roman" w:hAnsi="Times New Roman" w:cs="Times New Roman"/>
                <w:b/>
                <w:bCs/>
                <w:lang w:val="uz-Cyrl-UZ"/>
              </w:rPr>
              <w:t>1023</w:t>
            </w:r>
            <w:r w:rsidRPr="00C36E5C">
              <w:rPr>
                <w:rFonts w:ascii="Cambria Math" w:hAnsi="Cambria Math" w:cs="Cambria Math"/>
                <w:b/>
                <w:bCs/>
                <w:lang w:val="uz-Cyrl-UZ"/>
              </w:rPr>
              <w:t>〉</w:t>
            </w:r>
            <w:r w:rsidRPr="00C36E5C">
              <w:rPr>
                <w:rFonts w:ascii="Times New Roman" w:hAnsi="Times New Roman" w:cs="Times New Roman"/>
                <w:b/>
                <w:bCs/>
                <w:lang w:val="uz-Cyrl-UZ"/>
              </w:rPr>
              <w:t xml:space="preserve"> </w:t>
            </w:r>
            <w:r w:rsidRPr="00987B9B">
              <w:rPr>
                <w:rFonts w:ascii="Times New Roman" w:hAnsi="Times New Roman" w:cs="Times New Roman"/>
                <w:b/>
              </w:rPr>
              <w:t>РЕКОМБИНАНТ</w:t>
            </w:r>
            <w:r w:rsidRPr="00B363B2">
              <w:rPr>
                <w:rFonts w:ascii="Times New Roman" w:hAnsi="Times New Roman" w:cs="Times New Roman"/>
                <w:b/>
                <w:lang w:val="en-US"/>
              </w:rPr>
              <w:t xml:space="preserve"> </w:t>
            </w:r>
            <w:r w:rsidRPr="00987B9B">
              <w:rPr>
                <w:rFonts w:ascii="Times New Roman" w:hAnsi="Times New Roman" w:cs="Times New Roman"/>
                <w:b/>
              </w:rPr>
              <w:t>ТЕРАПЕВТИК</w:t>
            </w:r>
            <w:r w:rsidRPr="00B363B2">
              <w:rPr>
                <w:rFonts w:ascii="Times New Roman" w:hAnsi="Times New Roman" w:cs="Times New Roman"/>
                <w:b/>
                <w:lang w:val="en-US"/>
              </w:rPr>
              <w:t xml:space="preserve"> </w:t>
            </w:r>
            <w:r w:rsidRPr="00987B9B">
              <w:rPr>
                <w:rFonts w:ascii="Times New Roman" w:hAnsi="Times New Roman" w:cs="Times New Roman"/>
                <w:b/>
              </w:rPr>
              <w:t>ОҚСИЛЛАР</w:t>
            </w:r>
            <w:r w:rsidRPr="00B363B2">
              <w:rPr>
                <w:rFonts w:ascii="Times New Roman" w:hAnsi="Times New Roman" w:cs="Times New Roman"/>
                <w:b/>
                <w:lang w:val="en-US"/>
              </w:rPr>
              <w:t xml:space="preserve"> </w:t>
            </w:r>
            <w:r w:rsidRPr="00987B9B">
              <w:rPr>
                <w:rFonts w:ascii="Times New Roman" w:hAnsi="Times New Roman" w:cs="Times New Roman"/>
                <w:b/>
              </w:rPr>
              <w:t>ИШЛАБ</w:t>
            </w:r>
            <w:r w:rsidRPr="00B363B2">
              <w:rPr>
                <w:rFonts w:ascii="Times New Roman" w:hAnsi="Times New Roman" w:cs="Times New Roman"/>
                <w:b/>
                <w:lang w:val="en-US"/>
              </w:rPr>
              <w:t xml:space="preserve"> </w:t>
            </w:r>
            <w:r w:rsidRPr="00987B9B">
              <w:rPr>
                <w:rFonts w:ascii="Times New Roman" w:hAnsi="Times New Roman" w:cs="Times New Roman"/>
                <w:b/>
              </w:rPr>
              <w:t>ЧИҚАРИШДА</w:t>
            </w:r>
            <w:r w:rsidRPr="00B363B2">
              <w:rPr>
                <w:rFonts w:ascii="Times New Roman" w:hAnsi="Times New Roman" w:cs="Times New Roman"/>
                <w:b/>
                <w:lang w:val="en-US"/>
              </w:rPr>
              <w:t xml:space="preserve"> </w:t>
            </w:r>
            <w:r w:rsidRPr="00987B9B">
              <w:rPr>
                <w:rFonts w:ascii="Times New Roman" w:hAnsi="Times New Roman" w:cs="Times New Roman"/>
                <w:b/>
              </w:rPr>
              <w:t>ҚЎЛЛАНИЛАДИГАН</w:t>
            </w:r>
            <w:r w:rsidRPr="00B363B2">
              <w:rPr>
                <w:rFonts w:ascii="Times New Roman" w:hAnsi="Times New Roman" w:cs="Times New Roman"/>
                <w:b/>
                <w:lang w:val="en-US"/>
              </w:rPr>
              <w:t xml:space="preserve"> </w:t>
            </w:r>
            <w:r w:rsidRPr="00987B9B">
              <w:rPr>
                <w:rFonts w:ascii="Times New Roman" w:hAnsi="Times New Roman" w:cs="Times New Roman"/>
                <w:b/>
              </w:rPr>
              <w:t>ҲУЖАЙРА</w:t>
            </w:r>
            <w:r w:rsidRPr="00B363B2">
              <w:rPr>
                <w:rFonts w:ascii="Times New Roman" w:hAnsi="Times New Roman" w:cs="Times New Roman"/>
                <w:b/>
                <w:lang w:val="en-US"/>
              </w:rPr>
              <w:t xml:space="preserve"> </w:t>
            </w:r>
            <w:r w:rsidR="00C76EA5" w:rsidRPr="00C76EA5">
              <w:rPr>
                <w:rFonts w:ascii="Times New Roman" w:hAnsi="Times New Roman" w:cs="Times New Roman"/>
                <w:b/>
              </w:rPr>
              <w:t>КУЛЬТУРАЛАРИ</w:t>
            </w:r>
            <w:r w:rsidR="00C76EA5">
              <w:rPr>
                <w:rFonts w:ascii="Times New Roman" w:hAnsi="Times New Roman" w:cs="Times New Roman"/>
                <w:b/>
                <w:lang w:val="uz-Cyrl-UZ"/>
              </w:rPr>
              <w:t xml:space="preserve"> </w:t>
            </w:r>
            <w:r w:rsidRPr="00987B9B">
              <w:rPr>
                <w:rFonts w:ascii="Times New Roman" w:hAnsi="Times New Roman" w:cs="Times New Roman"/>
                <w:b/>
              </w:rPr>
              <w:t>ОЗУҚА</w:t>
            </w:r>
            <w:r w:rsidRPr="00B363B2">
              <w:rPr>
                <w:rFonts w:ascii="Times New Roman" w:hAnsi="Times New Roman" w:cs="Times New Roman"/>
                <w:b/>
                <w:lang w:val="en-US"/>
              </w:rPr>
              <w:t xml:space="preserve"> </w:t>
            </w:r>
            <w:r w:rsidRPr="00987B9B">
              <w:rPr>
                <w:rFonts w:ascii="Times New Roman" w:hAnsi="Times New Roman" w:cs="Times New Roman"/>
                <w:b/>
              </w:rPr>
              <w:t>МУҲИТЛАРИДАГИ</w:t>
            </w:r>
            <w:r w:rsidRPr="00B363B2">
              <w:rPr>
                <w:rFonts w:ascii="Times New Roman" w:hAnsi="Times New Roman" w:cs="Times New Roman"/>
                <w:b/>
                <w:lang w:val="en-US"/>
              </w:rPr>
              <w:t xml:space="preserve"> </w:t>
            </w:r>
            <w:r w:rsidR="00C76EA5" w:rsidRPr="00C76EA5">
              <w:rPr>
                <w:rFonts w:ascii="Times New Roman" w:hAnsi="Times New Roman" w:cs="Times New Roman"/>
                <w:b/>
              </w:rPr>
              <w:t>МИКРОЭЛЕМЕНТЛАР</w:t>
            </w:r>
            <w:r w:rsidR="00C76EA5" w:rsidRPr="00C76EA5">
              <w:rPr>
                <w:rFonts w:ascii="Times New Roman" w:hAnsi="Times New Roman" w:cs="Times New Roman"/>
                <w:b/>
                <w:lang w:val="en-US"/>
              </w:rPr>
              <w:t xml:space="preserve"> </w:t>
            </w:r>
            <w:r w:rsidR="00C76EA5" w:rsidRPr="00C76EA5">
              <w:rPr>
                <w:rFonts w:ascii="Times New Roman" w:hAnsi="Times New Roman" w:cs="Times New Roman"/>
                <w:b/>
              </w:rPr>
              <w:t>МИҚДОРИНИ</w:t>
            </w:r>
            <w:r w:rsidR="00C76EA5">
              <w:rPr>
                <w:rFonts w:ascii="Times New Roman" w:hAnsi="Times New Roman" w:cs="Times New Roman"/>
                <w:b/>
                <w:lang w:val="uz-Cyrl-UZ"/>
              </w:rPr>
              <w:t xml:space="preserve"> </w:t>
            </w:r>
            <w:r w:rsidRPr="00987B9B">
              <w:rPr>
                <w:rFonts w:ascii="Times New Roman" w:hAnsi="Times New Roman" w:cs="Times New Roman"/>
                <w:b/>
              </w:rPr>
              <w:t>БАҲОЛАШ</w:t>
            </w:r>
            <w:r w:rsidRPr="00B363B2">
              <w:rPr>
                <w:rFonts w:ascii="Times New Roman" w:hAnsi="Times New Roman" w:cs="Times New Roman"/>
                <w:b/>
                <w:lang w:val="en-US"/>
              </w:rPr>
              <w:t xml:space="preserve"> </w:t>
            </w:r>
            <w:r w:rsidRPr="00987B9B">
              <w:rPr>
                <w:rFonts w:ascii="Times New Roman" w:hAnsi="Times New Roman" w:cs="Times New Roman"/>
                <w:b/>
              </w:rPr>
              <w:t>СТРАТЕГИЯСИ</w:t>
            </w:r>
          </w:p>
          <w:p w14:paraId="5F5EECCB" w14:textId="77777777" w:rsidR="00B363B2" w:rsidRPr="00987B9B" w:rsidRDefault="00B363B2" w:rsidP="00C25CF0">
            <w:pPr>
              <w:spacing w:after="0" w:line="240" w:lineRule="auto"/>
              <w:jc w:val="both"/>
              <w:rPr>
                <w:rFonts w:ascii="Times New Roman" w:hAnsi="Times New Roman" w:cs="Times New Roman"/>
                <w:bCs/>
                <w:lang w:val="uz-Cyrl-UZ"/>
              </w:rPr>
            </w:pPr>
          </w:p>
          <w:p w14:paraId="57AF0927" w14:textId="77777777" w:rsidR="00B363B2" w:rsidRPr="00987B9B" w:rsidRDefault="00B363B2" w:rsidP="00C25CF0">
            <w:pPr>
              <w:spacing w:after="0" w:line="240" w:lineRule="auto"/>
              <w:jc w:val="both"/>
              <w:rPr>
                <w:rFonts w:ascii="Times New Roman" w:hAnsi="Times New Roman" w:cs="Times New Roman"/>
                <w:bCs/>
                <w:lang w:val="uz-Cyrl-UZ"/>
              </w:rPr>
            </w:pPr>
            <w:r w:rsidRPr="00E42EEE">
              <w:rPr>
                <w:rFonts w:ascii="Times New Roman" w:hAnsi="Times New Roman" w:cs="Times New Roman"/>
                <w:bCs/>
                <w:lang w:val="uz-Cyrl-UZ"/>
              </w:rPr>
              <w:t>Ҳужайра култураси учун озуқа муҳити [булар базал ҳужайра озуқа муҳитлари, озуқа моддалари ва қўшимчаларни (масалан, гидролизатлар) ўз ичига олади] одатда тузлар, аминокислоталар, шакарлар, витаминлар ва минераллар каби кенг кўламли таркибий қисмлардан иборат мураккаб аралашмалардир. Муҳитнинг бу алоҳида таркибий қисмларининг тури ва миқдори оқсиллар экспрессиясини, уларнинг чиқишини ва фаол ҳолатга қайтишини максимал даражада ошириш учун миқдорий жиҳатдан ҳисобланади.</w:t>
            </w:r>
          </w:p>
          <w:p w14:paraId="70FEFC19" w14:textId="77777777" w:rsidR="00B363B2" w:rsidRPr="00987B9B" w:rsidRDefault="00B363B2" w:rsidP="00C25CF0">
            <w:pPr>
              <w:spacing w:after="0" w:line="240" w:lineRule="auto"/>
              <w:jc w:val="both"/>
              <w:rPr>
                <w:rFonts w:ascii="Times New Roman" w:hAnsi="Times New Roman" w:cs="Times New Roman"/>
                <w:bCs/>
                <w:lang w:val="uz-Cyrl-UZ"/>
              </w:rPr>
            </w:pPr>
          </w:p>
          <w:p w14:paraId="011A509C" w14:textId="77777777" w:rsidR="00B363B2" w:rsidRPr="00987B9B" w:rsidRDefault="00B363B2" w:rsidP="00C25CF0">
            <w:pPr>
              <w:spacing w:after="0" w:line="240" w:lineRule="auto"/>
              <w:jc w:val="both"/>
              <w:rPr>
                <w:rFonts w:ascii="Times New Roman" w:hAnsi="Times New Roman" w:cs="Times New Roman"/>
                <w:bCs/>
                <w:lang w:val="uz-Cyrl-UZ"/>
              </w:rPr>
            </w:pPr>
            <w:r w:rsidRPr="00987B9B">
              <w:rPr>
                <w:rFonts w:ascii="Times New Roman" w:hAnsi="Times New Roman" w:cs="Times New Roman"/>
                <w:bCs/>
                <w:lang w:val="uz-Cyrl-UZ"/>
              </w:rPr>
              <w:t xml:space="preserve">Бундан ташқари, муҳитнинг бу таркибий қисмлари ҳужайраларнинг ўсишига, оқсиллар экспрессиясига, гликозилланиш профилларига ва апстрим ишлаб чиқариш жараёнларида (дастлабки ишлаб чиқариш босқичларида) оқсил сифат кўрсаткичларига таъсир этувчи микроэлементларни ҳам ўз ичига олади. Муҳитдаги ушбу микроэлементлар концентрациясининг озгина ўзгариши ҳам маҳсулот сифатига катта таъсир кўрсатиши мумкинлиги кенг тан олинган. Микроэлементлар концентрациясининг ўзгарувчанлиги ҳам сериялараро фарқлар доирасида (партиядан-партияга), ҳам ҳужайраларни ўстириш учун озуқа муҳити таркибий қисмларининг турли етказиб берувчилари ўртасида кузатилади. Натижада, рекомбинант оқсиллар ишлаб чиқариш ва маҳсулот сифатига микроэлементларнинг таъсирини тушуниш учун уларнинг </w:t>
            </w:r>
            <w:r w:rsidRPr="009D177D">
              <w:rPr>
                <w:rFonts w:ascii="Times New Roman" w:hAnsi="Times New Roman" w:cs="Times New Roman"/>
                <w:bCs/>
                <w:lang w:val="uz-Cyrl-UZ"/>
              </w:rPr>
              <w:t xml:space="preserve">йўл қўйиладиган </w:t>
            </w:r>
            <w:r w:rsidRPr="00987B9B">
              <w:rPr>
                <w:rFonts w:ascii="Times New Roman" w:hAnsi="Times New Roman" w:cs="Times New Roman"/>
                <w:bCs/>
                <w:lang w:val="uz-Cyrl-UZ"/>
              </w:rPr>
              <w:t xml:space="preserve">даражаларини ўлчаш ва аниқлаш мақсадида комплекс биологик элемент </w:t>
            </w:r>
            <w:r w:rsidRPr="00987B9B">
              <w:rPr>
                <w:rFonts w:ascii="Times New Roman" w:hAnsi="Times New Roman" w:cs="Times New Roman"/>
                <w:bCs/>
                <w:lang w:val="uz-Cyrl-UZ"/>
              </w:rPr>
              <w:lastRenderedPageBreak/>
              <w:t>мониторинги дастурини жорий этиш мақсадга мувофиқдир.</w:t>
            </w:r>
          </w:p>
          <w:p w14:paraId="4B12AC2B" w14:textId="77777777" w:rsidR="00B363B2" w:rsidRPr="00987B9B" w:rsidRDefault="00B363B2" w:rsidP="00C25CF0">
            <w:pPr>
              <w:spacing w:after="0" w:line="240" w:lineRule="auto"/>
              <w:jc w:val="both"/>
              <w:rPr>
                <w:rFonts w:ascii="Times New Roman" w:hAnsi="Times New Roman" w:cs="Times New Roman"/>
                <w:bCs/>
                <w:lang w:val="uz-Cyrl-UZ"/>
              </w:rPr>
            </w:pPr>
          </w:p>
          <w:p w14:paraId="2663D9AB" w14:textId="77777777" w:rsidR="00B363B2" w:rsidRPr="00987B9B" w:rsidRDefault="00B363B2" w:rsidP="00C25CF0">
            <w:pPr>
              <w:spacing w:after="0" w:line="240" w:lineRule="auto"/>
              <w:jc w:val="both"/>
              <w:rPr>
                <w:rFonts w:ascii="Times New Roman" w:hAnsi="Times New Roman" w:cs="Times New Roman"/>
                <w:bCs/>
                <w:lang w:val="uz-Cyrl-UZ"/>
              </w:rPr>
            </w:pPr>
          </w:p>
          <w:p w14:paraId="193087FC" w14:textId="73BCCDC8" w:rsidR="003606C0" w:rsidRDefault="004B5C70" w:rsidP="00C25CF0">
            <w:pPr>
              <w:spacing w:after="0" w:line="240" w:lineRule="auto"/>
              <w:jc w:val="both"/>
              <w:rPr>
                <w:rFonts w:ascii="Times New Roman" w:hAnsi="Times New Roman" w:cs="Times New Roman"/>
                <w:bCs/>
                <w:lang w:val="uz-Cyrl-UZ"/>
              </w:rPr>
            </w:pPr>
            <w:r w:rsidRPr="004B5C70">
              <w:rPr>
                <w:rFonts w:ascii="Times New Roman" w:hAnsi="Times New Roman" w:cs="Times New Roman"/>
                <w:bCs/>
                <w:lang w:val="uz-Cyrl-UZ"/>
              </w:rPr>
              <w:t xml:space="preserve">Ушбу маълумот </w:t>
            </w:r>
            <w:r>
              <w:rPr>
                <w:rFonts w:ascii="Times New Roman" w:hAnsi="Times New Roman" w:cs="Times New Roman"/>
                <w:bCs/>
                <w:lang w:val="uz-Cyrl-UZ"/>
              </w:rPr>
              <w:t>тариқасида келтирилган умумий фармакопея мақоласи</w:t>
            </w:r>
            <w:r w:rsidRPr="004B5C70">
              <w:rPr>
                <w:rFonts w:ascii="Times New Roman" w:hAnsi="Times New Roman" w:cs="Times New Roman"/>
                <w:bCs/>
                <w:lang w:val="uz-Cyrl-UZ"/>
              </w:rPr>
              <w:t xml:space="preserve">да микроэлементлар мониторинги жараёнини йўлга қўйишга оид қуйидаги муҳим </w:t>
            </w:r>
            <w:r>
              <w:rPr>
                <w:rFonts w:ascii="Times New Roman" w:hAnsi="Times New Roman" w:cs="Times New Roman"/>
                <w:bCs/>
                <w:lang w:val="uz-Cyrl-UZ"/>
              </w:rPr>
              <w:t>жиҳатлар</w:t>
            </w:r>
            <w:r w:rsidRPr="004B5C70">
              <w:rPr>
                <w:rFonts w:ascii="Times New Roman" w:hAnsi="Times New Roman" w:cs="Times New Roman"/>
                <w:bCs/>
                <w:lang w:val="uz-Cyrl-UZ"/>
              </w:rPr>
              <w:t xml:space="preserve"> кўриб чиқилади:</w:t>
            </w:r>
          </w:p>
          <w:p w14:paraId="4ED78615" w14:textId="77777777" w:rsidR="003606C0" w:rsidRDefault="003606C0" w:rsidP="00C25CF0">
            <w:pPr>
              <w:spacing w:after="0" w:line="240" w:lineRule="auto"/>
              <w:jc w:val="both"/>
              <w:rPr>
                <w:rFonts w:ascii="Times New Roman" w:hAnsi="Times New Roman" w:cs="Times New Roman"/>
                <w:bCs/>
                <w:lang w:val="uz-Cyrl-UZ"/>
              </w:rPr>
            </w:pPr>
          </w:p>
          <w:p w14:paraId="688B446A" w14:textId="604A8A51" w:rsidR="00517E1D" w:rsidRDefault="00B363B2" w:rsidP="00C25CF0">
            <w:pPr>
              <w:spacing w:after="0" w:line="240" w:lineRule="auto"/>
              <w:jc w:val="both"/>
              <w:rPr>
                <w:rFonts w:ascii="Times New Roman" w:hAnsi="Times New Roman" w:cs="Times New Roman"/>
                <w:bCs/>
                <w:lang w:val="uz-Cyrl-UZ"/>
              </w:rPr>
            </w:pPr>
            <w:r w:rsidRPr="00987B9B">
              <w:rPr>
                <w:rFonts w:ascii="Times New Roman" w:hAnsi="Times New Roman" w:cs="Times New Roman"/>
                <w:bCs/>
                <w:lang w:val="uz-Cyrl-UZ"/>
              </w:rPr>
              <w:t xml:space="preserve">• </w:t>
            </w:r>
            <w:r w:rsidR="00517E1D" w:rsidRPr="00517E1D">
              <w:rPr>
                <w:rFonts w:ascii="Times New Roman" w:hAnsi="Times New Roman" w:cs="Times New Roman"/>
                <w:bCs/>
                <w:lang w:val="uz-Cyrl-UZ"/>
              </w:rPr>
              <w:t>Ҳужайра культураси муҳитларида тегишли микроэлементларни аниқлаш стратегиялари</w:t>
            </w:r>
            <w:r w:rsidR="00517E1D">
              <w:rPr>
                <w:rFonts w:ascii="Times New Roman" w:hAnsi="Times New Roman" w:cs="Times New Roman"/>
                <w:bCs/>
                <w:lang w:val="uz-Cyrl-UZ"/>
              </w:rPr>
              <w:t>;</w:t>
            </w:r>
          </w:p>
          <w:p w14:paraId="5E577177" w14:textId="77777777" w:rsidR="00517E1D" w:rsidRDefault="00517E1D" w:rsidP="00C25CF0">
            <w:pPr>
              <w:spacing w:after="0" w:line="240" w:lineRule="auto"/>
              <w:jc w:val="both"/>
              <w:rPr>
                <w:rFonts w:ascii="Times New Roman" w:hAnsi="Times New Roman" w:cs="Times New Roman"/>
                <w:bCs/>
                <w:lang w:val="uz-Cyrl-UZ"/>
              </w:rPr>
            </w:pPr>
          </w:p>
          <w:p w14:paraId="6F7EA761" w14:textId="3A336B6B" w:rsidR="00B363B2" w:rsidRDefault="00B363B2" w:rsidP="00C25CF0">
            <w:pPr>
              <w:spacing w:after="0" w:line="240" w:lineRule="auto"/>
              <w:jc w:val="both"/>
              <w:rPr>
                <w:rFonts w:ascii="Times New Roman" w:hAnsi="Times New Roman" w:cs="Times New Roman"/>
                <w:bCs/>
                <w:lang w:val="uz-Cyrl-UZ"/>
              </w:rPr>
            </w:pPr>
            <w:r w:rsidRPr="00987B9B">
              <w:rPr>
                <w:rFonts w:ascii="Times New Roman" w:hAnsi="Times New Roman" w:cs="Times New Roman"/>
                <w:bCs/>
                <w:lang w:val="uz-Cyrl-UZ"/>
              </w:rPr>
              <w:t xml:space="preserve">• </w:t>
            </w:r>
            <w:r w:rsidR="00517E1D" w:rsidRPr="00517E1D">
              <w:rPr>
                <w:rFonts w:ascii="Times New Roman" w:hAnsi="Times New Roman" w:cs="Times New Roman"/>
                <w:bCs/>
                <w:lang w:val="uz-Cyrl-UZ"/>
              </w:rPr>
              <w:t>Ҳужайра культураси муҳитларида микроэлементларнинг мавжудлиги ва концентрацияси бўйича хавфни баҳолаш жараёнини ишлаб чиқиш;</w:t>
            </w:r>
          </w:p>
          <w:p w14:paraId="2EDA68AE" w14:textId="103E7960" w:rsidR="00B363B2" w:rsidRPr="00987B9B" w:rsidRDefault="00B363B2" w:rsidP="00C25CF0">
            <w:pPr>
              <w:spacing w:after="0" w:line="240" w:lineRule="auto"/>
              <w:jc w:val="both"/>
              <w:rPr>
                <w:rFonts w:ascii="Times New Roman" w:hAnsi="Times New Roman" w:cs="Times New Roman"/>
                <w:bCs/>
                <w:lang w:val="uz-Cyrl-UZ"/>
              </w:rPr>
            </w:pPr>
            <w:r w:rsidRPr="00987B9B">
              <w:rPr>
                <w:rFonts w:ascii="Times New Roman" w:hAnsi="Times New Roman" w:cs="Times New Roman"/>
                <w:bCs/>
                <w:lang w:val="uz-Cyrl-UZ"/>
              </w:rPr>
              <w:t>• Муҳит таркибий қисмлари намуналари ва намуна олиш тартиби ҳақидаги мулоҳазалар</w:t>
            </w:r>
            <w:r w:rsidR="00517E1D">
              <w:rPr>
                <w:rFonts w:ascii="Times New Roman" w:hAnsi="Times New Roman" w:cs="Times New Roman"/>
                <w:bCs/>
                <w:lang w:val="uz-Cyrl-UZ"/>
              </w:rPr>
              <w:t>;</w:t>
            </w:r>
          </w:p>
          <w:p w14:paraId="0BEE9DC0" w14:textId="77777777" w:rsidR="00B363B2" w:rsidRPr="00987B9B" w:rsidRDefault="00B363B2" w:rsidP="00C25CF0">
            <w:pPr>
              <w:spacing w:after="0" w:line="240" w:lineRule="auto"/>
              <w:jc w:val="both"/>
              <w:rPr>
                <w:rFonts w:ascii="Times New Roman" w:hAnsi="Times New Roman" w:cs="Times New Roman"/>
                <w:bCs/>
                <w:lang w:val="uz-Cyrl-UZ"/>
              </w:rPr>
            </w:pPr>
          </w:p>
          <w:p w14:paraId="5C268D9D" w14:textId="2B6B117F" w:rsidR="00B363B2" w:rsidRPr="00987B9B" w:rsidRDefault="00B363B2" w:rsidP="00C25CF0">
            <w:pPr>
              <w:spacing w:after="0" w:line="240" w:lineRule="auto"/>
              <w:jc w:val="both"/>
              <w:rPr>
                <w:rFonts w:ascii="Times New Roman" w:hAnsi="Times New Roman" w:cs="Times New Roman"/>
                <w:bCs/>
                <w:lang w:val="uz-Cyrl-UZ"/>
              </w:rPr>
            </w:pPr>
            <w:r w:rsidRPr="00987B9B">
              <w:rPr>
                <w:rFonts w:ascii="Times New Roman" w:hAnsi="Times New Roman" w:cs="Times New Roman"/>
                <w:bCs/>
                <w:lang w:val="uz-Cyrl-UZ"/>
              </w:rPr>
              <w:t xml:space="preserve">• </w:t>
            </w:r>
            <w:r w:rsidR="00517E1D">
              <w:rPr>
                <w:rFonts w:ascii="Times New Roman" w:hAnsi="Times New Roman" w:cs="Times New Roman"/>
                <w:bCs/>
                <w:lang w:val="uz-Cyrl-UZ"/>
              </w:rPr>
              <w:t>Ҳужайра культураси муҳит</w:t>
            </w:r>
            <w:r w:rsidRPr="00987B9B">
              <w:rPr>
                <w:rFonts w:ascii="Times New Roman" w:hAnsi="Times New Roman" w:cs="Times New Roman"/>
                <w:bCs/>
                <w:lang w:val="uz-Cyrl-UZ"/>
              </w:rPr>
              <w:t>ларида микроэлементларни ўлчаш учун муҳим бўлган таҳлилий усуллар ва эътиборга олиниши керак бўлган жиҳатлар</w:t>
            </w:r>
            <w:r w:rsidR="00517E1D">
              <w:rPr>
                <w:rFonts w:ascii="Times New Roman" w:hAnsi="Times New Roman" w:cs="Times New Roman"/>
                <w:bCs/>
                <w:lang w:val="uz-Cyrl-UZ"/>
              </w:rPr>
              <w:t>;</w:t>
            </w:r>
          </w:p>
          <w:p w14:paraId="4E13A916" w14:textId="391C96D6" w:rsidR="00B363B2" w:rsidRDefault="00B363B2" w:rsidP="00C25CF0">
            <w:pPr>
              <w:spacing w:after="0" w:line="240" w:lineRule="auto"/>
              <w:jc w:val="both"/>
              <w:rPr>
                <w:rFonts w:ascii="Times New Roman" w:hAnsi="Times New Roman" w:cs="Times New Roman"/>
                <w:bCs/>
                <w:lang w:val="uz-Cyrl-UZ"/>
              </w:rPr>
            </w:pPr>
          </w:p>
          <w:p w14:paraId="634A7DCB" w14:textId="795AC04D" w:rsidR="00B363B2" w:rsidRPr="00987B9B" w:rsidRDefault="00B363B2" w:rsidP="00C25CF0">
            <w:pPr>
              <w:spacing w:after="0" w:line="240" w:lineRule="auto"/>
              <w:jc w:val="both"/>
              <w:rPr>
                <w:rFonts w:ascii="Times New Roman" w:hAnsi="Times New Roman" w:cs="Times New Roman"/>
                <w:bCs/>
                <w:lang w:val="uz-Cyrl-UZ"/>
              </w:rPr>
            </w:pPr>
            <w:r w:rsidRPr="00987B9B">
              <w:rPr>
                <w:rFonts w:ascii="Times New Roman" w:hAnsi="Times New Roman" w:cs="Times New Roman"/>
                <w:bCs/>
                <w:lang w:val="uz-Cyrl-UZ"/>
              </w:rPr>
              <w:t xml:space="preserve">Шунингдек, микроэлементлар дастурини жорий этишда тез-тез учрайдиган муаммоларни кўрсатиш ва муҳокама қилиш учун оддий </w:t>
            </w:r>
            <w:r w:rsidR="00517E1D">
              <w:rPr>
                <w:rFonts w:ascii="Times New Roman" w:hAnsi="Times New Roman" w:cs="Times New Roman"/>
                <w:bCs/>
                <w:lang w:val="uz-Cyrl-UZ"/>
              </w:rPr>
              <w:t>ҳужайра культураси муҳит</w:t>
            </w:r>
            <w:r w:rsidRPr="00987B9B">
              <w:rPr>
                <w:rFonts w:ascii="Times New Roman" w:hAnsi="Times New Roman" w:cs="Times New Roman"/>
                <w:bCs/>
                <w:lang w:val="uz-Cyrl-UZ"/>
              </w:rPr>
              <w:t>идан фойдаланган ҳолда амалий мисол ҳам келтирилади.</w:t>
            </w:r>
          </w:p>
          <w:p w14:paraId="3BC8B58E" w14:textId="77777777" w:rsidR="00B363B2" w:rsidRPr="00987B9B" w:rsidRDefault="00B363B2" w:rsidP="00C25CF0">
            <w:pPr>
              <w:spacing w:after="0" w:line="240" w:lineRule="auto"/>
              <w:jc w:val="both"/>
              <w:rPr>
                <w:rFonts w:ascii="Times New Roman" w:hAnsi="Times New Roman" w:cs="Times New Roman"/>
                <w:bCs/>
                <w:lang w:val="uz-Cyrl-UZ"/>
              </w:rPr>
            </w:pPr>
          </w:p>
          <w:p w14:paraId="2EC8D67B" w14:textId="6C65264A" w:rsidR="00B363B2" w:rsidRPr="00987B9B" w:rsidRDefault="00F56E32" w:rsidP="00C25CF0">
            <w:pPr>
              <w:spacing w:after="0" w:line="240" w:lineRule="auto"/>
              <w:jc w:val="both"/>
              <w:rPr>
                <w:rFonts w:ascii="Times New Roman" w:hAnsi="Times New Roman" w:cs="Times New Roman"/>
                <w:b/>
                <w:lang w:val="uz-Cyrl-UZ"/>
              </w:rPr>
            </w:pPr>
            <w:r w:rsidRPr="00F56E32">
              <w:rPr>
                <w:rFonts w:ascii="Times New Roman" w:hAnsi="Times New Roman" w:cs="Times New Roman"/>
                <w:b/>
                <w:lang w:val="uz-Cyrl-UZ"/>
              </w:rPr>
              <w:t>МАҚСАДЛИ ЭЛЕМЕНТЛАР</w:t>
            </w:r>
          </w:p>
          <w:p w14:paraId="69D8F763" w14:textId="39239CA1" w:rsidR="00B363B2" w:rsidRPr="00987B9B" w:rsidRDefault="00B363B2" w:rsidP="00C25CF0">
            <w:pPr>
              <w:spacing w:after="0" w:line="240" w:lineRule="auto"/>
              <w:jc w:val="both"/>
              <w:rPr>
                <w:rFonts w:ascii="Times New Roman" w:hAnsi="Times New Roman" w:cs="Times New Roman"/>
                <w:bCs/>
                <w:lang w:val="uz-Cyrl-UZ"/>
              </w:rPr>
            </w:pPr>
            <w:r w:rsidRPr="00987B9B">
              <w:rPr>
                <w:rFonts w:ascii="Times New Roman" w:hAnsi="Times New Roman" w:cs="Times New Roman"/>
                <w:bCs/>
                <w:lang w:val="uz-Cyrl-UZ"/>
              </w:rPr>
              <w:t xml:space="preserve">Моддий хатарларни баҳолаш ва таҳлилий усулларни ишлаб </w:t>
            </w:r>
            <w:r w:rsidRPr="00B20E2D">
              <w:rPr>
                <w:rFonts w:ascii="Times New Roman" w:hAnsi="Times New Roman" w:cs="Times New Roman"/>
                <w:bCs/>
                <w:lang w:val="uz-Cyrl-UZ"/>
              </w:rPr>
              <w:t xml:space="preserve">чиқишга киришишдан олдин, </w:t>
            </w:r>
            <w:r w:rsidR="00B20E2D" w:rsidRPr="00B20E2D">
              <w:rPr>
                <w:rFonts w:ascii="Times New Roman" w:hAnsi="Times New Roman" w:cs="Times New Roman"/>
                <w:bCs/>
                <w:lang w:val="uz-Cyrl-UZ"/>
              </w:rPr>
              <w:t>мақсадли</w:t>
            </w:r>
            <w:r w:rsidRPr="00B20E2D">
              <w:rPr>
                <w:rFonts w:ascii="Times New Roman" w:hAnsi="Times New Roman" w:cs="Times New Roman"/>
                <w:bCs/>
                <w:lang w:val="uz-Cyrl-UZ"/>
              </w:rPr>
              <w:t xml:space="preserve"> элементларни</w:t>
            </w:r>
            <w:r w:rsidRPr="00987B9B">
              <w:rPr>
                <w:rFonts w:ascii="Times New Roman" w:hAnsi="Times New Roman" w:cs="Times New Roman"/>
                <w:bCs/>
                <w:lang w:val="uz-Cyrl-UZ"/>
              </w:rPr>
              <w:t xml:space="preserve"> аниқлаш зарур. Биологик элементларни кузатиш дастурининг кўплаб хусусиятлари муайян даволаш ва ишлаб чиқариш жараёнига боғлиқ бўлади. Баъзи микроэлементлар айрим биотерапевтик препаратларни ишлаб чиқаришда муҳим аҳамиятга эга бўлиши, бошқаларининг ишлаб чиқарилишига эса сезиларли таъсир кўрсатмаслиги мумкин. Қуйида эълон </w:t>
            </w:r>
            <w:r w:rsidRPr="00987B9B">
              <w:rPr>
                <w:rFonts w:ascii="Times New Roman" w:hAnsi="Times New Roman" w:cs="Times New Roman"/>
                <w:bCs/>
                <w:lang w:val="uz-Cyrl-UZ"/>
              </w:rPr>
              <w:lastRenderedPageBreak/>
              <w:t xml:space="preserve">қилинган маълумотлар ва соҳа тажрибасига асосланган тавсиялар келтирилган. Кўриб чиқилмаган бошқа элементлар ҳам мавжуд, бироқ улар биологик препаратларни </w:t>
            </w:r>
            <w:r w:rsidRPr="009D177D">
              <w:rPr>
                <w:rFonts w:ascii="Times New Roman" w:hAnsi="Times New Roman" w:cs="Times New Roman"/>
                <w:bCs/>
                <w:lang w:val="uz-Cyrl-UZ"/>
              </w:rPr>
              <w:t>апстрим</w:t>
            </w:r>
            <w:r w:rsidRPr="00987B9B">
              <w:rPr>
                <w:rFonts w:ascii="Times New Roman" w:hAnsi="Times New Roman" w:cs="Times New Roman"/>
                <w:bCs/>
                <w:lang w:val="uz-Cyrl-UZ"/>
              </w:rPr>
              <w:t xml:space="preserve"> ишлаб</w:t>
            </w:r>
            <w:r w:rsidRPr="009D177D">
              <w:rPr>
                <w:rFonts w:ascii="Times New Roman" w:hAnsi="Times New Roman" w:cs="Times New Roman"/>
                <w:bCs/>
                <w:lang w:val="uz-Cyrl-UZ"/>
              </w:rPr>
              <w:t xml:space="preserve"> </w:t>
            </w:r>
            <w:r w:rsidRPr="00987B9B">
              <w:rPr>
                <w:rFonts w:ascii="Times New Roman" w:hAnsi="Times New Roman" w:cs="Times New Roman"/>
                <w:bCs/>
                <w:lang w:val="uz-Cyrl-UZ"/>
              </w:rPr>
              <w:t>чиқаришнинг биотехнологик жараёнларига потенциал таъсир кўрсатиши мумкин.</w:t>
            </w:r>
          </w:p>
          <w:p w14:paraId="43976E7A" w14:textId="77777777" w:rsidR="00B363B2" w:rsidRPr="00987B9B" w:rsidRDefault="00B363B2" w:rsidP="00C25CF0">
            <w:pPr>
              <w:spacing w:after="0" w:line="240" w:lineRule="auto"/>
              <w:jc w:val="both"/>
              <w:rPr>
                <w:rFonts w:ascii="Times New Roman" w:hAnsi="Times New Roman" w:cs="Times New Roman"/>
                <w:bCs/>
                <w:lang w:val="uz-Cyrl-UZ"/>
              </w:rPr>
            </w:pPr>
          </w:p>
          <w:p w14:paraId="23760C2C" w14:textId="77777777" w:rsidR="00B363B2" w:rsidRPr="00987B9B" w:rsidRDefault="00B363B2" w:rsidP="00C25CF0">
            <w:pPr>
              <w:spacing w:after="0" w:line="240" w:lineRule="auto"/>
              <w:jc w:val="both"/>
              <w:rPr>
                <w:rFonts w:ascii="Times New Roman" w:hAnsi="Times New Roman" w:cs="Times New Roman"/>
                <w:bCs/>
                <w:lang w:val="uz-Cyrl-UZ"/>
              </w:rPr>
            </w:pPr>
            <w:r w:rsidRPr="00987B9B">
              <w:rPr>
                <w:rFonts w:ascii="Times New Roman" w:hAnsi="Times New Roman" w:cs="Times New Roman"/>
                <w:bCs/>
                <w:lang w:val="uz-Cyrl-UZ"/>
              </w:rPr>
              <w:t xml:space="preserve">Маҳсулот сифатига таъсир этувчи айрим микроэлементларнинг ўзгарувчанлигини аниқлаш ва ўлчаш биологик жараённи тавсифлашнинг муҳим босқичи ҳисобланади. Имкон қадар, жараённи тавсифлаш ишлари ишлаб чиқиш босқичида амалга оширилиши лозим. Бу ҳужайра </w:t>
            </w:r>
            <w:r>
              <w:rPr>
                <w:rFonts w:ascii="Times New Roman" w:hAnsi="Times New Roman" w:cs="Times New Roman"/>
                <w:bCs/>
                <w:lang w:val="uz-Cyrl-UZ"/>
              </w:rPr>
              <w:t>културас</w:t>
            </w:r>
            <w:r w:rsidRPr="00987B9B">
              <w:rPr>
                <w:rFonts w:ascii="Times New Roman" w:hAnsi="Times New Roman" w:cs="Times New Roman"/>
                <w:bCs/>
                <w:lang w:val="uz-Cyrl-UZ"/>
              </w:rPr>
              <w:t xml:space="preserve">ига таъсир кўрсатиши маълум бўлган элементларнинг аҳамияти ва концентрация оралиқларини аниқлаш имконини беради. Ушбу амаллар биореакторга дастлабки биоқайта ишлаш жараёнида қўшиладиган барча нарсаларга, жумладан </w:t>
            </w:r>
            <w:r w:rsidRPr="00E42EEE">
              <w:rPr>
                <w:rFonts w:ascii="Times New Roman" w:hAnsi="Times New Roman" w:cs="Times New Roman"/>
                <w:bCs/>
                <w:lang w:val="uz-Cyrl-UZ"/>
              </w:rPr>
              <w:t xml:space="preserve">кукун ёки суюқлик кўринишидаги </w:t>
            </w:r>
            <w:r w:rsidRPr="00987B9B">
              <w:rPr>
                <w:rFonts w:ascii="Times New Roman" w:hAnsi="Times New Roman" w:cs="Times New Roman"/>
                <w:bCs/>
                <w:lang w:val="uz-Cyrl-UZ"/>
              </w:rPr>
              <w:t xml:space="preserve">кимёвий жиҳатдан аниқланган муҳитлар </w:t>
            </w:r>
            <w:r w:rsidRPr="00E42EEE">
              <w:rPr>
                <w:rFonts w:ascii="Times New Roman" w:hAnsi="Times New Roman" w:cs="Times New Roman"/>
                <w:bCs/>
                <w:lang w:val="uz-Cyrl-UZ"/>
              </w:rPr>
              <w:t>(</w:t>
            </w:r>
            <w:r w:rsidRPr="00D70912">
              <w:rPr>
                <w:rFonts w:ascii="Times New Roman" w:hAnsi="Times New Roman" w:cs="Times New Roman"/>
                <w:bCs/>
                <w:lang w:val="uz-Cyrl-UZ"/>
              </w:rPr>
              <w:t>chemically defined media, CDM</w:t>
            </w:r>
            <w:r w:rsidRPr="00E42EEE">
              <w:rPr>
                <w:rFonts w:ascii="Times New Roman" w:hAnsi="Times New Roman" w:cs="Times New Roman"/>
                <w:bCs/>
                <w:lang w:val="uz-Cyrl-UZ"/>
              </w:rPr>
              <w:t>),</w:t>
            </w:r>
            <w:r w:rsidRPr="00D70912">
              <w:rPr>
                <w:rFonts w:ascii="Times New Roman" w:hAnsi="Times New Roman" w:cs="Times New Roman"/>
                <w:bCs/>
                <w:lang w:val="uz-Cyrl-UZ"/>
              </w:rPr>
              <w:t xml:space="preserve"> </w:t>
            </w:r>
            <w:r w:rsidRPr="00E42EEE">
              <w:rPr>
                <w:rFonts w:ascii="Times New Roman" w:hAnsi="Times New Roman" w:cs="Times New Roman"/>
                <w:bCs/>
                <w:lang w:val="uz-Cyrl-UZ"/>
              </w:rPr>
              <w:t xml:space="preserve">гидролизатлар, қўшимчалар ва алоҳида компонентларга нисбатан қўлланилади. Ҳужайраларни ўстириш муҳитларида мавжуд бўлиши мумкин, аммо ҳужайралар ўсишига ёки маҳсулот сифатига таъсир этмайдиган элементлар (масалан, сурма, кумуш ёки титан) ушбу муҳокамадан четда қолдирилади. Бундан ташқари, </w:t>
            </w:r>
            <w:r w:rsidRPr="00D70912">
              <w:rPr>
                <w:rFonts w:ascii="Times New Roman" w:hAnsi="Times New Roman" w:cs="Times New Roman"/>
                <w:bCs/>
                <w:lang w:val="uz-Cyrl-UZ"/>
              </w:rPr>
              <w:t>CDM</w:t>
            </w:r>
            <w:r w:rsidRPr="00E42EEE">
              <w:rPr>
                <w:rFonts w:ascii="Times New Roman" w:hAnsi="Times New Roman" w:cs="Times New Roman"/>
                <w:bCs/>
                <w:lang w:val="uz-Cyrl-UZ"/>
              </w:rPr>
              <w:t xml:space="preserve"> ва гидролизатларнинг таркиби кўпинча ҳар бир биофарма</w:t>
            </w:r>
            <w:r>
              <w:rPr>
                <w:rFonts w:ascii="Times New Roman" w:hAnsi="Times New Roman" w:cs="Times New Roman"/>
                <w:bCs/>
                <w:lang w:val="uz-Cyrl-UZ"/>
              </w:rPr>
              <w:t>ц</w:t>
            </w:r>
            <w:r w:rsidRPr="00E42EEE">
              <w:rPr>
                <w:rFonts w:ascii="Times New Roman" w:hAnsi="Times New Roman" w:cs="Times New Roman"/>
                <w:bCs/>
                <w:lang w:val="uz-Cyrl-UZ"/>
              </w:rPr>
              <w:t xml:space="preserve">евтика компаниясининг мулки ҳисобланиб, уларнинг ҳар бири ўз маҳсулотига мос келадиган ўзига хос рецептга эга бўлиши мумкин. Бу ерда санаб ўтилган баъзи элементлар, шунингдек, ҳар бир компаниянинг ўз рецептурасидан келиб чиққан ҳолда ҳужайраларнинг ўсиши учун зарур бўлган муҳим микроэлементлар сифатида қаралиши мумкин. Кўпинча таҳлил қилинадиган ва беморларга салбий таъсир кўрсатиши мумкин бўлган симоб, қўрғошин ва мишяк каби </w:t>
            </w:r>
            <w:r w:rsidRPr="002047A8">
              <w:rPr>
                <w:rFonts w:ascii="Times New Roman" w:hAnsi="Times New Roman" w:cs="Times New Roman"/>
                <w:bCs/>
                <w:lang w:val="uz-Cyrl-UZ"/>
              </w:rPr>
              <w:t>элементлар тарихан ҳужайра културалари биологиясида муҳим роль ўйнамаган</w:t>
            </w:r>
            <w:r w:rsidRPr="00E42EEE">
              <w:rPr>
                <w:rFonts w:ascii="Times New Roman" w:hAnsi="Times New Roman" w:cs="Times New Roman"/>
                <w:bCs/>
                <w:lang w:val="uz-Cyrl-UZ"/>
              </w:rPr>
              <w:t xml:space="preserve">. Бундан ташқари, натрий, калий, фосфор ва кальций </w:t>
            </w:r>
            <w:r w:rsidRPr="00E42EEE">
              <w:rPr>
                <w:rFonts w:ascii="Times New Roman" w:hAnsi="Times New Roman" w:cs="Times New Roman"/>
                <w:bCs/>
                <w:lang w:val="uz-Cyrl-UZ"/>
              </w:rPr>
              <w:lastRenderedPageBreak/>
              <w:t>каби элементларнинг тузлар ва буферлар шаклида мавжудлиги биологик препаратлар ишлаб чиқаришда кенг тарқалган бўлиб, шу сабабли ҳам бу муҳокама доирасидан ташқарида қолади. Муайян жараёнда у ёки бу элементни назорат қилиш зарурлиги тўғрисидаги қарорни муҳитнинг якуний фойдаланувчиси қабул қилади.</w:t>
            </w:r>
          </w:p>
          <w:p w14:paraId="02BDC343" w14:textId="77777777" w:rsidR="00B363B2" w:rsidRPr="00987B9B" w:rsidRDefault="00B363B2" w:rsidP="00C25CF0">
            <w:pPr>
              <w:spacing w:after="0" w:line="240" w:lineRule="auto"/>
              <w:jc w:val="both"/>
              <w:rPr>
                <w:rFonts w:ascii="Times New Roman" w:hAnsi="Times New Roman" w:cs="Times New Roman"/>
                <w:bCs/>
                <w:lang w:val="uz-Cyrl-UZ"/>
              </w:rPr>
            </w:pPr>
          </w:p>
          <w:p w14:paraId="44F89B8F" w14:textId="1487EEB5" w:rsidR="00B363B2" w:rsidRPr="00987B9B" w:rsidRDefault="00B363B2" w:rsidP="00C25CF0">
            <w:pPr>
              <w:spacing w:after="0" w:line="240" w:lineRule="auto"/>
              <w:jc w:val="both"/>
              <w:rPr>
                <w:rFonts w:ascii="Times New Roman" w:hAnsi="Times New Roman" w:cs="Times New Roman"/>
                <w:bCs/>
                <w:lang w:val="uz-Cyrl-UZ"/>
              </w:rPr>
            </w:pPr>
            <w:r w:rsidRPr="00987B9B">
              <w:rPr>
                <w:rFonts w:ascii="Times New Roman" w:hAnsi="Times New Roman" w:cs="Times New Roman"/>
                <w:bCs/>
                <w:lang w:val="uz-Cyrl-UZ"/>
              </w:rPr>
              <w:t xml:space="preserve">Қуйида тавсиф ва мониторинг учун тавсия этилган элементлар келтирилган. Маълумки, санаб ўтилган элементларнинг кўпчилиги ҳужайра ўстириш самарадорлигига ёки оқсил маҳсулоти сифатига таъсир кўрсатади. Санаб ўтилган айрим элементлар, масалан ванадий ва алюминий, тарихан жараёнга сезиларли таъсир кўрсатмаган, бироқ уларнинг концентрациясидаги ўзгаришлар ҳужайра ўстириш учун хомашёда қайд этилган ва кўпинча назорат қилиб борилади. </w:t>
            </w:r>
          </w:p>
          <w:p w14:paraId="10749BF7" w14:textId="77777777" w:rsidR="00B363B2" w:rsidRPr="00987B9B" w:rsidRDefault="00B363B2" w:rsidP="00C25CF0">
            <w:pPr>
              <w:spacing w:after="0" w:line="240" w:lineRule="auto"/>
              <w:jc w:val="both"/>
              <w:rPr>
                <w:rFonts w:ascii="Times New Roman" w:hAnsi="Times New Roman" w:cs="Times New Roman"/>
                <w:bCs/>
                <w:lang w:val="uz-Cyrl-UZ"/>
              </w:rPr>
            </w:pPr>
          </w:p>
          <w:p w14:paraId="64900322" w14:textId="77777777" w:rsidR="00B363B2" w:rsidRPr="00987B9B" w:rsidRDefault="00B363B2" w:rsidP="00C25CF0">
            <w:pPr>
              <w:spacing w:after="0" w:line="240" w:lineRule="auto"/>
              <w:jc w:val="both"/>
              <w:rPr>
                <w:rFonts w:ascii="Times New Roman" w:hAnsi="Times New Roman" w:cs="Times New Roman"/>
                <w:bCs/>
                <w:lang w:val="uz-Cyrl-UZ"/>
              </w:rPr>
            </w:pPr>
            <w:r w:rsidRPr="00987B9B">
              <w:rPr>
                <w:rFonts w:ascii="Times New Roman" w:hAnsi="Times New Roman" w:cs="Times New Roman"/>
                <w:bCs/>
                <w:i/>
                <w:iCs/>
                <w:lang w:val="uz-Cyrl-UZ"/>
              </w:rPr>
              <w:t xml:space="preserve">1-жадвалда </w:t>
            </w:r>
            <w:r w:rsidRPr="00987B9B">
              <w:rPr>
                <w:rFonts w:ascii="Times New Roman" w:hAnsi="Times New Roman" w:cs="Times New Roman"/>
                <w:bCs/>
                <w:lang w:val="uz-Cyrl-UZ"/>
              </w:rPr>
              <w:t xml:space="preserve">ҳужайраларнинг </w:t>
            </w:r>
            <w:r w:rsidRPr="00E27E5F">
              <w:rPr>
                <w:rFonts w:ascii="Times New Roman" w:hAnsi="Times New Roman" w:cs="Times New Roman"/>
                <w:bCs/>
                <w:lang w:val="uz-Cyrl-UZ"/>
              </w:rPr>
              <w:t>яшовчанлиги</w:t>
            </w:r>
            <w:r>
              <w:rPr>
                <w:rFonts w:ascii="Times New Roman" w:hAnsi="Times New Roman" w:cs="Times New Roman"/>
                <w:bCs/>
                <w:lang w:val="uz-Cyrl-UZ"/>
              </w:rPr>
              <w:t xml:space="preserve"> </w:t>
            </w:r>
            <w:r w:rsidRPr="00987B9B">
              <w:rPr>
                <w:rFonts w:ascii="Times New Roman" w:hAnsi="Times New Roman" w:cs="Times New Roman"/>
                <w:bCs/>
                <w:lang w:val="uz-Cyrl-UZ"/>
              </w:rPr>
              <w:t xml:space="preserve">ва маҳсулотнинг барқарор сифати учун ҳал қилувчи аҳамиятга эга эканлиги исботланган элементлар келтирилган. </w:t>
            </w:r>
            <w:r w:rsidRPr="00987B9B">
              <w:rPr>
                <w:rFonts w:ascii="Times New Roman" w:hAnsi="Times New Roman" w:cs="Times New Roman"/>
                <w:bCs/>
                <w:i/>
                <w:iCs/>
                <w:lang w:val="uz-Cyrl-UZ"/>
              </w:rPr>
              <w:t xml:space="preserve">2-жадвалда </w:t>
            </w:r>
            <w:r w:rsidRPr="00987B9B">
              <w:rPr>
                <w:rFonts w:ascii="Times New Roman" w:hAnsi="Times New Roman" w:cs="Times New Roman"/>
                <w:bCs/>
                <w:lang w:val="uz-Cyrl-UZ"/>
              </w:rPr>
              <w:t xml:space="preserve">эса кўп учрайдиган ва ҳужайраларга таъсир кўрсатиши мумкин бўлган аралашмалар рўйхати берилган. Шуни таъкидлаш жоизки, кўплаб элементлар муҳим роль ўйнайди ва тўғри биологик фаолликни таъминлаш учун уларнинг етарли миқдори талаб этилади, бироқ ҳаддан ташқари қўшилиши салбий оқибатларга олиб келиши мумкин. Масалан, марганец гликозиланиш жараёнларидаги бир қатор ферментлар учун кофактор ҳисобланади, аммо унинг ортиқча қўшилиши оқсил ишлаб чиқариши ва ҳужайралар ўсишининг пасайишига сабаб бўлиши мумкин. Ўстириш муҳитларида мис миқдорининг ошиши лактат истеъмолининг кўпайиши ва маҳсулот титрларининг юқори бўлиши билан боғлиқ, бироқ эркин миснинг ортиқча миқдори кислороднинг фаол шаклларини ҳосил қилиши мумкин, бу эса ҳужайраларнинг ҳам оксидланиш, ҳам қайтарилиш шикастланишига </w:t>
            </w:r>
            <w:r w:rsidRPr="00987B9B">
              <w:rPr>
                <w:rFonts w:ascii="Times New Roman" w:hAnsi="Times New Roman" w:cs="Times New Roman"/>
                <w:bCs/>
                <w:lang w:val="uz-Cyrl-UZ"/>
              </w:rPr>
              <w:lastRenderedPageBreak/>
              <w:t>олиб келади. Бундай ўзгарувчанлик ҳолатида концентрациядаги минимал фарқлар, масалан 100-200 нМ, жараёнда сезиларли фарқларни юзага келтириши мумкин.</w:t>
            </w:r>
          </w:p>
          <w:p w14:paraId="03D5163B" w14:textId="77777777" w:rsidR="00B363B2" w:rsidRPr="009F6BC9" w:rsidRDefault="00B363B2" w:rsidP="00C25CF0">
            <w:pPr>
              <w:spacing w:after="0" w:line="240" w:lineRule="auto"/>
              <w:jc w:val="both"/>
              <w:rPr>
                <w:rFonts w:ascii="Times New Roman" w:hAnsi="Times New Roman" w:cs="Times New Roman"/>
                <w:bCs/>
                <w:lang w:val="uz-Cyrl-UZ"/>
              </w:rPr>
            </w:pPr>
          </w:p>
          <w:p w14:paraId="6F0F2E80" w14:textId="77777777" w:rsidR="00B363B2" w:rsidRPr="009F6BC9" w:rsidRDefault="00B363B2" w:rsidP="00C25CF0">
            <w:pPr>
              <w:spacing w:after="0" w:line="240" w:lineRule="auto"/>
              <w:jc w:val="both"/>
              <w:rPr>
                <w:rFonts w:ascii="Times New Roman" w:hAnsi="Times New Roman" w:cs="Times New Roman"/>
                <w:bCs/>
                <w:lang w:val="uz-Cyrl-UZ"/>
              </w:rPr>
            </w:pPr>
          </w:p>
          <w:p w14:paraId="3477C921" w14:textId="77777777" w:rsidR="00B363B2" w:rsidRPr="00987B9B" w:rsidRDefault="00B363B2" w:rsidP="00C25CF0">
            <w:pPr>
              <w:spacing w:after="0" w:line="240" w:lineRule="auto"/>
              <w:jc w:val="both"/>
              <w:rPr>
                <w:rFonts w:ascii="Times New Roman" w:hAnsi="Times New Roman" w:cs="Times New Roman"/>
                <w:b/>
                <w:lang w:val="uz-Cyrl-UZ"/>
              </w:rPr>
            </w:pPr>
            <w:r w:rsidRPr="00987B9B">
              <w:rPr>
                <w:rFonts w:ascii="Times New Roman" w:hAnsi="Times New Roman" w:cs="Times New Roman"/>
                <w:b/>
                <w:lang w:val="uz-Cyrl-UZ"/>
              </w:rPr>
              <w:t xml:space="preserve">1-жадвал. Ҳужайраларнинг </w:t>
            </w:r>
            <w:r w:rsidRPr="00C36E5C">
              <w:rPr>
                <w:rFonts w:ascii="Times New Roman" w:hAnsi="Times New Roman" w:cs="Times New Roman"/>
                <w:b/>
                <w:bCs/>
                <w:lang w:val="uz-Cyrl-UZ"/>
              </w:rPr>
              <w:t>яшовчанлиги</w:t>
            </w:r>
            <w:r w:rsidRPr="00987B9B">
              <w:rPr>
                <w:rFonts w:ascii="Times New Roman" w:hAnsi="Times New Roman" w:cs="Times New Roman"/>
                <w:b/>
                <w:lang w:val="uz-Cyrl-UZ"/>
              </w:rPr>
              <w:t xml:space="preserve"> ва маҳсулот сифатига аниқ таъсир кўрсатадиган элементлар</w:t>
            </w:r>
          </w:p>
          <w:tbl>
            <w:tblPr>
              <w:tblW w:w="51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879"/>
              <w:gridCol w:w="4251"/>
            </w:tblGrid>
            <w:tr w:rsidR="00B363B2" w:rsidRPr="00987B9B" w14:paraId="2820728A" w14:textId="77777777" w:rsidTr="00492919">
              <w:trPr>
                <w:trHeight w:val="279"/>
                <w:tblHeader/>
                <w:jc w:val="center"/>
              </w:trPr>
              <w:tc>
                <w:tcPr>
                  <w:tcW w:w="879" w:type="dxa"/>
                  <w:vAlign w:val="center"/>
                  <w:hideMark/>
                </w:tcPr>
                <w:p w14:paraId="726BCEBA" w14:textId="77777777" w:rsidR="00B363B2" w:rsidRPr="00987B9B" w:rsidRDefault="00B363B2" w:rsidP="00C25CF0">
                  <w:pPr>
                    <w:spacing w:after="0" w:line="240" w:lineRule="auto"/>
                    <w:jc w:val="both"/>
                    <w:rPr>
                      <w:rFonts w:ascii="Times New Roman" w:hAnsi="Times New Roman" w:cs="Times New Roman"/>
                      <w:b/>
                      <w:bCs/>
                      <w:sz w:val="20"/>
                      <w:szCs w:val="20"/>
                    </w:rPr>
                  </w:pPr>
                  <w:r w:rsidRPr="00987B9B">
                    <w:rPr>
                      <w:rFonts w:ascii="Times New Roman" w:hAnsi="Times New Roman" w:cs="Times New Roman"/>
                      <w:b/>
                      <w:bCs/>
                      <w:sz w:val="20"/>
                      <w:szCs w:val="20"/>
                      <w:lang w:val="uz-Cyrl-UZ"/>
                    </w:rPr>
                    <w:t>Элемент</w:t>
                  </w:r>
                </w:p>
              </w:tc>
              <w:tc>
                <w:tcPr>
                  <w:tcW w:w="4251" w:type="dxa"/>
                  <w:vAlign w:val="center"/>
                  <w:hideMark/>
                </w:tcPr>
                <w:p w14:paraId="2CE6AA4F" w14:textId="77777777" w:rsidR="00B363B2" w:rsidRPr="00987B9B" w:rsidRDefault="00B363B2" w:rsidP="00C25CF0">
                  <w:pPr>
                    <w:spacing w:after="0" w:line="240" w:lineRule="auto"/>
                    <w:jc w:val="both"/>
                    <w:rPr>
                      <w:rFonts w:ascii="Times New Roman" w:hAnsi="Times New Roman" w:cs="Times New Roman"/>
                      <w:b/>
                      <w:bCs/>
                      <w:sz w:val="20"/>
                      <w:szCs w:val="20"/>
                      <w:lang w:val="uz-Cyrl-UZ"/>
                    </w:rPr>
                  </w:pPr>
                  <w:r w:rsidRPr="00987B9B">
                    <w:rPr>
                      <w:rFonts w:ascii="Times New Roman" w:hAnsi="Times New Roman" w:cs="Times New Roman"/>
                      <w:b/>
                      <w:bCs/>
                      <w:sz w:val="20"/>
                      <w:szCs w:val="20"/>
                      <w:lang w:val="uz-Cyrl-UZ"/>
                    </w:rPr>
                    <w:t>Ҳужайраларни ўстиришдаги потенциал роли</w:t>
                  </w:r>
                </w:p>
              </w:tc>
            </w:tr>
            <w:tr w:rsidR="00B363B2" w:rsidRPr="00987B9B" w14:paraId="5809485F" w14:textId="77777777" w:rsidTr="00492919">
              <w:trPr>
                <w:trHeight w:val="425"/>
                <w:jc w:val="center"/>
              </w:trPr>
              <w:tc>
                <w:tcPr>
                  <w:tcW w:w="879" w:type="dxa"/>
                  <w:vAlign w:val="center"/>
                  <w:hideMark/>
                </w:tcPr>
                <w:p w14:paraId="7FD6E9CD" w14:textId="77777777" w:rsidR="00B363B2" w:rsidRPr="00987B9B" w:rsidRDefault="00B363B2" w:rsidP="00C25CF0">
                  <w:pPr>
                    <w:spacing w:after="0" w:line="240" w:lineRule="auto"/>
                    <w:jc w:val="both"/>
                    <w:rPr>
                      <w:rFonts w:ascii="Times New Roman" w:hAnsi="Times New Roman" w:cs="Times New Roman"/>
                      <w:bCs/>
                      <w:sz w:val="20"/>
                      <w:szCs w:val="20"/>
                    </w:rPr>
                  </w:pPr>
                  <w:r w:rsidRPr="00987B9B">
                    <w:rPr>
                      <w:rFonts w:ascii="Times New Roman" w:hAnsi="Times New Roman" w:cs="Times New Roman"/>
                      <w:bCs/>
                      <w:sz w:val="20"/>
                      <w:szCs w:val="20"/>
                      <w:lang w:val="uz-Cyrl-UZ"/>
                    </w:rPr>
                    <w:t>Кобальт</w:t>
                  </w:r>
                </w:p>
              </w:tc>
              <w:tc>
                <w:tcPr>
                  <w:tcW w:w="4251" w:type="dxa"/>
                  <w:vAlign w:val="center"/>
                  <w:hideMark/>
                </w:tcPr>
                <w:p w14:paraId="72D45D39" w14:textId="77777777" w:rsidR="00B363B2" w:rsidRPr="00987B9B" w:rsidRDefault="00B363B2" w:rsidP="00C25CF0">
                  <w:pPr>
                    <w:spacing w:after="0" w:line="240" w:lineRule="auto"/>
                    <w:jc w:val="both"/>
                    <w:rPr>
                      <w:rFonts w:ascii="Times New Roman" w:hAnsi="Times New Roman" w:cs="Times New Roman"/>
                      <w:bCs/>
                      <w:sz w:val="20"/>
                      <w:szCs w:val="20"/>
                      <w:lang w:val="uz-Cyrl-UZ"/>
                    </w:rPr>
                  </w:pPr>
                  <w:r w:rsidRPr="00987B9B">
                    <w:rPr>
                      <w:rFonts w:ascii="Times New Roman" w:hAnsi="Times New Roman" w:cs="Times New Roman"/>
                      <w:bCs/>
                      <w:sz w:val="20"/>
                      <w:szCs w:val="20"/>
                      <w:lang w:val="uz-Cyrl-UZ"/>
                    </w:rPr>
                    <w:t>Трансляциядан кейинги модификацияларга таъсир этади</w:t>
                  </w:r>
                </w:p>
              </w:tc>
            </w:tr>
            <w:tr w:rsidR="00B363B2" w:rsidRPr="00987B9B" w14:paraId="5F5311D0" w14:textId="77777777" w:rsidTr="00492919">
              <w:trPr>
                <w:trHeight w:val="119"/>
                <w:jc w:val="center"/>
              </w:trPr>
              <w:tc>
                <w:tcPr>
                  <w:tcW w:w="879" w:type="dxa"/>
                  <w:vAlign w:val="center"/>
                  <w:hideMark/>
                </w:tcPr>
                <w:p w14:paraId="772A374E" w14:textId="77777777" w:rsidR="00B363B2" w:rsidRPr="00987B9B" w:rsidRDefault="00B363B2" w:rsidP="00C25CF0">
                  <w:pPr>
                    <w:spacing w:after="0" w:line="240" w:lineRule="auto"/>
                    <w:jc w:val="both"/>
                    <w:rPr>
                      <w:rFonts w:ascii="Times New Roman" w:hAnsi="Times New Roman" w:cs="Times New Roman"/>
                      <w:bCs/>
                      <w:sz w:val="20"/>
                      <w:szCs w:val="20"/>
                    </w:rPr>
                  </w:pPr>
                  <w:r w:rsidRPr="00987B9B">
                    <w:rPr>
                      <w:rFonts w:ascii="Times New Roman" w:hAnsi="Times New Roman" w:cs="Times New Roman"/>
                      <w:bCs/>
                      <w:sz w:val="20"/>
                      <w:szCs w:val="20"/>
                      <w:lang w:val="uz-Cyrl-UZ"/>
                    </w:rPr>
                    <w:t>Мис</w:t>
                  </w:r>
                </w:p>
              </w:tc>
              <w:tc>
                <w:tcPr>
                  <w:tcW w:w="4251" w:type="dxa"/>
                  <w:vAlign w:val="center"/>
                  <w:hideMark/>
                </w:tcPr>
                <w:p w14:paraId="2998A087" w14:textId="77777777" w:rsidR="00B363B2" w:rsidRPr="00987B9B" w:rsidRDefault="00B363B2" w:rsidP="00C25CF0">
                  <w:pPr>
                    <w:tabs>
                      <w:tab w:val="left" w:pos="684"/>
                    </w:tabs>
                    <w:spacing w:after="0" w:line="240" w:lineRule="auto"/>
                    <w:jc w:val="both"/>
                    <w:rPr>
                      <w:rFonts w:ascii="Times New Roman" w:hAnsi="Times New Roman" w:cs="Times New Roman"/>
                      <w:bCs/>
                      <w:sz w:val="20"/>
                      <w:szCs w:val="20"/>
                    </w:rPr>
                  </w:pPr>
                  <w:r w:rsidRPr="00987B9B">
                    <w:rPr>
                      <w:rFonts w:ascii="Times New Roman" w:hAnsi="Times New Roman" w:cs="Times New Roman"/>
                      <w:bCs/>
                      <w:sz w:val="20"/>
                      <w:szCs w:val="20"/>
                      <w:lang w:val="uz-Cyrl-UZ"/>
                    </w:rPr>
                    <w:t>Аэроб нафас олиш ва маълум ферментатив йўллар учун зарур</w:t>
                  </w:r>
                </w:p>
              </w:tc>
            </w:tr>
            <w:tr w:rsidR="00B363B2" w:rsidRPr="00987B9B" w14:paraId="5AE1351E" w14:textId="77777777" w:rsidTr="00492919">
              <w:trPr>
                <w:trHeight w:val="371"/>
                <w:jc w:val="center"/>
              </w:trPr>
              <w:tc>
                <w:tcPr>
                  <w:tcW w:w="879" w:type="dxa"/>
                  <w:vAlign w:val="center"/>
                  <w:hideMark/>
                </w:tcPr>
                <w:p w14:paraId="10DF504D" w14:textId="77777777" w:rsidR="00B363B2" w:rsidRPr="00987B9B" w:rsidRDefault="00B363B2" w:rsidP="00C25CF0">
                  <w:pPr>
                    <w:spacing w:after="0" w:line="240" w:lineRule="auto"/>
                    <w:jc w:val="both"/>
                    <w:rPr>
                      <w:rFonts w:ascii="Times New Roman" w:hAnsi="Times New Roman" w:cs="Times New Roman"/>
                      <w:bCs/>
                      <w:sz w:val="20"/>
                      <w:szCs w:val="20"/>
                    </w:rPr>
                  </w:pPr>
                  <w:r w:rsidRPr="00987B9B">
                    <w:rPr>
                      <w:rFonts w:ascii="Times New Roman" w:hAnsi="Times New Roman" w:cs="Times New Roman"/>
                      <w:bCs/>
                      <w:sz w:val="20"/>
                      <w:szCs w:val="20"/>
                      <w:lang w:val="uz-Cyrl-UZ"/>
                    </w:rPr>
                    <w:t>Темир</w:t>
                  </w:r>
                </w:p>
              </w:tc>
              <w:tc>
                <w:tcPr>
                  <w:tcW w:w="4251" w:type="dxa"/>
                  <w:vAlign w:val="center"/>
                  <w:hideMark/>
                </w:tcPr>
                <w:p w14:paraId="6218577D" w14:textId="77777777" w:rsidR="00B363B2" w:rsidRPr="00987B9B" w:rsidRDefault="00B363B2" w:rsidP="00C25CF0">
                  <w:pPr>
                    <w:spacing w:after="0" w:line="240" w:lineRule="auto"/>
                    <w:jc w:val="both"/>
                    <w:rPr>
                      <w:rFonts w:ascii="Times New Roman" w:hAnsi="Times New Roman" w:cs="Times New Roman"/>
                      <w:bCs/>
                      <w:sz w:val="20"/>
                      <w:szCs w:val="20"/>
                    </w:rPr>
                  </w:pPr>
                  <w:r w:rsidRPr="00987B9B">
                    <w:rPr>
                      <w:rFonts w:ascii="Times New Roman" w:hAnsi="Times New Roman" w:cs="Times New Roman"/>
                      <w:bCs/>
                      <w:sz w:val="20"/>
                      <w:szCs w:val="20"/>
                      <w:lang w:val="uz-Cyrl-UZ"/>
                    </w:rPr>
                    <w:t>Ҳужайравий нафас олиш ва метаболизм учун зарур</w:t>
                  </w:r>
                </w:p>
              </w:tc>
            </w:tr>
            <w:tr w:rsidR="00B363B2" w:rsidRPr="00987B9B" w14:paraId="25658A08" w14:textId="77777777" w:rsidTr="00492919">
              <w:trPr>
                <w:trHeight w:val="394"/>
                <w:jc w:val="center"/>
              </w:trPr>
              <w:tc>
                <w:tcPr>
                  <w:tcW w:w="879" w:type="dxa"/>
                  <w:vAlign w:val="center"/>
                  <w:hideMark/>
                </w:tcPr>
                <w:p w14:paraId="0CBFB085" w14:textId="77777777" w:rsidR="00B363B2" w:rsidRPr="00987B9B" w:rsidRDefault="00B363B2" w:rsidP="00C25CF0">
                  <w:pPr>
                    <w:spacing w:after="0" w:line="240" w:lineRule="auto"/>
                    <w:jc w:val="both"/>
                    <w:rPr>
                      <w:rFonts w:ascii="Times New Roman" w:hAnsi="Times New Roman" w:cs="Times New Roman"/>
                      <w:bCs/>
                      <w:sz w:val="20"/>
                      <w:szCs w:val="20"/>
                    </w:rPr>
                  </w:pPr>
                  <w:r w:rsidRPr="00987B9B">
                    <w:rPr>
                      <w:rFonts w:ascii="Times New Roman" w:hAnsi="Times New Roman" w:cs="Times New Roman"/>
                      <w:bCs/>
                      <w:sz w:val="20"/>
                      <w:szCs w:val="20"/>
                      <w:lang w:val="uz-Cyrl-UZ"/>
                    </w:rPr>
                    <w:t>Магний</w:t>
                  </w:r>
                </w:p>
              </w:tc>
              <w:tc>
                <w:tcPr>
                  <w:tcW w:w="4251" w:type="dxa"/>
                  <w:vAlign w:val="center"/>
                  <w:hideMark/>
                </w:tcPr>
                <w:p w14:paraId="30E39205" w14:textId="77777777" w:rsidR="00B363B2" w:rsidRPr="00987B9B" w:rsidRDefault="00B363B2" w:rsidP="00C25CF0">
                  <w:pPr>
                    <w:spacing w:after="0" w:line="240" w:lineRule="auto"/>
                    <w:jc w:val="both"/>
                    <w:rPr>
                      <w:rFonts w:ascii="Times New Roman" w:hAnsi="Times New Roman" w:cs="Times New Roman"/>
                      <w:bCs/>
                      <w:sz w:val="20"/>
                      <w:szCs w:val="20"/>
                    </w:rPr>
                  </w:pPr>
                  <w:r w:rsidRPr="00987B9B">
                    <w:rPr>
                      <w:rFonts w:ascii="Times New Roman" w:hAnsi="Times New Roman" w:cs="Times New Roman"/>
                      <w:bCs/>
                      <w:sz w:val="20"/>
                      <w:szCs w:val="20"/>
                      <w:lang w:val="uz-Cyrl-UZ"/>
                    </w:rPr>
                    <w:t>ДНК репликацияси ва оқсил синтези</w:t>
                  </w:r>
                </w:p>
              </w:tc>
            </w:tr>
            <w:tr w:rsidR="00B363B2" w:rsidRPr="00987B9B" w14:paraId="54898889" w14:textId="77777777" w:rsidTr="00492919">
              <w:trPr>
                <w:trHeight w:val="412"/>
                <w:jc w:val="center"/>
              </w:trPr>
              <w:tc>
                <w:tcPr>
                  <w:tcW w:w="879" w:type="dxa"/>
                  <w:vAlign w:val="center"/>
                  <w:hideMark/>
                </w:tcPr>
                <w:p w14:paraId="436D21EF" w14:textId="77777777" w:rsidR="00B363B2" w:rsidRPr="00987B9B" w:rsidRDefault="00B363B2" w:rsidP="00C25CF0">
                  <w:pPr>
                    <w:spacing w:after="0" w:line="240" w:lineRule="auto"/>
                    <w:jc w:val="both"/>
                    <w:rPr>
                      <w:rFonts w:ascii="Times New Roman" w:hAnsi="Times New Roman" w:cs="Times New Roman"/>
                      <w:bCs/>
                      <w:sz w:val="20"/>
                      <w:szCs w:val="20"/>
                    </w:rPr>
                  </w:pPr>
                  <w:r w:rsidRPr="00987B9B">
                    <w:rPr>
                      <w:rFonts w:ascii="Times New Roman" w:hAnsi="Times New Roman" w:cs="Times New Roman"/>
                      <w:bCs/>
                      <w:sz w:val="20"/>
                      <w:szCs w:val="20"/>
                      <w:lang w:val="uz-Cyrl-UZ"/>
                    </w:rPr>
                    <w:t>Марганец</w:t>
                  </w:r>
                </w:p>
              </w:tc>
              <w:tc>
                <w:tcPr>
                  <w:tcW w:w="4251" w:type="dxa"/>
                  <w:vAlign w:val="center"/>
                  <w:hideMark/>
                </w:tcPr>
                <w:p w14:paraId="4CBB9D2C" w14:textId="77777777" w:rsidR="00B363B2" w:rsidRPr="00987B9B" w:rsidRDefault="00B363B2" w:rsidP="00C25CF0">
                  <w:pPr>
                    <w:spacing w:after="0" w:line="240" w:lineRule="auto"/>
                    <w:jc w:val="both"/>
                    <w:rPr>
                      <w:rFonts w:ascii="Times New Roman" w:hAnsi="Times New Roman" w:cs="Times New Roman"/>
                      <w:bCs/>
                      <w:sz w:val="20"/>
                      <w:szCs w:val="20"/>
                    </w:rPr>
                  </w:pPr>
                  <w:r w:rsidRPr="00987B9B">
                    <w:rPr>
                      <w:rFonts w:ascii="Times New Roman" w:hAnsi="Times New Roman" w:cs="Times New Roman"/>
                      <w:bCs/>
                      <w:sz w:val="20"/>
                      <w:szCs w:val="20"/>
                      <w:lang w:val="uz-Cyrl-UZ"/>
                    </w:rPr>
                    <w:t>Гликозилланиш жараёнларида кофактор</w:t>
                  </w:r>
                </w:p>
              </w:tc>
            </w:tr>
            <w:tr w:rsidR="00B363B2" w:rsidRPr="00987B9B" w14:paraId="6047CED3" w14:textId="77777777" w:rsidTr="00492919">
              <w:trPr>
                <w:trHeight w:val="572"/>
                <w:jc w:val="center"/>
              </w:trPr>
              <w:tc>
                <w:tcPr>
                  <w:tcW w:w="879" w:type="dxa"/>
                  <w:vAlign w:val="center"/>
                  <w:hideMark/>
                </w:tcPr>
                <w:p w14:paraId="3B47CAA8" w14:textId="77777777" w:rsidR="00B363B2" w:rsidRPr="00DB679B" w:rsidRDefault="00B363B2" w:rsidP="00C25CF0">
                  <w:pPr>
                    <w:spacing w:after="0" w:line="240" w:lineRule="auto"/>
                    <w:jc w:val="both"/>
                    <w:rPr>
                      <w:rFonts w:ascii="Times New Roman" w:hAnsi="Times New Roman" w:cs="Times New Roman"/>
                      <w:bCs/>
                      <w:sz w:val="20"/>
                      <w:szCs w:val="20"/>
                    </w:rPr>
                  </w:pPr>
                  <w:r w:rsidRPr="00987B9B">
                    <w:rPr>
                      <w:rFonts w:ascii="Times New Roman" w:hAnsi="Times New Roman" w:cs="Times New Roman"/>
                      <w:bCs/>
                      <w:sz w:val="20"/>
                      <w:szCs w:val="20"/>
                      <w:lang w:val="uz-Cyrl-UZ"/>
                    </w:rPr>
                    <w:t>Селен</w:t>
                  </w:r>
                </w:p>
              </w:tc>
              <w:tc>
                <w:tcPr>
                  <w:tcW w:w="4251" w:type="dxa"/>
                  <w:vAlign w:val="center"/>
                  <w:hideMark/>
                </w:tcPr>
                <w:p w14:paraId="4C367588" w14:textId="77777777" w:rsidR="00B363B2" w:rsidRPr="00987B9B" w:rsidRDefault="00B363B2" w:rsidP="00C25CF0">
                  <w:pPr>
                    <w:spacing w:after="0" w:line="240" w:lineRule="auto"/>
                    <w:jc w:val="both"/>
                    <w:rPr>
                      <w:rFonts w:ascii="Times New Roman" w:hAnsi="Times New Roman" w:cs="Times New Roman"/>
                      <w:bCs/>
                      <w:sz w:val="20"/>
                      <w:szCs w:val="20"/>
                      <w:lang w:val="uz-Cyrl-UZ"/>
                    </w:rPr>
                  </w:pPr>
                  <w:r w:rsidRPr="00987B9B">
                    <w:rPr>
                      <w:rFonts w:ascii="Times New Roman" w:hAnsi="Times New Roman" w:cs="Times New Roman"/>
                      <w:bCs/>
                      <w:sz w:val="20"/>
                      <w:szCs w:val="20"/>
                      <w:lang w:val="uz-Cyrl-UZ"/>
                    </w:rPr>
                    <w:t>Антиоксидант ферментлар таркибига киради</w:t>
                  </w:r>
                </w:p>
              </w:tc>
            </w:tr>
            <w:tr w:rsidR="00B363B2" w:rsidRPr="00987B9B" w14:paraId="107FD31F" w14:textId="77777777" w:rsidTr="00492919">
              <w:trPr>
                <w:trHeight w:val="448"/>
                <w:jc w:val="center"/>
              </w:trPr>
              <w:tc>
                <w:tcPr>
                  <w:tcW w:w="879" w:type="dxa"/>
                  <w:vAlign w:val="center"/>
                  <w:hideMark/>
                </w:tcPr>
                <w:p w14:paraId="3DD66E7C" w14:textId="77777777" w:rsidR="00B363B2" w:rsidRPr="00987B9B" w:rsidRDefault="00B363B2" w:rsidP="00C25CF0">
                  <w:pPr>
                    <w:spacing w:after="0" w:line="240" w:lineRule="auto"/>
                    <w:jc w:val="both"/>
                    <w:rPr>
                      <w:rFonts w:ascii="Times New Roman" w:hAnsi="Times New Roman" w:cs="Times New Roman"/>
                      <w:bCs/>
                      <w:sz w:val="20"/>
                      <w:szCs w:val="20"/>
                    </w:rPr>
                  </w:pPr>
                  <w:r w:rsidRPr="00987B9B">
                    <w:rPr>
                      <w:rFonts w:ascii="Times New Roman" w:hAnsi="Times New Roman" w:cs="Times New Roman"/>
                      <w:bCs/>
                      <w:sz w:val="20"/>
                      <w:szCs w:val="20"/>
                      <w:lang w:val="uz-Cyrl-UZ"/>
                    </w:rPr>
                    <w:t>Рух</w:t>
                  </w:r>
                </w:p>
              </w:tc>
              <w:tc>
                <w:tcPr>
                  <w:tcW w:w="4251" w:type="dxa"/>
                  <w:vAlign w:val="center"/>
                  <w:hideMark/>
                </w:tcPr>
                <w:p w14:paraId="66597239" w14:textId="77777777" w:rsidR="00B363B2" w:rsidRPr="00987B9B" w:rsidRDefault="00B363B2" w:rsidP="00C25CF0">
                  <w:pPr>
                    <w:spacing w:after="0" w:line="240" w:lineRule="auto"/>
                    <w:jc w:val="both"/>
                    <w:rPr>
                      <w:rFonts w:ascii="Times New Roman" w:hAnsi="Times New Roman" w:cs="Times New Roman"/>
                      <w:bCs/>
                      <w:sz w:val="20"/>
                      <w:szCs w:val="20"/>
                    </w:rPr>
                  </w:pPr>
                  <w:r w:rsidRPr="00987B9B">
                    <w:rPr>
                      <w:rFonts w:ascii="Times New Roman" w:hAnsi="Times New Roman" w:cs="Times New Roman"/>
                      <w:bCs/>
                      <w:sz w:val="20"/>
                      <w:szCs w:val="20"/>
                      <w:lang w:val="uz-Cyrl-UZ"/>
                    </w:rPr>
                    <w:t>Ҳужайра мембраналарини барқарорлаштиради</w:t>
                  </w:r>
                </w:p>
              </w:tc>
            </w:tr>
          </w:tbl>
          <w:p w14:paraId="12D2FAA5" w14:textId="77777777" w:rsidR="00B363B2" w:rsidRPr="00987B9B" w:rsidRDefault="00B363B2" w:rsidP="00C25CF0">
            <w:pPr>
              <w:spacing w:after="0" w:line="240" w:lineRule="auto"/>
              <w:jc w:val="both"/>
              <w:rPr>
                <w:rFonts w:ascii="Times New Roman" w:hAnsi="Times New Roman" w:cs="Times New Roman"/>
                <w:bCs/>
                <w:lang w:val="uz-Cyrl-UZ"/>
              </w:rPr>
            </w:pPr>
          </w:p>
          <w:p w14:paraId="42E65020" w14:textId="77777777" w:rsidR="00B363B2" w:rsidRPr="00987B9B" w:rsidRDefault="00B363B2" w:rsidP="00C25CF0">
            <w:pPr>
              <w:spacing w:after="0" w:line="240" w:lineRule="auto"/>
              <w:jc w:val="both"/>
              <w:rPr>
                <w:rFonts w:ascii="Times New Roman" w:hAnsi="Times New Roman" w:cs="Times New Roman"/>
                <w:b/>
                <w:lang w:val="uz-Cyrl-UZ"/>
              </w:rPr>
            </w:pPr>
            <w:r w:rsidRPr="00987B9B">
              <w:rPr>
                <w:rFonts w:ascii="Times New Roman" w:hAnsi="Times New Roman" w:cs="Times New Roman"/>
                <w:b/>
                <w:lang w:val="uz-Cyrl-UZ"/>
              </w:rPr>
              <w:t>2-жадвал. Маҳсулот сифатига таъсир кўрсатиши мумкин бўлган элементлар</w:t>
            </w:r>
          </w:p>
          <w:tbl>
            <w:tblPr>
              <w:tblW w:w="51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02"/>
              <w:gridCol w:w="4024"/>
            </w:tblGrid>
            <w:tr w:rsidR="00B363B2" w:rsidRPr="00987B9B" w14:paraId="2EE2EDE9" w14:textId="77777777" w:rsidTr="00E86A68">
              <w:trPr>
                <w:trHeight w:val="365"/>
                <w:tblHeader/>
                <w:jc w:val="center"/>
              </w:trPr>
              <w:tc>
                <w:tcPr>
                  <w:tcW w:w="1102" w:type="dxa"/>
                  <w:vAlign w:val="center"/>
                  <w:hideMark/>
                </w:tcPr>
                <w:p w14:paraId="189CC0B5" w14:textId="77777777" w:rsidR="00B363B2" w:rsidRPr="00987B9B" w:rsidRDefault="00B363B2" w:rsidP="00C25CF0">
                  <w:pPr>
                    <w:spacing w:after="0" w:line="240" w:lineRule="auto"/>
                    <w:jc w:val="both"/>
                    <w:rPr>
                      <w:rFonts w:ascii="Times New Roman" w:hAnsi="Times New Roman" w:cs="Times New Roman"/>
                      <w:b/>
                      <w:bCs/>
                    </w:rPr>
                  </w:pPr>
                  <w:r w:rsidRPr="00987B9B">
                    <w:rPr>
                      <w:rFonts w:ascii="Times New Roman" w:hAnsi="Times New Roman" w:cs="Times New Roman"/>
                      <w:b/>
                      <w:bCs/>
                      <w:lang w:val="uz-Cyrl-UZ"/>
                    </w:rPr>
                    <w:t>Элемент</w:t>
                  </w:r>
                </w:p>
              </w:tc>
              <w:tc>
                <w:tcPr>
                  <w:tcW w:w="4024" w:type="dxa"/>
                  <w:vAlign w:val="center"/>
                  <w:hideMark/>
                </w:tcPr>
                <w:p w14:paraId="50999481" w14:textId="7272BBF8" w:rsidR="00B363B2" w:rsidRPr="00987B9B" w:rsidRDefault="00E27B08" w:rsidP="00C25CF0">
                  <w:pPr>
                    <w:spacing w:after="0" w:line="240" w:lineRule="auto"/>
                    <w:jc w:val="both"/>
                    <w:rPr>
                      <w:rFonts w:ascii="Times New Roman" w:hAnsi="Times New Roman" w:cs="Times New Roman"/>
                      <w:b/>
                      <w:bCs/>
                    </w:rPr>
                  </w:pPr>
                  <w:r w:rsidRPr="00E27B08">
                    <w:rPr>
                      <w:rFonts w:ascii="Times New Roman" w:hAnsi="Times New Roman" w:cs="Times New Roman"/>
                      <w:b/>
                      <w:bCs/>
                      <w:lang w:val="uz-Cyrl-UZ"/>
                    </w:rPr>
                    <w:t>Ҳужайра культурасидаги потенциаль</w:t>
                  </w:r>
                  <w:r>
                    <w:rPr>
                      <w:rFonts w:ascii="Times New Roman" w:hAnsi="Times New Roman" w:cs="Times New Roman"/>
                      <w:b/>
                      <w:bCs/>
                      <w:lang w:val="uz-Cyrl-UZ"/>
                    </w:rPr>
                    <w:t xml:space="preserve"> </w:t>
                  </w:r>
                  <w:r w:rsidRPr="00E27B08">
                    <w:rPr>
                      <w:rFonts w:ascii="Times New Roman" w:hAnsi="Times New Roman" w:cs="Times New Roman"/>
                      <w:b/>
                      <w:bCs/>
                      <w:lang w:val="uz-Cyrl-UZ"/>
                    </w:rPr>
                    <w:t>роли</w:t>
                  </w:r>
                </w:p>
              </w:tc>
            </w:tr>
            <w:tr w:rsidR="00B363B2" w:rsidRPr="00987B9B" w14:paraId="35808C24" w14:textId="77777777" w:rsidTr="00E86A68">
              <w:trPr>
                <w:trHeight w:val="365"/>
                <w:jc w:val="center"/>
              </w:trPr>
              <w:tc>
                <w:tcPr>
                  <w:tcW w:w="1102" w:type="dxa"/>
                  <w:vAlign w:val="center"/>
                  <w:hideMark/>
                </w:tcPr>
                <w:p w14:paraId="52CDBD57"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lang w:val="uz-Cyrl-UZ"/>
                    </w:rPr>
                    <w:t>Алюминий</w:t>
                  </w:r>
                </w:p>
              </w:tc>
              <w:tc>
                <w:tcPr>
                  <w:tcW w:w="4024" w:type="dxa"/>
                  <w:vAlign w:val="center"/>
                  <w:hideMark/>
                </w:tcPr>
                <w:p w14:paraId="39E58733" w14:textId="77777777" w:rsidR="00B363B2" w:rsidRPr="00285848" w:rsidRDefault="00B363B2" w:rsidP="00C25CF0">
                  <w:pPr>
                    <w:spacing w:after="0" w:line="240" w:lineRule="auto"/>
                    <w:jc w:val="both"/>
                    <w:rPr>
                      <w:rFonts w:ascii="Times New Roman" w:hAnsi="Times New Roman" w:cs="Times New Roman"/>
                      <w:bCs/>
                      <w:lang w:val="uz-Cyrl-UZ"/>
                    </w:rPr>
                  </w:pPr>
                  <w:r w:rsidRPr="00285848">
                    <w:rPr>
                      <w:rFonts w:ascii="Times New Roman" w:hAnsi="Times New Roman" w:cs="Times New Roman"/>
                      <w:bCs/>
                    </w:rPr>
                    <w:t xml:space="preserve">Ишлаб чиқариш жараёнида хом ашёнинг </w:t>
                  </w:r>
                  <w:r w:rsidRPr="00987B9B">
                    <w:rPr>
                      <w:rFonts w:ascii="Times New Roman" w:hAnsi="Times New Roman" w:cs="Times New Roman"/>
                      <w:bCs/>
                    </w:rPr>
                    <w:t xml:space="preserve">кенг тарқалган </w:t>
                  </w:r>
                  <w:r w:rsidRPr="00285848">
                    <w:rPr>
                      <w:rFonts w:ascii="Times New Roman" w:hAnsi="Times New Roman" w:cs="Times New Roman"/>
                      <w:bCs/>
                    </w:rPr>
                    <w:t>ифлослантирувчи</w:t>
                  </w:r>
                  <w:r>
                    <w:rPr>
                      <w:rFonts w:ascii="Times New Roman" w:hAnsi="Times New Roman" w:cs="Times New Roman"/>
                      <w:bCs/>
                      <w:lang w:val="uz-Cyrl-UZ"/>
                    </w:rPr>
                    <w:t>си</w:t>
                  </w:r>
                </w:p>
              </w:tc>
            </w:tr>
            <w:tr w:rsidR="00B363B2" w:rsidRPr="00987B9B" w14:paraId="6782F1F0" w14:textId="77777777" w:rsidTr="00E86A68">
              <w:trPr>
                <w:trHeight w:val="23"/>
                <w:jc w:val="center"/>
              </w:trPr>
              <w:tc>
                <w:tcPr>
                  <w:tcW w:w="1102" w:type="dxa"/>
                  <w:vAlign w:val="center"/>
                  <w:hideMark/>
                </w:tcPr>
                <w:p w14:paraId="1F8D080A"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lang w:val="uz-Cyrl-UZ"/>
                    </w:rPr>
                    <w:t>Сурма</w:t>
                  </w:r>
                </w:p>
              </w:tc>
              <w:tc>
                <w:tcPr>
                  <w:tcW w:w="4024" w:type="dxa"/>
                  <w:vAlign w:val="center"/>
                  <w:hideMark/>
                </w:tcPr>
                <w:p w14:paraId="007A1BA3" w14:textId="17855064" w:rsidR="00B363B2" w:rsidRPr="00E27B08" w:rsidRDefault="00B363B2" w:rsidP="00C25CF0">
                  <w:pPr>
                    <w:spacing w:after="0" w:line="240" w:lineRule="auto"/>
                    <w:jc w:val="both"/>
                    <w:rPr>
                      <w:rFonts w:ascii="Times New Roman" w:hAnsi="Times New Roman" w:cs="Times New Roman"/>
                      <w:bCs/>
                      <w:lang w:val="uz-Cyrl-UZ"/>
                    </w:rPr>
                  </w:pPr>
                  <w:r w:rsidRPr="00285848">
                    <w:rPr>
                      <w:rFonts w:ascii="Times New Roman" w:hAnsi="Times New Roman" w:cs="Times New Roman"/>
                      <w:bCs/>
                    </w:rPr>
                    <w:t xml:space="preserve">Полиэтилентерефталатдан тайёрланган филтрловчи мембранада катализаторнинг қолдиқ </w:t>
                  </w:r>
                  <w:r w:rsidR="00E27B08" w:rsidRPr="00E27B08">
                    <w:rPr>
                      <w:rFonts w:ascii="Times New Roman" w:hAnsi="Times New Roman" w:cs="Times New Roman"/>
                      <w:bCs/>
                    </w:rPr>
                    <w:t>контаминант</w:t>
                  </w:r>
                  <w:r w:rsidR="00E27B08">
                    <w:rPr>
                      <w:rFonts w:ascii="Times New Roman" w:hAnsi="Times New Roman" w:cs="Times New Roman"/>
                      <w:bCs/>
                      <w:lang w:val="uz-Cyrl-UZ"/>
                    </w:rPr>
                    <w:t>и</w:t>
                  </w:r>
                </w:p>
              </w:tc>
            </w:tr>
            <w:tr w:rsidR="00B363B2" w:rsidRPr="00987B9B" w14:paraId="668A645A" w14:textId="77777777" w:rsidTr="00E86A68">
              <w:trPr>
                <w:trHeight w:val="182"/>
                <w:jc w:val="center"/>
              </w:trPr>
              <w:tc>
                <w:tcPr>
                  <w:tcW w:w="1102" w:type="dxa"/>
                  <w:vAlign w:val="center"/>
                  <w:hideMark/>
                </w:tcPr>
                <w:p w14:paraId="25886719"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lang w:val="uz-Cyrl-UZ"/>
                    </w:rPr>
                    <w:t>Кадмий</w:t>
                  </w:r>
                </w:p>
              </w:tc>
              <w:tc>
                <w:tcPr>
                  <w:tcW w:w="4024" w:type="dxa"/>
                  <w:vAlign w:val="center"/>
                  <w:hideMark/>
                </w:tcPr>
                <w:p w14:paraId="7CE7E007" w14:textId="183A82EA"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lang w:val="uz-Cyrl-UZ"/>
                    </w:rPr>
                    <w:t>Ҳужайралар</w:t>
                  </w:r>
                  <w:r>
                    <w:rPr>
                      <w:rFonts w:ascii="Times New Roman" w:hAnsi="Times New Roman" w:cs="Times New Roman"/>
                      <w:bCs/>
                      <w:lang w:val="uz-Cyrl-UZ"/>
                    </w:rPr>
                    <w:t xml:space="preserve"> </w:t>
                  </w:r>
                  <w:r w:rsidRPr="00987B9B">
                    <w:rPr>
                      <w:rFonts w:ascii="Times New Roman" w:hAnsi="Times New Roman" w:cs="Times New Roman"/>
                      <w:bCs/>
                      <w:lang w:val="uz-Cyrl-UZ"/>
                    </w:rPr>
                    <w:t xml:space="preserve">учун </w:t>
                  </w:r>
                  <w:r w:rsidR="00E27B08" w:rsidRPr="00E27B08">
                    <w:rPr>
                      <w:rFonts w:ascii="Times New Roman" w:hAnsi="Times New Roman" w:cs="Times New Roman"/>
                      <w:bCs/>
                      <w:lang w:val="uz-Cyrl-UZ"/>
                    </w:rPr>
                    <w:t xml:space="preserve">заҳарли </w:t>
                  </w:r>
                  <w:r w:rsidRPr="00987B9B">
                    <w:rPr>
                      <w:rFonts w:ascii="Times New Roman" w:hAnsi="Times New Roman" w:cs="Times New Roman"/>
                      <w:bCs/>
                      <w:lang w:val="uz-Cyrl-UZ"/>
                    </w:rPr>
                    <w:t>бўлиши мумкин</w:t>
                  </w:r>
                </w:p>
              </w:tc>
            </w:tr>
            <w:tr w:rsidR="00B363B2" w:rsidRPr="00987B9B" w14:paraId="0E26E684" w14:textId="77777777" w:rsidTr="00E86A68">
              <w:trPr>
                <w:trHeight w:val="547"/>
                <w:jc w:val="center"/>
              </w:trPr>
              <w:tc>
                <w:tcPr>
                  <w:tcW w:w="1102" w:type="dxa"/>
                  <w:vAlign w:val="center"/>
                  <w:hideMark/>
                </w:tcPr>
                <w:p w14:paraId="6638BB9E"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lang w:val="uz-Cyrl-UZ"/>
                    </w:rPr>
                    <w:t>Хром</w:t>
                  </w:r>
                </w:p>
              </w:tc>
              <w:tc>
                <w:tcPr>
                  <w:tcW w:w="4024" w:type="dxa"/>
                  <w:vAlign w:val="center"/>
                  <w:hideMark/>
                </w:tcPr>
                <w:p w14:paraId="29827DF5" w14:textId="4B5D4A43" w:rsidR="00B363B2" w:rsidRPr="0018191C" w:rsidRDefault="0018191C" w:rsidP="00C25CF0">
                  <w:pPr>
                    <w:spacing w:after="0" w:line="240" w:lineRule="auto"/>
                    <w:jc w:val="both"/>
                    <w:rPr>
                      <w:rFonts w:ascii="Times New Roman" w:hAnsi="Times New Roman" w:cs="Times New Roman"/>
                      <w:bCs/>
                    </w:rPr>
                  </w:pPr>
                  <w:r w:rsidRPr="0018191C">
                    <w:rPr>
                      <w:rFonts w:ascii="Times New Roman" w:hAnsi="Times New Roman" w:cs="Times New Roman"/>
                      <w:bCs/>
                      <w:lang w:val="uz-Cyrl-UZ"/>
                    </w:rPr>
                    <w:t>Ҳужайралар учун токсик; зангламайдиган пўлатдан ясалган ускуналардан ювилиб чиқадиган кенг тарқалган контаминант.</w:t>
                  </w:r>
                </w:p>
              </w:tc>
            </w:tr>
            <w:tr w:rsidR="00B363B2" w:rsidRPr="00987B9B" w14:paraId="4A400881" w14:textId="77777777" w:rsidTr="00E86A68">
              <w:trPr>
                <w:trHeight w:val="365"/>
                <w:jc w:val="center"/>
              </w:trPr>
              <w:tc>
                <w:tcPr>
                  <w:tcW w:w="1102" w:type="dxa"/>
                  <w:vAlign w:val="center"/>
                  <w:hideMark/>
                </w:tcPr>
                <w:p w14:paraId="05660683"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lang w:val="uz-Cyrl-UZ"/>
                    </w:rPr>
                    <w:t>Молибден</w:t>
                  </w:r>
                </w:p>
              </w:tc>
              <w:tc>
                <w:tcPr>
                  <w:tcW w:w="4024" w:type="dxa"/>
                  <w:vAlign w:val="center"/>
                  <w:hideMark/>
                </w:tcPr>
                <w:p w14:paraId="361477AD" w14:textId="3921F7D0" w:rsidR="00B363B2" w:rsidRPr="00987B9B" w:rsidRDefault="00F178EC" w:rsidP="00C25CF0">
                  <w:pPr>
                    <w:spacing w:after="0" w:line="240" w:lineRule="auto"/>
                    <w:jc w:val="both"/>
                    <w:rPr>
                      <w:rFonts w:ascii="Times New Roman" w:hAnsi="Times New Roman" w:cs="Times New Roman"/>
                      <w:bCs/>
                    </w:rPr>
                  </w:pPr>
                  <w:r w:rsidRPr="00F178EC">
                    <w:rPr>
                      <w:rFonts w:ascii="Times New Roman" w:hAnsi="Times New Roman" w:cs="Times New Roman"/>
                      <w:bCs/>
                      <w:lang w:val="uz-Cyrl-UZ"/>
                    </w:rPr>
                    <w:t>Зангламайдиган пўлатдан ясалган ускуналардан тушадиган контаминант</w:t>
                  </w:r>
                </w:p>
              </w:tc>
            </w:tr>
            <w:tr w:rsidR="00B363B2" w:rsidRPr="00987B9B" w14:paraId="1AEF467E" w14:textId="77777777" w:rsidTr="00E86A68">
              <w:trPr>
                <w:trHeight w:val="182"/>
                <w:jc w:val="center"/>
              </w:trPr>
              <w:tc>
                <w:tcPr>
                  <w:tcW w:w="1102" w:type="dxa"/>
                  <w:vAlign w:val="center"/>
                  <w:hideMark/>
                </w:tcPr>
                <w:p w14:paraId="159322D8"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lang w:val="uz-Cyrl-UZ"/>
                    </w:rPr>
                    <w:lastRenderedPageBreak/>
                    <w:t>Никель</w:t>
                  </w:r>
                </w:p>
              </w:tc>
              <w:tc>
                <w:tcPr>
                  <w:tcW w:w="4024" w:type="dxa"/>
                  <w:vAlign w:val="center"/>
                  <w:hideMark/>
                </w:tcPr>
                <w:p w14:paraId="48AC741D" w14:textId="36C452E0" w:rsidR="00B363B2" w:rsidRPr="00987B9B" w:rsidRDefault="00F178EC" w:rsidP="00C25CF0">
                  <w:pPr>
                    <w:spacing w:after="0" w:line="240" w:lineRule="auto"/>
                    <w:jc w:val="both"/>
                    <w:rPr>
                      <w:rFonts w:ascii="Times New Roman" w:hAnsi="Times New Roman" w:cs="Times New Roman"/>
                      <w:bCs/>
                    </w:rPr>
                  </w:pPr>
                  <w:r w:rsidRPr="00F178EC">
                    <w:rPr>
                      <w:rFonts w:ascii="Times New Roman" w:hAnsi="Times New Roman" w:cs="Times New Roman"/>
                      <w:bCs/>
                      <w:lang w:val="uz-Cyrl-UZ"/>
                    </w:rPr>
                    <w:t>Зангламайдиган пўлатдан ясалган ускуналардан тушадиган контаминант</w:t>
                  </w:r>
                </w:p>
              </w:tc>
            </w:tr>
            <w:tr w:rsidR="00B363B2" w:rsidRPr="00F178EC" w14:paraId="4E42807D" w14:textId="77777777" w:rsidTr="00E86A68">
              <w:trPr>
                <w:trHeight w:val="365"/>
                <w:jc w:val="center"/>
              </w:trPr>
              <w:tc>
                <w:tcPr>
                  <w:tcW w:w="1102" w:type="dxa"/>
                  <w:vAlign w:val="center"/>
                  <w:hideMark/>
                </w:tcPr>
                <w:p w14:paraId="68700DF6"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lang w:val="uz-Cyrl-UZ"/>
                    </w:rPr>
                    <w:t>Титан</w:t>
                  </w:r>
                </w:p>
              </w:tc>
              <w:tc>
                <w:tcPr>
                  <w:tcW w:w="4024" w:type="dxa"/>
                  <w:vAlign w:val="center"/>
                  <w:hideMark/>
                </w:tcPr>
                <w:p w14:paraId="2DD48D6E" w14:textId="25932076" w:rsidR="00F178EC" w:rsidRPr="00F178EC" w:rsidRDefault="00F178EC" w:rsidP="00C25CF0">
                  <w:pPr>
                    <w:spacing w:after="0" w:line="240" w:lineRule="auto"/>
                    <w:jc w:val="both"/>
                    <w:rPr>
                      <w:rFonts w:ascii="Times New Roman" w:hAnsi="Times New Roman" w:cs="Times New Roman"/>
                      <w:bCs/>
                      <w:lang w:val="uz-Cyrl-UZ"/>
                    </w:rPr>
                  </w:pPr>
                  <w:r w:rsidRPr="00F178EC">
                    <w:rPr>
                      <w:rFonts w:ascii="Times New Roman" w:hAnsi="Times New Roman" w:cs="Times New Roman"/>
                      <w:bCs/>
                      <w:lang w:val="uz-Cyrl-UZ"/>
                    </w:rPr>
                    <w:t xml:space="preserve">Бошланғич хомашё ишлаб чиқариш жараёнида ҳосил бўладиган кенг тарқалган </w:t>
                  </w:r>
                  <w:r w:rsidRPr="00E27B08">
                    <w:rPr>
                      <w:rFonts w:ascii="Times New Roman" w:hAnsi="Times New Roman" w:cs="Times New Roman"/>
                      <w:bCs/>
                    </w:rPr>
                    <w:t>контаминант</w:t>
                  </w:r>
                  <w:r>
                    <w:rPr>
                      <w:rFonts w:ascii="Times New Roman" w:hAnsi="Times New Roman" w:cs="Times New Roman"/>
                      <w:bCs/>
                      <w:lang w:val="uz-Cyrl-UZ"/>
                    </w:rPr>
                    <w:t>и</w:t>
                  </w:r>
                  <w:r w:rsidRPr="00F178EC">
                    <w:rPr>
                      <w:rFonts w:ascii="Times New Roman" w:hAnsi="Times New Roman" w:cs="Times New Roman"/>
                      <w:bCs/>
                      <w:lang w:val="uz-Cyrl-UZ"/>
                    </w:rPr>
                    <w:t xml:space="preserve"> </w:t>
                  </w:r>
                </w:p>
              </w:tc>
            </w:tr>
            <w:tr w:rsidR="00B363B2" w:rsidRPr="00987B9B" w14:paraId="361156E0" w14:textId="77777777" w:rsidTr="00E86A68">
              <w:trPr>
                <w:trHeight w:val="174"/>
                <w:jc w:val="center"/>
              </w:trPr>
              <w:tc>
                <w:tcPr>
                  <w:tcW w:w="1102" w:type="dxa"/>
                  <w:vAlign w:val="center"/>
                  <w:hideMark/>
                </w:tcPr>
                <w:p w14:paraId="684818D8"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lang w:val="uz-Cyrl-UZ"/>
                    </w:rPr>
                    <w:t>Ванадий</w:t>
                  </w:r>
                </w:p>
              </w:tc>
              <w:tc>
                <w:tcPr>
                  <w:tcW w:w="4024" w:type="dxa"/>
                  <w:vAlign w:val="center"/>
                  <w:hideMark/>
                </w:tcPr>
                <w:p w14:paraId="30EE03B7" w14:textId="0912C75E" w:rsidR="00B363B2" w:rsidRPr="00987B9B" w:rsidRDefault="00F178EC" w:rsidP="00C25CF0">
                  <w:pPr>
                    <w:spacing w:after="0" w:line="240" w:lineRule="auto"/>
                    <w:jc w:val="both"/>
                    <w:rPr>
                      <w:rFonts w:ascii="Times New Roman" w:hAnsi="Times New Roman" w:cs="Times New Roman"/>
                      <w:bCs/>
                    </w:rPr>
                  </w:pPr>
                  <w:r w:rsidRPr="00F178EC">
                    <w:rPr>
                      <w:rFonts w:ascii="Times New Roman" w:hAnsi="Times New Roman" w:cs="Times New Roman"/>
                      <w:bCs/>
                      <w:lang w:val="uz-Cyrl-UZ"/>
                    </w:rPr>
                    <w:t>Зангламайдиган пўлатдан ясалган ускуналардан тушадиган контаминант</w:t>
                  </w:r>
                </w:p>
              </w:tc>
            </w:tr>
          </w:tbl>
          <w:p w14:paraId="523EAF95" w14:textId="185103FE" w:rsidR="00B363B2" w:rsidRDefault="00B363B2" w:rsidP="00C25CF0">
            <w:pPr>
              <w:spacing w:after="0" w:line="240" w:lineRule="auto"/>
              <w:jc w:val="both"/>
              <w:rPr>
                <w:rFonts w:ascii="Times New Roman" w:hAnsi="Times New Roman" w:cs="Times New Roman"/>
                <w:bCs/>
              </w:rPr>
            </w:pPr>
          </w:p>
          <w:p w14:paraId="7712F8CB" w14:textId="2DDF7590" w:rsidR="00F178EC" w:rsidRDefault="00F178EC" w:rsidP="00C25CF0">
            <w:pPr>
              <w:spacing w:after="0" w:line="240" w:lineRule="auto"/>
              <w:jc w:val="both"/>
              <w:rPr>
                <w:rFonts w:ascii="Times New Roman" w:hAnsi="Times New Roman" w:cs="Times New Roman"/>
                <w:bCs/>
              </w:rPr>
            </w:pPr>
          </w:p>
          <w:p w14:paraId="70ADEBDA" w14:textId="77777777" w:rsidR="00F178EC" w:rsidRPr="00987B9B" w:rsidRDefault="00F178EC" w:rsidP="00C25CF0">
            <w:pPr>
              <w:spacing w:after="0" w:line="240" w:lineRule="auto"/>
              <w:jc w:val="both"/>
              <w:rPr>
                <w:rFonts w:ascii="Times New Roman" w:hAnsi="Times New Roman" w:cs="Times New Roman"/>
                <w:bCs/>
              </w:rPr>
            </w:pPr>
          </w:p>
          <w:p w14:paraId="49E2C9A9" w14:textId="77777777" w:rsidR="00B363B2" w:rsidRPr="00220578"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 xml:space="preserve">Жараён ва маҳсулотнинг молекуляр тузилишига қараб, </w:t>
            </w:r>
            <w:r w:rsidRPr="00567A01">
              <w:rPr>
                <w:rFonts w:ascii="Times New Roman" w:hAnsi="Times New Roman" w:cs="Times New Roman"/>
                <w:bCs/>
              </w:rPr>
              <w:t xml:space="preserve">айрим </w:t>
            </w:r>
            <w:r w:rsidRPr="00987B9B">
              <w:rPr>
                <w:rFonts w:ascii="Times New Roman" w:hAnsi="Times New Roman" w:cs="Times New Roman"/>
                <w:bCs/>
              </w:rPr>
              <w:t xml:space="preserve">микроэлементлар сезиларли даражада </w:t>
            </w:r>
            <w:r w:rsidRPr="00074A71">
              <w:rPr>
                <w:rFonts w:ascii="Times New Roman" w:hAnsi="Times New Roman" w:cs="Times New Roman"/>
                <w:bCs/>
              </w:rPr>
              <w:t>кўпроқ</w:t>
            </w:r>
            <w:r w:rsidRPr="00987B9B">
              <w:rPr>
                <w:rFonts w:ascii="Times New Roman" w:hAnsi="Times New Roman" w:cs="Times New Roman"/>
                <w:bCs/>
              </w:rPr>
              <w:t xml:space="preserve"> таъсир кўрсатади</w:t>
            </w:r>
            <w:r>
              <w:rPr>
                <w:rFonts w:ascii="Times New Roman" w:hAnsi="Times New Roman" w:cs="Times New Roman"/>
                <w:bCs/>
                <w:lang w:val="uz-Cyrl-UZ"/>
              </w:rPr>
              <w:t xml:space="preserve"> </w:t>
            </w:r>
            <w:r w:rsidRPr="00987B9B">
              <w:rPr>
                <w:rFonts w:ascii="Times New Roman" w:hAnsi="Times New Roman" w:cs="Times New Roman"/>
                <w:bCs/>
              </w:rPr>
              <w:t xml:space="preserve">ва якуний фойдаланувчи ўз жараёни учун қайси микроэлементлар ҳал қилувчи аҳамиятга эга эканлигини аниқлаши лозим. Масалан, агар гликозиллаш муҳим сифат кўрсаткичи бўлса, марганецга алоҳида эътибор қаратиш керак. </w:t>
            </w:r>
            <w:r w:rsidRPr="0085226B">
              <w:rPr>
                <w:rFonts w:ascii="Times New Roman" w:hAnsi="Times New Roman" w:cs="Times New Roman"/>
                <w:bCs/>
              </w:rPr>
              <w:t xml:space="preserve">Акс ҳолда, </w:t>
            </w:r>
            <w:r w:rsidRPr="00987B9B">
              <w:rPr>
                <w:rFonts w:ascii="Times New Roman" w:hAnsi="Times New Roman" w:cs="Times New Roman"/>
                <w:bCs/>
              </w:rPr>
              <w:t xml:space="preserve">агар муҳим сифат кўрсаткичи </w:t>
            </w:r>
            <w:r w:rsidRPr="0085226B">
              <w:rPr>
                <w:rFonts w:ascii="Times New Roman" w:hAnsi="Times New Roman" w:cs="Times New Roman"/>
                <w:bCs/>
              </w:rPr>
              <w:t xml:space="preserve">турли зарядли турлар </w:t>
            </w:r>
            <w:r w:rsidRPr="00987B9B">
              <w:rPr>
                <w:rFonts w:ascii="Times New Roman" w:hAnsi="Times New Roman" w:cs="Times New Roman"/>
                <w:bCs/>
              </w:rPr>
              <w:t xml:space="preserve">бўлса, мис ва темир миқдорини назорат қилиш тавсия этилади. Маҳсулот сифатига маълум таъсирлар бўйича адабиётларни ўрганиш ва имкон бўлса, ҳужайра ўстириш жараёнларининг турли элемент концентрацияларига сезгирлигини текшириш учун кичик миқёсдаги биореакторлардан фойдаланиб, лаборатория тажрибаларини ўтказиш зарур. Шунингдек, етказиб бериш занжири, қазиб олиш географик минтақаси, етказиб берувчилар жараёнлари ёки тозалашдаги ўзгаришларни тушуниш учун маълум элементлар билан ифлосланишга олиб келиши мумкин бўлган алоҳида хом ашёларнинг қўшимча хавфини баҳолаш тавсия этилади. Таъминот занжирининг барча ушбу хатарлари хавфларни комплекс баҳолаш ва уларни камайтириш стратегияларини ишлаб чиқишда ҳисобга олиниши керак. Эътибор беринг, ишлаб чиқилган усул ушбу бобнинг кейинги қисмида тушунтирилганидек, аниқ, ишончли ва такрорланадиган натижаларни беришига ишонч ҳосил қилиш учун таҳлилий усул </w:t>
            </w:r>
            <w:r w:rsidRPr="00987B9B">
              <w:rPr>
                <w:rFonts w:ascii="Times New Roman" w:hAnsi="Times New Roman" w:cs="Times New Roman"/>
                <w:bCs/>
              </w:rPr>
              <w:lastRenderedPageBreak/>
              <w:t xml:space="preserve">бўйича </w:t>
            </w:r>
            <w:r w:rsidRPr="00220578">
              <w:rPr>
                <w:rFonts w:ascii="Times New Roman" w:hAnsi="Times New Roman" w:cs="Times New Roman"/>
                <w:bCs/>
              </w:rPr>
              <w:t>малакавий ишларни ўтказиш зарур. Ҳар бир янги элемент қўшилганда индуктив боғланган плазма масс-спектрометрияси (</w:t>
            </w:r>
            <w:r w:rsidRPr="00220578">
              <w:rPr>
                <w:rFonts w:ascii="Times New Roman" w:hAnsi="Times New Roman" w:cs="Times New Roman"/>
                <w:bCs/>
                <w:lang w:val="en-US"/>
              </w:rPr>
              <w:t>inductively</w:t>
            </w:r>
            <w:r w:rsidRPr="00220578">
              <w:rPr>
                <w:rFonts w:ascii="Times New Roman" w:hAnsi="Times New Roman" w:cs="Times New Roman"/>
                <w:bCs/>
              </w:rPr>
              <w:t xml:space="preserve"> </w:t>
            </w:r>
            <w:r w:rsidRPr="00220578">
              <w:rPr>
                <w:rFonts w:ascii="Times New Roman" w:hAnsi="Times New Roman" w:cs="Times New Roman"/>
                <w:bCs/>
                <w:lang w:val="en-US"/>
              </w:rPr>
              <w:t>coupled</w:t>
            </w:r>
            <w:r w:rsidRPr="00220578">
              <w:rPr>
                <w:rFonts w:ascii="Times New Roman" w:hAnsi="Times New Roman" w:cs="Times New Roman"/>
                <w:bCs/>
              </w:rPr>
              <w:t xml:space="preserve"> </w:t>
            </w:r>
            <w:r w:rsidRPr="00220578">
              <w:rPr>
                <w:rFonts w:ascii="Times New Roman" w:hAnsi="Times New Roman" w:cs="Times New Roman"/>
                <w:bCs/>
                <w:lang w:val="en-US"/>
              </w:rPr>
              <w:t>plasma</w:t>
            </w:r>
            <w:r w:rsidRPr="00220578">
              <w:rPr>
                <w:rFonts w:ascii="Times New Roman" w:hAnsi="Times New Roman" w:cs="Times New Roman"/>
                <w:bCs/>
              </w:rPr>
              <w:t xml:space="preserve"> </w:t>
            </w:r>
            <w:r w:rsidRPr="00220578">
              <w:rPr>
                <w:rFonts w:ascii="Times New Roman" w:hAnsi="Times New Roman" w:cs="Times New Roman"/>
                <w:bCs/>
                <w:lang w:val="en-US"/>
              </w:rPr>
              <w:t>mass</w:t>
            </w:r>
            <w:r w:rsidRPr="00220578">
              <w:rPr>
                <w:rFonts w:ascii="Times New Roman" w:hAnsi="Times New Roman" w:cs="Times New Roman"/>
                <w:bCs/>
              </w:rPr>
              <w:t xml:space="preserve"> </w:t>
            </w:r>
            <w:r w:rsidRPr="00220578">
              <w:rPr>
                <w:rFonts w:ascii="Times New Roman" w:hAnsi="Times New Roman" w:cs="Times New Roman"/>
                <w:bCs/>
                <w:lang w:val="en-US"/>
              </w:rPr>
              <w:t>spectrometry</w:t>
            </w:r>
            <w:r w:rsidRPr="00220578">
              <w:rPr>
                <w:rFonts w:ascii="Times New Roman" w:hAnsi="Times New Roman" w:cs="Times New Roman"/>
                <w:bCs/>
              </w:rPr>
              <w:t>, ICP-MS) ёки индуктив боғланган плазма оптик эмиссия спектроскопияси (inductively coupled plasma optical emission spectroscopy, ICP-OES) асбобларида интерференция билан боғлиқ муаммолар юзага келиши мумкин, бу эса усулни ишлаб чиқиш ва малакасини оширишни мураккаблаштириши мумкин.</w:t>
            </w:r>
          </w:p>
          <w:p w14:paraId="1C5F2CC4" w14:textId="77777777" w:rsidR="00B363B2" w:rsidRPr="00220578" w:rsidRDefault="00B363B2" w:rsidP="00C25CF0">
            <w:pPr>
              <w:spacing w:after="0" w:line="240" w:lineRule="auto"/>
              <w:jc w:val="both"/>
              <w:rPr>
                <w:rFonts w:ascii="Times New Roman" w:hAnsi="Times New Roman" w:cs="Times New Roman"/>
                <w:bCs/>
              </w:rPr>
            </w:pPr>
          </w:p>
          <w:p w14:paraId="195917F8" w14:textId="77777777" w:rsidR="00B363B2" w:rsidRPr="00220578" w:rsidRDefault="00B363B2" w:rsidP="00C25CF0">
            <w:pPr>
              <w:spacing w:after="0" w:line="240" w:lineRule="auto"/>
              <w:jc w:val="both"/>
              <w:rPr>
                <w:rFonts w:ascii="Times New Roman" w:hAnsi="Times New Roman" w:cs="Times New Roman"/>
                <w:b/>
              </w:rPr>
            </w:pPr>
            <w:r w:rsidRPr="00220578">
              <w:rPr>
                <w:rFonts w:ascii="Times New Roman" w:hAnsi="Times New Roman" w:cs="Times New Roman"/>
                <w:b/>
              </w:rPr>
              <w:t>ХАВФ-ХАТАРЛАРНИ БАҲОЛАШ</w:t>
            </w:r>
          </w:p>
          <w:p w14:paraId="09F937F9" w14:textId="344A5529" w:rsidR="00B363B2" w:rsidRPr="00987B9B" w:rsidRDefault="00B363B2" w:rsidP="00C25CF0">
            <w:pPr>
              <w:spacing w:after="0" w:line="240" w:lineRule="auto"/>
              <w:jc w:val="both"/>
              <w:rPr>
                <w:rFonts w:ascii="Times New Roman" w:hAnsi="Times New Roman" w:cs="Times New Roman"/>
                <w:bCs/>
              </w:rPr>
            </w:pPr>
            <w:r w:rsidRPr="00220578">
              <w:rPr>
                <w:rFonts w:ascii="Times New Roman" w:hAnsi="Times New Roman" w:cs="Times New Roman"/>
                <w:bCs/>
              </w:rPr>
              <w:t>Биологик маҳсулотнинг бутун ҳаёт цикли давомида унинг муҳим сифат кўрсаткичлари барқарорлигини таъминлаш учун Халқаро уйғунлаштириш</w:t>
            </w:r>
            <w:r w:rsidRPr="00987B9B">
              <w:rPr>
                <w:rFonts w:ascii="Times New Roman" w:hAnsi="Times New Roman" w:cs="Times New Roman"/>
                <w:bCs/>
              </w:rPr>
              <w:t xml:space="preserve"> кенгашининг (</w:t>
            </w:r>
            <w:r>
              <w:rPr>
                <w:rFonts w:ascii="Times New Roman" w:hAnsi="Times New Roman" w:cs="Times New Roman"/>
                <w:bCs/>
                <w:lang w:val="en-US"/>
              </w:rPr>
              <w:t>ICH</w:t>
            </w:r>
            <w:r w:rsidRPr="00987B9B">
              <w:rPr>
                <w:rFonts w:ascii="Times New Roman" w:hAnsi="Times New Roman" w:cs="Times New Roman"/>
                <w:bCs/>
              </w:rPr>
              <w:t>) сифат хатарларини бошқариш бўйича қўлланмаси (</w:t>
            </w:r>
            <w:r>
              <w:rPr>
                <w:rFonts w:ascii="Times New Roman" w:hAnsi="Times New Roman" w:cs="Times New Roman"/>
                <w:bCs/>
                <w:lang w:val="en-US"/>
              </w:rPr>
              <w:t>Q</w:t>
            </w:r>
            <w:r w:rsidRPr="00987B9B">
              <w:rPr>
                <w:rFonts w:ascii="Times New Roman" w:hAnsi="Times New Roman" w:cs="Times New Roman"/>
                <w:bCs/>
              </w:rPr>
              <w:t xml:space="preserve">9) </w:t>
            </w:r>
            <w:r w:rsidR="004A6136" w:rsidRPr="004A6136">
              <w:rPr>
                <w:rFonts w:ascii="Times New Roman" w:hAnsi="Times New Roman" w:cs="Times New Roman"/>
                <w:bCs/>
              </w:rPr>
              <w:t>[</w:t>
            </w:r>
            <w:r w:rsidRPr="004A6136">
              <w:rPr>
                <w:rFonts w:ascii="Times New Roman" w:hAnsi="Times New Roman" w:cs="Times New Roman"/>
                <w:bCs/>
              </w:rPr>
              <w:t>1</w:t>
            </w:r>
            <w:r w:rsidR="004A6136" w:rsidRPr="004A6136">
              <w:rPr>
                <w:rFonts w:ascii="Times New Roman" w:hAnsi="Times New Roman" w:cs="Times New Roman"/>
                <w:bCs/>
              </w:rPr>
              <w:t>]</w:t>
            </w:r>
            <w:r w:rsidRPr="00987B9B">
              <w:rPr>
                <w:rFonts w:ascii="Times New Roman" w:hAnsi="Times New Roman" w:cs="Times New Roman"/>
                <w:bCs/>
                <w:i/>
                <w:iCs/>
              </w:rPr>
              <w:t xml:space="preserve"> </w:t>
            </w:r>
            <w:r w:rsidRPr="00987B9B">
              <w:rPr>
                <w:rFonts w:ascii="Times New Roman" w:hAnsi="Times New Roman" w:cs="Times New Roman"/>
                <w:bCs/>
              </w:rPr>
              <w:t>тамойилларига асосланган</w:t>
            </w:r>
            <w:r w:rsidR="004A6136" w:rsidRPr="004A6136">
              <w:rPr>
                <w:rFonts w:ascii="Times New Roman" w:hAnsi="Times New Roman" w:cs="Times New Roman"/>
                <w:bCs/>
              </w:rPr>
              <w:t xml:space="preserve"> </w:t>
            </w:r>
            <w:r w:rsidRPr="00987B9B">
              <w:rPr>
                <w:rFonts w:ascii="Times New Roman" w:hAnsi="Times New Roman" w:cs="Times New Roman"/>
                <w:bCs/>
              </w:rPr>
              <w:t xml:space="preserve">хавфларни бошқариш жараёнини қўллаб-қувватлаш лозим. Хавф-хатарларни баҳолаш </w:t>
            </w:r>
            <w:r>
              <w:rPr>
                <w:rFonts w:ascii="Times New Roman" w:hAnsi="Times New Roman" w:cs="Times New Roman"/>
                <w:bCs/>
              </w:rPr>
              <w:t>–</w:t>
            </w:r>
            <w:r w:rsidRPr="00987B9B">
              <w:rPr>
                <w:rFonts w:ascii="Times New Roman" w:hAnsi="Times New Roman" w:cs="Times New Roman"/>
                <w:bCs/>
              </w:rPr>
              <w:t xml:space="preserve"> бу</w:t>
            </w:r>
            <w:r w:rsidRPr="00E579B6">
              <w:rPr>
                <w:rFonts w:ascii="Times New Roman" w:hAnsi="Times New Roman" w:cs="Times New Roman"/>
                <w:bCs/>
              </w:rPr>
              <w:t xml:space="preserve"> </w:t>
            </w:r>
            <w:r w:rsidRPr="00987B9B">
              <w:rPr>
                <w:rFonts w:ascii="Times New Roman" w:hAnsi="Times New Roman" w:cs="Times New Roman"/>
                <w:bCs/>
              </w:rPr>
              <w:t xml:space="preserve">хавфларни бошқариш жараёнида қарорлар қабул қилишни қўллаб-қувватлаш учун маълумотларни тизимли равишда ташкил этиш жараёнидир. </w:t>
            </w:r>
            <w:r w:rsidRPr="00E579B6">
              <w:rPr>
                <w:rFonts w:ascii="Times New Roman" w:hAnsi="Times New Roman" w:cs="Times New Roman"/>
                <w:bCs/>
              </w:rPr>
              <w:t xml:space="preserve">Умумий хавфни баҳолашни </w:t>
            </w:r>
            <w:r w:rsidRPr="00987B9B">
              <w:rPr>
                <w:rFonts w:ascii="Times New Roman" w:hAnsi="Times New Roman" w:cs="Times New Roman"/>
                <w:bCs/>
              </w:rPr>
              <w:t>шакллантириш</w:t>
            </w:r>
            <w:r w:rsidRPr="00E579B6">
              <w:rPr>
                <w:rFonts w:ascii="Times New Roman" w:hAnsi="Times New Roman" w:cs="Times New Roman"/>
                <w:bCs/>
              </w:rPr>
              <w:t xml:space="preserve"> </w:t>
            </w:r>
            <w:r w:rsidRPr="00987B9B">
              <w:rPr>
                <w:rFonts w:ascii="Times New Roman" w:hAnsi="Times New Roman" w:cs="Times New Roman"/>
                <w:bCs/>
              </w:rPr>
              <w:t>ва асослаш учун нималар нотўғри кетиши мумкинлигини, бундай ҳолат юз бериш эҳтимолини ва унинг оқибатлари (</w:t>
            </w:r>
            <w:r w:rsidRPr="00C36E5C">
              <w:rPr>
                <w:rFonts w:ascii="Times New Roman" w:hAnsi="Times New Roman" w:cs="Times New Roman"/>
                <w:bCs/>
              </w:rPr>
              <w:t>жиддийлиги)ни</w:t>
            </w:r>
            <w:r w:rsidRPr="00987B9B">
              <w:rPr>
                <w:rFonts w:ascii="Times New Roman" w:hAnsi="Times New Roman" w:cs="Times New Roman"/>
                <w:bCs/>
              </w:rPr>
              <w:t xml:space="preserve"> тушуниш </w:t>
            </w:r>
            <w:r w:rsidRPr="00C36E5C">
              <w:rPr>
                <w:rFonts w:ascii="Times New Roman" w:hAnsi="Times New Roman" w:cs="Times New Roman"/>
                <w:bCs/>
              </w:rPr>
              <w:t>жуда муҳимдир.</w:t>
            </w:r>
            <w:r w:rsidRPr="00E579B6">
              <w:rPr>
                <w:rFonts w:ascii="Times New Roman" w:hAnsi="Times New Roman" w:cs="Times New Roman"/>
                <w:bCs/>
              </w:rPr>
              <w:t xml:space="preserve"> </w:t>
            </w:r>
            <w:r w:rsidRPr="00C36E5C">
              <w:rPr>
                <w:rFonts w:ascii="Times New Roman" w:hAnsi="Times New Roman" w:cs="Times New Roman"/>
                <w:bCs/>
              </w:rPr>
              <w:t xml:space="preserve">Тўғри ўтказилган хавфларни </w:t>
            </w:r>
            <w:r w:rsidRPr="00987B9B">
              <w:rPr>
                <w:rFonts w:ascii="Times New Roman" w:hAnsi="Times New Roman" w:cs="Times New Roman"/>
                <w:bCs/>
              </w:rPr>
              <w:t xml:space="preserve">баҳолаш вақт ва ресурсларни </w:t>
            </w:r>
            <w:r w:rsidRPr="00C36E5C">
              <w:rPr>
                <w:rFonts w:ascii="Times New Roman" w:hAnsi="Times New Roman" w:cs="Times New Roman"/>
                <w:bCs/>
              </w:rPr>
              <w:t>тежашга имкон беради, шу билан бирга жараённинг изчиллиги</w:t>
            </w:r>
            <w:r w:rsidRPr="00987B9B">
              <w:rPr>
                <w:rFonts w:ascii="Times New Roman" w:hAnsi="Times New Roman" w:cs="Times New Roman"/>
                <w:bCs/>
              </w:rPr>
              <w:t xml:space="preserve"> ва маҳсулот сифатини </w:t>
            </w:r>
            <w:r w:rsidRPr="00C36E5C">
              <w:rPr>
                <w:rFonts w:ascii="Times New Roman" w:hAnsi="Times New Roman" w:cs="Times New Roman"/>
                <w:bCs/>
              </w:rPr>
              <w:t>қўллаб-қувватлайди.</w:t>
            </w:r>
            <w:r w:rsidRPr="00987B9B">
              <w:rPr>
                <w:rFonts w:ascii="Times New Roman" w:hAnsi="Times New Roman" w:cs="Times New Roman"/>
                <w:bCs/>
              </w:rPr>
              <w:t xml:space="preserve"> </w:t>
            </w:r>
            <w:r w:rsidR="00174998" w:rsidRPr="00174998">
              <w:rPr>
                <w:rFonts w:ascii="Times New Roman" w:hAnsi="Times New Roman" w:cs="Times New Roman"/>
                <w:bCs/>
              </w:rPr>
              <w:t>Сифат хавфларини бошқаришнинг самарали ёндашуви, ишлаб чиқиш ва ишлаб чиқариш жараёнида сифатга оид эҳтимолий муаммоларни аниқлаш ва назорат қилишнинг проактив воситаларини таъминлаш орқали, пациентга етказиб бериладиган дори воситасининг юқори сифатини янада кафолатлаши мумкин.</w:t>
            </w:r>
          </w:p>
          <w:p w14:paraId="38E50BBF" w14:textId="77777777" w:rsidR="00B363B2" w:rsidRPr="00987B9B" w:rsidRDefault="00B363B2" w:rsidP="00C25CF0">
            <w:pPr>
              <w:spacing w:after="0" w:line="240" w:lineRule="auto"/>
              <w:jc w:val="both"/>
              <w:rPr>
                <w:rFonts w:ascii="Times New Roman" w:hAnsi="Times New Roman" w:cs="Times New Roman"/>
                <w:bCs/>
              </w:rPr>
            </w:pPr>
          </w:p>
          <w:p w14:paraId="46007262" w14:textId="77777777" w:rsidR="00B363B2" w:rsidRPr="00987B9B" w:rsidRDefault="00B363B2" w:rsidP="00C25CF0">
            <w:pPr>
              <w:spacing w:after="0" w:line="240" w:lineRule="auto"/>
              <w:jc w:val="both"/>
              <w:rPr>
                <w:rFonts w:ascii="Times New Roman" w:hAnsi="Times New Roman" w:cs="Times New Roman"/>
                <w:bCs/>
              </w:rPr>
            </w:pPr>
          </w:p>
          <w:p w14:paraId="1A30E4D5" w14:textId="6361BA21" w:rsidR="00B363B2" w:rsidRDefault="00B363B2" w:rsidP="00C25CF0">
            <w:pPr>
              <w:spacing w:after="0" w:line="240" w:lineRule="auto"/>
              <w:jc w:val="both"/>
              <w:rPr>
                <w:rFonts w:ascii="Times New Roman" w:hAnsi="Times New Roman" w:cs="Times New Roman"/>
                <w:bCs/>
              </w:rPr>
            </w:pPr>
          </w:p>
          <w:p w14:paraId="372E5F2D" w14:textId="77777777" w:rsidR="00174998" w:rsidRPr="00987B9B" w:rsidRDefault="00174998" w:rsidP="00C25CF0">
            <w:pPr>
              <w:spacing w:after="0" w:line="240" w:lineRule="auto"/>
              <w:jc w:val="both"/>
              <w:rPr>
                <w:rFonts w:ascii="Times New Roman" w:hAnsi="Times New Roman" w:cs="Times New Roman"/>
                <w:bCs/>
              </w:rPr>
            </w:pPr>
          </w:p>
          <w:p w14:paraId="60C780F1"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lastRenderedPageBreak/>
              <w:t>Ҳужайраларни ўстириш муҳитлари учун хавфни баҳолашда, муҳит таркибига кирувчи хомашёнинг биологик молекулага ёки ҳужайра културасига бўлган потенциал таъсирига эътибор қаратиш лозим. Кўпинча металлар - тўғридан-тўғри ёки билвосита - муҳитнинг якуний таркибининг бир қисми сифатида ижобий ҳисса қўшади; бироқ бу ижобий таъсир концентрацияларнинг тор чегараси билан чекланиши мумкин. Буни хавфни баҳолашда ҳисобга олиш керак.</w:t>
            </w:r>
          </w:p>
          <w:p w14:paraId="60AA74EA" w14:textId="77777777" w:rsidR="00B363B2" w:rsidRPr="00987B9B" w:rsidRDefault="00B363B2" w:rsidP="00C25CF0">
            <w:pPr>
              <w:spacing w:after="0" w:line="240" w:lineRule="auto"/>
              <w:jc w:val="both"/>
              <w:rPr>
                <w:rFonts w:ascii="Times New Roman" w:hAnsi="Times New Roman" w:cs="Times New Roman"/>
                <w:bCs/>
              </w:rPr>
            </w:pPr>
          </w:p>
          <w:p w14:paraId="06542D46" w14:textId="65E0F60A"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 xml:space="preserve">Хавфларни баҳолаш бир марталик жараён эмас, балки молекуланинг ҳаёт циклини бошқариш доирасида мунтазам равишда амалга оширилади </w:t>
            </w:r>
            <w:r w:rsidR="008E2940" w:rsidRPr="008E2940">
              <w:rPr>
                <w:rFonts w:ascii="Times New Roman" w:hAnsi="Times New Roman" w:cs="Times New Roman"/>
                <w:bCs/>
              </w:rPr>
              <w:t>[2]</w:t>
            </w:r>
            <w:r w:rsidRPr="00987B9B">
              <w:rPr>
                <w:rFonts w:ascii="Times New Roman" w:hAnsi="Times New Roman" w:cs="Times New Roman"/>
                <w:bCs/>
              </w:rPr>
              <w:t>. Хавфни</w:t>
            </w:r>
            <w:r w:rsidR="008E2940" w:rsidRPr="008E2940">
              <w:rPr>
                <w:rFonts w:ascii="Times New Roman" w:hAnsi="Times New Roman" w:cs="Times New Roman"/>
                <w:bCs/>
              </w:rPr>
              <w:t xml:space="preserve"> </w:t>
            </w:r>
            <w:r w:rsidRPr="00987B9B">
              <w:rPr>
                <w:rFonts w:ascii="Times New Roman" w:hAnsi="Times New Roman" w:cs="Times New Roman"/>
                <w:bCs/>
              </w:rPr>
              <w:t xml:space="preserve">баҳолашни ишлаб чиқиш учун Исикава диаграммаси ёки </w:t>
            </w:r>
            <w:r>
              <w:rPr>
                <w:rFonts w:ascii="Times New Roman" w:hAnsi="Times New Roman" w:cs="Times New Roman"/>
                <w:bCs/>
                <w:lang w:val="uz-Cyrl-UZ"/>
              </w:rPr>
              <w:t>“</w:t>
            </w:r>
            <w:r w:rsidRPr="00987B9B">
              <w:rPr>
                <w:rFonts w:ascii="Times New Roman" w:hAnsi="Times New Roman" w:cs="Times New Roman"/>
                <w:bCs/>
              </w:rPr>
              <w:t>балиқ скелети</w:t>
            </w:r>
            <w:r>
              <w:rPr>
                <w:rFonts w:ascii="Times New Roman" w:hAnsi="Times New Roman" w:cs="Times New Roman"/>
                <w:bCs/>
                <w:lang w:val="uz-Cyrl-UZ"/>
              </w:rPr>
              <w:t>”</w:t>
            </w:r>
            <w:r w:rsidRPr="00987B9B">
              <w:rPr>
                <w:rFonts w:ascii="Times New Roman" w:hAnsi="Times New Roman" w:cs="Times New Roman"/>
                <w:bCs/>
              </w:rPr>
              <w:t xml:space="preserve"> яхши бошланғич нуқта бўлиб хизмат қилиши мумкин. Бундай диаграммалар потенциал хавф мавжуд бўлиши мумкин бўлган соҳаларни аниқлашга ёрдам беради.</w:t>
            </w:r>
          </w:p>
          <w:p w14:paraId="665977FF" w14:textId="77777777" w:rsidR="00B363B2" w:rsidRPr="00987B9B" w:rsidRDefault="00B363B2" w:rsidP="00C25CF0">
            <w:pPr>
              <w:spacing w:after="0" w:line="240" w:lineRule="auto"/>
              <w:jc w:val="both"/>
              <w:rPr>
                <w:rFonts w:ascii="Times New Roman" w:hAnsi="Times New Roman" w:cs="Times New Roman"/>
                <w:bCs/>
              </w:rPr>
            </w:pPr>
          </w:p>
          <w:p w14:paraId="115D59DD"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 xml:space="preserve">Муҳим хавфни баҳолаш ва зарур назорат чораларини кўриш учун носозлик турлари ва оқибатларини таҳлил </w:t>
            </w:r>
            <w:r w:rsidRPr="0072508F">
              <w:rPr>
                <w:rFonts w:ascii="Times New Roman" w:hAnsi="Times New Roman" w:cs="Times New Roman"/>
                <w:bCs/>
              </w:rPr>
              <w:t>қилиш (failure modes and effects analysis, FMEA) каби хавфни баҳолаш воситаларидан ёки хавфларни</w:t>
            </w:r>
            <w:r w:rsidRPr="00987B9B">
              <w:rPr>
                <w:rFonts w:ascii="Times New Roman" w:hAnsi="Times New Roman" w:cs="Times New Roman"/>
                <w:bCs/>
              </w:rPr>
              <w:t xml:space="preserve"> даражалар бўйича тақсимлашнинг бошқа воситаларидан фойдаланиш мумкин. Бундан ташқари, ҳужайраларни ўстириш муҳитлари сифатига бўлган эҳтимолий таъсирини ҳисобга олган ҳолда, жараёнлардаги ўзгаришларни пухта ҳужжатлаштириш ва баҳолашни таъминлаш учун самарали алоқа воситалари ёрдамида хомашё етказиб берувчилар билан яхши муносабатларни ўрнатиш ва сақлаб қолиш зарур. Ҳужайраларни ўстириш материалларидаги микроэлементлар билан боғлиқ баъзи хавф омиллари </w:t>
            </w:r>
            <w:r w:rsidRPr="00987B9B">
              <w:rPr>
                <w:rFonts w:ascii="Times New Roman" w:hAnsi="Times New Roman" w:cs="Times New Roman"/>
                <w:bCs/>
                <w:i/>
                <w:iCs/>
              </w:rPr>
              <w:t xml:space="preserve">3-жадвалда </w:t>
            </w:r>
            <w:r w:rsidRPr="00987B9B">
              <w:rPr>
                <w:rFonts w:ascii="Times New Roman" w:hAnsi="Times New Roman" w:cs="Times New Roman"/>
                <w:bCs/>
              </w:rPr>
              <w:t>келтирилган.</w:t>
            </w:r>
          </w:p>
          <w:p w14:paraId="454D4029" w14:textId="6A4082EA" w:rsidR="00B363B2" w:rsidRDefault="00B363B2" w:rsidP="00C25CF0">
            <w:pPr>
              <w:spacing w:after="0" w:line="240" w:lineRule="auto"/>
              <w:jc w:val="both"/>
              <w:rPr>
                <w:rFonts w:ascii="Times New Roman" w:hAnsi="Times New Roman" w:cs="Times New Roman"/>
                <w:bCs/>
              </w:rPr>
            </w:pPr>
          </w:p>
          <w:p w14:paraId="47EB3807" w14:textId="25D14966" w:rsidR="0072508F" w:rsidRDefault="0072508F" w:rsidP="00C25CF0">
            <w:pPr>
              <w:spacing w:after="0" w:line="240" w:lineRule="auto"/>
              <w:jc w:val="both"/>
              <w:rPr>
                <w:rFonts w:ascii="Times New Roman" w:hAnsi="Times New Roman" w:cs="Times New Roman"/>
                <w:bCs/>
              </w:rPr>
            </w:pPr>
          </w:p>
          <w:p w14:paraId="68F99443" w14:textId="49B9AFBF" w:rsidR="0072508F" w:rsidRDefault="0072508F" w:rsidP="00C25CF0">
            <w:pPr>
              <w:spacing w:after="0" w:line="240" w:lineRule="auto"/>
              <w:jc w:val="both"/>
              <w:rPr>
                <w:rFonts w:ascii="Times New Roman" w:hAnsi="Times New Roman" w:cs="Times New Roman"/>
                <w:bCs/>
              </w:rPr>
            </w:pPr>
          </w:p>
          <w:p w14:paraId="73981151" w14:textId="77777777" w:rsidR="0072508F" w:rsidRPr="00987B9B" w:rsidRDefault="0072508F" w:rsidP="00C25CF0">
            <w:pPr>
              <w:spacing w:after="0" w:line="240" w:lineRule="auto"/>
              <w:jc w:val="both"/>
              <w:rPr>
                <w:rFonts w:ascii="Times New Roman" w:hAnsi="Times New Roman" w:cs="Times New Roman"/>
                <w:bCs/>
              </w:rPr>
            </w:pPr>
          </w:p>
          <w:p w14:paraId="624DD6C7" w14:textId="77777777" w:rsidR="00D238C8" w:rsidRDefault="00B363B2" w:rsidP="00C25CF0">
            <w:pPr>
              <w:spacing w:after="0" w:line="240" w:lineRule="auto"/>
              <w:jc w:val="both"/>
              <w:rPr>
                <w:rFonts w:ascii="Times New Roman" w:hAnsi="Times New Roman" w:cs="Times New Roman"/>
                <w:b/>
                <w:bCs/>
                <w:sz w:val="16"/>
                <w:szCs w:val="16"/>
              </w:rPr>
            </w:pPr>
            <w:r w:rsidRPr="00987B9B">
              <w:rPr>
                <w:rFonts w:ascii="Times New Roman" w:hAnsi="Times New Roman" w:cs="Times New Roman"/>
                <w:b/>
              </w:rPr>
              <w:lastRenderedPageBreak/>
              <w:t>3-жадвал. Микроэлементлар билан боғлиқ потенциал хавф омиллари</w:t>
            </w:r>
          </w:p>
          <w:tbl>
            <w:tblPr>
              <w:tblStyle w:val="a3"/>
              <w:tblW w:w="4944" w:type="dxa"/>
              <w:jc w:val="right"/>
              <w:tblLayout w:type="fixed"/>
              <w:tblLook w:val="04A0" w:firstRow="1" w:lastRow="0" w:firstColumn="1" w:lastColumn="0" w:noHBand="0" w:noVBand="1"/>
            </w:tblPr>
            <w:tblGrid>
              <w:gridCol w:w="974"/>
              <w:gridCol w:w="2551"/>
              <w:gridCol w:w="1419"/>
            </w:tblGrid>
            <w:tr w:rsidR="00D238C8" w:rsidRPr="00D238C8" w14:paraId="46BF0CB2" w14:textId="77777777" w:rsidTr="00D238C8">
              <w:trPr>
                <w:trHeight w:val="357"/>
                <w:jc w:val="right"/>
              </w:trPr>
              <w:tc>
                <w:tcPr>
                  <w:tcW w:w="974" w:type="dxa"/>
                  <w:vAlign w:val="center"/>
                  <w:hideMark/>
                </w:tcPr>
                <w:p w14:paraId="6DD0A02A" w14:textId="77777777" w:rsidR="00D238C8" w:rsidRPr="0097156A" w:rsidRDefault="00D238C8" w:rsidP="00C25CF0">
                  <w:pPr>
                    <w:rPr>
                      <w:rFonts w:ascii="Times New Roman" w:eastAsia="Times New Roman" w:hAnsi="Times New Roman" w:cs="Times New Roman"/>
                      <w:color w:val="1F1F1F"/>
                      <w:sz w:val="14"/>
                      <w:szCs w:val="14"/>
                      <w:lang w:eastAsia="ru-RU"/>
                    </w:rPr>
                  </w:pPr>
                  <w:r w:rsidRPr="00D238C8">
                    <w:rPr>
                      <w:rFonts w:ascii="Times New Roman" w:hAnsi="Times New Roman" w:cs="Times New Roman"/>
                      <w:b/>
                      <w:bCs/>
                      <w:sz w:val="14"/>
                      <w:szCs w:val="14"/>
                    </w:rPr>
                    <w:t>Потенциал хавф омиллари</w:t>
                  </w:r>
                </w:p>
              </w:tc>
              <w:tc>
                <w:tcPr>
                  <w:tcW w:w="2551" w:type="dxa"/>
                  <w:vAlign w:val="center"/>
                  <w:hideMark/>
                </w:tcPr>
                <w:p w14:paraId="779D62FD" w14:textId="77777777" w:rsidR="00D238C8" w:rsidRPr="0097156A" w:rsidRDefault="00D238C8" w:rsidP="00C25CF0">
                  <w:pPr>
                    <w:rPr>
                      <w:rFonts w:ascii="Times New Roman" w:eastAsia="Times New Roman" w:hAnsi="Times New Roman" w:cs="Times New Roman"/>
                      <w:color w:val="1F1F1F"/>
                      <w:sz w:val="14"/>
                      <w:szCs w:val="14"/>
                      <w:lang w:eastAsia="ru-RU"/>
                    </w:rPr>
                  </w:pPr>
                  <w:r w:rsidRPr="00D238C8">
                    <w:rPr>
                      <w:rFonts w:ascii="Times New Roman" w:hAnsi="Times New Roman" w:cs="Times New Roman"/>
                      <w:b/>
                      <w:bCs/>
                      <w:sz w:val="14"/>
                      <w:szCs w:val="14"/>
                    </w:rPr>
                    <w:t>Тавсиялар</w:t>
                  </w:r>
                </w:p>
              </w:tc>
              <w:tc>
                <w:tcPr>
                  <w:tcW w:w="1419" w:type="dxa"/>
                  <w:vAlign w:val="center"/>
                  <w:hideMark/>
                </w:tcPr>
                <w:p w14:paraId="6BEB8E4D" w14:textId="77777777" w:rsidR="00D238C8" w:rsidRPr="0097156A" w:rsidRDefault="00D238C8" w:rsidP="00C25CF0">
                  <w:pPr>
                    <w:rPr>
                      <w:rFonts w:ascii="Times New Roman" w:eastAsia="Times New Roman" w:hAnsi="Times New Roman" w:cs="Times New Roman"/>
                      <w:color w:val="1F1F1F"/>
                      <w:sz w:val="14"/>
                      <w:szCs w:val="14"/>
                      <w:lang w:eastAsia="ru-RU"/>
                    </w:rPr>
                  </w:pPr>
                  <w:r w:rsidRPr="00D238C8">
                    <w:rPr>
                      <w:rFonts w:ascii="Times New Roman" w:hAnsi="Times New Roman" w:cs="Times New Roman"/>
                      <w:b/>
                      <w:bCs/>
                      <w:sz w:val="14"/>
                      <w:szCs w:val="14"/>
                    </w:rPr>
                    <w:t>Потенциал хавф омиллари</w:t>
                  </w:r>
                </w:p>
              </w:tc>
            </w:tr>
            <w:tr w:rsidR="00D238C8" w:rsidRPr="00D238C8" w14:paraId="3955D763" w14:textId="77777777" w:rsidTr="00D238C8">
              <w:trPr>
                <w:trHeight w:val="1811"/>
                <w:jc w:val="right"/>
              </w:trPr>
              <w:tc>
                <w:tcPr>
                  <w:tcW w:w="974" w:type="dxa"/>
                  <w:vAlign w:val="center"/>
                  <w:hideMark/>
                </w:tcPr>
                <w:p w14:paraId="2A56D1B9" w14:textId="77777777" w:rsidR="00D238C8" w:rsidRPr="0097156A" w:rsidRDefault="00D238C8" w:rsidP="00C25CF0">
                  <w:pPr>
                    <w:rPr>
                      <w:rFonts w:ascii="Times New Roman" w:eastAsia="Times New Roman" w:hAnsi="Times New Roman" w:cs="Times New Roman"/>
                      <w:color w:val="1F1F1F"/>
                      <w:sz w:val="14"/>
                      <w:szCs w:val="14"/>
                      <w:lang w:eastAsia="ru-RU"/>
                    </w:rPr>
                  </w:pPr>
                  <w:r w:rsidRPr="0097156A">
                    <w:rPr>
                      <w:rFonts w:ascii="Times New Roman" w:eastAsia="Times New Roman" w:hAnsi="Times New Roman" w:cs="Times New Roman"/>
                      <w:color w:val="1F1F1F"/>
                      <w:sz w:val="14"/>
                      <w:szCs w:val="14"/>
                      <w:bdr w:val="none" w:sz="0" w:space="0" w:color="auto" w:frame="1"/>
                      <w:lang w:eastAsia="ru-RU"/>
                    </w:rPr>
                    <w:t xml:space="preserve">Материал манбаси </w:t>
                  </w:r>
                </w:p>
              </w:tc>
              <w:tc>
                <w:tcPr>
                  <w:tcW w:w="2551" w:type="dxa"/>
                  <w:vAlign w:val="center"/>
                  <w:hideMark/>
                </w:tcPr>
                <w:p w14:paraId="5FB85D81" w14:textId="77777777" w:rsidR="00D238C8" w:rsidRPr="00D238C8" w:rsidRDefault="00D238C8" w:rsidP="00C25CF0">
                  <w:pPr>
                    <w:rPr>
                      <w:rFonts w:ascii="Times New Roman" w:eastAsia="Times New Roman" w:hAnsi="Times New Roman" w:cs="Times New Roman"/>
                      <w:color w:val="1F1F1F"/>
                      <w:sz w:val="14"/>
                      <w:szCs w:val="14"/>
                      <w:bdr w:val="none" w:sz="0" w:space="0" w:color="auto" w:frame="1"/>
                      <w:lang w:eastAsia="ru-RU"/>
                    </w:rPr>
                  </w:pPr>
                  <w:r w:rsidRPr="00D238C8">
                    <w:rPr>
                      <w:rFonts w:ascii="Times New Roman" w:hAnsi="Times New Roman" w:cs="Times New Roman"/>
                      <w:bCs/>
                      <w:sz w:val="14"/>
                      <w:szCs w:val="14"/>
                    </w:rPr>
                    <w:t xml:space="preserve">• </w:t>
                  </w:r>
                  <w:r w:rsidRPr="0097156A">
                    <w:rPr>
                      <w:rFonts w:ascii="Times New Roman" w:eastAsia="Times New Roman" w:hAnsi="Times New Roman" w:cs="Times New Roman"/>
                      <w:color w:val="1F1F1F"/>
                      <w:sz w:val="14"/>
                      <w:szCs w:val="14"/>
                      <w:bdr w:val="none" w:sz="0" w:space="0" w:color="auto" w:frame="1"/>
                      <w:lang w:eastAsia="ru-RU"/>
                    </w:rPr>
                    <w:t>Қазиб</w:t>
                  </w:r>
                  <w:r w:rsidRPr="00D238C8">
                    <w:rPr>
                      <w:rFonts w:ascii="Times New Roman" w:eastAsia="Times New Roman" w:hAnsi="Times New Roman" w:cs="Times New Roman"/>
                      <w:color w:val="1F1F1F"/>
                      <w:sz w:val="14"/>
                      <w:szCs w:val="14"/>
                      <w:bdr w:val="none" w:sz="0" w:space="0" w:color="auto" w:frame="1"/>
                      <w:lang w:eastAsia="ru-RU"/>
                    </w:rPr>
                    <w:t xml:space="preserve"> </w:t>
                  </w:r>
                  <w:r w:rsidRPr="0097156A">
                    <w:rPr>
                      <w:rFonts w:ascii="Times New Roman" w:eastAsia="Times New Roman" w:hAnsi="Times New Roman" w:cs="Times New Roman"/>
                      <w:color w:val="1F1F1F"/>
                      <w:sz w:val="14"/>
                      <w:szCs w:val="14"/>
                      <w:bdr w:val="none" w:sz="0" w:space="0" w:color="auto" w:frame="1"/>
                      <w:lang w:eastAsia="ru-RU"/>
                    </w:rPr>
                    <w:t xml:space="preserve">олинадиган материаллар (масалан, турли тузлар) микроэлементли аралашмаларнинг юқори даражасига ёки ўзгарувчанлигига эга бўлиши мумкин. </w:t>
                  </w:r>
                </w:p>
                <w:p w14:paraId="3EE7F9A7" w14:textId="77777777" w:rsidR="00D238C8" w:rsidRPr="00D238C8" w:rsidRDefault="00D238C8" w:rsidP="00C25CF0">
                  <w:pPr>
                    <w:rPr>
                      <w:rFonts w:ascii="Times New Roman" w:eastAsia="Times New Roman" w:hAnsi="Times New Roman" w:cs="Times New Roman"/>
                      <w:color w:val="1F1F1F"/>
                      <w:sz w:val="14"/>
                      <w:szCs w:val="14"/>
                      <w:bdr w:val="none" w:sz="0" w:space="0" w:color="auto" w:frame="1"/>
                      <w:lang w:eastAsia="ru-RU"/>
                    </w:rPr>
                  </w:pPr>
                  <w:r w:rsidRPr="00D238C8">
                    <w:rPr>
                      <w:rFonts w:ascii="Times New Roman" w:hAnsi="Times New Roman" w:cs="Times New Roman"/>
                      <w:bCs/>
                      <w:sz w:val="14"/>
                      <w:szCs w:val="14"/>
                    </w:rPr>
                    <w:t xml:space="preserve">• </w:t>
                  </w:r>
                  <w:r w:rsidRPr="00D238C8">
                    <w:rPr>
                      <w:rFonts w:ascii="Times New Roman" w:eastAsia="Times New Roman" w:hAnsi="Times New Roman" w:cs="Times New Roman"/>
                      <w:color w:val="1F1F1F"/>
                      <w:sz w:val="14"/>
                      <w:szCs w:val="14"/>
                      <w:bdr w:val="none" w:sz="0" w:space="0" w:color="auto" w:frame="1"/>
                      <w:lang w:eastAsia="ru-RU"/>
                    </w:rPr>
                    <w:t xml:space="preserve">Келиб </w:t>
                  </w:r>
                  <w:r w:rsidRPr="0097156A">
                    <w:rPr>
                      <w:rFonts w:ascii="Times New Roman" w:eastAsia="Times New Roman" w:hAnsi="Times New Roman" w:cs="Times New Roman"/>
                      <w:color w:val="1F1F1F"/>
                      <w:sz w:val="14"/>
                      <w:szCs w:val="14"/>
                      <w:bdr w:val="none" w:sz="0" w:space="0" w:color="auto" w:frame="1"/>
                      <w:lang w:eastAsia="ru-RU"/>
                    </w:rPr>
                    <w:t>чиқиши</w:t>
                  </w:r>
                  <w:r w:rsidRPr="00D238C8">
                    <w:rPr>
                      <w:rFonts w:ascii="Times New Roman" w:eastAsia="Times New Roman" w:hAnsi="Times New Roman" w:cs="Times New Roman"/>
                      <w:color w:val="1F1F1F"/>
                      <w:sz w:val="14"/>
                      <w:szCs w:val="14"/>
                      <w:bdr w:val="none" w:sz="0" w:space="0" w:color="auto" w:frame="1"/>
                      <w:lang w:val="uz-Cyrl-UZ" w:eastAsia="ru-RU"/>
                    </w:rPr>
                    <w:t xml:space="preserve"> </w:t>
                  </w:r>
                  <w:r w:rsidRPr="00D238C8">
                    <w:rPr>
                      <w:rFonts w:ascii="Times New Roman" w:eastAsia="Times New Roman" w:hAnsi="Times New Roman" w:cs="Times New Roman"/>
                      <w:color w:val="1F1F1F"/>
                      <w:sz w:val="14"/>
                      <w:szCs w:val="14"/>
                      <w:bdr w:val="none" w:sz="0" w:space="0" w:color="auto" w:frame="1"/>
                      <w:lang w:eastAsia="ru-RU"/>
                    </w:rPr>
                    <w:t xml:space="preserve">ҳайвон </w:t>
                  </w:r>
                  <w:r w:rsidRPr="0097156A">
                    <w:rPr>
                      <w:rFonts w:ascii="Times New Roman" w:eastAsia="Times New Roman" w:hAnsi="Times New Roman" w:cs="Times New Roman"/>
                      <w:color w:val="1F1F1F"/>
                      <w:sz w:val="14"/>
                      <w:szCs w:val="14"/>
                      <w:bdr w:val="none" w:sz="0" w:space="0" w:color="auto" w:frame="1"/>
                      <w:lang w:eastAsia="ru-RU"/>
                    </w:rPr>
                    <w:t>ва ўсимлик</w:t>
                  </w:r>
                  <w:r w:rsidRPr="00D238C8">
                    <w:rPr>
                      <w:rFonts w:ascii="Times New Roman" w:eastAsia="Times New Roman" w:hAnsi="Times New Roman" w:cs="Times New Roman"/>
                      <w:color w:val="1F1F1F"/>
                      <w:sz w:val="14"/>
                      <w:szCs w:val="14"/>
                      <w:bdr w:val="none" w:sz="0" w:space="0" w:color="auto" w:frame="1"/>
                      <w:lang w:eastAsia="ru-RU"/>
                    </w:rPr>
                    <w:t xml:space="preserve"> </w:t>
                  </w:r>
                  <w:r w:rsidRPr="00D238C8">
                    <w:rPr>
                      <w:rFonts w:ascii="Times New Roman" w:eastAsia="Times New Roman" w:hAnsi="Times New Roman" w:cs="Times New Roman"/>
                      <w:color w:val="1F1F1F"/>
                      <w:sz w:val="14"/>
                      <w:szCs w:val="14"/>
                      <w:bdr w:val="none" w:sz="0" w:space="0" w:color="auto" w:frame="1"/>
                      <w:lang w:val="uz-Cyrl-UZ" w:eastAsia="ru-RU"/>
                    </w:rPr>
                    <w:t>табиат</w:t>
                  </w:r>
                  <w:r w:rsidRPr="0097156A">
                    <w:rPr>
                      <w:rFonts w:ascii="Times New Roman" w:eastAsia="Times New Roman" w:hAnsi="Times New Roman" w:cs="Times New Roman"/>
                      <w:color w:val="1F1F1F"/>
                      <w:sz w:val="14"/>
                      <w:szCs w:val="14"/>
                      <w:bdr w:val="none" w:sz="0" w:space="0" w:color="auto" w:frame="1"/>
                      <w:lang w:eastAsia="ru-RU"/>
                    </w:rPr>
                    <w:t xml:space="preserve">га эга материалларда микроэлементли аралашмаларнинг ўзгарувчанлиги юқорироқ бўлиши мумкин. </w:t>
                  </w:r>
                </w:p>
                <w:p w14:paraId="646142B3" w14:textId="77777777" w:rsidR="00D238C8" w:rsidRPr="0097156A" w:rsidRDefault="00D238C8" w:rsidP="00C25CF0">
                  <w:pPr>
                    <w:rPr>
                      <w:rFonts w:ascii="Times New Roman" w:eastAsia="Times New Roman" w:hAnsi="Times New Roman" w:cs="Times New Roman"/>
                      <w:color w:val="1F1F1F"/>
                      <w:sz w:val="14"/>
                      <w:szCs w:val="14"/>
                      <w:lang w:eastAsia="ru-RU"/>
                    </w:rPr>
                  </w:pPr>
                  <w:r w:rsidRPr="00D238C8">
                    <w:rPr>
                      <w:rFonts w:ascii="Times New Roman" w:hAnsi="Times New Roman" w:cs="Times New Roman"/>
                      <w:bCs/>
                      <w:sz w:val="14"/>
                      <w:szCs w:val="14"/>
                    </w:rPr>
                    <w:t xml:space="preserve">• </w:t>
                  </w:r>
                  <w:r w:rsidRPr="0097156A">
                    <w:rPr>
                      <w:rFonts w:ascii="Times New Roman" w:eastAsia="Times New Roman" w:hAnsi="Times New Roman" w:cs="Times New Roman"/>
                      <w:color w:val="1F1F1F"/>
                      <w:sz w:val="14"/>
                      <w:szCs w:val="14"/>
                      <w:bdr w:val="none" w:sz="0" w:space="0" w:color="auto" w:frame="1"/>
                      <w:lang w:eastAsia="ru-RU"/>
                    </w:rPr>
                    <w:t>Синтетик</w:t>
                  </w:r>
                  <w:r w:rsidRPr="00D238C8">
                    <w:rPr>
                      <w:rFonts w:ascii="Times New Roman" w:eastAsia="Times New Roman" w:hAnsi="Times New Roman" w:cs="Times New Roman"/>
                      <w:color w:val="1F1F1F"/>
                      <w:sz w:val="14"/>
                      <w:szCs w:val="14"/>
                      <w:bdr w:val="none" w:sz="0" w:space="0" w:color="auto" w:frame="1"/>
                      <w:lang w:val="uz-Cyrl-UZ" w:eastAsia="ru-RU"/>
                    </w:rPr>
                    <w:t xml:space="preserve"> </w:t>
                  </w:r>
                  <w:r w:rsidRPr="0097156A">
                    <w:rPr>
                      <w:rFonts w:ascii="Times New Roman" w:eastAsia="Times New Roman" w:hAnsi="Times New Roman" w:cs="Times New Roman"/>
                      <w:color w:val="1F1F1F"/>
                      <w:sz w:val="14"/>
                      <w:szCs w:val="14"/>
                      <w:bdr w:val="none" w:sz="0" w:space="0" w:color="auto" w:frame="1"/>
                      <w:lang w:eastAsia="ru-RU"/>
                    </w:rPr>
                    <w:t>манбали</w:t>
                  </w:r>
                  <w:r w:rsidRPr="00D238C8">
                    <w:rPr>
                      <w:rFonts w:ascii="Times New Roman" w:eastAsia="Times New Roman" w:hAnsi="Times New Roman" w:cs="Times New Roman"/>
                      <w:color w:val="1F1F1F"/>
                      <w:sz w:val="14"/>
                      <w:szCs w:val="14"/>
                      <w:bdr w:val="none" w:sz="0" w:space="0" w:color="auto" w:frame="1"/>
                      <w:lang w:val="uz-Cyrl-UZ" w:eastAsia="ru-RU"/>
                    </w:rPr>
                    <w:t xml:space="preserve"> </w:t>
                  </w:r>
                  <w:r w:rsidRPr="0097156A">
                    <w:rPr>
                      <w:rFonts w:ascii="Times New Roman" w:eastAsia="Times New Roman" w:hAnsi="Times New Roman" w:cs="Times New Roman"/>
                      <w:color w:val="1F1F1F"/>
                      <w:sz w:val="14"/>
                      <w:szCs w:val="14"/>
                      <w:bdr w:val="none" w:sz="0" w:space="0" w:color="auto" w:frame="1"/>
                      <w:lang w:eastAsia="ru-RU"/>
                    </w:rPr>
                    <w:t xml:space="preserve">материаллар одатда пастроқ ўзгарувчанликка эга, бироқ улар синтез ва ишлаб чиқариш жараёнининг кимёвий хусусиятлари асосида баҳоланиши керак. </w:t>
                  </w:r>
                </w:p>
              </w:tc>
              <w:tc>
                <w:tcPr>
                  <w:tcW w:w="1419" w:type="dxa"/>
                  <w:vAlign w:val="center"/>
                  <w:hideMark/>
                </w:tcPr>
                <w:p w14:paraId="0248AE5D" w14:textId="77777777" w:rsidR="00D238C8" w:rsidRPr="0097156A" w:rsidRDefault="00D238C8" w:rsidP="00C25CF0">
                  <w:pPr>
                    <w:rPr>
                      <w:rFonts w:ascii="Times New Roman" w:eastAsia="Times New Roman" w:hAnsi="Times New Roman" w:cs="Times New Roman"/>
                      <w:color w:val="1F1F1F"/>
                      <w:sz w:val="14"/>
                      <w:szCs w:val="14"/>
                      <w:lang w:eastAsia="ru-RU"/>
                    </w:rPr>
                  </w:pPr>
                  <w:r w:rsidRPr="00D238C8">
                    <w:rPr>
                      <w:rFonts w:ascii="Times New Roman" w:hAnsi="Times New Roman" w:cs="Times New Roman"/>
                      <w:bCs/>
                      <w:sz w:val="14"/>
                      <w:szCs w:val="14"/>
                    </w:rPr>
                    <w:t>• Темир тузлари каби материаллар қазиб олинадиган материаллар бўлгани сабабли, микроэлементлар аралашмалари борасида тарихан мураккаб ҳисобланади.</w:t>
                  </w:r>
                </w:p>
              </w:tc>
            </w:tr>
            <w:tr w:rsidR="00D238C8" w:rsidRPr="00D238C8" w14:paraId="2470979C" w14:textId="77777777" w:rsidTr="00D238C8">
              <w:trPr>
                <w:trHeight w:val="531"/>
                <w:jc w:val="right"/>
              </w:trPr>
              <w:tc>
                <w:tcPr>
                  <w:tcW w:w="974" w:type="dxa"/>
                  <w:vAlign w:val="center"/>
                  <w:hideMark/>
                </w:tcPr>
                <w:p w14:paraId="2D34D440" w14:textId="77777777" w:rsidR="00D238C8" w:rsidRPr="0097156A" w:rsidRDefault="00D238C8" w:rsidP="00C25CF0">
                  <w:pPr>
                    <w:rPr>
                      <w:rFonts w:ascii="Times New Roman" w:eastAsia="Times New Roman" w:hAnsi="Times New Roman" w:cs="Times New Roman"/>
                      <w:color w:val="1F1F1F"/>
                      <w:sz w:val="14"/>
                      <w:szCs w:val="14"/>
                      <w:lang w:eastAsia="ru-RU"/>
                    </w:rPr>
                  </w:pPr>
                  <w:r w:rsidRPr="0097156A">
                    <w:rPr>
                      <w:rFonts w:ascii="Times New Roman" w:eastAsia="Times New Roman" w:hAnsi="Times New Roman" w:cs="Times New Roman"/>
                      <w:color w:val="1F1F1F"/>
                      <w:sz w:val="14"/>
                      <w:szCs w:val="14"/>
                      <w:bdr w:val="none" w:sz="0" w:space="0" w:color="auto" w:frame="1"/>
                      <w:lang w:eastAsia="ru-RU"/>
                    </w:rPr>
                    <w:t>Манба</w:t>
                  </w:r>
                  <w:r w:rsidRPr="00D238C8">
                    <w:rPr>
                      <w:rFonts w:ascii="Times New Roman" w:eastAsia="Times New Roman" w:hAnsi="Times New Roman" w:cs="Times New Roman"/>
                      <w:color w:val="1F1F1F"/>
                      <w:sz w:val="14"/>
                      <w:szCs w:val="14"/>
                      <w:bdr w:val="none" w:sz="0" w:space="0" w:color="auto" w:frame="1"/>
                      <w:lang w:val="uz-Cyrl-UZ" w:eastAsia="ru-RU"/>
                    </w:rPr>
                    <w:t xml:space="preserve"> </w:t>
                  </w:r>
                  <w:r w:rsidRPr="0097156A">
                    <w:rPr>
                      <w:rFonts w:ascii="Times New Roman" w:eastAsia="Times New Roman" w:hAnsi="Times New Roman" w:cs="Times New Roman"/>
                      <w:color w:val="1F1F1F"/>
                      <w:sz w:val="14"/>
                      <w:szCs w:val="14"/>
                      <w:bdr w:val="none" w:sz="0" w:space="0" w:color="auto" w:frame="1"/>
                      <w:lang w:eastAsia="ru-RU"/>
                    </w:rPr>
                    <w:t xml:space="preserve">жойлашувининг ўзгариши </w:t>
                  </w:r>
                </w:p>
              </w:tc>
              <w:tc>
                <w:tcPr>
                  <w:tcW w:w="2551" w:type="dxa"/>
                  <w:vAlign w:val="center"/>
                  <w:hideMark/>
                </w:tcPr>
                <w:p w14:paraId="5EBF5937" w14:textId="77777777" w:rsidR="00D238C8" w:rsidRPr="0097156A" w:rsidRDefault="00D238C8" w:rsidP="00C25CF0">
                  <w:pPr>
                    <w:rPr>
                      <w:rFonts w:ascii="Times New Roman" w:eastAsia="Times New Roman" w:hAnsi="Times New Roman" w:cs="Times New Roman"/>
                      <w:color w:val="1F1F1F"/>
                      <w:sz w:val="14"/>
                      <w:szCs w:val="14"/>
                      <w:lang w:eastAsia="ru-RU"/>
                    </w:rPr>
                  </w:pPr>
                  <w:r w:rsidRPr="00D238C8">
                    <w:rPr>
                      <w:rFonts w:ascii="Times New Roman" w:hAnsi="Times New Roman" w:cs="Times New Roman"/>
                      <w:bCs/>
                      <w:sz w:val="14"/>
                      <w:szCs w:val="14"/>
                    </w:rPr>
                    <w:t>•</w:t>
                  </w:r>
                  <w:r w:rsidRPr="00D238C8">
                    <w:rPr>
                      <w:rFonts w:ascii="Times New Roman" w:hAnsi="Times New Roman" w:cs="Times New Roman"/>
                      <w:bCs/>
                      <w:sz w:val="14"/>
                      <w:szCs w:val="14"/>
                      <w:lang w:val="uz-Cyrl-UZ"/>
                    </w:rPr>
                    <w:t xml:space="preserve"> </w:t>
                  </w:r>
                  <w:r w:rsidRPr="0097156A">
                    <w:rPr>
                      <w:rFonts w:ascii="Times New Roman" w:eastAsia="Times New Roman" w:hAnsi="Times New Roman" w:cs="Times New Roman"/>
                      <w:color w:val="1F1F1F"/>
                      <w:sz w:val="14"/>
                      <w:szCs w:val="14"/>
                      <w:bdr w:val="none" w:sz="0" w:space="0" w:color="auto" w:frame="1"/>
                      <w:lang w:eastAsia="ru-RU"/>
                    </w:rPr>
                    <w:t xml:space="preserve">Манба жойлашувининг ўзгариши микроэлементлар ўзгарувчанлигига таъсир қилиши мумкин. </w:t>
                  </w:r>
                </w:p>
              </w:tc>
              <w:tc>
                <w:tcPr>
                  <w:tcW w:w="1419" w:type="dxa"/>
                  <w:vAlign w:val="center"/>
                  <w:hideMark/>
                </w:tcPr>
                <w:p w14:paraId="6DCE7522" w14:textId="77777777" w:rsidR="00D238C8" w:rsidRPr="0097156A" w:rsidRDefault="00D238C8" w:rsidP="00C25CF0">
                  <w:pPr>
                    <w:rPr>
                      <w:rFonts w:ascii="Times New Roman" w:eastAsia="Times New Roman" w:hAnsi="Times New Roman" w:cs="Times New Roman"/>
                      <w:color w:val="1F1F1F"/>
                      <w:sz w:val="14"/>
                      <w:szCs w:val="14"/>
                      <w:lang w:eastAsia="ru-RU"/>
                    </w:rPr>
                  </w:pPr>
                  <w:r w:rsidRPr="00D238C8">
                    <w:rPr>
                      <w:rFonts w:ascii="Times New Roman" w:hAnsi="Times New Roman" w:cs="Times New Roman"/>
                      <w:bCs/>
                      <w:sz w:val="14"/>
                      <w:szCs w:val="14"/>
                    </w:rPr>
                    <w:t>•</w:t>
                  </w:r>
                  <w:r w:rsidRPr="00D238C8">
                    <w:rPr>
                      <w:rFonts w:ascii="Times New Roman" w:hAnsi="Times New Roman" w:cs="Times New Roman"/>
                      <w:bCs/>
                      <w:sz w:val="14"/>
                      <w:szCs w:val="14"/>
                      <w:lang w:val="uz-Cyrl-UZ"/>
                    </w:rPr>
                    <w:t xml:space="preserve"> </w:t>
                  </w:r>
                  <w:r w:rsidRPr="0097156A">
                    <w:rPr>
                      <w:rFonts w:ascii="Times New Roman" w:eastAsia="Times New Roman" w:hAnsi="Times New Roman" w:cs="Times New Roman"/>
                      <w:color w:val="1F1F1F"/>
                      <w:sz w:val="14"/>
                      <w:szCs w:val="14"/>
                      <w:bdr w:val="none" w:sz="0" w:space="0" w:color="auto" w:frame="1"/>
                      <w:lang w:eastAsia="ru-RU"/>
                    </w:rPr>
                    <w:t xml:space="preserve">Хом ашё қазиб олинадиган жойларнинг ўзгариши. </w:t>
                  </w:r>
                </w:p>
              </w:tc>
            </w:tr>
            <w:tr w:rsidR="00D238C8" w:rsidRPr="00D238C8" w14:paraId="4DC03E3C" w14:textId="77777777" w:rsidTr="00D238C8">
              <w:trPr>
                <w:trHeight w:val="889"/>
                <w:jc w:val="right"/>
              </w:trPr>
              <w:tc>
                <w:tcPr>
                  <w:tcW w:w="974" w:type="dxa"/>
                  <w:vAlign w:val="center"/>
                  <w:hideMark/>
                </w:tcPr>
                <w:p w14:paraId="0E74F1B3" w14:textId="77777777" w:rsidR="00D238C8" w:rsidRPr="0097156A" w:rsidRDefault="00D238C8" w:rsidP="00C25CF0">
                  <w:pPr>
                    <w:rPr>
                      <w:rFonts w:ascii="Times New Roman" w:eastAsia="Times New Roman" w:hAnsi="Times New Roman" w:cs="Times New Roman"/>
                      <w:color w:val="1F1F1F"/>
                      <w:sz w:val="14"/>
                      <w:szCs w:val="14"/>
                      <w:lang w:eastAsia="ru-RU"/>
                    </w:rPr>
                  </w:pPr>
                  <w:r w:rsidRPr="0097156A">
                    <w:rPr>
                      <w:rFonts w:ascii="Times New Roman" w:eastAsia="Times New Roman" w:hAnsi="Times New Roman" w:cs="Times New Roman"/>
                      <w:color w:val="1F1F1F"/>
                      <w:sz w:val="14"/>
                      <w:szCs w:val="14"/>
                      <w:bdr w:val="none" w:sz="0" w:space="0" w:color="auto" w:frame="1"/>
                      <w:lang w:eastAsia="ru-RU"/>
                    </w:rPr>
                    <w:t xml:space="preserve">Материал тоифаси </w:t>
                  </w:r>
                </w:p>
              </w:tc>
              <w:tc>
                <w:tcPr>
                  <w:tcW w:w="2551" w:type="dxa"/>
                  <w:vAlign w:val="center"/>
                  <w:hideMark/>
                </w:tcPr>
                <w:p w14:paraId="37691215" w14:textId="77777777" w:rsidR="00D238C8" w:rsidRPr="0097156A" w:rsidRDefault="00D238C8" w:rsidP="00C25CF0">
                  <w:pPr>
                    <w:rPr>
                      <w:rFonts w:ascii="Times New Roman" w:eastAsia="Times New Roman" w:hAnsi="Times New Roman" w:cs="Times New Roman"/>
                      <w:color w:val="1F1F1F"/>
                      <w:sz w:val="14"/>
                      <w:szCs w:val="14"/>
                      <w:lang w:eastAsia="ru-RU"/>
                    </w:rPr>
                  </w:pPr>
                  <w:r w:rsidRPr="00D238C8">
                    <w:rPr>
                      <w:rFonts w:ascii="Times New Roman" w:hAnsi="Times New Roman" w:cs="Times New Roman"/>
                      <w:bCs/>
                      <w:sz w:val="14"/>
                      <w:szCs w:val="14"/>
                    </w:rPr>
                    <w:t>•</w:t>
                  </w:r>
                  <w:r w:rsidRPr="00D238C8">
                    <w:rPr>
                      <w:rFonts w:ascii="Times New Roman" w:hAnsi="Times New Roman" w:cs="Times New Roman"/>
                      <w:bCs/>
                      <w:sz w:val="14"/>
                      <w:szCs w:val="14"/>
                      <w:lang w:val="uz-Cyrl-UZ"/>
                    </w:rPr>
                    <w:t xml:space="preserve"> </w:t>
                  </w:r>
                  <w:r w:rsidRPr="0097156A">
                    <w:rPr>
                      <w:rFonts w:ascii="Times New Roman" w:eastAsia="Times New Roman" w:hAnsi="Times New Roman" w:cs="Times New Roman"/>
                      <w:color w:val="1F1F1F"/>
                      <w:sz w:val="14"/>
                      <w:szCs w:val="14"/>
                      <w:bdr w:val="none" w:sz="0" w:space="0" w:color="auto" w:frame="1"/>
                      <w:lang w:eastAsia="ru-RU"/>
                    </w:rPr>
                    <w:t xml:space="preserve">Материал тоифаси (масалан, фармакопеяга мувофиқ, </w:t>
                  </w:r>
                  <w:r w:rsidRPr="0097156A">
                    <w:rPr>
                      <w:rFonts w:ascii="Times New Roman" w:eastAsia="Times New Roman" w:hAnsi="Times New Roman" w:cs="Times New Roman"/>
                      <w:color w:val="1F1F1F"/>
                      <w:sz w:val="14"/>
                      <w:szCs w:val="14"/>
                      <w:highlight w:val="yellow"/>
                      <w:bdr w:val="none" w:sz="0" w:space="0" w:color="auto" w:frame="1"/>
                      <w:lang w:eastAsia="ru-RU"/>
                    </w:rPr>
                    <w:t>ACS</w:t>
                  </w:r>
                  <w:r w:rsidRPr="0097156A">
                    <w:rPr>
                      <w:rFonts w:ascii="Times New Roman" w:eastAsia="Times New Roman" w:hAnsi="Times New Roman" w:cs="Times New Roman"/>
                      <w:color w:val="1F1F1F"/>
                      <w:sz w:val="14"/>
                      <w:szCs w:val="14"/>
                      <w:bdr w:val="none" w:sz="0" w:space="0" w:color="auto" w:frame="1"/>
                      <w:lang w:eastAsia="ru-RU"/>
                    </w:rPr>
                    <w:t xml:space="preserve">, техник) тозалик даражасини ва аралашмаларнинг ўзгарувчанлигини кўрсатади. </w:t>
                  </w:r>
                </w:p>
              </w:tc>
              <w:tc>
                <w:tcPr>
                  <w:tcW w:w="1419" w:type="dxa"/>
                  <w:vAlign w:val="center"/>
                  <w:hideMark/>
                </w:tcPr>
                <w:p w14:paraId="54E76FFE" w14:textId="77777777" w:rsidR="00D238C8" w:rsidRPr="0097156A" w:rsidRDefault="00D238C8" w:rsidP="00C25CF0">
                  <w:pPr>
                    <w:rPr>
                      <w:rFonts w:ascii="Times New Roman" w:eastAsia="Times New Roman" w:hAnsi="Times New Roman" w:cs="Times New Roman"/>
                      <w:color w:val="1F1F1F"/>
                      <w:sz w:val="14"/>
                      <w:szCs w:val="14"/>
                      <w:lang w:eastAsia="ru-RU"/>
                    </w:rPr>
                  </w:pPr>
                  <w:r w:rsidRPr="00D238C8">
                    <w:rPr>
                      <w:rFonts w:ascii="Times New Roman" w:hAnsi="Times New Roman" w:cs="Times New Roman"/>
                      <w:bCs/>
                      <w:sz w:val="14"/>
                      <w:szCs w:val="14"/>
                    </w:rPr>
                    <w:t>•</w:t>
                  </w:r>
                  <w:r w:rsidRPr="00D238C8">
                    <w:rPr>
                      <w:rFonts w:ascii="Times New Roman" w:hAnsi="Times New Roman" w:cs="Times New Roman"/>
                      <w:bCs/>
                      <w:sz w:val="14"/>
                      <w:szCs w:val="14"/>
                      <w:lang w:val="uz-Cyrl-UZ"/>
                    </w:rPr>
                    <w:t xml:space="preserve"> </w:t>
                  </w:r>
                  <w:r w:rsidRPr="0097156A">
                    <w:rPr>
                      <w:rFonts w:ascii="Times New Roman" w:eastAsia="Times New Roman" w:hAnsi="Times New Roman" w:cs="Times New Roman"/>
                      <w:color w:val="1F1F1F"/>
                      <w:sz w:val="14"/>
                      <w:szCs w:val="14"/>
                      <w:bdr w:val="none" w:sz="0" w:space="0" w:color="auto" w:frame="1"/>
                      <w:lang w:eastAsia="ru-RU"/>
                    </w:rPr>
                    <w:t>Синов спецификациялари материал тоифасига қараб фарқланади.</w:t>
                  </w:r>
                </w:p>
              </w:tc>
            </w:tr>
            <w:tr w:rsidR="00D238C8" w:rsidRPr="00D238C8" w14:paraId="188EFFBA" w14:textId="77777777" w:rsidTr="00D238C8">
              <w:trPr>
                <w:trHeight w:val="125"/>
                <w:jc w:val="right"/>
              </w:trPr>
              <w:tc>
                <w:tcPr>
                  <w:tcW w:w="974" w:type="dxa"/>
                  <w:vAlign w:val="center"/>
                  <w:hideMark/>
                </w:tcPr>
                <w:p w14:paraId="63207144" w14:textId="77777777" w:rsidR="00D238C8" w:rsidRPr="0097156A" w:rsidRDefault="00D238C8" w:rsidP="00C25CF0">
                  <w:pPr>
                    <w:rPr>
                      <w:rFonts w:ascii="Times New Roman" w:eastAsia="Times New Roman" w:hAnsi="Times New Roman" w:cs="Times New Roman"/>
                      <w:color w:val="1F1F1F"/>
                      <w:sz w:val="14"/>
                      <w:szCs w:val="14"/>
                      <w:lang w:eastAsia="ru-RU"/>
                    </w:rPr>
                  </w:pPr>
                  <w:r w:rsidRPr="0097156A">
                    <w:rPr>
                      <w:rFonts w:ascii="Times New Roman" w:eastAsia="Times New Roman" w:hAnsi="Times New Roman" w:cs="Times New Roman"/>
                      <w:color w:val="1F1F1F"/>
                      <w:sz w:val="14"/>
                      <w:szCs w:val="14"/>
                      <w:bdr w:val="none" w:sz="0" w:space="0" w:color="auto" w:frame="1"/>
                      <w:lang w:eastAsia="ru-RU"/>
                    </w:rPr>
                    <w:t xml:space="preserve">Ишлаб чиқариш жараёни </w:t>
                  </w:r>
                </w:p>
              </w:tc>
              <w:tc>
                <w:tcPr>
                  <w:tcW w:w="2551" w:type="dxa"/>
                  <w:vAlign w:val="center"/>
                  <w:hideMark/>
                </w:tcPr>
                <w:p w14:paraId="6EA62600" w14:textId="77777777" w:rsidR="00D238C8" w:rsidRPr="00D238C8" w:rsidRDefault="00D238C8" w:rsidP="00C25CF0">
                  <w:pPr>
                    <w:rPr>
                      <w:rFonts w:ascii="Times New Roman" w:eastAsia="Times New Roman" w:hAnsi="Times New Roman" w:cs="Times New Roman"/>
                      <w:color w:val="1F1F1F"/>
                      <w:sz w:val="14"/>
                      <w:szCs w:val="14"/>
                      <w:bdr w:val="none" w:sz="0" w:space="0" w:color="auto" w:frame="1"/>
                      <w:lang w:val="uz-Cyrl-UZ" w:eastAsia="ru-RU"/>
                    </w:rPr>
                  </w:pPr>
                  <w:r w:rsidRPr="00D238C8">
                    <w:rPr>
                      <w:rFonts w:ascii="Times New Roman" w:hAnsi="Times New Roman" w:cs="Times New Roman"/>
                      <w:bCs/>
                      <w:sz w:val="14"/>
                      <w:szCs w:val="14"/>
                    </w:rPr>
                    <w:t>•</w:t>
                  </w:r>
                  <w:r w:rsidRPr="00D238C8">
                    <w:rPr>
                      <w:rFonts w:ascii="Times New Roman" w:hAnsi="Times New Roman" w:cs="Times New Roman"/>
                      <w:bCs/>
                      <w:sz w:val="14"/>
                      <w:szCs w:val="14"/>
                      <w:lang w:val="uz-Cyrl-UZ"/>
                    </w:rPr>
                    <w:t xml:space="preserve"> </w:t>
                  </w:r>
                  <w:r w:rsidRPr="00D238C8">
                    <w:rPr>
                      <w:rFonts w:ascii="Times New Roman" w:hAnsi="Times New Roman" w:cs="Times New Roman"/>
                      <w:bCs/>
                      <w:sz w:val="14"/>
                      <w:szCs w:val="14"/>
                    </w:rPr>
                    <w:t>Хомашё ишлаб чиқариш жараёни (синтез, ферментация, биосинтез, экстракция ва/ёки тозалаш) микроэлементлар аралашмаларининг таркибига таъсир этиши мумкин.</w:t>
                  </w:r>
                </w:p>
                <w:p w14:paraId="770CC834" w14:textId="77777777" w:rsidR="00D238C8" w:rsidRPr="00D238C8" w:rsidRDefault="00D238C8" w:rsidP="00C25CF0">
                  <w:pPr>
                    <w:rPr>
                      <w:rFonts w:ascii="Times New Roman" w:eastAsia="Times New Roman" w:hAnsi="Times New Roman" w:cs="Times New Roman"/>
                      <w:color w:val="1F1F1F"/>
                      <w:sz w:val="14"/>
                      <w:szCs w:val="14"/>
                      <w:bdr w:val="none" w:sz="0" w:space="0" w:color="auto" w:frame="1"/>
                      <w:lang w:val="uz-Cyrl-UZ" w:eastAsia="ru-RU"/>
                    </w:rPr>
                  </w:pPr>
                  <w:r w:rsidRPr="00D238C8">
                    <w:rPr>
                      <w:rFonts w:ascii="Times New Roman" w:hAnsi="Times New Roman" w:cs="Times New Roman"/>
                      <w:bCs/>
                      <w:sz w:val="14"/>
                      <w:szCs w:val="14"/>
                      <w:lang w:val="uz-Cyrl-UZ"/>
                    </w:rPr>
                    <w:t xml:space="preserve">• </w:t>
                  </w:r>
                  <w:r w:rsidRPr="0097156A">
                    <w:rPr>
                      <w:rFonts w:ascii="Times New Roman" w:eastAsia="Times New Roman" w:hAnsi="Times New Roman" w:cs="Times New Roman"/>
                      <w:color w:val="1F1F1F"/>
                      <w:sz w:val="14"/>
                      <w:szCs w:val="14"/>
                      <w:bdr w:val="none" w:sz="0" w:space="0" w:color="auto" w:frame="1"/>
                      <w:lang w:val="uz-Cyrl-UZ" w:eastAsia="ru-RU"/>
                    </w:rPr>
                    <w:t xml:space="preserve">Ишлаб чиқариш жараёнидаги муаммоларни бартараф этишда ишлатиладиган ускуналар, реагентлар ёки металл катализаторларни ҳам ҳисобга олиш керак. </w:t>
                  </w:r>
                </w:p>
                <w:p w14:paraId="40697CFC" w14:textId="77777777" w:rsidR="00D238C8" w:rsidRPr="00D238C8" w:rsidRDefault="00D238C8" w:rsidP="00C25CF0">
                  <w:pPr>
                    <w:jc w:val="both"/>
                    <w:rPr>
                      <w:rFonts w:ascii="Times New Roman" w:hAnsi="Times New Roman" w:cs="Times New Roman"/>
                      <w:bCs/>
                      <w:sz w:val="14"/>
                      <w:szCs w:val="14"/>
                    </w:rPr>
                  </w:pPr>
                  <w:r w:rsidRPr="00D238C8">
                    <w:rPr>
                      <w:rFonts w:ascii="Times New Roman" w:hAnsi="Times New Roman" w:cs="Times New Roman"/>
                      <w:bCs/>
                      <w:sz w:val="14"/>
                      <w:szCs w:val="14"/>
                      <w:lang w:val="uz-Cyrl-UZ"/>
                    </w:rPr>
                    <w:t xml:space="preserve">• </w:t>
                  </w:r>
                  <w:r w:rsidRPr="00D238C8">
                    <w:rPr>
                      <w:rFonts w:ascii="Times New Roman" w:hAnsi="Times New Roman" w:cs="Times New Roman"/>
                      <w:bCs/>
                      <w:sz w:val="14"/>
                      <w:szCs w:val="14"/>
                    </w:rPr>
                    <w:t>Иложи борича бир марталик материаллардан фойдаланиш мақсадга мувофиқ.</w:t>
                  </w:r>
                </w:p>
                <w:p w14:paraId="29ECA065" w14:textId="77777777" w:rsidR="00D238C8" w:rsidRPr="0097156A" w:rsidRDefault="00D238C8" w:rsidP="00C25CF0">
                  <w:pPr>
                    <w:rPr>
                      <w:rFonts w:ascii="Times New Roman" w:eastAsia="Times New Roman" w:hAnsi="Times New Roman" w:cs="Times New Roman"/>
                      <w:color w:val="1F1F1F"/>
                      <w:sz w:val="14"/>
                      <w:szCs w:val="14"/>
                      <w:lang w:eastAsia="ru-RU"/>
                    </w:rPr>
                  </w:pPr>
                  <w:r w:rsidRPr="00D238C8">
                    <w:rPr>
                      <w:rFonts w:ascii="Times New Roman" w:hAnsi="Times New Roman" w:cs="Times New Roman"/>
                      <w:bCs/>
                      <w:sz w:val="14"/>
                      <w:szCs w:val="14"/>
                      <w:lang w:val="uz-Cyrl-UZ"/>
                    </w:rPr>
                    <w:t xml:space="preserve">• </w:t>
                  </w:r>
                  <w:r w:rsidRPr="00D238C8">
                    <w:rPr>
                      <w:rFonts w:ascii="Times New Roman" w:hAnsi="Times New Roman" w:cs="Times New Roman"/>
                      <w:bCs/>
                      <w:sz w:val="14"/>
                      <w:szCs w:val="14"/>
                    </w:rPr>
                    <w:t>Хомашё ишлаб чиқариш жараёнларининг юқори мураккаблиги ёки етарли даражада назорат қилинмаслиги юқори ўзгарувчанликка олиб келиши мумкин.</w:t>
                  </w:r>
                </w:p>
              </w:tc>
              <w:tc>
                <w:tcPr>
                  <w:tcW w:w="1419" w:type="dxa"/>
                  <w:vAlign w:val="center"/>
                  <w:hideMark/>
                </w:tcPr>
                <w:p w14:paraId="75D21C27" w14:textId="77777777" w:rsidR="00D238C8" w:rsidRPr="0097156A" w:rsidRDefault="00D238C8" w:rsidP="00C25CF0">
                  <w:pPr>
                    <w:rPr>
                      <w:rFonts w:ascii="Times New Roman" w:eastAsia="Times New Roman" w:hAnsi="Times New Roman" w:cs="Times New Roman"/>
                      <w:color w:val="1F1F1F"/>
                      <w:sz w:val="14"/>
                      <w:szCs w:val="14"/>
                      <w:lang w:eastAsia="ru-RU"/>
                    </w:rPr>
                  </w:pPr>
                  <w:r w:rsidRPr="00D238C8">
                    <w:rPr>
                      <w:rFonts w:ascii="Times New Roman" w:hAnsi="Times New Roman" w:cs="Times New Roman"/>
                      <w:bCs/>
                      <w:sz w:val="14"/>
                      <w:szCs w:val="14"/>
                    </w:rPr>
                    <w:t>•</w:t>
                  </w:r>
                  <w:r w:rsidRPr="00D238C8">
                    <w:rPr>
                      <w:rFonts w:ascii="Times New Roman" w:hAnsi="Times New Roman" w:cs="Times New Roman"/>
                      <w:bCs/>
                      <w:sz w:val="14"/>
                      <w:szCs w:val="14"/>
                      <w:lang w:val="uz-Cyrl-UZ"/>
                    </w:rPr>
                    <w:t xml:space="preserve"> </w:t>
                  </w:r>
                  <w:r w:rsidRPr="0097156A">
                    <w:rPr>
                      <w:rFonts w:ascii="Times New Roman" w:eastAsia="Times New Roman" w:hAnsi="Times New Roman" w:cs="Times New Roman"/>
                      <w:color w:val="1F1F1F"/>
                      <w:sz w:val="14"/>
                      <w:szCs w:val="14"/>
                      <w:bdr w:val="none" w:sz="0" w:space="0" w:color="auto" w:frame="1"/>
                      <w:lang w:eastAsia="ru-RU"/>
                    </w:rPr>
                    <w:t>Зангламайдиган пўлатдан ясалган резервуарларнинг коррозияси микроэлементлар ўзгарувчанлиги манбаси бўлиши мумкин.</w:t>
                  </w:r>
                </w:p>
              </w:tc>
            </w:tr>
            <w:tr w:rsidR="00D238C8" w:rsidRPr="00D238C8" w14:paraId="38125EDB" w14:textId="77777777" w:rsidTr="00D238C8">
              <w:trPr>
                <w:trHeight w:val="50"/>
                <w:jc w:val="right"/>
              </w:trPr>
              <w:tc>
                <w:tcPr>
                  <w:tcW w:w="974" w:type="dxa"/>
                  <w:vAlign w:val="center"/>
                  <w:hideMark/>
                </w:tcPr>
                <w:p w14:paraId="40F54A47" w14:textId="77777777" w:rsidR="00D238C8" w:rsidRPr="0097156A" w:rsidRDefault="00D238C8" w:rsidP="00C25CF0">
                  <w:pPr>
                    <w:rPr>
                      <w:rFonts w:ascii="Times New Roman" w:eastAsia="Times New Roman" w:hAnsi="Times New Roman" w:cs="Times New Roman"/>
                      <w:color w:val="1F1F1F"/>
                      <w:sz w:val="14"/>
                      <w:szCs w:val="14"/>
                      <w:lang w:eastAsia="ru-RU"/>
                    </w:rPr>
                  </w:pPr>
                  <w:r w:rsidRPr="0097156A">
                    <w:rPr>
                      <w:rFonts w:ascii="Times New Roman" w:eastAsia="Times New Roman" w:hAnsi="Times New Roman" w:cs="Times New Roman"/>
                      <w:color w:val="1F1F1F"/>
                      <w:sz w:val="14"/>
                      <w:szCs w:val="14"/>
                      <w:bdr w:val="none" w:sz="0" w:space="0" w:color="auto" w:frame="1"/>
                      <w:lang w:eastAsia="ru-RU"/>
                    </w:rPr>
                    <w:t xml:space="preserve">Ишлаб чиқариш жараёни ёки манбанинг ўзгариши </w:t>
                  </w:r>
                </w:p>
              </w:tc>
              <w:tc>
                <w:tcPr>
                  <w:tcW w:w="2551" w:type="dxa"/>
                  <w:vAlign w:val="center"/>
                  <w:hideMark/>
                </w:tcPr>
                <w:p w14:paraId="1D2F591E" w14:textId="77777777" w:rsidR="00D238C8" w:rsidRPr="00D238C8" w:rsidRDefault="00D238C8" w:rsidP="00C25CF0">
                  <w:pPr>
                    <w:rPr>
                      <w:rFonts w:ascii="Times New Roman" w:hAnsi="Times New Roman" w:cs="Times New Roman"/>
                      <w:bCs/>
                      <w:sz w:val="14"/>
                      <w:szCs w:val="14"/>
                    </w:rPr>
                  </w:pPr>
                  <w:r w:rsidRPr="00D238C8">
                    <w:rPr>
                      <w:rFonts w:ascii="Times New Roman" w:hAnsi="Times New Roman" w:cs="Times New Roman"/>
                      <w:bCs/>
                      <w:sz w:val="14"/>
                      <w:szCs w:val="14"/>
                    </w:rPr>
                    <w:t>•</w:t>
                  </w:r>
                  <w:r w:rsidRPr="00D238C8">
                    <w:rPr>
                      <w:rFonts w:ascii="Times New Roman" w:hAnsi="Times New Roman" w:cs="Times New Roman"/>
                      <w:bCs/>
                      <w:sz w:val="14"/>
                      <w:szCs w:val="14"/>
                      <w:lang w:val="uz-Cyrl-UZ"/>
                    </w:rPr>
                    <w:t xml:space="preserve"> </w:t>
                  </w:r>
                  <w:r w:rsidRPr="00D238C8">
                    <w:rPr>
                      <w:rFonts w:ascii="Times New Roman" w:hAnsi="Times New Roman" w:cs="Times New Roman"/>
                      <w:bCs/>
                      <w:sz w:val="14"/>
                      <w:szCs w:val="14"/>
                    </w:rPr>
                    <w:t>Етказиб берувчилар томонидан ишлаб чиқариш ёки хомашёни тозалаш жараёнига киритилган ўзгаришлар микроэлементлар аралашмаларининг профилига таъсир кўрсатиши мумкин.</w:t>
                  </w:r>
                </w:p>
                <w:p w14:paraId="3C7A86C6" w14:textId="77777777" w:rsidR="00D238C8" w:rsidRPr="0097156A" w:rsidRDefault="00D238C8" w:rsidP="00C25CF0">
                  <w:pPr>
                    <w:rPr>
                      <w:rFonts w:ascii="Times New Roman" w:eastAsia="Times New Roman" w:hAnsi="Times New Roman" w:cs="Times New Roman"/>
                      <w:color w:val="1F1F1F"/>
                      <w:sz w:val="14"/>
                      <w:szCs w:val="14"/>
                      <w:lang w:eastAsia="ru-RU"/>
                    </w:rPr>
                  </w:pPr>
                  <w:r w:rsidRPr="00D238C8">
                    <w:rPr>
                      <w:rFonts w:ascii="Times New Roman" w:hAnsi="Times New Roman" w:cs="Times New Roman"/>
                      <w:bCs/>
                      <w:sz w:val="14"/>
                      <w:szCs w:val="14"/>
                    </w:rPr>
                    <w:t>•</w:t>
                  </w:r>
                  <w:r w:rsidRPr="00D238C8">
                    <w:rPr>
                      <w:rFonts w:ascii="Times New Roman" w:hAnsi="Times New Roman" w:cs="Times New Roman"/>
                      <w:bCs/>
                      <w:sz w:val="14"/>
                      <w:szCs w:val="14"/>
                      <w:lang w:val="uz-Cyrl-UZ"/>
                    </w:rPr>
                    <w:t xml:space="preserve"> </w:t>
                  </w:r>
                  <w:r w:rsidRPr="0097156A">
                    <w:rPr>
                      <w:rFonts w:ascii="Times New Roman" w:eastAsia="Times New Roman" w:hAnsi="Times New Roman" w:cs="Times New Roman"/>
                      <w:color w:val="1F1F1F"/>
                      <w:sz w:val="14"/>
                      <w:szCs w:val="14"/>
                      <w:bdr w:val="none" w:sz="0" w:space="0" w:color="auto" w:frame="1"/>
                      <w:lang w:eastAsia="ru-RU"/>
                    </w:rPr>
                    <w:t xml:space="preserve">Етказиб берувчилардан келган ўзгаришларни назорат қилиш тўғрисидаги билдиришномалар диққат билан кўриб чиқилиши ва камида 3 та серия (лот) бўйича маълумотларни ўз ичига олиши керак. </w:t>
                  </w:r>
                </w:p>
              </w:tc>
              <w:tc>
                <w:tcPr>
                  <w:tcW w:w="1419" w:type="dxa"/>
                  <w:vAlign w:val="center"/>
                  <w:hideMark/>
                </w:tcPr>
                <w:p w14:paraId="43914095" w14:textId="77777777" w:rsidR="00D238C8" w:rsidRPr="00D238C8" w:rsidRDefault="00D238C8" w:rsidP="00C25CF0">
                  <w:pPr>
                    <w:rPr>
                      <w:rFonts w:ascii="Times New Roman" w:eastAsia="Times New Roman" w:hAnsi="Times New Roman" w:cs="Times New Roman"/>
                      <w:color w:val="1F1F1F"/>
                      <w:sz w:val="12"/>
                      <w:szCs w:val="12"/>
                      <w:bdr w:val="none" w:sz="0" w:space="0" w:color="auto" w:frame="1"/>
                      <w:lang w:eastAsia="ru-RU"/>
                    </w:rPr>
                  </w:pPr>
                  <w:r w:rsidRPr="00D238C8">
                    <w:rPr>
                      <w:rFonts w:ascii="Times New Roman" w:hAnsi="Times New Roman" w:cs="Times New Roman"/>
                      <w:bCs/>
                      <w:sz w:val="12"/>
                      <w:szCs w:val="12"/>
                    </w:rPr>
                    <w:t>•</w:t>
                  </w:r>
                  <w:r w:rsidRPr="00D238C8">
                    <w:rPr>
                      <w:rFonts w:ascii="Times New Roman" w:hAnsi="Times New Roman" w:cs="Times New Roman"/>
                      <w:bCs/>
                      <w:sz w:val="12"/>
                      <w:szCs w:val="12"/>
                      <w:lang w:val="uz-Cyrl-UZ"/>
                    </w:rPr>
                    <w:t xml:space="preserve"> </w:t>
                  </w:r>
                  <w:r w:rsidRPr="0097156A">
                    <w:rPr>
                      <w:rFonts w:ascii="Times New Roman" w:eastAsia="Times New Roman" w:hAnsi="Times New Roman" w:cs="Times New Roman"/>
                      <w:color w:val="1F1F1F"/>
                      <w:sz w:val="12"/>
                      <w:szCs w:val="12"/>
                      <w:bdr w:val="none" w:sz="0" w:space="0" w:color="auto" w:frame="1"/>
                      <w:lang w:eastAsia="ru-RU"/>
                    </w:rPr>
                    <w:t xml:space="preserve">Тозалаш колонкаларининг янги технологиялар билан янгиланиши (масалан, диатомит тупроғидан синтетик хроматографик смолаларга </w:t>
                  </w:r>
                  <w:r w:rsidRPr="00D238C8">
                    <w:rPr>
                      <w:rFonts w:ascii="Times New Roman" w:eastAsia="Times New Roman" w:hAnsi="Times New Roman" w:cs="Times New Roman"/>
                      <w:color w:val="1F1F1F"/>
                      <w:sz w:val="12"/>
                      <w:szCs w:val="12"/>
                      <w:bdr w:val="none" w:sz="0" w:space="0" w:color="auto" w:frame="1"/>
                      <w:lang w:val="uz-Cyrl-UZ" w:eastAsia="ru-RU"/>
                    </w:rPr>
                    <w:t xml:space="preserve">(қатронларга) </w:t>
                  </w:r>
                  <w:r w:rsidRPr="0097156A">
                    <w:rPr>
                      <w:rFonts w:ascii="Times New Roman" w:eastAsia="Times New Roman" w:hAnsi="Times New Roman" w:cs="Times New Roman"/>
                      <w:color w:val="1F1F1F"/>
                      <w:sz w:val="12"/>
                      <w:szCs w:val="12"/>
                      <w:bdr w:val="none" w:sz="0" w:space="0" w:color="auto" w:frame="1"/>
                      <w:lang w:eastAsia="ru-RU"/>
                    </w:rPr>
                    <w:t xml:space="preserve">ўтиш) ёки етказиб берувчининг янги ишлаб чиқариш майдончасига кўчиши. </w:t>
                  </w:r>
                </w:p>
                <w:p w14:paraId="36676820" w14:textId="77777777" w:rsidR="00D238C8" w:rsidRPr="0097156A" w:rsidRDefault="00D238C8" w:rsidP="00C25CF0">
                  <w:pPr>
                    <w:rPr>
                      <w:rFonts w:ascii="Times New Roman" w:eastAsia="Times New Roman" w:hAnsi="Times New Roman" w:cs="Times New Roman"/>
                      <w:color w:val="1F1F1F"/>
                      <w:sz w:val="14"/>
                      <w:szCs w:val="14"/>
                      <w:lang w:eastAsia="ru-RU"/>
                    </w:rPr>
                  </w:pPr>
                  <w:r w:rsidRPr="00D238C8">
                    <w:rPr>
                      <w:rFonts w:ascii="Times New Roman" w:hAnsi="Times New Roman" w:cs="Times New Roman"/>
                      <w:bCs/>
                      <w:sz w:val="12"/>
                      <w:szCs w:val="12"/>
                    </w:rPr>
                    <w:t>•</w:t>
                  </w:r>
                  <w:r w:rsidRPr="00D238C8">
                    <w:rPr>
                      <w:rFonts w:ascii="Times New Roman" w:hAnsi="Times New Roman" w:cs="Times New Roman"/>
                      <w:bCs/>
                      <w:sz w:val="12"/>
                      <w:szCs w:val="12"/>
                      <w:lang w:val="uz-Cyrl-UZ"/>
                    </w:rPr>
                    <w:t xml:space="preserve"> </w:t>
                  </w:r>
                  <w:r w:rsidRPr="0097156A">
                    <w:rPr>
                      <w:rFonts w:ascii="Times New Roman" w:eastAsia="Times New Roman" w:hAnsi="Times New Roman" w:cs="Times New Roman"/>
                      <w:color w:val="1F1F1F"/>
                      <w:sz w:val="12"/>
                      <w:szCs w:val="12"/>
                      <w:bdr w:val="none" w:sz="0" w:space="0" w:color="auto" w:frame="1"/>
                      <w:lang w:eastAsia="ru-RU"/>
                    </w:rPr>
                    <w:t xml:space="preserve">Янги ишлаб чиқариш жойига кўчиш ишлаб чиқариш жараёнида ишлатиладиган сув манбаси каби </w:t>
                  </w:r>
                  <w:r w:rsidRPr="0097156A">
                    <w:rPr>
                      <w:rFonts w:ascii="Times New Roman" w:eastAsia="Times New Roman" w:hAnsi="Times New Roman" w:cs="Times New Roman"/>
                      <w:color w:val="1F1F1F"/>
                      <w:sz w:val="12"/>
                      <w:szCs w:val="12"/>
                      <w:bdr w:val="none" w:sz="0" w:space="0" w:color="auto" w:frame="1"/>
                      <w:lang w:eastAsia="ru-RU"/>
                    </w:rPr>
                    <w:lastRenderedPageBreak/>
                    <w:t xml:space="preserve">технологик материалларга таъсир қилиши мумкин. </w:t>
                  </w:r>
                </w:p>
              </w:tc>
            </w:tr>
            <w:tr w:rsidR="00D238C8" w:rsidRPr="00D238C8" w14:paraId="574680F8" w14:textId="77777777" w:rsidTr="00D238C8">
              <w:trPr>
                <w:trHeight w:val="889"/>
                <w:jc w:val="right"/>
              </w:trPr>
              <w:tc>
                <w:tcPr>
                  <w:tcW w:w="974" w:type="dxa"/>
                  <w:vAlign w:val="center"/>
                  <w:hideMark/>
                </w:tcPr>
                <w:p w14:paraId="33CDB91F" w14:textId="77777777" w:rsidR="00D238C8" w:rsidRPr="0097156A" w:rsidRDefault="00D238C8" w:rsidP="00C25CF0">
                  <w:pPr>
                    <w:rPr>
                      <w:rFonts w:ascii="Times New Roman" w:eastAsia="Times New Roman" w:hAnsi="Times New Roman" w:cs="Times New Roman"/>
                      <w:color w:val="1F1F1F"/>
                      <w:sz w:val="14"/>
                      <w:szCs w:val="14"/>
                      <w:lang w:eastAsia="ru-RU"/>
                    </w:rPr>
                  </w:pPr>
                  <w:r w:rsidRPr="0097156A">
                    <w:rPr>
                      <w:rFonts w:ascii="Times New Roman" w:eastAsia="Times New Roman" w:hAnsi="Times New Roman" w:cs="Times New Roman"/>
                      <w:color w:val="1F1F1F"/>
                      <w:sz w:val="14"/>
                      <w:szCs w:val="14"/>
                      <w:bdr w:val="none" w:sz="0" w:space="0" w:color="auto" w:frame="1"/>
                      <w:lang w:eastAsia="ru-RU"/>
                    </w:rPr>
                    <w:lastRenderedPageBreak/>
                    <w:t xml:space="preserve">Материалнинг мураккаблиги </w:t>
                  </w:r>
                </w:p>
              </w:tc>
              <w:tc>
                <w:tcPr>
                  <w:tcW w:w="2551" w:type="dxa"/>
                  <w:vAlign w:val="center"/>
                  <w:hideMark/>
                </w:tcPr>
                <w:p w14:paraId="7643B1A0" w14:textId="77777777" w:rsidR="00D238C8" w:rsidRPr="0097156A" w:rsidRDefault="00D238C8" w:rsidP="00C25CF0">
                  <w:pPr>
                    <w:rPr>
                      <w:rFonts w:ascii="Times New Roman" w:eastAsia="Times New Roman" w:hAnsi="Times New Roman" w:cs="Times New Roman"/>
                      <w:color w:val="1F1F1F"/>
                      <w:sz w:val="14"/>
                      <w:szCs w:val="14"/>
                      <w:bdr w:val="none" w:sz="0" w:space="0" w:color="auto" w:frame="1"/>
                      <w:lang w:eastAsia="ru-RU"/>
                    </w:rPr>
                  </w:pPr>
                  <w:r w:rsidRPr="00D238C8">
                    <w:rPr>
                      <w:rFonts w:ascii="Times New Roman" w:hAnsi="Times New Roman" w:cs="Times New Roman"/>
                      <w:bCs/>
                      <w:sz w:val="14"/>
                      <w:szCs w:val="14"/>
                    </w:rPr>
                    <w:t>•</w:t>
                  </w:r>
                  <w:r w:rsidRPr="00D238C8">
                    <w:rPr>
                      <w:rFonts w:ascii="Times New Roman" w:hAnsi="Times New Roman" w:cs="Times New Roman"/>
                      <w:bCs/>
                      <w:sz w:val="14"/>
                      <w:szCs w:val="14"/>
                      <w:lang w:val="uz-Cyrl-UZ"/>
                    </w:rPr>
                    <w:t xml:space="preserve"> </w:t>
                  </w:r>
                  <w:r w:rsidRPr="0097156A">
                    <w:rPr>
                      <w:rFonts w:ascii="Times New Roman" w:eastAsia="Times New Roman" w:hAnsi="Times New Roman" w:cs="Times New Roman"/>
                      <w:color w:val="1F1F1F"/>
                      <w:sz w:val="14"/>
                      <w:szCs w:val="14"/>
                      <w:bdr w:val="none" w:sz="0" w:space="0" w:color="auto" w:frame="1"/>
                      <w:lang w:eastAsia="ru-RU"/>
                    </w:rPr>
                    <w:t>Материал бир компонентли, кўп компонентли, кимёвий жиҳатдан аниқланган ёки аниқланмаганлигини ҳисобга олин</w:t>
                  </w:r>
                  <w:r w:rsidRPr="00D238C8">
                    <w:rPr>
                      <w:rFonts w:ascii="Times New Roman" w:eastAsia="Times New Roman" w:hAnsi="Times New Roman" w:cs="Times New Roman"/>
                      <w:color w:val="1F1F1F"/>
                      <w:sz w:val="14"/>
                      <w:szCs w:val="14"/>
                      <w:bdr w:val="none" w:sz="0" w:space="0" w:color="auto" w:frame="1"/>
                      <w:lang w:val="uz-Cyrl-UZ" w:eastAsia="ru-RU"/>
                    </w:rPr>
                    <w:t>ади</w:t>
                  </w:r>
                  <w:r w:rsidRPr="0097156A">
                    <w:rPr>
                      <w:rFonts w:ascii="Times New Roman" w:eastAsia="Times New Roman" w:hAnsi="Times New Roman" w:cs="Times New Roman"/>
                      <w:color w:val="1F1F1F"/>
                      <w:sz w:val="14"/>
                      <w:szCs w:val="14"/>
                      <w:bdr w:val="none" w:sz="0" w:space="0" w:color="auto" w:frame="1"/>
                      <w:lang w:eastAsia="ru-RU"/>
                    </w:rPr>
                    <w:t xml:space="preserve">. </w:t>
                  </w:r>
                </w:p>
              </w:tc>
              <w:tc>
                <w:tcPr>
                  <w:tcW w:w="1419" w:type="dxa"/>
                  <w:vAlign w:val="center"/>
                  <w:hideMark/>
                </w:tcPr>
                <w:p w14:paraId="1E023F63" w14:textId="77777777" w:rsidR="00D238C8" w:rsidRPr="0097156A" w:rsidRDefault="00D238C8" w:rsidP="00C25CF0">
                  <w:pPr>
                    <w:rPr>
                      <w:rFonts w:ascii="Times New Roman" w:eastAsia="Times New Roman" w:hAnsi="Times New Roman" w:cs="Times New Roman"/>
                      <w:color w:val="1F1F1F"/>
                      <w:sz w:val="14"/>
                      <w:szCs w:val="14"/>
                      <w:lang w:eastAsia="ru-RU"/>
                    </w:rPr>
                  </w:pPr>
                  <w:r w:rsidRPr="00D238C8">
                    <w:rPr>
                      <w:rFonts w:ascii="Times New Roman" w:hAnsi="Times New Roman" w:cs="Times New Roman"/>
                      <w:bCs/>
                      <w:sz w:val="12"/>
                      <w:szCs w:val="12"/>
                    </w:rPr>
                    <w:t>•</w:t>
                  </w:r>
                  <w:r w:rsidRPr="00D238C8">
                    <w:rPr>
                      <w:rFonts w:ascii="Times New Roman" w:hAnsi="Times New Roman" w:cs="Times New Roman"/>
                      <w:bCs/>
                      <w:sz w:val="12"/>
                      <w:szCs w:val="12"/>
                      <w:lang w:val="uz-Cyrl-UZ"/>
                    </w:rPr>
                    <w:t xml:space="preserve"> </w:t>
                  </w:r>
                  <w:r w:rsidRPr="0097156A">
                    <w:rPr>
                      <w:rFonts w:ascii="Times New Roman" w:eastAsia="Times New Roman" w:hAnsi="Times New Roman" w:cs="Times New Roman"/>
                      <w:color w:val="1F1F1F"/>
                      <w:sz w:val="12"/>
                      <w:szCs w:val="12"/>
                      <w:bdr w:val="none" w:sz="0" w:space="0" w:color="auto" w:frame="1"/>
                      <w:lang w:eastAsia="ru-RU"/>
                    </w:rPr>
                    <w:t>Мураккаб кимёвий аниқланмаган материаллар (масалан, гидролизатлар) кўпроқ ўзгарувчанликни келтириб чиқариши мумкин.</w:t>
                  </w:r>
                </w:p>
              </w:tc>
            </w:tr>
            <w:tr w:rsidR="00D238C8" w:rsidRPr="00D238C8" w14:paraId="2D3AD135" w14:textId="77777777" w:rsidTr="00D238C8">
              <w:trPr>
                <w:trHeight w:val="271"/>
                <w:jc w:val="right"/>
              </w:trPr>
              <w:tc>
                <w:tcPr>
                  <w:tcW w:w="974" w:type="dxa"/>
                  <w:vAlign w:val="center"/>
                  <w:hideMark/>
                </w:tcPr>
                <w:p w14:paraId="46CE994A" w14:textId="77777777" w:rsidR="00D238C8" w:rsidRPr="0097156A" w:rsidRDefault="00D238C8" w:rsidP="00C25CF0">
                  <w:pPr>
                    <w:rPr>
                      <w:rFonts w:ascii="Times New Roman" w:eastAsia="Times New Roman" w:hAnsi="Times New Roman" w:cs="Times New Roman"/>
                      <w:color w:val="1F1F1F"/>
                      <w:sz w:val="14"/>
                      <w:szCs w:val="14"/>
                      <w:lang w:eastAsia="ru-RU"/>
                    </w:rPr>
                  </w:pPr>
                  <w:r w:rsidRPr="0097156A">
                    <w:rPr>
                      <w:rFonts w:ascii="Times New Roman" w:eastAsia="Times New Roman" w:hAnsi="Times New Roman" w:cs="Times New Roman"/>
                      <w:color w:val="1F1F1F"/>
                      <w:sz w:val="14"/>
                      <w:szCs w:val="14"/>
                      <w:bdr w:val="none" w:sz="0" w:space="0" w:color="auto" w:frame="1"/>
                      <w:lang w:eastAsia="ru-RU"/>
                    </w:rPr>
                    <w:t xml:space="preserve">Ишлатиладиган миқдор </w:t>
                  </w:r>
                </w:p>
              </w:tc>
              <w:tc>
                <w:tcPr>
                  <w:tcW w:w="2551" w:type="dxa"/>
                  <w:vAlign w:val="center"/>
                  <w:hideMark/>
                </w:tcPr>
                <w:p w14:paraId="7EDB74A2" w14:textId="77777777" w:rsidR="00D238C8" w:rsidRPr="0097156A" w:rsidRDefault="00D238C8" w:rsidP="00C25CF0">
                  <w:pPr>
                    <w:rPr>
                      <w:rFonts w:ascii="Times New Roman" w:eastAsia="Times New Roman" w:hAnsi="Times New Roman" w:cs="Times New Roman"/>
                      <w:color w:val="1F1F1F"/>
                      <w:sz w:val="14"/>
                      <w:szCs w:val="14"/>
                      <w:lang w:eastAsia="ru-RU"/>
                    </w:rPr>
                  </w:pPr>
                  <w:r w:rsidRPr="00D238C8">
                    <w:rPr>
                      <w:rFonts w:ascii="Times New Roman" w:hAnsi="Times New Roman" w:cs="Times New Roman"/>
                      <w:bCs/>
                      <w:sz w:val="14"/>
                      <w:szCs w:val="14"/>
                    </w:rPr>
                    <w:t>•</w:t>
                  </w:r>
                  <w:r w:rsidRPr="00D238C8">
                    <w:rPr>
                      <w:rFonts w:ascii="Times New Roman" w:hAnsi="Times New Roman" w:cs="Times New Roman"/>
                      <w:bCs/>
                      <w:sz w:val="14"/>
                      <w:szCs w:val="14"/>
                      <w:lang w:val="uz-Cyrl-UZ"/>
                    </w:rPr>
                    <w:t xml:space="preserve"> </w:t>
                  </w:r>
                  <w:r w:rsidRPr="0097156A">
                    <w:rPr>
                      <w:rFonts w:ascii="Times New Roman" w:eastAsia="Times New Roman" w:hAnsi="Times New Roman" w:cs="Times New Roman"/>
                      <w:color w:val="1F1F1F"/>
                      <w:sz w:val="14"/>
                      <w:szCs w:val="14"/>
                      <w:bdr w:val="none" w:sz="0" w:space="0" w:color="auto" w:frame="1"/>
                      <w:lang w:eastAsia="ru-RU"/>
                    </w:rPr>
                    <w:t>Ҳужайра культурасида</w:t>
                  </w:r>
                  <w:r w:rsidRPr="00D238C8">
                    <w:rPr>
                      <w:rFonts w:ascii="Times New Roman" w:eastAsia="Times New Roman" w:hAnsi="Times New Roman" w:cs="Times New Roman"/>
                      <w:color w:val="1F1F1F"/>
                      <w:sz w:val="14"/>
                      <w:szCs w:val="14"/>
                      <w:bdr w:val="none" w:sz="0" w:space="0" w:color="auto" w:frame="1"/>
                      <w:lang w:val="uz-Cyrl-UZ" w:eastAsia="ru-RU"/>
                    </w:rPr>
                    <w:t xml:space="preserve"> </w:t>
                  </w:r>
                  <w:r w:rsidRPr="0097156A">
                    <w:rPr>
                      <w:rFonts w:ascii="Times New Roman" w:eastAsia="Times New Roman" w:hAnsi="Times New Roman" w:cs="Times New Roman"/>
                      <w:color w:val="1F1F1F"/>
                      <w:sz w:val="14"/>
                      <w:szCs w:val="14"/>
                      <w:bdr w:val="none" w:sz="0" w:space="0" w:color="auto" w:frame="1"/>
                      <w:lang w:eastAsia="ru-RU"/>
                    </w:rPr>
                    <w:t xml:space="preserve">ишлатиладиган ингредиент миқдори ўша ингредиентнинг эҳтимолий хавфга қўшадиган ҳиссасига таъсир қилади. </w:t>
                  </w:r>
                </w:p>
              </w:tc>
              <w:tc>
                <w:tcPr>
                  <w:tcW w:w="1419" w:type="dxa"/>
                  <w:vAlign w:val="center"/>
                  <w:hideMark/>
                </w:tcPr>
                <w:p w14:paraId="4416795E" w14:textId="77777777" w:rsidR="00D238C8" w:rsidRPr="0097156A" w:rsidRDefault="00D238C8" w:rsidP="00C25CF0">
                  <w:pPr>
                    <w:rPr>
                      <w:rFonts w:ascii="Times New Roman" w:eastAsia="Times New Roman" w:hAnsi="Times New Roman" w:cs="Times New Roman"/>
                      <w:color w:val="1F1F1F"/>
                      <w:sz w:val="14"/>
                      <w:szCs w:val="14"/>
                      <w:lang w:eastAsia="ru-RU"/>
                    </w:rPr>
                  </w:pPr>
                  <w:r w:rsidRPr="0097156A">
                    <w:rPr>
                      <w:rFonts w:ascii="Times New Roman" w:eastAsia="Times New Roman" w:hAnsi="Times New Roman" w:cs="Times New Roman"/>
                      <w:color w:val="1F1F1F"/>
                      <w:sz w:val="14"/>
                      <w:szCs w:val="14"/>
                      <w:bdr w:val="none" w:sz="0" w:space="0" w:color="auto" w:frame="1"/>
                      <w:lang w:eastAsia="ru-RU"/>
                    </w:rPr>
                    <w:t>—</w:t>
                  </w:r>
                </w:p>
              </w:tc>
            </w:tr>
            <w:tr w:rsidR="00D238C8" w:rsidRPr="00D238C8" w14:paraId="3FCCF2D6" w14:textId="77777777" w:rsidTr="00D238C8">
              <w:trPr>
                <w:trHeight w:val="370"/>
                <w:jc w:val="right"/>
              </w:trPr>
              <w:tc>
                <w:tcPr>
                  <w:tcW w:w="974" w:type="dxa"/>
                  <w:vAlign w:val="center"/>
                  <w:hideMark/>
                </w:tcPr>
                <w:p w14:paraId="4478B1B9" w14:textId="77777777" w:rsidR="00D238C8" w:rsidRPr="0097156A" w:rsidRDefault="00D238C8" w:rsidP="00C25CF0">
                  <w:pPr>
                    <w:rPr>
                      <w:rFonts w:ascii="Times New Roman" w:eastAsia="Times New Roman" w:hAnsi="Times New Roman" w:cs="Times New Roman"/>
                      <w:color w:val="1F1F1F"/>
                      <w:sz w:val="14"/>
                      <w:szCs w:val="14"/>
                      <w:lang w:eastAsia="ru-RU"/>
                    </w:rPr>
                  </w:pPr>
                  <w:r w:rsidRPr="0097156A">
                    <w:rPr>
                      <w:rFonts w:ascii="Times New Roman" w:eastAsia="Times New Roman" w:hAnsi="Times New Roman" w:cs="Times New Roman"/>
                      <w:color w:val="1F1F1F"/>
                      <w:sz w:val="14"/>
                      <w:szCs w:val="14"/>
                      <w:bdr w:val="none" w:sz="0" w:space="0" w:color="auto" w:frame="1"/>
                      <w:lang w:eastAsia="ru-RU"/>
                    </w:rPr>
                    <w:t xml:space="preserve">Таъминот занжири </w:t>
                  </w:r>
                </w:p>
              </w:tc>
              <w:tc>
                <w:tcPr>
                  <w:tcW w:w="2551" w:type="dxa"/>
                  <w:vAlign w:val="center"/>
                  <w:hideMark/>
                </w:tcPr>
                <w:p w14:paraId="6546ED62" w14:textId="77777777" w:rsidR="00D238C8" w:rsidRPr="0097156A" w:rsidRDefault="00D238C8" w:rsidP="00C25CF0">
                  <w:pPr>
                    <w:rPr>
                      <w:rFonts w:ascii="Times New Roman" w:eastAsia="Times New Roman" w:hAnsi="Times New Roman" w:cs="Times New Roman"/>
                      <w:color w:val="1F1F1F"/>
                      <w:sz w:val="14"/>
                      <w:szCs w:val="14"/>
                      <w:lang w:eastAsia="ru-RU"/>
                    </w:rPr>
                  </w:pPr>
                  <w:r w:rsidRPr="00D238C8">
                    <w:rPr>
                      <w:rFonts w:ascii="Times New Roman" w:hAnsi="Times New Roman" w:cs="Times New Roman"/>
                      <w:bCs/>
                      <w:sz w:val="14"/>
                      <w:szCs w:val="14"/>
                    </w:rPr>
                    <w:t>•</w:t>
                  </w:r>
                  <w:r w:rsidRPr="00D238C8">
                    <w:rPr>
                      <w:rFonts w:ascii="Times New Roman" w:hAnsi="Times New Roman" w:cs="Times New Roman"/>
                      <w:bCs/>
                      <w:sz w:val="14"/>
                      <w:szCs w:val="14"/>
                      <w:lang w:val="uz-Cyrl-UZ"/>
                    </w:rPr>
                    <w:t xml:space="preserve"> </w:t>
                  </w:r>
                  <w:r w:rsidRPr="0097156A">
                    <w:rPr>
                      <w:rFonts w:ascii="Times New Roman" w:eastAsia="Times New Roman" w:hAnsi="Times New Roman" w:cs="Times New Roman"/>
                      <w:color w:val="1F1F1F"/>
                      <w:sz w:val="14"/>
                      <w:szCs w:val="14"/>
                      <w:bdr w:val="none" w:sz="0" w:space="0" w:color="auto" w:frame="1"/>
                      <w:lang w:eastAsia="ru-RU"/>
                    </w:rPr>
                    <w:t xml:space="preserve">Етказиб берувчининг </w:t>
                  </w:r>
                  <w:r w:rsidRPr="00D238C8">
                    <w:rPr>
                      <w:rFonts w:ascii="Times New Roman" w:eastAsia="Times New Roman" w:hAnsi="Times New Roman" w:cs="Times New Roman"/>
                      <w:color w:val="1F1F1F"/>
                      <w:sz w:val="14"/>
                      <w:szCs w:val="14"/>
                      <w:bdr w:val="none" w:sz="0" w:space="0" w:color="auto" w:frame="1"/>
                      <w:lang w:eastAsia="ru-RU"/>
                    </w:rPr>
                    <w:t xml:space="preserve">сифатни </w:t>
                  </w:r>
                  <w:r w:rsidRPr="0097156A">
                    <w:rPr>
                      <w:rFonts w:ascii="Times New Roman" w:eastAsia="Times New Roman" w:hAnsi="Times New Roman" w:cs="Times New Roman"/>
                      <w:color w:val="1F1F1F"/>
                      <w:sz w:val="14"/>
                      <w:szCs w:val="14"/>
                      <w:bdr w:val="none" w:sz="0" w:space="0" w:color="auto" w:frame="1"/>
                      <w:lang w:eastAsia="ru-RU"/>
                    </w:rPr>
                    <w:t>бошқариш тизимини, шу жумладан ўзгаришлар ҳақида хабар бериш дастурининг самарадорлигини баҳолан</w:t>
                  </w:r>
                  <w:r w:rsidRPr="00D238C8">
                    <w:rPr>
                      <w:rFonts w:ascii="Times New Roman" w:eastAsia="Times New Roman" w:hAnsi="Times New Roman" w:cs="Times New Roman"/>
                      <w:color w:val="1F1F1F"/>
                      <w:sz w:val="14"/>
                      <w:szCs w:val="14"/>
                      <w:bdr w:val="none" w:sz="0" w:space="0" w:color="auto" w:frame="1"/>
                      <w:lang w:val="uz-Cyrl-UZ" w:eastAsia="ru-RU"/>
                    </w:rPr>
                    <w:t>ади</w:t>
                  </w:r>
                  <w:r w:rsidRPr="0097156A">
                    <w:rPr>
                      <w:rFonts w:ascii="Times New Roman" w:eastAsia="Times New Roman" w:hAnsi="Times New Roman" w:cs="Times New Roman"/>
                      <w:color w:val="1F1F1F"/>
                      <w:sz w:val="14"/>
                      <w:szCs w:val="14"/>
                      <w:bdr w:val="none" w:sz="0" w:space="0" w:color="auto" w:frame="1"/>
                      <w:lang w:eastAsia="ru-RU"/>
                    </w:rPr>
                    <w:t xml:space="preserve">. </w:t>
                  </w:r>
                </w:p>
              </w:tc>
              <w:tc>
                <w:tcPr>
                  <w:tcW w:w="1419" w:type="dxa"/>
                  <w:vAlign w:val="center"/>
                  <w:hideMark/>
                </w:tcPr>
                <w:p w14:paraId="6D0DA702" w14:textId="77777777" w:rsidR="00D238C8" w:rsidRPr="0097156A" w:rsidRDefault="00D238C8" w:rsidP="00C25CF0">
                  <w:pPr>
                    <w:rPr>
                      <w:rFonts w:ascii="Times New Roman" w:eastAsia="Times New Roman" w:hAnsi="Times New Roman" w:cs="Times New Roman"/>
                      <w:color w:val="1F1F1F"/>
                      <w:sz w:val="14"/>
                      <w:szCs w:val="14"/>
                      <w:lang w:eastAsia="ru-RU"/>
                    </w:rPr>
                  </w:pPr>
                  <w:r w:rsidRPr="00D238C8">
                    <w:rPr>
                      <w:rFonts w:ascii="Times New Roman" w:hAnsi="Times New Roman" w:cs="Times New Roman"/>
                      <w:bCs/>
                      <w:sz w:val="14"/>
                      <w:szCs w:val="14"/>
                    </w:rPr>
                    <w:t>•</w:t>
                  </w:r>
                  <w:r w:rsidRPr="00D238C8">
                    <w:rPr>
                      <w:rFonts w:ascii="Times New Roman" w:hAnsi="Times New Roman" w:cs="Times New Roman"/>
                      <w:bCs/>
                      <w:sz w:val="14"/>
                      <w:szCs w:val="14"/>
                      <w:lang w:val="uz-Cyrl-UZ"/>
                    </w:rPr>
                    <w:t xml:space="preserve"> </w:t>
                  </w:r>
                  <w:r w:rsidRPr="0097156A">
                    <w:rPr>
                      <w:rFonts w:ascii="Times New Roman" w:eastAsia="Times New Roman" w:hAnsi="Times New Roman" w:cs="Times New Roman"/>
                      <w:color w:val="1F1F1F"/>
                      <w:sz w:val="14"/>
                      <w:szCs w:val="14"/>
                      <w:bdr w:val="none" w:sz="0" w:space="0" w:color="auto" w:frame="1"/>
                      <w:lang w:eastAsia="ru-RU"/>
                    </w:rPr>
                    <w:t>Ўзгаришларни назорат қилиш бўйича самарасиз коммуникация микроэлементлар профилига таъсир қилиши мумкин бўлган ўзгаришларга олиб келиши мумкин.</w:t>
                  </w:r>
                </w:p>
              </w:tc>
            </w:tr>
          </w:tbl>
          <w:p w14:paraId="20747DAC" w14:textId="77777777" w:rsidR="00D238C8" w:rsidRDefault="00D238C8" w:rsidP="00C25CF0">
            <w:pPr>
              <w:spacing w:after="0" w:line="240" w:lineRule="auto"/>
              <w:jc w:val="both"/>
              <w:rPr>
                <w:rFonts w:ascii="Times New Roman" w:hAnsi="Times New Roman" w:cs="Times New Roman"/>
                <w:b/>
                <w:bCs/>
                <w:sz w:val="16"/>
                <w:szCs w:val="16"/>
              </w:rPr>
            </w:pPr>
          </w:p>
          <w:p w14:paraId="3DD22E72" w14:textId="7AE177D8" w:rsidR="00B363B2" w:rsidRPr="00A13141" w:rsidRDefault="00B363B2" w:rsidP="00C25CF0">
            <w:pPr>
              <w:spacing w:after="0" w:line="240" w:lineRule="auto"/>
              <w:jc w:val="both"/>
              <w:rPr>
                <w:rFonts w:ascii="Times New Roman" w:hAnsi="Times New Roman" w:cs="Times New Roman"/>
              </w:rPr>
            </w:pPr>
            <w:r w:rsidRPr="00987B9B">
              <w:rPr>
                <w:rFonts w:ascii="Times New Roman" w:hAnsi="Times New Roman" w:cs="Times New Roman"/>
              </w:rPr>
              <w:t>Хавфни</w:t>
            </w:r>
            <w:r w:rsidRPr="00D238C8">
              <w:rPr>
                <w:rFonts w:ascii="Times New Roman" w:hAnsi="Times New Roman" w:cs="Times New Roman"/>
              </w:rPr>
              <w:t xml:space="preserve"> </w:t>
            </w:r>
            <w:r w:rsidRPr="00987B9B">
              <w:rPr>
                <w:rFonts w:ascii="Times New Roman" w:hAnsi="Times New Roman" w:cs="Times New Roman"/>
              </w:rPr>
              <w:t>баҳолаш</w:t>
            </w:r>
            <w:r w:rsidRPr="00D238C8">
              <w:rPr>
                <w:rFonts w:ascii="Times New Roman" w:hAnsi="Times New Roman" w:cs="Times New Roman"/>
              </w:rPr>
              <w:t xml:space="preserve"> </w:t>
            </w:r>
            <w:r w:rsidRPr="00987B9B">
              <w:rPr>
                <w:rFonts w:ascii="Times New Roman" w:hAnsi="Times New Roman" w:cs="Times New Roman"/>
              </w:rPr>
              <w:t>микроэлементлар</w:t>
            </w:r>
            <w:r w:rsidRPr="00D238C8">
              <w:rPr>
                <w:rFonts w:ascii="Times New Roman" w:hAnsi="Times New Roman" w:cs="Times New Roman"/>
              </w:rPr>
              <w:t xml:space="preserve"> </w:t>
            </w:r>
            <w:r w:rsidRPr="00987B9B">
              <w:rPr>
                <w:rFonts w:ascii="Times New Roman" w:hAnsi="Times New Roman" w:cs="Times New Roman"/>
              </w:rPr>
              <w:t>мавжудлигини</w:t>
            </w:r>
            <w:r w:rsidRPr="00D238C8">
              <w:rPr>
                <w:rFonts w:ascii="Times New Roman" w:hAnsi="Times New Roman" w:cs="Times New Roman"/>
              </w:rPr>
              <w:t xml:space="preserve"> </w:t>
            </w:r>
            <w:r w:rsidRPr="00987B9B">
              <w:rPr>
                <w:rFonts w:ascii="Times New Roman" w:hAnsi="Times New Roman" w:cs="Times New Roman"/>
              </w:rPr>
              <w:t>назорат</w:t>
            </w:r>
            <w:r w:rsidRPr="00D238C8">
              <w:rPr>
                <w:rFonts w:ascii="Times New Roman" w:hAnsi="Times New Roman" w:cs="Times New Roman"/>
              </w:rPr>
              <w:t xml:space="preserve"> </w:t>
            </w:r>
            <w:r w:rsidRPr="00987B9B">
              <w:rPr>
                <w:rFonts w:ascii="Times New Roman" w:hAnsi="Times New Roman" w:cs="Times New Roman"/>
              </w:rPr>
              <w:t>қилиш</w:t>
            </w:r>
            <w:r w:rsidRPr="00D238C8">
              <w:rPr>
                <w:rFonts w:ascii="Times New Roman" w:hAnsi="Times New Roman" w:cs="Times New Roman"/>
              </w:rPr>
              <w:t xml:space="preserve"> </w:t>
            </w:r>
            <w:r w:rsidRPr="00987B9B">
              <w:rPr>
                <w:rFonts w:ascii="Times New Roman" w:hAnsi="Times New Roman" w:cs="Times New Roman"/>
              </w:rPr>
              <w:t>зарур</w:t>
            </w:r>
            <w:r w:rsidRPr="00D238C8">
              <w:rPr>
                <w:rFonts w:ascii="Times New Roman" w:hAnsi="Times New Roman" w:cs="Times New Roman"/>
              </w:rPr>
              <w:t xml:space="preserve"> </w:t>
            </w:r>
            <w:r w:rsidRPr="00987B9B">
              <w:rPr>
                <w:rFonts w:ascii="Times New Roman" w:hAnsi="Times New Roman" w:cs="Times New Roman"/>
              </w:rPr>
              <w:t>бўлган</w:t>
            </w:r>
            <w:r w:rsidRPr="00D238C8">
              <w:rPr>
                <w:rFonts w:ascii="Times New Roman" w:hAnsi="Times New Roman" w:cs="Times New Roman"/>
              </w:rPr>
              <w:t xml:space="preserve"> </w:t>
            </w:r>
            <w:r w:rsidRPr="00636FCE">
              <w:rPr>
                <w:rFonts w:ascii="Times New Roman" w:hAnsi="Times New Roman" w:cs="Times New Roman"/>
              </w:rPr>
              <w:t>юқори</w:t>
            </w:r>
            <w:r w:rsidRPr="00D238C8">
              <w:rPr>
                <w:rFonts w:ascii="Times New Roman" w:hAnsi="Times New Roman" w:cs="Times New Roman"/>
              </w:rPr>
              <w:t xml:space="preserve"> </w:t>
            </w:r>
            <w:r w:rsidRPr="00636FCE">
              <w:rPr>
                <w:rFonts w:ascii="Times New Roman" w:hAnsi="Times New Roman" w:cs="Times New Roman"/>
              </w:rPr>
              <w:t>хавфли</w:t>
            </w:r>
            <w:r w:rsidRPr="00D238C8">
              <w:rPr>
                <w:rFonts w:ascii="Times New Roman" w:hAnsi="Times New Roman" w:cs="Times New Roman"/>
                <w:highlight w:val="magenta"/>
              </w:rPr>
              <w:t xml:space="preserve"> </w:t>
            </w:r>
            <w:r w:rsidRPr="00987B9B">
              <w:rPr>
                <w:rFonts w:ascii="Times New Roman" w:hAnsi="Times New Roman" w:cs="Times New Roman"/>
              </w:rPr>
              <w:t>потенциал</w:t>
            </w:r>
            <w:r w:rsidRPr="00D238C8">
              <w:rPr>
                <w:rFonts w:ascii="Times New Roman" w:hAnsi="Times New Roman" w:cs="Times New Roman"/>
              </w:rPr>
              <w:t xml:space="preserve"> </w:t>
            </w:r>
            <w:r w:rsidRPr="00987B9B">
              <w:rPr>
                <w:rFonts w:ascii="Times New Roman" w:hAnsi="Times New Roman" w:cs="Times New Roman"/>
              </w:rPr>
              <w:t>материалларни</w:t>
            </w:r>
            <w:r w:rsidRPr="00D238C8">
              <w:rPr>
                <w:rFonts w:ascii="Times New Roman" w:hAnsi="Times New Roman" w:cs="Times New Roman"/>
              </w:rPr>
              <w:t xml:space="preserve"> </w:t>
            </w:r>
            <w:r w:rsidRPr="00987B9B">
              <w:rPr>
                <w:rFonts w:ascii="Times New Roman" w:hAnsi="Times New Roman" w:cs="Times New Roman"/>
              </w:rPr>
              <w:t>аниқлашга</w:t>
            </w:r>
            <w:r w:rsidRPr="00D238C8">
              <w:rPr>
                <w:rFonts w:ascii="Times New Roman" w:hAnsi="Times New Roman" w:cs="Times New Roman"/>
              </w:rPr>
              <w:t xml:space="preserve"> </w:t>
            </w:r>
            <w:r w:rsidRPr="00987B9B">
              <w:rPr>
                <w:rFonts w:ascii="Times New Roman" w:hAnsi="Times New Roman" w:cs="Times New Roman"/>
              </w:rPr>
              <w:t>ёрдам</w:t>
            </w:r>
            <w:r w:rsidRPr="00D238C8">
              <w:rPr>
                <w:rFonts w:ascii="Times New Roman" w:hAnsi="Times New Roman" w:cs="Times New Roman"/>
              </w:rPr>
              <w:t xml:space="preserve"> </w:t>
            </w:r>
            <w:r w:rsidRPr="00987B9B">
              <w:rPr>
                <w:rFonts w:ascii="Times New Roman" w:hAnsi="Times New Roman" w:cs="Times New Roman"/>
              </w:rPr>
              <w:t>беради</w:t>
            </w:r>
            <w:r w:rsidRPr="00D238C8">
              <w:rPr>
                <w:rFonts w:ascii="Times New Roman" w:hAnsi="Times New Roman" w:cs="Times New Roman"/>
              </w:rPr>
              <w:t xml:space="preserve">. </w:t>
            </w:r>
            <w:r w:rsidRPr="00987B9B">
              <w:rPr>
                <w:rFonts w:ascii="Times New Roman" w:hAnsi="Times New Roman" w:cs="Times New Roman"/>
              </w:rPr>
              <w:t>Баҳолаш</w:t>
            </w:r>
            <w:r w:rsidRPr="00A13141">
              <w:rPr>
                <w:rFonts w:ascii="Times New Roman" w:hAnsi="Times New Roman" w:cs="Times New Roman"/>
              </w:rPr>
              <w:t xml:space="preserve"> </w:t>
            </w:r>
            <w:r w:rsidRPr="00987B9B">
              <w:rPr>
                <w:rFonts w:ascii="Times New Roman" w:hAnsi="Times New Roman" w:cs="Times New Roman"/>
              </w:rPr>
              <w:t>ҳужайраларни</w:t>
            </w:r>
            <w:r w:rsidRPr="00A13141">
              <w:rPr>
                <w:rFonts w:ascii="Times New Roman" w:hAnsi="Times New Roman" w:cs="Times New Roman"/>
              </w:rPr>
              <w:t xml:space="preserve"> </w:t>
            </w:r>
            <w:r w:rsidRPr="00987B9B">
              <w:rPr>
                <w:rFonts w:ascii="Times New Roman" w:hAnsi="Times New Roman" w:cs="Times New Roman"/>
              </w:rPr>
              <w:t>ўстиришда</w:t>
            </w:r>
            <w:r w:rsidRPr="00A13141">
              <w:rPr>
                <w:rFonts w:ascii="Times New Roman" w:hAnsi="Times New Roman" w:cs="Times New Roman"/>
              </w:rPr>
              <w:t xml:space="preserve"> (културасида) </w:t>
            </w:r>
            <w:r w:rsidRPr="00987B9B">
              <w:rPr>
                <w:rFonts w:ascii="Times New Roman" w:hAnsi="Times New Roman" w:cs="Times New Roman"/>
              </w:rPr>
              <w:t>қўлланиладиган</w:t>
            </w:r>
            <w:r w:rsidRPr="00A13141">
              <w:rPr>
                <w:rFonts w:ascii="Times New Roman" w:hAnsi="Times New Roman" w:cs="Times New Roman"/>
              </w:rPr>
              <w:t xml:space="preserve"> </w:t>
            </w:r>
            <w:r w:rsidRPr="00987B9B">
              <w:rPr>
                <w:rFonts w:ascii="Times New Roman" w:hAnsi="Times New Roman" w:cs="Times New Roman"/>
              </w:rPr>
              <w:t>бир</w:t>
            </w:r>
            <w:r w:rsidRPr="00A13141">
              <w:rPr>
                <w:rFonts w:ascii="Times New Roman" w:hAnsi="Times New Roman" w:cs="Times New Roman"/>
              </w:rPr>
              <w:t xml:space="preserve"> </w:t>
            </w:r>
            <w:r w:rsidRPr="00987B9B">
              <w:rPr>
                <w:rFonts w:ascii="Times New Roman" w:hAnsi="Times New Roman" w:cs="Times New Roman"/>
              </w:rPr>
              <w:t>компонентли</w:t>
            </w:r>
            <w:r w:rsidRPr="00A13141">
              <w:rPr>
                <w:rFonts w:ascii="Times New Roman" w:hAnsi="Times New Roman" w:cs="Times New Roman"/>
              </w:rPr>
              <w:t xml:space="preserve"> </w:t>
            </w:r>
            <w:r w:rsidRPr="00987B9B">
              <w:rPr>
                <w:rFonts w:ascii="Times New Roman" w:hAnsi="Times New Roman" w:cs="Times New Roman"/>
              </w:rPr>
              <w:t>ва</w:t>
            </w:r>
            <w:r w:rsidRPr="00A13141">
              <w:rPr>
                <w:rFonts w:ascii="Times New Roman" w:hAnsi="Times New Roman" w:cs="Times New Roman"/>
              </w:rPr>
              <w:t xml:space="preserve"> </w:t>
            </w:r>
            <w:r w:rsidRPr="00987B9B">
              <w:rPr>
                <w:rFonts w:ascii="Times New Roman" w:hAnsi="Times New Roman" w:cs="Times New Roman"/>
              </w:rPr>
              <w:t>кўп</w:t>
            </w:r>
            <w:r w:rsidRPr="00A13141">
              <w:rPr>
                <w:rFonts w:ascii="Times New Roman" w:hAnsi="Times New Roman" w:cs="Times New Roman"/>
              </w:rPr>
              <w:t xml:space="preserve"> </w:t>
            </w:r>
            <w:r w:rsidRPr="00987B9B">
              <w:rPr>
                <w:rFonts w:ascii="Times New Roman" w:hAnsi="Times New Roman" w:cs="Times New Roman"/>
              </w:rPr>
              <w:t>компонентли</w:t>
            </w:r>
            <w:r w:rsidRPr="00A13141">
              <w:rPr>
                <w:rFonts w:ascii="Times New Roman" w:hAnsi="Times New Roman" w:cs="Times New Roman"/>
              </w:rPr>
              <w:t xml:space="preserve"> </w:t>
            </w:r>
            <w:r w:rsidRPr="00987B9B">
              <w:rPr>
                <w:rFonts w:ascii="Times New Roman" w:hAnsi="Times New Roman" w:cs="Times New Roman"/>
              </w:rPr>
              <w:t>муҳитлар</w:t>
            </w:r>
            <w:r w:rsidRPr="00A13141">
              <w:rPr>
                <w:rFonts w:ascii="Times New Roman" w:hAnsi="Times New Roman" w:cs="Times New Roman"/>
              </w:rPr>
              <w:t xml:space="preserve"> </w:t>
            </w:r>
            <w:r w:rsidRPr="00987B9B">
              <w:rPr>
                <w:rFonts w:ascii="Times New Roman" w:hAnsi="Times New Roman" w:cs="Times New Roman"/>
              </w:rPr>
              <w:t>учун</w:t>
            </w:r>
            <w:r w:rsidRPr="00A13141">
              <w:rPr>
                <w:rFonts w:ascii="Times New Roman" w:hAnsi="Times New Roman" w:cs="Times New Roman"/>
              </w:rPr>
              <w:t xml:space="preserve"> </w:t>
            </w:r>
            <w:r w:rsidRPr="00987B9B">
              <w:rPr>
                <w:rFonts w:ascii="Times New Roman" w:hAnsi="Times New Roman" w:cs="Times New Roman"/>
              </w:rPr>
              <w:t>ўтказилади</w:t>
            </w:r>
            <w:r w:rsidRPr="00A13141">
              <w:rPr>
                <w:rFonts w:ascii="Times New Roman" w:hAnsi="Times New Roman" w:cs="Times New Roman"/>
              </w:rPr>
              <w:t xml:space="preserve">. </w:t>
            </w:r>
            <w:r w:rsidRPr="00987B9B">
              <w:rPr>
                <w:rFonts w:ascii="Times New Roman" w:hAnsi="Times New Roman" w:cs="Times New Roman"/>
              </w:rPr>
              <w:t>Кўп</w:t>
            </w:r>
            <w:r w:rsidRPr="00A13141">
              <w:rPr>
                <w:rFonts w:ascii="Times New Roman" w:hAnsi="Times New Roman" w:cs="Times New Roman"/>
              </w:rPr>
              <w:t xml:space="preserve"> </w:t>
            </w:r>
            <w:r w:rsidRPr="00987B9B">
              <w:rPr>
                <w:rFonts w:ascii="Times New Roman" w:hAnsi="Times New Roman" w:cs="Times New Roman"/>
              </w:rPr>
              <w:t>компонентли</w:t>
            </w:r>
            <w:r w:rsidRPr="00A13141">
              <w:rPr>
                <w:rFonts w:ascii="Times New Roman" w:hAnsi="Times New Roman" w:cs="Times New Roman"/>
              </w:rPr>
              <w:t xml:space="preserve"> </w:t>
            </w:r>
            <w:r w:rsidRPr="00987B9B">
              <w:rPr>
                <w:rFonts w:ascii="Times New Roman" w:hAnsi="Times New Roman" w:cs="Times New Roman"/>
              </w:rPr>
              <w:t>муҳитлар</w:t>
            </w:r>
            <w:r w:rsidRPr="00A13141">
              <w:rPr>
                <w:rFonts w:ascii="Times New Roman" w:hAnsi="Times New Roman" w:cs="Times New Roman"/>
              </w:rPr>
              <w:t xml:space="preserve"> </w:t>
            </w:r>
            <w:r w:rsidRPr="00987B9B">
              <w:rPr>
                <w:rFonts w:ascii="Times New Roman" w:hAnsi="Times New Roman" w:cs="Times New Roman"/>
              </w:rPr>
              <w:t>ҳолатида</w:t>
            </w:r>
            <w:r w:rsidRPr="00A13141">
              <w:rPr>
                <w:rFonts w:ascii="Times New Roman" w:hAnsi="Times New Roman" w:cs="Times New Roman"/>
              </w:rPr>
              <w:t xml:space="preserve"> </w:t>
            </w:r>
            <w:r w:rsidRPr="00987B9B">
              <w:rPr>
                <w:rFonts w:ascii="Times New Roman" w:hAnsi="Times New Roman" w:cs="Times New Roman"/>
              </w:rPr>
              <w:t>хавфни</w:t>
            </w:r>
            <w:r w:rsidRPr="00A13141">
              <w:rPr>
                <w:rFonts w:ascii="Times New Roman" w:hAnsi="Times New Roman" w:cs="Times New Roman"/>
              </w:rPr>
              <w:t xml:space="preserve"> </w:t>
            </w:r>
            <w:r w:rsidRPr="00987B9B">
              <w:rPr>
                <w:rFonts w:ascii="Times New Roman" w:hAnsi="Times New Roman" w:cs="Times New Roman"/>
              </w:rPr>
              <w:t>баҳолаш</w:t>
            </w:r>
            <w:r w:rsidRPr="00A13141">
              <w:rPr>
                <w:rFonts w:ascii="Times New Roman" w:hAnsi="Times New Roman" w:cs="Times New Roman"/>
              </w:rPr>
              <w:t xml:space="preserve"> </w:t>
            </w:r>
            <w:r w:rsidRPr="00987B9B">
              <w:rPr>
                <w:rFonts w:ascii="Times New Roman" w:hAnsi="Times New Roman" w:cs="Times New Roman"/>
              </w:rPr>
              <w:t>ҳар</w:t>
            </w:r>
            <w:r w:rsidRPr="00A13141">
              <w:rPr>
                <w:rFonts w:ascii="Times New Roman" w:hAnsi="Times New Roman" w:cs="Times New Roman"/>
              </w:rPr>
              <w:t xml:space="preserve"> </w:t>
            </w:r>
            <w:r w:rsidRPr="00987B9B">
              <w:rPr>
                <w:rFonts w:ascii="Times New Roman" w:hAnsi="Times New Roman" w:cs="Times New Roman"/>
              </w:rPr>
              <w:t>бир</w:t>
            </w:r>
            <w:r w:rsidRPr="00A13141">
              <w:rPr>
                <w:rFonts w:ascii="Times New Roman" w:hAnsi="Times New Roman" w:cs="Times New Roman"/>
              </w:rPr>
              <w:t xml:space="preserve"> </w:t>
            </w:r>
            <w:r w:rsidRPr="00987B9B">
              <w:rPr>
                <w:rFonts w:ascii="Times New Roman" w:hAnsi="Times New Roman" w:cs="Times New Roman"/>
              </w:rPr>
              <w:t>компонент</w:t>
            </w:r>
            <w:r w:rsidRPr="00A13141">
              <w:rPr>
                <w:rFonts w:ascii="Times New Roman" w:hAnsi="Times New Roman" w:cs="Times New Roman"/>
              </w:rPr>
              <w:t xml:space="preserve"> </w:t>
            </w:r>
            <w:r w:rsidRPr="00987B9B">
              <w:rPr>
                <w:rFonts w:ascii="Times New Roman" w:hAnsi="Times New Roman" w:cs="Times New Roman"/>
              </w:rPr>
              <w:t>учун</w:t>
            </w:r>
            <w:r w:rsidRPr="00A13141">
              <w:rPr>
                <w:rFonts w:ascii="Times New Roman" w:hAnsi="Times New Roman" w:cs="Times New Roman"/>
              </w:rPr>
              <w:t xml:space="preserve"> </w:t>
            </w:r>
            <w:r w:rsidRPr="00987B9B">
              <w:rPr>
                <w:rFonts w:ascii="Times New Roman" w:hAnsi="Times New Roman" w:cs="Times New Roman"/>
              </w:rPr>
              <w:t>алоҳида</w:t>
            </w:r>
            <w:r w:rsidRPr="00A13141">
              <w:rPr>
                <w:rFonts w:ascii="Times New Roman" w:hAnsi="Times New Roman" w:cs="Times New Roman"/>
              </w:rPr>
              <w:t xml:space="preserve"> </w:t>
            </w:r>
            <w:r w:rsidRPr="00987B9B">
              <w:rPr>
                <w:rFonts w:ascii="Times New Roman" w:hAnsi="Times New Roman" w:cs="Times New Roman"/>
              </w:rPr>
              <w:t>ўтказилиши</w:t>
            </w:r>
            <w:r w:rsidRPr="00A13141">
              <w:rPr>
                <w:rFonts w:ascii="Times New Roman" w:hAnsi="Times New Roman" w:cs="Times New Roman"/>
              </w:rPr>
              <w:t xml:space="preserve"> </w:t>
            </w:r>
            <w:r w:rsidRPr="00987B9B">
              <w:rPr>
                <w:rFonts w:ascii="Times New Roman" w:hAnsi="Times New Roman" w:cs="Times New Roman"/>
              </w:rPr>
              <w:t>мумкин</w:t>
            </w:r>
            <w:r w:rsidRPr="00A13141">
              <w:rPr>
                <w:rFonts w:ascii="Times New Roman" w:hAnsi="Times New Roman" w:cs="Times New Roman"/>
              </w:rPr>
              <w:t xml:space="preserve">. </w:t>
            </w:r>
            <w:r w:rsidRPr="00987B9B">
              <w:rPr>
                <w:rFonts w:ascii="Times New Roman" w:hAnsi="Times New Roman" w:cs="Times New Roman"/>
              </w:rPr>
              <w:t>Бунга</w:t>
            </w:r>
            <w:r w:rsidRPr="00A13141">
              <w:rPr>
                <w:rFonts w:ascii="Times New Roman" w:hAnsi="Times New Roman" w:cs="Times New Roman"/>
              </w:rPr>
              <w:t xml:space="preserve"> </w:t>
            </w:r>
            <w:r w:rsidRPr="00987B9B">
              <w:rPr>
                <w:rFonts w:ascii="Times New Roman" w:hAnsi="Times New Roman" w:cs="Times New Roman"/>
              </w:rPr>
              <w:t>муқобил</w:t>
            </w:r>
            <w:r w:rsidRPr="00A13141">
              <w:rPr>
                <w:rFonts w:ascii="Times New Roman" w:hAnsi="Times New Roman" w:cs="Times New Roman"/>
              </w:rPr>
              <w:t xml:space="preserve"> </w:t>
            </w:r>
            <w:r w:rsidRPr="00987B9B">
              <w:rPr>
                <w:rFonts w:ascii="Times New Roman" w:hAnsi="Times New Roman" w:cs="Times New Roman"/>
              </w:rPr>
              <w:t>равишда</w:t>
            </w:r>
            <w:r w:rsidRPr="00A13141">
              <w:rPr>
                <w:rFonts w:ascii="Times New Roman" w:hAnsi="Times New Roman" w:cs="Times New Roman"/>
              </w:rPr>
              <w:t xml:space="preserve">, </w:t>
            </w:r>
            <w:r w:rsidRPr="00987B9B">
              <w:rPr>
                <w:rFonts w:ascii="Times New Roman" w:hAnsi="Times New Roman" w:cs="Times New Roman"/>
              </w:rPr>
              <w:t>компонентлар</w:t>
            </w:r>
            <w:r w:rsidRPr="00A13141">
              <w:rPr>
                <w:rFonts w:ascii="Times New Roman" w:hAnsi="Times New Roman" w:cs="Times New Roman"/>
              </w:rPr>
              <w:t xml:space="preserve"> </w:t>
            </w:r>
            <w:r w:rsidRPr="00987B9B">
              <w:rPr>
                <w:rFonts w:ascii="Times New Roman" w:hAnsi="Times New Roman" w:cs="Times New Roman"/>
              </w:rPr>
              <w:t>аминокислоталар</w:t>
            </w:r>
            <w:r w:rsidRPr="00A13141">
              <w:rPr>
                <w:rFonts w:ascii="Times New Roman" w:hAnsi="Times New Roman" w:cs="Times New Roman"/>
              </w:rPr>
              <w:t xml:space="preserve">, </w:t>
            </w:r>
            <w:r w:rsidRPr="00987B9B">
              <w:rPr>
                <w:rFonts w:ascii="Times New Roman" w:hAnsi="Times New Roman" w:cs="Times New Roman"/>
              </w:rPr>
              <w:t>металл</w:t>
            </w:r>
            <w:r w:rsidRPr="00A13141">
              <w:rPr>
                <w:rFonts w:ascii="Times New Roman" w:hAnsi="Times New Roman" w:cs="Times New Roman"/>
              </w:rPr>
              <w:t xml:space="preserve"> </w:t>
            </w:r>
            <w:r w:rsidRPr="00987B9B">
              <w:rPr>
                <w:rFonts w:ascii="Times New Roman" w:hAnsi="Times New Roman" w:cs="Times New Roman"/>
              </w:rPr>
              <w:t>тузлари</w:t>
            </w:r>
            <w:r w:rsidRPr="00A13141">
              <w:rPr>
                <w:rFonts w:ascii="Times New Roman" w:hAnsi="Times New Roman" w:cs="Times New Roman"/>
              </w:rPr>
              <w:t xml:space="preserve">, </w:t>
            </w:r>
            <w:r w:rsidRPr="00987B9B">
              <w:rPr>
                <w:rFonts w:ascii="Times New Roman" w:hAnsi="Times New Roman" w:cs="Times New Roman"/>
              </w:rPr>
              <w:t>гидролизатлар</w:t>
            </w:r>
            <w:r w:rsidRPr="00A13141">
              <w:rPr>
                <w:rFonts w:ascii="Times New Roman" w:hAnsi="Times New Roman" w:cs="Times New Roman"/>
              </w:rPr>
              <w:t xml:space="preserve"> </w:t>
            </w:r>
            <w:r w:rsidRPr="00987B9B">
              <w:rPr>
                <w:rFonts w:ascii="Times New Roman" w:hAnsi="Times New Roman" w:cs="Times New Roman"/>
              </w:rPr>
              <w:t>ва</w:t>
            </w:r>
            <w:r w:rsidRPr="00A13141">
              <w:rPr>
                <w:rFonts w:ascii="Times New Roman" w:hAnsi="Times New Roman" w:cs="Times New Roman"/>
              </w:rPr>
              <w:t xml:space="preserve"> </w:t>
            </w:r>
            <w:r w:rsidRPr="00987B9B">
              <w:rPr>
                <w:rFonts w:ascii="Times New Roman" w:hAnsi="Times New Roman" w:cs="Times New Roman"/>
              </w:rPr>
              <w:t>витаминлар</w:t>
            </w:r>
            <w:r w:rsidRPr="00A13141">
              <w:rPr>
                <w:rFonts w:ascii="Times New Roman" w:hAnsi="Times New Roman" w:cs="Times New Roman"/>
              </w:rPr>
              <w:t xml:space="preserve"> </w:t>
            </w:r>
            <w:r w:rsidRPr="00987B9B">
              <w:rPr>
                <w:rFonts w:ascii="Times New Roman" w:hAnsi="Times New Roman" w:cs="Times New Roman"/>
              </w:rPr>
              <w:t>каби</w:t>
            </w:r>
            <w:r w:rsidRPr="00A13141">
              <w:rPr>
                <w:rFonts w:ascii="Times New Roman" w:hAnsi="Times New Roman" w:cs="Times New Roman"/>
              </w:rPr>
              <w:t xml:space="preserve"> </w:t>
            </w:r>
            <w:r w:rsidRPr="00987B9B">
              <w:rPr>
                <w:rFonts w:ascii="Times New Roman" w:hAnsi="Times New Roman" w:cs="Times New Roman"/>
              </w:rPr>
              <w:t>гуруҳларга</w:t>
            </w:r>
            <w:r w:rsidRPr="00A13141">
              <w:rPr>
                <w:rFonts w:ascii="Times New Roman" w:hAnsi="Times New Roman" w:cs="Times New Roman"/>
              </w:rPr>
              <w:t xml:space="preserve"> </w:t>
            </w:r>
            <w:r w:rsidRPr="00987B9B">
              <w:rPr>
                <w:rFonts w:ascii="Times New Roman" w:hAnsi="Times New Roman" w:cs="Times New Roman"/>
              </w:rPr>
              <w:t>бўлиниши</w:t>
            </w:r>
            <w:r w:rsidRPr="00A13141">
              <w:rPr>
                <w:rFonts w:ascii="Times New Roman" w:hAnsi="Times New Roman" w:cs="Times New Roman"/>
              </w:rPr>
              <w:t xml:space="preserve"> </w:t>
            </w:r>
            <w:r w:rsidRPr="00987B9B">
              <w:rPr>
                <w:rFonts w:ascii="Times New Roman" w:hAnsi="Times New Roman" w:cs="Times New Roman"/>
              </w:rPr>
              <w:t>мумкин</w:t>
            </w:r>
            <w:r w:rsidRPr="00A13141">
              <w:rPr>
                <w:rFonts w:ascii="Times New Roman" w:hAnsi="Times New Roman" w:cs="Times New Roman"/>
              </w:rPr>
              <w:t xml:space="preserve">. </w:t>
            </w:r>
            <w:r w:rsidRPr="00987B9B">
              <w:rPr>
                <w:rFonts w:ascii="Times New Roman" w:hAnsi="Times New Roman" w:cs="Times New Roman"/>
              </w:rPr>
              <w:t>Шундан</w:t>
            </w:r>
            <w:r w:rsidRPr="00A13141">
              <w:rPr>
                <w:rFonts w:ascii="Times New Roman" w:hAnsi="Times New Roman" w:cs="Times New Roman"/>
              </w:rPr>
              <w:t xml:space="preserve"> </w:t>
            </w:r>
            <w:r w:rsidRPr="00987B9B">
              <w:rPr>
                <w:rFonts w:ascii="Times New Roman" w:hAnsi="Times New Roman" w:cs="Times New Roman"/>
              </w:rPr>
              <w:t>сўнг</w:t>
            </w:r>
            <w:r w:rsidRPr="00A13141">
              <w:rPr>
                <w:rFonts w:ascii="Times New Roman" w:hAnsi="Times New Roman" w:cs="Times New Roman"/>
              </w:rPr>
              <w:t xml:space="preserve"> </w:t>
            </w:r>
            <w:r w:rsidRPr="00987B9B">
              <w:rPr>
                <w:rFonts w:ascii="Times New Roman" w:hAnsi="Times New Roman" w:cs="Times New Roman"/>
              </w:rPr>
              <w:t>хавфни</w:t>
            </w:r>
            <w:r w:rsidRPr="00A13141">
              <w:rPr>
                <w:rFonts w:ascii="Times New Roman" w:hAnsi="Times New Roman" w:cs="Times New Roman"/>
              </w:rPr>
              <w:t xml:space="preserve"> </w:t>
            </w:r>
            <w:r w:rsidRPr="00987B9B">
              <w:rPr>
                <w:rFonts w:ascii="Times New Roman" w:hAnsi="Times New Roman" w:cs="Times New Roman"/>
              </w:rPr>
              <w:t>баҳолаш</w:t>
            </w:r>
            <w:r w:rsidRPr="00A13141">
              <w:rPr>
                <w:rFonts w:ascii="Times New Roman" w:hAnsi="Times New Roman" w:cs="Times New Roman"/>
              </w:rPr>
              <w:t xml:space="preserve"> </w:t>
            </w:r>
            <w:r w:rsidRPr="00987B9B">
              <w:rPr>
                <w:rFonts w:ascii="Times New Roman" w:hAnsi="Times New Roman" w:cs="Times New Roman"/>
              </w:rPr>
              <w:t>ҳар</w:t>
            </w:r>
            <w:r w:rsidRPr="00A13141">
              <w:rPr>
                <w:rFonts w:ascii="Times New Roman" w:hAnsi="Times New Roman" w:cs="Times New Roman"/>
              </w:rPr>
              <w:t xml:space="preserve"> </w:t>
            </w:r>
            <w:r w:rsidRPr="00987B9B">
              <w:rPr>
                <w:rFonts w:ascii="Times New Roman" w:hAnsi="Times New Roman" w:cs="Times New Roman"/>
              </w:rPr>
              <w:t>бир</w:t>
            </w:r>
            <w:r w:rsidRPr="00A13141">
              <w:rPr>
                <w:rFonts w:ascii="Times New Roman" w:hAnsi="Times New Roman" w:cs="Times New Roman"/>
              </w:rPr>
              <w:t xml:space="preserve"> </w:t>
            </w:r>
            <w:r w:rsidRPr="00987B9B">
              <w:rPr>
                <w:rFonts w:ascii="Times New Roman" w:hAnsi="Times New Roman" w:cs="Times New Roman"/>
              </w:rPr>
              <w:t>тоифа</w:t>
            </w:r>
            <w:r w:rsidRPr="00A13141">
              <w:rPr>
                <w:rFonts w:ascii="Times New Roman" w:hAnsi="Times New Roman" w:cs="Times New Roman"/>
              </w:rPr>
              <w:t xml:space="preserve"> </w:t>
            </w:r>
            <w:r w:rsidRPr="00987B9B">
              <w:rPr>
                <w:rFonts w:ascii="Times New Roman" w:hAnsi="Times New Roman" w:cs="Times New Roman"/>
              </w:rPr>
              <w:t>бўйича</w:t>
            </w:r>
            <w:r w:rsidRPr="00A13141">
              <w:rPr>
                <w:rFonts w:ascii="Times New Roman" w:hAnsi="Times New Roman" w:cs="Times New Roman"/>
              </w:rPr>
              <w:t xml:space="preserve"> </w:t>
            </w:r>
            <w:r w:rsidRPr="00987B9B">
              <w:rPr>
                <w:rFonts w:ascii="Times New Roman" w:hAnsi="Times New Roman" w:cs="Times New Roman"/>
              </w:rPr>
              <w:t>ўтказилиши</w:t>
            </w:r>
            <w:r w:rsidRPr="00A13141">
              <w:rPr>
                <w:rFonts w:ascii="Times New Roman" w:hAnsi="Times New Roman" w:cs="Times New Roman"/>
              </w:rPr>
              <w:t xml:space="preserve"> </w:t>
            </w:r>
            <w:r w:rsidRPr="00987B9B">
              <w:rPr>
                <w:rFonts w:ascii="Times New Roman" w:hAnsi="Times New Roman" w:cs="Times New Roman"/>
              </w:rPr>
              <w:t>лозим</w:t>
            </w:r>
            <w:r w:rsidRPr="00A13141">
              <w:rPr>
                <w:rFonts w:ascii="Times New Roman" w:hAnsi="Times New Roman" w:cs="Times New Roman"/>
              </w:rPr>
              <w:t xml:space="preserve">. </w:t>
            </w:r>
            <w:r w:rsidRPr="00987B9B">
              <w:rPr>
                <w:rFonts w:ascii="Times New Roman" w:hAnsi="Times New Roman" w:cs="Times New Roman"/>
              </w:rPr>
              <w:t>Кўп</w:t>
            </w:r>
            <w:r w:rsidRPr="00A13141">
              <w:rPr>
                <w:rFonts w:ascii="Times New Roman" w:hAnsi="Times New Roman" w:cs="Times New Roman"/>
              </w:rPr>
              <w:t xml:space="preserve"> </w:t>
            </w:r>
            <w:r w:rsidRPr="00987B9B">
              <w:rPr>
                <w:rFonts w:ascii="Times New Roman" w:hAnsi="Times New Roman" w:cs="Times New Roman"/>
              </w:rPr>
              <w:t>ҳолларда</w:t>
            </w:r>
            <w:r w:rsidRPr="00A13141">
              <w:rPr>
                <w:rFonts w:ascii="Times New Roman" w:hAnsi="Times New Roman" w:cs="Times New Roman"/>
              </w:rPr>
              <w:t xml:space="preserve"> </w:t>
            </w:r>
            <w:r w:rsidRPr="00987B9B">
              <w:rPr>
                <w:rFonts w:ascii="Times New Roman" w:hAnsi="Times New Roman" w:cs="Times New Roman"/>
              </w:rPr>
              <w:t>микроэлементлар</w:t>
            </w:r>
            <w:r w:rsidRPr="00A13141">
              <w:rPr>
                <w:rFonts w:ascii="Times New Roman" w:hAnsi="Times New Roman" w:cs="Times New Roman"/>
              </w:rPr>
              <w:t xml:space="preserve"> </w:t>
            </w:r>
            <w:r w:rsidRPr="00987B9B">
              <w:rPr>
                <w:rFonts w:ascii="Times New Roman" w:hAnsi="Times New Roman" w:cs="Times New Roman"/>
              </w:rPr>
              <w:t>каби</w:t>
            </w:r>
            <w:r w:rsidRPr="00A13141">
              <w:rPr>
                <w:rFonts w:ascii="Times New Roman" w:hAnsi="Times New Roman" w:cs="Times New Roman"/>
              </w:rPr>
              <w:t xml:space="preserve"> </w:t>
            </w:r>
            <w:r w:rsidRPr="00987B9B">
              <w:rPr>
                <w:rFonts w:ascii="Times New Roman" w:hAnsi="Times New Roman" w:cs="Times New Roman"/>
              </w:rPr>
              <w:t>таркибий</w:t>
            </w:r>
            <w:r w:rsidRPr="00A13141">
              <w:rPr>
                <w:rFonts w:ascii="Times New Roman" w:hAnsi="Times New Roman" w:cs="Times New Roman"/>
              </w:rPr>
              <w:t xml:space="preserve"> </w:t>
            </w:r>
            <w:r w:rsidRPr="00987B9B">
              <w:rPr>
                <w:rFonts w:ascii="Times New Roman" w:hAnsi="Times New Roman" w:cs="Times New Roman"/>
              </w:rPr>
              <w:t>қисмларнинг</w:t>
            </w:r>
            <w:r w:rsidRPr="00A13141">
              <w:rPr>
                <w:rFonts w:ascii="Times New Roman" w:hAnsi="Times New Roman" w:cs="Times New Roman"/>
              </w:rPr>
              <w:t xml:space="preserve"> </w:t>
            </w:r>
            <w:r w:rsidRPr="00987B9B">
              <w:rPr>
                <w:rFonts w:ascii="Times New Roman" w:hAnsi="Times New Roman" w:cs="Times New Roman"/>
              </w:rPr>
              <w:t>таъсирини</w:t>
            </w:r>
            <w:r w:rsidRPr="00A13141">
              <w:rPr>
                <w:rFonts w:ascii="Times New Roman" w:hAnsi="Times New Roman" w:cs="Times New Roman"/>
              </w:rPr>
              <w:t xml:space="preserve"> </w:t>
            </w:r>
            <w:r w:rsidRPr="00987B9B">
              <w:rPr>
                <w:rFonts w:ascii="Times New Roman" w:hAnsi="Times New Roman" w:cs="Times New Roman"/>
              </w:rPr>
              <w:t>баҳолаш</w:t>
            </w:r>
            <w:r w:rsidRPr="00A13141">
              <w:rPr>
                <w:rFonts w:ascii="Times New Roman" w:hAnsi="Times New Roman" w:cs="Times New Roman"/>
              </w:rPr>
              <w:t xml:space="preserve"> </w:t>
            </w:r>
            <w:r w:rsidRPr="00987B9B">
              <w:rPr>
                <w:rFonts w:ascii="Times New Roman" w:hAnsi="Times New Roman" w:cs="Times New Roman"/>
              </w:rPr>
              <w:t>имконсиз</w:t>
            </w:r>
            <w:r w:rsidRPr="00A13141">
              <w:rPr>
                <w:rFonts w:ascii="Times New Roman" w:hAnsi="Times New Roman" w:cs="Times New Roman"/>
              </w:rPr>
              <w:t xml:space="preserve"> </w:t>
            </w:r>
            <w:r w:rsidRPr="00987B9B">
              <w:rPr>
                <w:rFonts w:ascii="Times New Roman" w:hAnsi="Times New Roman" w:cs="Times New Roman"/>
              </w:rPr>
              <w:t>бўлиши</w:t>
            </w:r>
            <w:r w:rsidRPr="00A13141">
              <w:rPr>
                <w:rFonts w:ascii="Times New Roman" w:hAnsi="Times New Roman" w:cs="Times New Roman"/>
              </w:rPr>
              <w:t xml:space="preserve"> </w:t>
            </w:r>
            <w:r w:rsidRPr="00987B9B">
              <w:rPr>
                <w:rFonts w:ascii="Times New Roman" w:hAnsi="Times New Roman" w:cs="Times New Roman"/>
              </w:rPr>
              <w:t>мумкин</w:t>
            </w:r>
            <w:r w:rsidRPr="00A13141">
              <w:rPr>
                <w:rFonts w:ascii="Times New Roman" w:hAnsi="Times New Roman" w:cs="Times New Roman"/>
              </w:rPr>
              <w:t xml:space="preserve">, </w:t>
            </w:r>
            <w:r w:rsidRPr="00987B9B">
              <w:rPr>
                <w:rFonts w:ascii="Times New Roman" w:hAnsi="Times New Roman" w:cs="Times New Roman"/>
              </w:rPr>
              <w:t>чунки</w:t>
            </w:r>
            <w:r w:rsidRPr="00A13141">
              <w:rPr>
                <w:rFonts w:ascii="Times New Roman" w:hAnsi="Times New Roman" w:cs="Times New Roman"/>
              </w:rPr>
              <w:t xml:space="preserve"> </w:t>
            </w:r>
            <w:r w:rsidRPr="00987B9B">
              <w:rPr>
                <w:rFonts w:ascii="Times New Roman" w:hAnsi="Times New Roman" w:cs="Times New Roman"/>
              </w:rPr>
              <w:t>бунинг</w:t>
            </w:r>
            <w:r w:rsidRPr="00A13141">
              <w:rPr>
                <w:rFonts w:ascii="Times New Roman" w:hAnsi="Times New Roman" w:cs="Times New Roman"/>
              </w:rPr>
              <w:t xml:space="preserve"> </w:t>
            </w:r>
            <w:r w:rsidRPr="00987B9B">
              <w:rPr>
                <w:rFonts w:ascii="Times New Roman" w:hAnsi="Times New Roman" w:cs="Times New Roman"/>
              </w:rPr>
              <w:t>учун</w:t>
            </w:r>
            <w:r w:rsidRPr="00A13141">
              <w:rPr>
                <w:rFonts w:ascii="Times New Roman" w:hAnsi="Times New Roman" w:cs="Times New Roman"/>
              </w:rPr>
              <w:t xml:space="preserve"> </w:t>
            </w:r>
            <w:r w:rsidRPr="00987B9B">
              <w:rPr>
                <w:rFonts w:ascii="Times New Roman" w:hAnsi="Times New Roman" w:cs="Times New Roman"/>
              </w:rPr>
              <w:t>етказиб</w:t>
            </w:r>
            <w:r w:rsidRPr="00A13141">
              <w:rPr>
                <w:rFonts w:ascii="Times New Roman" w:hAnsi="Times New Roman" w:cs="Times New Roman"/>
              </w:rPr>
              <w:t xml:space="preserve"> </w:t>
            </w:r>
            <w:r w:rsidRPr="00987B9B">
              <w:rPr>
                <w:rFonts w:ascii="Times New Roman" w:hAnsi="Times New Roman" w:cs="Times New Roman"/>
              </w:rPr>
              <w:t>берувчидан</w:t>
            </w:r>
            <w:r w:rsidRPr="00A13141">
              <w:rPr>
                <w:rFonts w:ascii="Times New Roman" w:hAnsi="Times New Roman" w:cs="Times New Roman"/>
              </w:rPr>
              <w:t xml:space="preserve"> </w:t>
            </w:r>
            <w:r w:rsidRPr="00636FCE">
              <w:rPr>
                <w:rFonts w:ascii="Times New Roman" w:hAnsi="Times New Roman" w:cs="Times New Roman"/>
              </w:rPr>
              <w:t>озуқа</w:t>
            </w:r>
            <w:r w:rsidRPr="00A13141">
              <w:rPr>
                <w:rFonts w:ascii="Times New Roman" w:hAnsi="Times New Roman" w:cs="Times New Roman"/>
              </w:rPr>
              <w:t xml:space="preserve"> </w:t>
            </w:r>
            <w:r w:rsidRPr="00987B9B">
              <w:rPr>
                <w:rFonts w:ascii="Times New Roman" w:hAnsi="Times New Roman" w:cs="Times New Roman"/>
              </w:rPr>
              <w:t>муҳитининг</w:t>
            </w:r>
            <w:r w:rsidRPr="00A13141">
              <w:rPr>
                <w:rFonts w:ascii="Times New Roman" w:hAnsi="Times New Roman" w:cs="Times New Roman"/>
              </w:rPr>
              <w:t xml:space="preserve"> </w:t>
            </w:r>
            <w:r w:rsidRPr="00987B9B">
              <w:rPr>
                <w:rFonts w:ascii="Times New Roman" w:hAnsi="Times New Roman" w:cs="Times New Roman"/>
              </w:rPr>
              <w:t>тўлиқ</w:t>
            </w:r>
            <w:r w:rsidRPr="00A13141">
              <w:rPr>
                <w:rFonts w:ascii="Times New Roman" w:hAnsi="Times New Roman" w:cs="Times New Roman"/>
              </w:rPr>
              <w:t xml:space="preserve"> </w:t>
            </w:r>
            <w:r w:rsidRPr="00987B9B">
              <w:rPr>
                <w:rFonts w:ascii="Times New Roman" w:hAnsi="Times New Roman" w:cs="Times New Roman"/>
              </w:rPr>
              <w:t>таркибига</w:t>
            </w:r>
            <w:r w:rsidRPr="00A13141">
              <w:rPr>
                <w:rFonts w:ascii="Times New Roman" w:hAnsi="Times New Roman" w:cs="Times New Roman"/>
              </w:rPr>
              <w:t xml:space="preserve"> </w:t>
            </w:r>
            <w:r w:rsidRPr="00987B9B">
              <w:rPr>
                <w:rFonts w:ascii="Times New Roman" w:hAnsi="Times New Roman" w:cs="Times New Roman"/>
              </w:rPr>
              <w:t>кириш</w:t>
            </w:r>
            <w:r w:rsidRPr="00A13141">
              <w:rPr>
                <w:rFonts w:ascii="Times New Roman" w:hAnsi="Times New Roman" w:cs="Times New Roman"/>
              </w:rPr>
              <w:t xml:space="preserve"> </w:t>
            </w:r>
            <w:r w:rsidRPr="00987B9B">
              <w:rPr>
                <w:rFonts w:ascii="Times New Roman" w:hAnsi="Times New Roman" w:cs="Times New Roman"/>
              </w:rPr>
              <w:t>талаб</w:t>
            </w:r>
            <w:r w:rsidRPr="00A13141">
              <w:rPr>
                <w:rFonts w:ascii="Times New Roman" w:hAnsi="Times New Roman" w:cs="Times New Roman"/>
              </w:rPr>
              <w:t xml:space="preserve"> </w:t>
            </w:r>
            <w:r w:rsidRPr="00987B9B">
              <w:rPr>
                <w:rFonts w:ascii="Times New Roman" w:hAnsi="Times New Roman" w:cs="Times New Roman"/>
              </w:rPr>
              <w:t>этилади</w:t>
            </w:r>
            <w:r w:rsidRPr="00A13141">
              <w:rPr>
                <w:rFonts w:ascii="Times New Roman" w:hAnsi="Times New Roman" w:cs="Times New Roman"/>
              </w:rPr>
              <w:t xml:space="preserve">, </w:t>
            </w:r>
            <w:r w:rsidRPr="00987B9B">
              <w:rPr>
                <w:rFonts w:ascii="Times New Roman" w:hAnsi="Times New Roman" w:cs="Times New Roman"/>
              </w:rPr>
              <w:t>бу</w:t>
            </w:r>
            <w:r w:rsidRPr="00A13141">
              <w:rPr>
                <w:rFonts w:ascii="Times New Roman" w:hAnsi="Times New Roman" w:cs="Times New Roman"/>
              </w:rPr>
              <w:t xml:space="preserve"> </w:t>
            </w:r>
            <w:r w:rsidRPr="00987B9B">
              <w:rPr>
                <w:rFonts w:ascii="Times New Roman" w:hAnsi="Times New Roman" w:cs="Times New Roman"/>
              </w:rPr>
              <w:t>эса</w:t>
            </w:r>
            <w:r w:rsidRPr="00A13141">
              <w:rPr>
                <w:rFonts w:ascii="Times New Roman" w:hAnsi="Times New Roman" w:cs="Times New Roman"/>
              </w:rPr>
              <w:t xml:space="preserve"> </w:t>
            </w:r>
            <w:r w:rsidRPr="00987B9B">
              <w:rPr>
                <w:rFonts w:ascii="Times New Roman" w:hAnsi="Times New Roman" w:cs="Times New Roman"/>
              </w:rPr>
              <w:t>одатда</w:t>
            </w:r>
            <w:r w:rsidRPr="00A13141">
              <w:rPr>
                <w:rFonts w:ascii="Times New Roman" w:hAnsi="Times New Roman" w:cs="Times New Roman"/>
              </w:rPr>
              <w:t xml:space="preserve"> </w:t>
            </w:r>
            <w:r w:rsidRPr="00987B9B">
              <w:rPr>
                <w:rFonts w:ascii="Times New Roman" w:hAnsi="Times New Roman" w:cs="Times New Roman"/>
              </w:rPr>
              <w:t>мумкин</w:t>
            </w:r>
            <w:r w:rsidRPr="00A13141">
              <w:rPr>
                <w:rFonts w:ascii="Times New Roman" w:hAnsi="Times New Roman" w:cs="Times New Roman"/>
              </w:rPr>
              <w:t xml:space="preserve"> </w:t>
            </w:r>
            <w:r w:rsidRPr="00987B9B">
              <w:rPr>
                <w:rFonts w:ascii="Times New Roman" w:hAnsi="Times New Roman" w:cs="Times New Roman"/>
              </w:rPr>
              <w:t>эмас</w:t>
            </w:r>
            <w:r w:rsidRPr="00A13141">
              <w:rPr>
                <w:rFonts w:ascii="Times New Roman" w:hAnsi="Times New Roman" w:cs="Times New Roman"/>
              </w:rPr>
              <w:t xml:space="preserve">. </w:t>
            </w:r>
            <w:r w:rsidRPr="00987B9B">
              <w:rPr>
                <w:rFonts w:ascii="Times New Roman" w:hAnsi="Times New Roman" w:cs="Times New Roman"/>
              </w:rPr>
              <w:t>Хавфни</w:t>
            </w:r>
            <w:r w:rsidRPr="00A13141">
              <w:rPr>
                <w:rFonts w:ascii="Times New Roman" w:hAnsi="Times New Roman" w:cs="Times New Roman"/>
              </w:rPr>
              <w:t xml:space="preserve"> </w:t>
            </w:r>
            <w:r w:rsidRPr="00987B9B">
              <w:rPr>
                <w:rFonts w:ascii="Times New Roman" w:hAnsi="Times New Roman" w:cs="Times New Roman"/>
              </w:rPr>
              <w:t>баҳолаш</w:t>
            </w:r>
            <w:r w:rsidRPr="00A13141">
              <w:rPr>
                <w:rFonts w:ascii="Times New Roman" w:hAnsi="Times New Roman" w:cs="Times New Roman"/>
              </w:rPr>
              <w:t xml:space="preserve"> </w:t>
            </w:r>
            <w:r w:rsidRPr="00987B9B">
              <w:rPr>
                <w:rFonts w:ascii="Times New Roman" w:hAnsi="Times New Roman" w:cs="Times New Roman"/>
              </w:rPr>
              <w:t>дори</w:t>
            </w:r>
            <w:r w:rsidRPr="00A13141">
              <w:rPr>
                <w:rFonts w:ascii="Times New Roman" w:hAnsi="Times New Roman" w:cs="Times New Roman"/>
              </w:rPr>
              <w:t xml:space="preserve"> </w:t>
            </w:r>
            <w:r w:rsidRPr="00987B9B">
              <w:rPr>
                <w:rFonts w:ascii="Times New Roman" w:hAnsi="Times New Roman" w:cs="Times New Roman"/>
              </w:rPr>
              <w:t>воситасини</w:t>
            </w:r>
            <w:r w:rsidRPr="00A13141">
              <w:rPr>
                <w:rFonts w:ascii="Times New Roman" w:hAnsi="Times New Roman" w:cs="Times New Roman"/>
              </w:rPr>
              <w:t xml:space="preserve"> </w:t>
            </w:r>
            <w:r w:rsidRPr="00987B9B">
              <w:rPr>
                <w:rFonts w:ascii="Times New Roman" w:hAnsi="Times New Roman" w:cs="Times New Roman"/>
              </w:rPr>
              <w:t>ишлаб</w:t>
            </w:r>
            <w:r w:rsidRPr="00A13141">
              <w:rPr>
                <w:rFonts w:ascii="Times New Roman" w:hAnsi="Times New Roman" w:cs="Times New Roman"/>
              </w:rPr>
              <w:t xml:space="preserve"> </w:t>
            </w:r>
            <w:r w:rsidRPr="00987B9B">
              <w:rPr>
                <w:rFonts w:ascii="Times New Roman" w:hAnsi="Times New Roman" w:cs="Times New Roman"/>
              </w:rPr>
              <w:t>чиқарувчи</w:t>
            </w:r>
            <w:r w:rsidRPr="00A13141">
              <w:rPr>
                <w:rFonts w:ascii="Times New Roman" w:hAnsi="Times New Roman" w:cs="Times New Roman"/>
              </w:rPr>
              <w:t xml:space="preserve">, </w:t>
            </w:r>
            <w:r w:rsidRPr="00987B9B">
              <w:rPr>
                <w:rFonts w:ascii="Times New Roman" w:hAnsi="Times New Roman" w:cs="Times New Roman"/>
              </w:rPr>
              <w:t>етказиб</w:t>
            </w:r>
            <w:r w:rsidRPr="00A13141">
              <w:rPr>
                <w:rFonts w:ascii="Times New Roman" w:hAnsi="Times New Roman" w:cs="Times New Roman"/>
              </w:rPr>
              <w:t xml:space="preserve"> </w:t>
            </w:r>
            <w:r w:rsidRPr="00987B9B">
              <w:rPr>
                <w:rFonts w:ascii="Times New Roman" w:hAnsi="Times New Roman" w:cs="Times New Roman"/>
              </w:rPr>
              <w:t>берувчи</w:t>
            </w:r>
            <w:r w:rsidRPr="00A13141">
              <w:rPr>
                <w:rFonts w:ascii="Times New Roman" w:hAnsi="Times New Roman" w:cs="Times New Roman"/>
              </w:rPr>
              <w:t xml:space="preserve"> </w:t>
            </w:r>
            <w:r w:rsidRPr="00987B9B">
              <w:rPr>
                <w:rFonts w:ascii="Times New Roman" w:hAnsi="Times New Roman" w:cs="Times New Roman"/>
              </w:rPr>
              <w:t>томонидан</w:t>
            </w:r>
            <w:r w:rsidRPr="00A13141">
              <w:rPr>
                <w:rFonts w:ascii="Times New Roman" w:hAnsi="Times New Roman" w:cs="Times New Roman"/>
              </w:rPr>
              <w:t xml:space="preserve"> </w:t>
            </w:r>
            <w:r w:rsidRPr="00987B9B">
              <w:rPr>
                <w:rFonts w:ascii="Times New Roman" w:hAnsi="Times New Roman" w:cs="Times New Roman"/>
              </w:rPr>
              <w:t>ёки</w:t>
            </w:r>
            <w:r w:rsidRPr="00A13141">
              <w:rPr>
                <w:rFonts w:ascii="Times New Roman" w:hAnsi="Times New Roman" w:cs="Times New Roman"/>
              </w:rPr>
              <w:t xml:space="preserve"> </w:t>
            </w:r>
            <w:r w:rsidRPr="00987B9B">
              <w:rPr>
                <w:rFonts w:ascii="Times New Roman" w:hAnsi="Times New Roman" w:cs="Times New Roman"/>
              </w:rPr>
              <w:t>дори</w:t>
            </w:r>
            <w:r w:rsidRPr="00A13141">
              <w:rPr>
                <w:rFonts w:ascii="Times New Roman" w:hAnsi="Times New Roman" w:cs="Times New Roman"/>
              </w:rPr>
              <w:t xml:space="preserve"> </w:t>
            </w:r>
            <w:r w:rsidRPr="00987B9B">
              <w:rPr>
                <w:rFonts w:ascii="Times New Roman" w:hAnsi="Times New Roman" w:cs="Times New Roman"/>
              </w:rPr>
              <w:t>воситасини</w:t>
            </w:r>
            <w:r w:rsidRPr="00A13141">
              <w:rPr>
                <w:rFonts w:ascii="Times New Roman" w:hAnsi="Times New Roman" w:cs="Times New Roman"/>
              </w:rPr>
              <w:t xml:space="preserve"> </w:t>
            </w:r>
            <w:r w:rsidRPr="00987B9B">
              <w:rPr>
                <w:rFonts w:ascii="Times New Roman" w:hAnsi="Times New Roman" w:cs="Times New Roman"/>
              </w:rPr>
              <w:t>ишлаб</w:t>
            </w:r>
            <w:r w:rsidRPr="00A13141">
              <w:rPr>
                <w:rFonts w:ascii="Times New Roman" w:hAnsi="Times New Roman" w:cs="Times New Roman"/>
              </w:rPr>
              <w:t xml:space="preserve"> </w:t>
            </w:r>
            <w:r w:rsidRPr="00987B9B">
              <w:rPr>
                <w:rFonts w:ascii="Times New Roman" w:hAnsi="Times New Roman" w:cs="Times New Roman"/>
              </w:rPr>
              <w:t>чиқарувчи</w:t>
            </w:r>
            <w:r w:rsidRPr="00A13141">
              <w:rPr>
                <w:rFonts w:ascii="Times New Roman" w:hAnsi="Times New Roman" w:cs="Times New Roman"/>
              </w:rPr>
              <w:t xml:space="preserve"> </w:t>
            </w:r>
            <w:r w:rsidRPr="00987B9B">
              <w:rPr>
                <w:rFonts w:ascii="Times New Roman" w:hAnsi="Times New Roman" w:cs="Times New Roman"/>
              </w:rPr>
              <w:t>ва</w:t>
            </w:r>
            <w:r w:rsidRPr="00A13141">
              <w:rPr>
                <w:rFonts w:ascii="Times New Roman" w:hAnsi="Times New Roman" w:cs="Times New Roman"/>
              </w:rPr>
              <w:t xml:space="preserve"> </w:t>
            </w:r>
            <w:r w:rsidRPr="00987B9B">
              <w:rPr>
                <w:rFonts w:ascii="Times New Roman" w:hAnsi="Times New Roman" w:cs="Times New Roman"/>
              </w:rPr>
              <w:t>етказиб</w:t>
            </w:r>
            <w:r w:rsidRPr="00A13141">
              <w:rPr>
                <w:rFonts w:ascii="Times New Roman" w:hAnsi="Times New Roman" w:cs="Times New Roman"/>
              </w:rPr>
              <w:t xml:space="preserve"> </w:t>
            </w:r>
            <w:r w:rsidRPr="00987B9B">
              <w:rPr>
                <w:rFonts w:ascii="Times New Roman" w:hAnsi="Times New Roman" w:cs="Times New Roman"/>
              </w:rPr>
              <w:t>берувчи</w:t>
            </w:r>
            <w:r w:rsidRPr="00A13141">
              <w:rPr>
                <w:rFonts w:ascii="Times New Roman" w:hAnsi="Times New Roman" w:cs="Times New Roman"/>
              </w:rPr>
              <w:t xml:space="preserve"> </w:t>
            </w:r>
            <w:r w:rsidRPr="00987B9B">
              <w:rPr>
                <w:rFonts w:ascii="Times New Roman" w:hAnsi="Times New Roman" w:cs="Times New Roman"/>
              </w:rPr>
              <w:t>томонидан</w:t>
            </w:r>
            <w:r w:rsidRPr="00A13141">
              <w:rPr>
                <w:rFonts w:ascii="Times New Roman" w:hAnsi="Times New Roman" w:cs="Times New Roman"/>
              </w:rPr>
              <w:t xml:space="preserve"> </w:t>
            </w:r>
            <w:r w:rsidRPr="00987B9B">
              <w:rPr>
                <w:rFonts w:ascii="Times New Roman" w:hAnsi="Times New Roman" w:cs="Times New Roman"/>
              </w:rPr>
              <w:t>биргаликда</w:t>
            </w:r>
            <w:r w:rsidRPr="00A13141">
              <w:rPr>
                <w:rFonts w:ascii="Times New Roman" w:hAnsi="Times New Roman" w:cs="Times New Roman"/>
              </w:rPr>
              <w:t xml:space="preserve"> </w:t>
            </w:r>
            <w:r w:rsidRPr="00987B9B">
              <w:rPr>
                <w:rFonts w:ascii="Times New Roman" w:hAnsi="Times New Roman" w:cs="Times New Roman"/>
              </w:rPr>
              <w:t>ўтказилиши</w:t>
            </w:r>
            <w:r w:rsidRPr="00A13141">
              <w:rPr>
                <w:rFonts w:ascii="Times New Roman" w:hAnsi="Times New Roman" w:cs="Times New Roman"/>
              </w:rPr>
              <w:t xml:space="preserve"> </w:t>
            </w:r>
            <w:r w:rsidRPr="00987B9B">
              <w:rPr>
                <w:rFonts w:ascii="Times New Roman" w:hAnsi="Times New Roman" w:cs="Times New Roman"/>
              </w:rPr>
              <w:t>мумкин</w:t>
            </w:r>
            <w:r w:rsidRPr="00A13141">
              <w:rPr>
                <w:rFonts w:ascii="Times New Roman" w:hAnsi="Times New Roman" w:cs="Times New Roman"/>
              </w:rPr>
              <w:t xml:space="preserve">. </w:t>
            </w:r>
            <w:r w:rsidRPr="00987B9B">
              <w:rPr>
                <w:rFonts w:ascii="Times New Roman" w:hAnsi="Times New Roman" w:cs="Times New Roman"/>
              </w:rPr>
              <w:t>Хавфни</w:t>
            </w:r>
            <w:r w:rsidRPr="00A13141">
              <w:rPr>
                <w:rFonts w:ascii="Times New Roman" w:hAnsi="Times New Roman" w:cs="Times New Roman"/>
              </w:rPr>
              <w:t xml:space="preserve"> </w:t>
            </w:r>
            <w:r w:rsidRPr="00987B9B">
              <w:rPr>
                <w:rFonts w:ascii="Times New Roman" w:hAnsi="Times New Roman" w:cs="Times New Roman"/>
              </w:rPr>
              <w:t>баҳолаш</w:t>
            </w:r>
            <w:r w:rsidRPr="00A13141">
              <w:rPr>
                <w:rFonts w:ascii="Times New Roman" w:hAnsi="Times New Roman" w:cs="Times New Roman"/>
              </w:rPr>
              <w:t xml:space="preserve"> </w:t>
            </w:r>
            <w:r w:rsidRPr="00987B9B">
              <w:rPr>
                <w:rFonts w:ascii="Times New Roman" w:hAnsi="Times New Roman" w:cs="Times New Roman"/>
              </w:rPr>
              <w:t>натижалари</w:t>
            </w:r>
            <w:r w:rsidRPr="00A13141">
              <w:rPr>
                <w:rFonts w:ascii="Times New Roman" w:hAnsi="Times New Roman" w:cs="Times New Roman"/>
              </w:rPr>
              <w:t xml:space="preserve"> </w:t>
            </w:r>
            <w:r w:rsidRPr="00987B9B">
              <w:rPr>
                <w:rFonts w:ascii="Times New Roman" w:hAnsi="Times New Roman" w:cs="Times New Roman"/>
              </w:rPr>
              <w:t>қайси</w:t>
            </w:r>
            <w:r w:rsidRPr="00A13141">
              <w:rPr>
                <w:rFonts w:ascii="Times New Roman" w:hAnsi="Times New Roman" w:cs="Times New Roman"/>
              </w:rPr>
              <w:t xml:space="preserve"> </w:t>
            </w:r>
            <w:r w:rsidRPr="00987B9B">
              <w:rPr>
                <w:rFonts w:ascii="Times New Roman" w:hAnsi="Times New Roman" w:cs="Times New Roman"/>
              </w:rPr>
              <w:t>материалларни</w:t>
            </w:r>
            <w:r w:rsidRPr="00A13141">
              <w:rPr>
                <w:rFonts w:ascii="Times New Roman" w:hAnsi="Times New Roman" w:cs="Times New Roman"/>
              </w:rPr>
              <w:t xml:space="preserve"> </w:t>
            </w:r>
            <w:r w:rsidRPr="00987B9B">
              <w:rPr>
                <w:rFonts w:ascii="Times New Roman" w:hAnsi="Times New Roman" w:cs="Times New Roman"/>
              </w:rPr>
              <w:t>кузатиш</w:t>
            </w:r>
            <w:r w:rsidRPr="00A13141">
              <w:rPr>
                <w:rFonts w:ascii="Times New Roman" w:hAnsi="Times New Roman" w:cs="Times New Roman"/>
              </w:rPr>
              <w:t xml:space="preserve"> </w:t>
            </w:r>
            <w:r w:rsidRPr="00987B9B">
              <w:rPr>
                <w:rFonts w:ascii="Times New Roman" w:hAnsi="Times New Roman" w:cs="Times New Roman"/>
              </w:rPr>
              <w:t>зарурлигини</w:t>
            </w:r>
            <w:r w:rsidRPr="00A13141">
              <w:rPr>
                <w:rFonts w:ascii="Times New Roman" w:hAnsi="Times New Roman" w:cs="Times New Roman"/>
              </w:rPr>
              <w:t xml:space="preserve"> </w:t>
            </w:r>
            <w:r w:rsidRPr="00987B9B">
              <w:rPr>
                <w:rFonts w:ascii="Times New Roman" w:hAnsi="Times New Roman" w:cs="Times New Roman"/>
              </w:rPr>
              <w:t>ва</w:t>
            </w:r>
            <w:r w:rsidRPr="00A13141">
              <w:rPr>
                <w:rFonts w:ascii="Times New Roman" w:hAnsi="Times New Roman" w:cs="Times New Roman"/>
              </w:rPr>
              <w:t xml:space="preserve"> </w:t>
            </w:r>
            <w:r w:rsidRPr="00987B9B">
              <w:rPr>
                <w:rFonts w:ascii="Times New Roman" w:hAnsi="Times New Roman" w:cs="Times New Roman"/>
              </w:rPr>
              <w:t>кузатиш</w:t>
            </w:r>
            <w:r w:rsidRPr="00A13141">
              <w:rPr>
                <w:rFonts w:ascii="Times New Roman" w:hAnsi="Times New Roman" w:cs="Times New Roman"/>
              </w:rPr>
              <w:t xml:space="preserve"> </w:t>
            </w:r>
            <w:r w:rsidRPr="00987B9B">
              <w:rPr>
                <w:rFonts w:ascii="Times New Roman" w:hAnsi="Times New Roman" w:cs="Times New Roman"/>
              </w:rPr>
              <w:t>частотасини</w:t>
            </w:r>
            <w:r w:rsidRPr="00A13141">
              <w:rPr>
                <w:rFonts w:ascii="Times New Roman" w:hAnsi="Times New Roman" w:cs="Times New Roman"/>
              </w:rPr>
              <w:t xml:space="preserve"> </w:t>
            </w:r>
            <w:r w:rsidRPr="00987B9B">
              <w:rPr>
                <w:rFonts w:ascii="Times New Roman" w:hAnsi="Times New Roman" w:cs="Times New Roman"/>
              </w:rPr>
              <w:t>аниқлаш</w:t>
            </w:r>
            <w:r w:rsidRPr="00A13141">
              <w:rPr>
                <w:rFonts w:ascii="Times New Roman" w:hAnsi="Times New Roman" w:cs="Times New Roman"/>
              </w:rPr>
              <w:t xml:space="preserve"> </w:t>
            </w:r>
            <w:r w:rsidRPr="00987B9B">
              <w:rPr>
                <w:rFonts w:ascii="Times New Roman" w:hAnsi="Times New Roman" w:cs="Times New Roman"/>
              </w:rPr>
              <w:t>имконини</w:t>
            </w:r>
            <w:r w:rsidRPr="00A13141">
              <w:rPr>
                <w:rFonts w:ascii="Times New Roman" w:hAnsi="Times New Roman" w:cs="Times New Roman"/>
              </w:rPr>
              <w:t xml:space="preserve"> </w:t>
            </w:r>
            <w:r w:rsidRPr="00987B9B">
              <w:rPr>
                <w:rFonts w:ascii="Times New Roman" w:hAnsi="Times New Roman" w:cs="Times New Roman"/>
              </w:rPr>
              <w:t>беради</w:t>
            </w:r>
            <w:r w:rsidRPr="00A13141">
              <w:rPr>
                <w:rFonts w:ascii="Times New Roman" w:hAnsi="Times New Roman" w:cs="Times New Roman"/>
              </w:rPr>
              <w:t>.</w:t>
            </w:r>
          </w:p>
          <w:p w14:paraId="6E0504F0" w14:textId="77777777" w:rsidR="00B363B2" w:rsidRPr="00A13141" w:rsidRDefault="00B363B2" w:rsidP="00C25CF0">
            <w:pPr>
              <w:spacing w:after="0" w:line="240" w:lineRule="auto"/>
              <w:jc w:val="both"/>
              <w:rPr>
                <w:rFonts w:ascii="Times New Roman" w:hAnsi="Times New Roman" w:cs="Times New Roman"/>
              </w:rPr>
            </w:pPr>
          </w:p>
          <w:p w14:paraId="519B65D8" w14:textId="5DE97A27" w:rsidR="00B363B2" w:rsidRPr="00A13141" w:rsidRDefault="008030C6" w:rsidP="00C25CF0">
            <w:pPr>
              <w:spacing w:after="0" w:line="240" w:lineRule="auto"/>
              <w:jc w:val="both"/>
              <w:rPr>
                <w:rFonts w:ascii="Times New Roman" w:hAnsi="Times New Roman" w:cs="Times New Roman"/>
                <w:b/>
                <w:bCs/>
              </w:rPr>
            </w:pPr>
            <w:r w:rsidRPr="008030C6">
              <w:rPr>
                <w:rFonts w:ascii="Times New Roman" w:hAnsi="Times New Roman" w:cs="Times New Roman"/>
                <w:b/>
                <w:bCs/>
              </w:rPr>
              <w:lastRenderedPageBreak/>
              <w:t>НАМУНАЛАРГА</w:t>
            </w:r>
            <w:r w:rsidRPr="00A13141">
              <w:rPr>
                <w:rFonts w:ascii="Times New Roman" w:hAnsi="Times New Roman" w:cs="Times New Roman"/>
                <w:b/>
                <w:bCs/>
              </w:rPr>
              <w:t xml:space="preserve"> </w:t>
            </w:r>
            <w:r w:rsidRPr="008030C6">
              <w:rPr>
                <w:rFonts w:ascii="Times New Roman" w:hAnsi="Times New Roman" w:cs="Times New Roman"/>
                <w:b/>
                <w:bCs/>
              </w:rPr>
              <w:t>ҚЎЙИЛАДИГАН</w:t>
            </w:r>
            <w:r w:rsidRPr="00A13141">
              <w:rPr>
                <w:rFonts w:ascii="Times New Roman" w:hAnsi="Times New Roman" w:cs="Times New Roman"/>
                <w:b/>
                <w:bCs/>
              </w:rPr>
              <w:t xml:space="preserve"> </w:t>
            </w:r>
            <w:r w:rsidRPr="008030C6">
              <w:rPr>
                <w:rFonts w:ascii="Times New Roman" w:hAnsi="Times New Roman" w:cs="Times New Roman"/>
                <w:b/>
                <w:bCs/>
              </w:rPr>
              <w:t>ТАЛАБЛАР</w:t>
            </w:r>
          </w:p>
          <w:p w14:paraId="11A87AEA" w14:textId="77777777" w:rsidR="00CD7988" w:rsidRPr="00A13141" w:rsidRDefault="00CD7988" w:rsidP="00C25CF0">
            <w:pPr>
              <w:spacing w:after="0" w:line="240" w:lineRule="auto"/>
              <w:jc w:val="both"/>
              <w:rPr>
                <w:rFonts w:ascii="Times New Roman" w:hAnsi="Times New Roman" w:cs="Times New Roman"/>
              </w:rPr>
            </w:pPr>
            <w:r w:rsidRPr="00CD7988">
              <w:rPr>
                <w:rFonts w:ascii="Times New Roman" w:hAnsi="Times New Roman" w:cs="Times New Roman"/>
              </w:rPr>
              <w:t>Ҳужайраларни</w:t>
            </w:r>
            <w:r w:rsidRPr="00A13141">
              <w:rPr>
                <w:rFonts w:ascii="Times New Roman" w:hAnsi="Times New Roman" w:cs="Times New Roman"/>
              </w:rPr>
              <w:t xml:space="preserve"> </w:t>
            </w:r>
            <w:r w:rsidRPr="00CD7988">
              <w:rPr>
                <w:rFonts w:ascii="Times New Roman" w:hAnsi="Times New Roman" w:cs="Times New Roman"/>
              </w:rPr>
              <w:t>ўстириш</w:t>
            </w:r>
            <w:r w:rsidRPr="00A13141">
              <w:rPr>
                <w:rFonts w:ascii="Times New Roman" w:hAnsi="Times New Roman" w:cs="Times New Roman"/>
              </w:rPr>
              <w:t xml:space="preserve"> </w:t>
            </w:r>
            <w:r w:rsidRPr="00CD7988">
              <w:rPr>
                <w:rFonts w:ascii="Times New Roman" w:hAnsi="Times New Roman" w:cs="Times New Roman"/>
              </w:rPr>
              <w:t>муҳитларининг</w:t>
            </w:r>
            <w:r w:rsidRPr="00A13141">
              <w:rPr>
                <w:rFonts w:ascii="Times New Roman" w:hAnsi="Times New Roman" w:cs="Times New Roman"/>
              </w:rPr>
              <w:t xml:space="preserve"> </w:t>
            </w:r>
            <w:r w:rsidRPr="00CD7988">
              <w:rPr>
                <w:rFonts w:ascii="Times New Roman" w:hAnsi="Times New Roman" w:cs="Times New Roman"/>
              </w:rPr>
              <w:t>таркибий</w:t>
            </w:r>
            <w:r w:rsidRPr="00A13141">
              <w:rPr>
                <w:rFonts w:ascii="Times New Roman" w:hAnsi="Times New Roman" w:cs="Times New Roman"/>
              </w:rPr>
              <w:t xml:space="preserve"> </w:t>
            </w:r>
            <w:r w:rsidRPr="00CD7988">
              <w:rPr>
                <w:rFonts w:ascii="Times New Roman" w:hAnsi="Times New Roman" w:cs="Times New Roman"/>
              </w:rPr>
              <w:t>қисмлари</w:t>
            </w:r>
            <w:r w:rsidRPr="00A13141">
              <w:rPr>
                <w:rFonts w:ascii="Times New Roman" w:hAnsi="Times New Roman" w:cs="Times New Roman"/>
              </w:rPr>
              <w:t xml:space="preserve"> </w:t>
            </w:r>
            <w:r w:rsidRPr="00A13141">
              <w:rPr>
                <w:rFonts w:ascii="Times New Roman" w:hAnsi="Times New Roman" w:cs="Times New Roman"/>
                <w:i/>
                <w:iCs/>
              </w:rPr>
              <w:t>4-</w:t>
            </w:r>
            <w:r w:rsidRPr="00CD7988">
              <w:rPr>
                <w:rFonts w:ascii="Times New Roman" w:hAnsi="Times New Roman" w:cs="Times New Roman"/>
                <w:i/>
                <w:iCs/>
              </w:rPr>
              <w:t>жадвалда</w:t>
            </w:r>
            <w:r w:rsidRPr="00A13141">
              <w:rPr>
                <w:rFonts w:ascii="Times New Roman" w:hAnsi="Times New Roman" w:cs="Times New Roman"/>
              </w:rPr>
              <w:t xml:space="preserve"> </w:t>
            </w:r>
            <w:r w:rsidRPr="00CD7988">
              <w:rPr>
                <w:rFonts w:ascii="Times New Roman" w:hAnsi="Times New Roman" w:cs="Times New Roman"/>
              </w:rPr>
              <w:t>келтирилган</w:t>
            </w:r>
            <w:r w:rsidRPr="00A13141">
              <w:rPr>
                <w:rFonts w:ascii="Times New Roman" w:hAnsi="Times New Roman" w:cs="Times New Roman"/>
              </w:rPr>
              <w:t xml:space="preserve">. </w:t>
            </w:r>
            <w:r w:rsidRPr="00CD7988">
              <w:rPr>
                <w:rFonts w:ascii="Times New Roman" w:hAnsi="Times New Roman" w:cs="Times New Roman"/>
              </w:rPr>
              <w:t>Элементар</w:t>
            </w:r>
            <w:r w:rsidRPr="00A13141">
              <w:rPr>
                <w:rFonts w:ascii="Times New Roman" w:hAnsi="Times New Roman" w:cs="Times New Roman"/>
              </w:rPr>
              <w:t xml:space="preserve"> </w:t>
            </w:r>
            <w:r w:rsidRPr="00CD7988">
              <w:rPr>
                <w:rFonts w:ascii="Times New Roman" w:hAnsi="Times New Roman" w:cs="Times New Roman"/>
              </w:rPr>
              <w:t>аралашмаларни</w:t>
            </w:r>
            <w:r w:rsidRPr="00A13141">
              <w:rPr>
                <w:rFonts w:ascii="Times New Roman" w:hAnsi="Times New Roman" w:cs="Times New Roman"/>
              </w:rPr>
              <w:t xml:space="preserve"> </w:t>
            </w:r>
            <w:r w:rsidRPr="00CD7988">
              <w:rPr>
                <w:rFonts w:ascii="Times New Roman" w:hAnsi="Times New Roman" w:cs="Times New Roman"/>
                <w:lang w:val="en-US"/>
              </w:rPr>
              <w:t>ICP</w:t>
            </w:r>
            <w:r w:rsidRPr="00A13141">
              <w:rPr>
                <w:rFonts w:ascii="Times New Roman" w:hAnsi="Times New Roman" w:cs="Times New Roman"/>
              </w:rPr>
              <w:t>-</w:t>
            </w:r>
            <w:r w:rsidRPr="00CD7988">
              <w:rPr>
                <w:rFonts w:ascii="Times New Roman" w:hAnsi="Times New Roman" w:cs="Times New Roman"/>
                <w:lang w:val="en-US"/>
              </w:rPr>
              <w:t>MS</w:t>
            </w:r>
            <w:r w:rsidRPr="00A13141">
              <w:rPr>
                <w:rFonts w:ascii="Times New Roman" w:hAnsi="Times New Roman" w:cs="Times New Roman"/>
              </w:rPr>
              <w:t xml:space="preserve"> </w:t>
            </w:r>
            <w:r w:rsidRPr="00CD7988">
              <w:rPr>
                <w:rFonts w:ascii="Times New Roman" w:hAnsi="Times New Roman" w:cs="Times New Roman"/>
              </w:rPr>
              <w:t>усулида</w:t>
            </w:r>
            <w:r w:rsidRPr="00A13141">
              <w:rPr>
                <w:rFonts w:ascii="Times New Roman" w:hAnsi="Times New Roman" w:cs="Times New Roman"/>
              </w:rPr>
              <w:t xml:space="preserve"> </w:t>
            </w:r>
            <w:r w:rsidRPr="00CD7988">
              <w:rPr>
                <w:rFonts w:ascii="Times New Roman" w:hAnsi="Times New Roman" w:cs="Times New Roman"/>
              </w:rPr>
              <w:t>таҳлил</w:t>
            </w:r>
            <w:r w:rsidRPr="00A13141">
              <w:rPr>
                <w:rFonts w:ascii="Times New Roman" w:hAnsi="Times New Roman" w:cs="Times New Roman"/>
              </w:rPr>
              <w:t xml:space="preserve"> </w:t>
            </w:r>
            <w:r w:rsidRPr="00CD7988">
              <w:rPr>
                <w:rFonts w:ascii="Times New Roman" w:hAnsi="Times New Roman" w:cs="Times New Roman"/>
              </w:rPr>
              <w:t>қилиш</w:t>
            </w:r>
            <w:r w:rsidRPr="00A13141">
              <w:rPr>
                <w:rFonts w:ascii="Times New Roman" w:hAnsi="Times New Roman" w:cs="Times New Roman"/>
              </w:rPr>
              <w:t xml:space="preserve"> </w:t>
            </w:r>
            <w:r w:rsidRPr="00CD7988">
              <w:rPr>
                <w:rFonts w:ascii="Times New Roman" w:hAnsi="Times New Roman" w:cs="Times New Roman"/>
              </w:rPr>
              <w:t>учун</w:t>
            </w:r>
            <w:r w:rsidRPr="00A13141">
              <w:rPr>
                <w:rFonts w:ascii="Times New Roman" w:hAnsi="Times New Roman" w:cs="Times New Roman"/>
              </w:rPr>
              <w:t xml:space="preserve"> </w:t>
            </w:r>
            <w:r w:rsidRPr="00CD7988">
              <w:rPr>
                <w:rFonts w:ascii="Times New Roman" w:hAnsi="Times New Roman" w:cs="Times New Roman"/>
              </w:rPr>
              <w:t>ҳужайраларни</w:t>
            </w:r>
            <w:r w:rsidRPr="00A13141">
              <w:rPr>
                <w:rFonts w:ascii="Times New Roman" w:hAnsi="Times New Roman" w:cs="Times New Roman"/>
              </w:rPr>
              <w:t xml:space="preserve"> </w:t>
            </w:r>
            <w:r w:rsidRPr="00CD7988">
              <w:rPr>
                <w:rFonts w:ascii="Times New Roman" w:hAnsi="Times New Roman" w:cs="Times New Roman"/>
              </w:rPr>
              <w:t>ўстириш</w:t>
            </w:r>
            <w:r w:rsidRPr="00A13141">
              <w:rPr>
                <w:rFonts w:ascii="Times New Roman" w:hAnsi="Times New Roman" w:cs="Times New Roman"/>
              </w:rPr>
              <w:t xml:space="preserve"> </w:t>
            </w:r>
            <w:r w:rsidRPr="00CD7988">
              <w:rPr>
                <w:rFonts w:ascii="Times New Roman" w:hAnsi="Times New Roman" w:cs="Times New Roman"/>
              </w:rPr>
              <w:t>муҳитларини</w:t>
            </w:r>
            <w:r w:rsidRPr="00A13141">
              <w:rPr>
                <w:rFonts w:ascii="Times New Roman" w:hAnsi="Times New Roman" w:cs="Times New Roman"/>
              </w:rPr>
              <w:t xml:space="preserve"> </w:t>
            </w:r>
            <w:r w:rsidRPr="00CD7988">
              <w:rPr>
                <w:rFonts w:ascii="Times New Roman" w:hAnsi="Times New Roman" w:cs="Times New Roman"/>
              </w:rPr>
              <w:t>ёки</w:t>
            </w:r>
            <w:r w:rsidRPr="00A13141">
              <w:rPr>
                <w:rFonts w:ascii="Times New Roman" w:hAnsi="Times New Roman" w:cs="Times New Roman"/>
              </w:rPr>
              <w:t xml:space="preserve"> </w:t>
            </w:r>
            <w:r w:rsidRPr="00CD7988">
              <w:rPr>
                <w:rFonts w:ascii="Times New Roman" w:hAnsi="Times New Roman" w:cs="Times New Roman"/>
              </w:rPr>
              <w:t>уларнинг</w:t>
            </w:r>
            <w:r w:rsidRPr="00A13141">
              <w:rPr>
                <w:rFonts w:ascii="Times New Roman" w:hAnsi="Times New Roman" w:cs="Times New Roman"/>
              </w:rPr>
              <w:t xml:space="preserve"> </w:t>
            </w:r>
            <w:r w:rsidRPr="00CD7988">
              <w:rPr>
                <w:rFonts w:ascii="Times New Roman" w:hAnsi="Times New Roman" w:cs="Times New Roman"/>
              </w:rPr>
              <w:t>таркибий</w:t>
            </w:r>
            <w:r w:rsidRPr="00A13141">
              <w:rPr>
                <w:rFonts w:ascii="Times New Roman" w:hAnsi="Times New Roman" w:cs="Times New Roman"/>
              </w:rPr>
              <w:t xml:space="preserve"> </w:t>
            </w:r>
            <w:r w:rsidRPr="00CD7988">
              <w:rPr>
                <w:rFonts w:ascii="Times New Roman" w:hAnsi="Times New Roman" w:cs="Times New Roman"/>
              </w:rPr>
              <w:t>қисмларини</w:t>
            </w:r>
            <w:r w:rsidRPr="00A13141">
              <w:rPr>
                <w:rFonts w:ascii="Times New Roman" w:hAnsi="Times New Roman" w:cs="Times New Roman"/>
              </w:rPr>
              <w:t xml:space="preserve"> </w:t>
            </w:r>
            <w:r w:rsidRPr="00CD7988">
              <w:rPr>
                <w:rFonts w:ascii="Times New Roman" w:hAnsi="Times New Roman" w:cs="Times New Roman"/>
              </w:rPr>
              <w:t>пухта</w:t>
            </w:r>
            <w:r w:rsidRPr="00A13141">
              <w:rPr>
                <w:rFonts w:ascii="Times New Roman" w:hAnsi="Times New Roman" w:cs="Times New Roman"/>
              </w:rPr>
              <w:t xml:space="preserve"> </w:t>
            </w:r>
            <w:r w:rsidRPr="00CD7988">
              <w:rPr>
                <w:rFonts w:ascii="Times New Roman" w:hAnsi="Times New Roman" w:cs="Times New Roman"/>
              </w:rPr>
              <w:t>тайёрлаш</w:t>
            </w:r>
            <w:r w:rsidRPr="00A13141">
              <w:rPr>
                <w:rFonts w:ascii="Times New Roman" w:hAnsi="Times New Roman" w:cs="Times New Roman"/>
              </w:rPr>
              <w:t xml:space="preserve"> </w:t>
            </w:r>
            <w:r w:rsidRPr="00CD7988">
              <w:rPr>
                <w:rFonts w:ascii="Times New Roman" w:hAnsi="Times New Roman" w:cs="Times New Roman"/>
              </w:rPr>
              <w:t>юқори</w:t>
            </w:r>
            <w:r w:rsidRPr="00A13141">
              <w:rPr>
                <w:rFonts w:ascii="Times New Roman" w:hAnsi="Times New Roman" w:cs="Times New Roman"/>
              </w:rPr>
              <w:t xml:space="preserve"> </w:t>
            </w:r>
            <w:r w:rsidRPr="00CD7988">
              <w:rPr>
                <w:rFonts w:ascii="Times New Roman" w:hAnsi="Times New Roman" w:cs="Times New Roman"/>
              </w:rPr>
              <w:t>аниқликдаги</w:t>
            </w:r>
            <w:r w:rsidRPr="00A13141">
              <w:rPr>
                <w:rFonts w:ascii="Times New Roman" w:hAnsi="Times New Roman" w:cs="Times New Roman"/>
              </w:rPr>
              <w:t xml:space="preserve">, </w:t>
            </w:r>
            <w:r w:rsidRPr="00CD7988">
              <w:rPr>
                <w:rFonts w:ascii="Times New Roman" w:hAnsi="Times New Roman" w:cs="Times New Roman"/>
              </w:rPr>
              <w:t>тўғри</w:t>
            </w:r>
            <w:r w:rsidRPr="00A13141">
              <w:rPr>
                <w:rFonts w:ascii="Times New Roman" w:hAnsi="Times New Roman" w:cs="Times New Roman"/>
              </w:rPr>
              <w:t xml:space="preserve"> </w:t>
            </w:r>
            <w:r w:rsidRPr="00CD7988">
              <w:rPr>
                <w:rFonts w:ascii="Times New Roman" w:hAnsi="Times New Roman" w:cs="Times New Roman"/>
              </w:rPr>
              <w:t>ва</w:t>
            </w:r>
            <w:r w:rsidRPr="00A13141">
              <w:rPr>
                <w:rFonts w:ascii="Times New Roman" w:hAnsi="Times New Roman" w:cs="Times New Roman"/>
              </w:rPr>
              <w:t xml:space="preserve"> </w:t>
            </w:r>
            <w:r w:rsidRPr="00CD7988">
              <w:rPr>
                <w:rFonts w:ascii="Times New Roman" w:hAnsi="Times New Roman" w:cs="Times New Roman"/>
              </w:rPr>
              <w:t>такрорланувчан</w:t>
            </w:r>
            <w:r w:rsidRPr="00A13141">
              <w:rPr>
                <w:rFonts w:ascii="Times New Roman" w:hAnsi="Times New Roman" w:cs="Times New Roman"/>
              </w:rPr>
              <w:t xml:space="preserve"> </w:t>
            </w:r>
            <w:r w:rsidRPr="00CD7988">
              <w:rPr>
                <w:rFonts w:ascii="Times New Roman" w:hAnsi="Times New Roman" w:cs="Times New Roman"/>
              </w:rPr>
              <w:t>натижаларни</w:t>
            </w:r>
            <w:r w:rsidRPr="00A13141">
              <w:rPr>
                <w:rFonts w:ascii="Times New Roman" w:hAnsi="Times New Roman" w:cs="Times New Roman"/>
              </w:rPr>
              <w:t xml:space="preserve"> </w:t>
            </w:r>
            <w:r w:rsidRPr="00CD7988">
              <w:rPr>
                <w:rFonts w:ascii="Times New Roman" w:hAnsi="Times New Roman" w:cs="Times New Roman"/>
              </w:rPr>
              <w:t>олишда</w:t>
            </w:r>
            <w:r w:rsidRPr="00A13141">
              <w:rPr>
                <w:rFonts w:ascii="Times New Roman" w:hAnsi="Times New Roman" w:cs="Times New Roman"/>
              </w:rPr>
              <w:t xml:space="preserve"> </w:t>
            </w:r>
            <w:r w:rsidRPr="00CD7988">
              <w:rPr>
                <w:rFonts w:ascii="Times New Roman" w:hAnsi="Times New Roman" w:cs="Times New Roman"/>
              </w:rPr>
              <w:t>ҳал</w:t>
            </w:r>
            <w:r w:rsidRPr="00A13141">
              <w:rPr>
                <w:rFonts w:ascii="Times New Roman" w:hAnsi="Times New Roman" w:cs="Times New Roman"/>
              </w:rPr>
              <w:t xml:space="preserve"> </w:t>
            </w:r>
            <w:r w:rsidRPr="00CD7988">
              <w:rPr>
                <w:rFonts w:ascii="Times New Roman" w:hAnsi="Times New Roman" w:cs="Times New Roman"/>
              </w:rPr>
              <w:t>қилувчи</w:t>
            </w:r>
            <w:r w:rsidRPr="00A13141">
              <w:rPr>
                <w:rFonts w:ascii="Times New Roman" w:hAnsi="Times New Roman" w:cs="Times New Roman"/>
              </w:rPr>
              <w:t xml:space="preserve"> </w:t>
            </w:r>
            <w:r w:rsidRPr="00CD7988">
              <w:rPr>
                <w:rFonts w:ascii="Times New Roman" w:hAnsi="Times New Roman" w:cs="Times New Roman"/>
              </w:rPr>
              <w:t>аҳамиятга</w:t>
            </w:r>
            <w:r w:rsidRPr="00A13141">
              <w:rPr>
                <w:rFonts w:ascii="Times New Roman" w:hAnsi="Times New Roman" w:cs="Times New Roman"/>
              </w:rPr>
              <w:t xml:space="preserve"> </w:t>
            </w:r>
            <w:r w:rsidRPr="00CD7988">
              <w:rPr>
                <w:rFonts w:ascii="Times New Roman" w:hAnsi="Times New Roman" w:cs="Times New Roman"/>
              </w:rPr>
              <w:t>эга</w:t>
            </w:r>
            <w:r w:rsidRPr="00A13141">
              <w:rPr>
                <w:rFonts w:ascii="Times New Roman" w:hAnsi="Times New Roman" w:cs="Times New Roman"/>
              </w:rPr>
              <w:t xml:space="preserve">. </w:t>
            </w:r>
            <w:r w:rsidRPr="00CD7988">
              <w:rPr>
                <w:rFonts w:ascii="Times New Roman" w:hAnsi="Times New Roman" w:cs="Times New Roman"/>
              </w:rPr>
              <w:t>Атроф</w:t>
            </w:r>
            <w:r w:rsidRPr="00A13141">
              <w:rPr>
                <w:rFonts w:ascii="Times New Roman" w:hAnsi="Times New Roman" w:cs="Times New Roman"/>
              </w:rPr>
              <w:t>-</w:t>
            </w:r>
            <w:r w:rsidRPr="00CD7988">
              <w:rPr>
                <w:rFonts w:ascii="Times New Roman" w:hAnsi="Times New Roman" w:cs="Times New Roman"/>
              </w:rPr>
              <w:t>муҳитдан</w:t>
            </w:r>
            <w:r w:rsidRPr="00A13141">
              <w:rPr>
                <w:rFonts w:ascii="Times New Roman" w:hAnsi="Times New Roman" w:cs="Times New Roman"/>
              </w:rPr>
              <w:t xml:space="preserve"> </w:t>
            </w:r>
            <w:r w:rsidRPr="00CD7988">
              <w:rPr>
                <w:rFonts w:ascii="Times New Roman" w:hAnsi="Times New Roman" w:cs="Times New Roman"/>
              </w:rPr>
              <w:t>ифлосланишига</w:t>
            </w:r>
            <w:r w:rsidRPr="00A13141">
              <w:rPr>
                <w:rFonts w:ascii="Times New Roman" w:hAnsi="Times New Roman" w:cs="Times New Roman"/>
              </w:rPr>
              <w:t xml:space="preserve"> </w:t>
            </w:r>
            <w:r w:rsidRPr="00CD7988">
              <w:rPr>
                <w:rFonts w:ascii="Times New Roman" w:hAnsi="Times New Roman" w:cs="Times New Roman"/>
              </w:rPr>
              <w:t>йўл</w:t>
            </w:r>
            <w:r w:rsidRPr="00A13141">
              <w:rPr>
                <w:rFonts w:ascii="Times New Roman" w:hAnsi="Times New Roman" w:cs="Times New Roman"/>
              </w:rPr>
              <w:t xml:space="preserve"> </w:t>
            </w:r>
            <w:r w:rsidRPr="00CD7988">
              <w:rPr>
                <w:rFonts w:ascii="Times New Roman" w:hAnsi="Times New Roman" w:cs="Times New Roman"/>
              </w:rPr>
              <w:t>қўймаслик</w:t>
            </w:r>
            <w:r w:rsidRPr="00A13141">
              <w:rPr>
                <w:rFonts w:ascii="Times New Roman" w:hAnsi="Times New Roman" w:cs="Times New Roman"/>
              </w:rPr>
              <w:t xml:space="preserve"> </w:t>
            </w:r>
            <w:r w:rsidRPr="00CD7988">
              <w:rPr>
                <w:rFonts w:ascii="Times New Roman" w:hAnsi="Times New Roman" w:cs="Times New Roman"/>
              </w:rPr>
              <w:t>учун</w:t>
            </w:r>
            <w:r w:rsidRPr="00A13141">
              <w:rPr>
                <w:rFonts w:ascii="Times New Roman" w:hAnsi="Times New Roman" w:cs="Times New Roman"/>
              </w:rPr>
              <w:t xml:space="preserve"> </w:t>
            </w:r>
            <w:r w:rsidRPr="00CD7988">
              <w:rPr>
                <w:rFonts w:ascii="Times New Roman" w:hAnsi="Times New Roman" w:cs="Times New Roman"/>
              </w:rPr>
              <w:t>намуналар</w:t>
            </w:r>
            <w:r w:rsidRPr="00A13141">
              <w:rPr>
                <w:rFonts w:ascii="Times New Roman" w:hAnsi="Times New Roman" w:cs="Times New Roman"/>
              </w:rPr>
              <w:t xml:space="preserve"> </w:t>
            </w:r>
            <w:r w:rsidRPr="00CD7988">
              <w:rPr>
                <w:rFonts w:ascii="Times New Roman" w:hAnsi="Times New Roman" w:cs="Times New Roman"/>
              </w:rPr>
              <w:t>билан</w:t>
            </w:r>
            <w:r w:rsidRPr="00A13141">
              <w:rPr>
                <w:rFonts w:ascii="Times New Roman" w:hAnsi="Times New Roman" w:cs="Times New Roman"/>
              </w:rPr>
              <w:t xml:space="preserve"> </w:t>
            </w:r>
            <w:r w:rsidRPr="00CD7988">
              <w:rPr>
                <w:rFonts w:ascii="Times New Roman" w:hAnsi="Times New Roman" w:cs="Times New Roman"/>
              </w:rPr>
              <w:t>ишлаш</w:t>
            </w:r>
            <w:r w:rsidRPr="00A13141">
              <w:rPr>
                <w:rFonts w:ascii="Times New Roman" w:hAnsi="Times New Roman" w:cs="Times New Roman"/>
              </w:rPr>
              <w:t xml:space="preserve"> </w:t>
            </w:r>
            <w:r w:rsidRPr="00CD7988">
              <w:rPr>
                <w:rFonts w:ascii="Times New Roman" w:hAnsi="Times New Roman" w:cs="Times New Roman"/>
              </w:rPr>
              <w:t>тоза</w:t>
            </w:r>
            <w:r w:rsidRPr="00A13141">
              <w:rPr>
                <w:rFonts w:ascii="Times New Roman" w:hAnsi="Times New Roman" w:cs="Times New Roman"/>
              </w:rPr>
              <w:t xml:space="preserve"> </w:t>
            </w:r>
            <w:r w:rsidRPr="00CD7988">
              <w:rPr>
                <w:rFonts w:ascii="Times New Roman" w:hAnsi="Times New Roman" w:cs="Times New Roman"/>
              </w:rPr>
              <w:t>ва</w:t>
            </w:r>
            <w:r w:rsidRPr="00A13141">
              <w:rPr>
                <w:rFonts w:ascii="Times New Roman" w:hAnsi="Times New Roman" w:cs="Times New Roman"/>
              </w:rPr>
              <w:t xml:space="preserve"> </w:t>
            </w:r>
            <w:r w:rsidRPr="00CD7988">
              <w:rPr>
                <w:rFonts w:ascii="Times New Roman" w:hAnsi="Times New Roman" w:cs="Times New Roman"/>
              </w:rPr>
              <w:t>назорат</w:t>
            </w:r>
            <w:r w:rsidRPr="00A13141">
              <w:rPr>
                <w:rFonts w:ascii="Times New Roman" w:hAnsi="Times New Roman" w:cs="Times New Roman"/>
              </w:rPr>
              <w:t xml:space="preserve"> </w:t>
            </w:r>
            <w:r w:rsidRPr="00CD7988">
              <w:rPr>
                <w:rFonts w:ascii="Times New Roman" w:hAnsi="Times New Roman" w:cs="Times New Roman"/>
              </w:rPr>
              <w:t>остидаги</w:t>
            </w:r>
            <w:r w:rsidRPr="00A13141">
              <w:rPr>
                <w:rFonts w:ascii="Times New Roman" w:hAnsi="Times New Roman" w:cs="Times New Roman"/>
              </w:rPr>
              <w:t xml:space="preserve"> </w:t>
            </w:r>
            <w:r w:rsidRPr="00CD7988">
              <w:rPr>
                <w:rFonts w:ascii="Times New Roman" w:hAnsi="Times New Roman" w:cs="Times New Roman"/>
              </w:rPr>
              <w:t>муҳитда</w:t>
            </w:r>
            <w:r w:rsidRPr="00A13141">
              <w:rPr>
                <w:rFonts w:ascii="Times New Roman" w:hAnsi="Times New Roman" w:cs="Times New Roman"/>
              </w:rPr>
              <w:t xml:space="preserve">, </w:t>
            </w:r>
            <w:r w:rsidRPr="00CD7988">
              <w:rPr>
                <w:rFonts w:ascii="Times New Roman" w:hAnsi="Times New Roman" w:cs="Times New Roman"/>
              </w:rPr>
              <w:t>тегишли</w:t>
            </w:r>
            <w:r w:rsidRPr="00A13141">
              <w:rPr>
                <w:rFonts w:ascii="Times New Roman" w:hAnsi="Times New Roman" w:cs="Times New Roman"/>
              </w:rPr>
              <w:t xml:space="preserve"> </w:t>
            </w:r>
            <w:r w:rsidRPr="00CD7988">
              <w:rPr>
                <w:rFonts w:ascii="Times New Roman" w:hAnsi="Times New Roman" w:cs="Times New Roman"/>
              </w:rPr>
              <w:t>ускуналар</w:t>
            </w:r>
            <w:r w:rsidRPr="00A13141">
              <w:rPr>
                <w:rFonts w:ascii="Times New Roman" w:hAnsi="Times New Roman" w:cs="Times New Roman"/>
              </w:rPr>
              <w:t xml:space="preserve"> </w:t>
            </w:r>
            <w:r w:rsidRPr="00CD7988">
              <w:rPr>
                <w:rFonts w:ascii="Times New Roman" w:hAnsi="Times New Roman" w:cs="Times New Roman"/>
              </w:rPr>
              <w:t>ва</w:t>
            </w:r>
            <w:r w:rsidRPr="00A13141">
              <w:rPr>
                <w:rFonts w:ascii="Times New Roman" w:hAnsi="Times New Roman" w:cs="Times New Roman"/>
              </w:rPr>
              <w:t xml:space="preserve"> </w:t>
            </w:r>
            <w:r w:rsidRPr="00CD7988">
              <w:rPr>
                <w:rFonts w:ascii="Times New Roman" w:hAnsi="Times New Roman" w:cs="Times New Roman"/>
              </w:rPr>
              <w:t>сақлаш</w:t>
            </w:r>
            <w:r w:rsidRPr="00A13141">
              <w:rPr>
                <w:rFonts w:ascii="Times New Roman" w:hAnsi="Times New Roman" w:cs="Times New Roman"/>
              </w:rPr>
              <w:t xml:space="preserve"> </w:t>
            </w:r>
            <w:r w:rsidRPr="00CD7988">
              <w:rPr>
                <w:rFonts w:ascii="Times New Roman" w:hAnsi="Times New Roman" w:cs="Times New Roman"/>
              </w:rPr>
              <w:t>идишларидан</w:t>
            </w:r>
            <w:r w:rsidRPr="00A13141">
              <w:rPr>
                <w:rFonts w:ascii="Times New Roman" w:hAnsi="Times New Roman" w:cs="Times New Roman"/>
              </w:rPr>
              <w:t xml:space="preserve"> </w:t>
            </w:r>
            <w:r w:rsidRPr="00CD7988">
              <w:rPr>
                <w:rFonts w:ascii="Times New Roman" w:hAnsi="Times New Roman" w:cs="Times New Roman"/>
              </w:rPr>
              <w:t>фойдаланган</w:t>
            </w:r>
            <w:r w:rsidRPr="00A13141">
              <w:rPr>
                <w:rFonts w:ascii="Times New Roman" w:hAnsi="Times New Roman" w:cs="Times New Roman"/>
              </w:rPr>
              <w:t xml:space="preserve"> </w:t>
            </w:r>
            <w:r w:rsidRPr="00CD7988">
              <w:rPr>
                <w:rFonts w:ascii="Times New Roman" w:hAnsi="Times New Roman" w:cs="Times New Roman"/>
              </w:rPr>
              <w:t>ҳолда</w:t>
            </w:r>
            <w:r w:rsidRPr="00A13141">
              <w:rPr>
                <w:rFonts w:ascii="Times New Roman" w:hAnsi="Times New Roman" w:cs="Times New Roman"/>
              </w:rPr>
              <w:t xml:space="preserve"> </w:t>
            </w:r>
            <w:r w:rsidRPr="00CD7988">
              <w:rPr>
                <w:rFonts w:ascii="Times New Roman" w:hAnsi="Times New Roman" w:cs="Times New Roman"/>
              </w:rPr>
              <w:t>амалга</w:t>
            </w:r>
            <w:r w:rsidRPr="00A13141">
              <w:rPr>
                <w:rFonts w:ascii="Times New Roman" w:hAnsi="Times New Roman" w:cs="Times New Roman"/>
              </w:rPr>
              <w:t xml:space="preserve"> </w:t>
            </w:r>
            <w:r w:rsidRPr="00CD7988">
              <w:rPr>
                <w:rFonts w:ascii="Times New Roman" w:hAnsi="Times New Roman" w:cs="Times New Roman"/>
              </w:rPr>
              <w:t>оширилиши</w:t>
            </w:r>
            <w:r w:rsidRPr="00A13141">
              <w:rPr>
                <w:rFonts w:ascii="Times New Roman" w:hAnsi="Times New Roman" w:cs="Times New Roman"/>
              </w:rPr>
              <w:t xml:space="preserve"> </w:t>
            </w:r>
            <w:r w:rsidRPr="00CD7988">
              <w:rPr>
                <w:rFonts w:ascii="Times New Roman" w:hAnsi="Times New Roman" w:cs="Times New Roman"/>
              </w:rPr>
              <w:t>лозим</w:t>
            </w:r>
            <w:r w:rsidRPr="00A13141">
              <w:rPr>
                <w:rFonts w:ascii="Times New Roman" w:hAnsi="Times New Roman" w:cs="Times New Roman"/>
              </w:rPr>
              <w:t xml:space="preserve">. </w:t>
            </w:r>
            <w:r w:rsidRPr="00CD7988">
              <w:rPr>
                <w:rFonts w:ascii="Times New Roman" w:hAnsi="Times New Roman" w:cs="Times New Roman"/>
              </w:rPr>
              <w:t>Таҳлилни</w:t>
            </w:r>
            <w:r w:rsidRPr="00A13141">
              <w:rPr>
                <w:rFonts w:ascii="Times New Roman" w:hAnsi="Times New Roman" w:cs="Times New Roman"/>
              </w:rPr>
              <w:t xml:space="preserve"> </w:t>
            </w:r>
            <w:r w:rsidRPr="00CD7988">
              <w:rPr>
                <w:rFonts w:ascii="Times New Roman" w:hAnsi="Times New Roman" w:cs="Times New Roman"/>
              </w:rPr>
              <w:t>ўтказиш</w:t>
            </w:r>
            <w:r w:rsidRPr="00A13141">
              <w:rPr>
                <w:rFonts w:ascii="Times New Roman" w:hAnsi="Times New Roman" w:cs="Times New Roman"/>
              </w:rPr>
              <w:t xml:space="preserve"> </w:t>
            </w:r>
            <w:r w:rsidRPr="00CD7988">
              <w:rPr>
                <w:rFonts w:ascii="Times New Roman" w:hAnsi="Times New Roman" w:cs="Times New Roman"/>
              </w:rPr>
              <w:t>учун</w:t>
            </w:r>
            <w:r w:rsidRPr="00A13141">
              <w:rPr>
                <w:rFonts w:ascii="Times New Roman" w:hAnsi="Times New Roman" w:cs="Times New Roman"/>
              </w:rPr>
              <w:t xml:space="preserve"> </w:t>
            </w:r>
            <w:r w:rsidRPr="00CD7988">
              <w:rPr>
                <w:rFonts w:ascii="Times New Roman" w:hAnsi="Times New Roman" w:cs="Times New Roman"/>
              </w:rPr>
              <w:t>масс</w:t>
            </w:r>
            <w:r w:rsidRPr="00A13141">
              <w:rPr>
                <w:rFonts w:ascii="Times New Roman" w:hAnsi="Times New Roman" w:cs="Times New Roman"/>
              </w:rPr>
              <w:t>-</w:t>
            </w:r>
            <w:r w:rsidRPr="00CD7988">
              <w:rPr>
                <w:rFonts w:ascii="Times New Roman" w:hAnsi="Times New Roman" w:cs="Times New Roman"/>
              </w:rPr>
              <w:t>спектрометрияга</w:t>
            </w:r>
            <w:r w:rsidRPr="00A13141">
              <w:rPr>
                <w:rFonts w:ascii="Times New Roman" w:hAnsi="Times New Roman" w:cs="Times New Roman"/>
              </w:rPr>
              <w:t xml:space="preserve"> </w:t>
            </w:r>
            <w:r w:rsidRPr="00CD7988">
              <w:rPr>
                <w:rFonts w:ascii="Times New Roman" w:hAnsi="Times New Roman" w:cs="Times New Roman"/>
              </w:rPr>
              <w:t>яроқли</w:t>
            </w:r>
            <w:r w:rsidRPr="00A13141">
              <w:rPr>
                <w:rFonts w:ascii="Times New Roman" w:hAnsi="Times New Roman" w:cs="Times New Roman"/>
              </w:rPr>
              <w:t xml:space="preserve"> </w:t>
            </w:r>
            <w:r w:rsidRPr="00CD7988">
              <w:rPr>
                <w:rFonts w:ascii="Times New Roman" w:hAnsi="Times New Roman" w:cs="Times New Roman"/>
              </w:rPr>
              <w:t>бўлган</w:t>
            </w:r>
            <w:r w:rsidRPr="00A13141">
              <w:rPr>
                <w:rFonts w:ascii="Times New Roman" w:hAnsi="Times New Roman" w:cs="Times New Roman"/>
              </w:rPr>
              <w:t xml:space="preserve"> </w:t>
            </w:r>
            <w:r w:rsidRPr="00CD7988">
              <w:rPr>
                <w:rFonts w:ascii="Times New Roman" w:hAnsi="Times New Roman" w:cs="Times New Roman"/>
              </w:rPr>
              <w:t>юқори</w:t>
            </w:r>
            <w:r w:rsidRPr="00A13141">
              <w:rPr>
                <w:rFonts w:ascii="Times New Roman" w:hAnsi="Times New Roman" w:cs="Times New Roman"/>
              </w:rPr>
              <w:t xml:space="preserve"> </w:t>
            </w:r>
            <w:r w:rsidRPr="00CD7988">
              <w:rPr>
                <w:rFonts w:ascii="Times New Roman" w:hAnsi="Times New Roman" w:cs="Times New Roman"/>
              </w:rPr>
              <w:t>тозаликдаги</w:t>
            </w:r>
            <w:r w:rsidRPr="00A13141">
              <w:rPr>
                <w:rFonts w:ascii="Times New Roman" w:hAnsi="Times New Roman" w:cs="Times New Roman"/>
              </w:rPr>
              <w:t xml:space="preserve"> </w:t>
            </w:r>
            <w:r w:rsidRPr="00CD7988">
              <w:rPr>
                <w:rFonts w:ascii="Times New Roman" w:hAnsi="Times New Roman" w:cs="Times New Roman"/>
              </w:rPr>
              <w:t>материаллар</w:t>
            </w:r>
            <w:r w:rsidRPr="00A13141">
              <w:rPr>
                <w:rFonts w:ascii="Times New Roman" w:hAnsi="Times New Roman" w:cs="Times New Roman"/>
              </w:rPr>
              <w:t xml:space="preserve"> </w:t>
            </w:r>
            <w:r w:rsidRPr="00CD7988">
              <w:rPr>
                <w:rFonts w:ascii="Times New Roman" w:hAnsi="Times New Roman" w:cs="Times New Roman"/>
              </w:rPr>
              <w:t>ва</w:t>
            </w:r>
            <w:r w:rsidRPr="00A13141">
              <w:rPr>
                <w:rFonts w:ascii="Times New Roman" w:hAnsi="Times New Roman" w:cs="Times New Roman"/>
              </w:rPr>
              <w:t xml:space="preserve"> </w:t>
            </w:r>
            <w:r w:rsidRPr="00CD7988">
              <w:rPr>
                <w:rFonts w:ascii="Times New Roman" w:hAnsi="Times New Roman" w:cs="Times New Roman"/>
              </w:rPr>
              <w:t>реактивлардан</w:t>
            </w:r>
            <w:r w:rsidRPr="00A13141">
              <w:rPr>
                <w:rFonts w:ascii="Times New Roman" w:hAnsi="Times New Roman" w:cs="Times New Roman"/>
              </w:rPr>
              <w:t xml:space="preserve"> </w:t>
            </w:r>
            <w:r w:rsidRPr="00CD7988">
              <w:rPr>
                <w:rFonts w:ascii="Times New Roman" w:hAnsi="Times New Roman" w:cs="Times New Roman"/>
              </w:rPr>
              <w:t>фойдаланиш</w:t>
            </w:r>
            <w:r w:rsidRPr="00A13141">
              <w:rPr>
                <w:rFonts w:ascii="Times New Roman" w:hAnsi="Times New Roman" w:cs="Times New Roman"/>
              </w:rPr>
              <w:t xml:space="preserve"> </w:t>
            </w:r>
            <w:r w:rsidRPr="00CD7988">
              <w:rPr>
                <w:rFonts w:ascii="Times New Roman" w:hAnsi="Times New Roman" w:cs="Times New Roman"/>
              </w:rPr>
              <w:t>керак</w:t>
            </w:r>
            <w:r w:rsidRPr="00A13141">
              <w:rPr>
                <w:rFonts w:ascii="Times New Roman" w:hAnsi="Times New Roman" w:cs="Times New Roman"/>
              </w:rPr>
              <w:t xml:space="preserve"> </w:t>
            </w:r>
          </w:p>
          <w:p w14:paraId="59C88F40" w14:textId="77777777" w:rsidR="00CD7988" w:rsidRPr="00A13141" w:rsidRDefault="00CD7988" w:rsidP="00C25CF0">
            <w:pPr>
              <w:spacing w:after="0" w:line="240" w:lineRule="auto"/>
              <w:jc w:val="both"/>
              <w:rPr>
                <w:rFonts w:ascii="Times New Roman" w:hAnsi="Times New Roman" w:cs="Times New Roman"/>
              </w:rPr>
            </w:pPr>
          </w:p>
          <w:p w14:paraId="07BFAF71" w14:textId="50CBE488" w:rsidR="00B363B2" w:rsidRPr="00E42EEE" w:rsidRDefault="00B363B2" w:rsidP="00C25CF0">
            <w:pPr>
              <w:tabs>
                <w:tab w:val="left" w:pos="2472"/>
              </w:tabs>
              <w:spacing w:after="0" w:line="240" w:lineRule="auto"/>
              <w:jc w:val="both"/>
              <w:rPr>
                <w:rFonts w:ascii="Times New Roman" w:hAnsi="Times New Roman" w:cs="Times New Roman"/>
                <w:b/>
                <w:bCs/>
              </w:rPr>
            </w:pPr>
            <w:r w:rsidRPr="00987B9B">
              <w:rPr>
                <w:rFonts w:ascii="Times New Roman" w:hAnsi="Times New Roman" w:cs="Times New Roman"/>
                <w:b/>
                <w:bCs/>
              </w:rPr>
              <w:t xml:space="preserve">4-жадвал. </w:t>
            </w:r>
            <w:r w:rsidR="003A2A3D" w:rsidRPr="003A2A3D">
              <w:rPr>
                <w:rFonts w:ascii="Times New Roman" w:hAnsi="Times New Roman" w:cs="Times New Roman"/>
                <w:b/>
                <w:bCs/>
              </w:rPr>
              <w:t>Ҳужайра култураси муҳитларининг таркибий қисмлари</w:t>
            </w:r>
          </w:p>
          <w:tbl>
            <w:tblPr>
              <w:tblStyle w:val="a3"/>
              <w:tblW w:w="4960" w:type="dxa"/>
              <w:jc w:val="right"/>
              <w:tblLayout w:type="fixed"/>
              <w:tblLook w:val="04A0" w:firstRow="1" w:lastRow="0" w:firstColumn="1" w:lastColumn="0" w:noHBand="0" w:noVBand="1"/>
            </w:tblPr>
            <w:tblGrid>
              <w:gridCol w:w="852"/>
              <w:gridCol w:w="2693"/>
              <w:gridCol w:w="1415"/>
            </w:tblGrid>
            <w:tr w:rsidR="007820A3" w:rsidRPr="002358D9" w14:paraId="4FC87589" w14:textId="77777777" w:rsidTr="007820A3">
              <w:trPr>
                <w:trHeight w:val="165"/>
                <w:jc w:val="right"/>
              </w:trPr>
              <w:tc>
                <w:tcPr>
                  <w:tcW w:w="852" w:type="dxa"/>
                  <w:hideMark/>
                </w:tcPr>
                <w:p w14:paraId="03B4267E" w14:textId="77777777" w:rsidR="007820A3" w:rsidRPr="002358D9" w:rsidRDefault="007820A3" w:rsidP="00C25CF0">
                  <w:pPr>
                    <w:rPr>
                      <w:rFonts w:ascii="Times New Roman" w:eastAsia="Times New Roman" w:hAnsi="Times New Roman" w:cs="Times New Roman"/>
                      <w:color w:val="1F1F1F"/>
                      <w:sz w:val="14"/>
                      <w:szCs w:val="14"/>
                      <w:lang w:eastAsia="ru-RU"/>
                    </w:rPr>
                  </w:pPr>
                  <w:r w:rsidRPr="002358D9">
                    <w:rPr>
                      <w:rFonts w:ascii="Times New Roman" w:eastAsia="Times New Roman" w:hAnsi="Times New Roman" w:cs="Times New Roman"/>
                      <w:b/>
                      <w:bCs/>
                      <w:color w:val="1F1F1F"/>
                      <w:sz w:val="14"/>
                      <w:szCs w:val="14"/>
                      <w:bdr w:val="none" w:sz="0" w:space="0" w:color="auto" w:frame="1"/>
                      <w:lang w:eastAsia="ru-RU"/>
                    </w:rPr>
                    <w:t xml:space="preserve">Намуна тури </w:t>
                  </w:r>
                </w:p>
              </w:tc>
              <w:tc>
                <w:tcPr>
                  <w:tcW w:w="2693" w:type="dxa"/>
                  <w:hideMark/>
                </w:tcPr>
                <w:p w14:paraId="31354F18" w14:textId="77777777" w:rsidR="007820A3" w:rsidRPr="002358D9" w:rsidRDefault="007820A3" w:rsidP="00C25CF0">
                  <w:pPr>
                    <w:rPr>
                      <w:rFonts w:ascii="Times New Roman" w:eastAsia="Times New Roman" w:hAnsi="Times New Roman" w:cs="Times New Roman"/>
                      <w:color w:val="1F1F1F"/>
                      <w:sz w:val="14"/>
                      <w:szCs w:val="14"/>
                      <w:lang w:eastAsia="ru-RU"/>
                    </w:rPr>
                  </w:pPr>
                  <w:r w:rsidRPr="002358D9">
                    <w:rPr>
                      <w:rFonts w:ascii="Times New Roman" w:eastAsia="Times New Roman" w:hAnsi="Times New Roman" w:cs="Times New Roman"/>
                      <w:b/>
                      <w:bCs/>
                      <w:color w:val="1F1F1F"/>
                      <w:sz w:val="14"/>
                      <w:szCs w:val="14"/>
                      <w:bdr w:val="none" w:sz="0" w:space="0" w:color="auto" w:frame="1"/>
                      <w:lang w:eastAsia="ru-RU"/>
                    </w:rPr>
                    <w:t xml:space="preserve">Таърифи </w:t>
                  </w:r>
                </w:p>
              </w:tc>
              <w:tc>
                <w:tcPr>
                  <w:tcW w:w="1415" w:type="dxa"/>
                  <w:hideMark/>
                </w:tcPr>
                <w:p w14:paraId="652822B5" w14:textId="77777777" w:rsidR="007820A3" w:rsidRPr="002358D9" w:rsidRDefault="007820A3" w:rsidP="00C25CF0">
                  <w:pPr>
                    <w:rPr>
                      <w:rFonts w:ascii="Times New Roman" w:eastAsia="Times New Roman" w:hAnsi="Times New Roman" w:cs="Times New Roman"/>
                      <w:color w:val="1F1F1F"/>
                      <w:sz w:val="14"/>
                      <w:szCs w:val="14"/>
                      <w:lang w:eastAsia="ru-RU"/>
                    </w:rPr>
                  </w:pPr>
                  <w:r w:rsidRPr="002358D9">
                    <w:rPr>
                      <w:rFonts w:ascii="Times New Roman" w:eastAsia="Times New Roman" w:hAnsi="Times New Roman" w:cs="Times New Roman"/>
                      <w:b/>
                      <w:bCs/>
                      <w:color w:val="1F1F1F"/>
                      <w:sz w:val="14"/>
                      <w:szCs w:val="14"/>
                      <w:bdr w:val="none" w:sz="0" w:space="0" w:color="auto" w:frame="1"/>
                      <w:lang w:eastAsia="ru-RU"/>
                    </w:rPr>
                    <w:t xml:space="preserve">Мисоллар </w:t>
                  </w:r>
                </w:p>
              </w:tc>
            </w:tr>
            <w:tr w:rsidR="007820A3" w:rsidRPr="002358D9" w14:paraId="161FCFF3" w14:textId="77777777" w:rsidTr="007820A3">
              <w:trPr>
                <w:trHeight w:val="1512"/>
                <w:jc w:val="right"/>
              </w:trPr>
              <w:tc>
                <w:tcPr>
                  <w:tcW w:w="852" w:type="dxa"/>
                  <w:hideMark/>
                </w:tcPr>
                <w:p w14:paraId="5851E54E" w14:textId="77777777" w:rsidR="007820A3" w:rsidRPr="002358D9" w:rsidRDefault="007820A3" w:rsidP="00C25CF0">
                  <w:pPr>
                    <w:rPr>
                      <w:rFonts w:ascii="Times New Roman" w:eastAsia="Times New Roman" w:hAnsi="Times New Roman" w:cs="Times New Roman"/>
                      <w:color w:val="1F1F1F"/>
                      <w:sz w:val="14"/>
                      <w:szCs w:val="14"/>
                      <w:lang w:eastAsia="ru-RU"/>
                    </w:rPr>
                  </w:pPr>
                  <w:r w:rsidRPr="002358D9">
                    <w:rPr>
                      <w:rFonts w:ascii="Times New Roman" w:eastAsia="Times New Roman" w:hAnsi="Times New Roman" w:cs="Times New Roman"/>
                      <w:color w:val="1F1F1F"/>
                      <w:sz w:val="14"/>
                      <w:szCs w:val="14"/>
                      <w:bdr w:val="none" w:sz="0" w:space="0" w:color="auto" w:frame="1"/>
                      <w:lang w:eastAsia="ru-RU"/>
                    </w:rPr>
                    <w:t xml:space="preserve">Базал ҳужайраларни ўстириш учун муҳит </w:t>
                  </w:r>
                </w:p>
              </w:tc>
              <w:tc>
                <w:tcPr>
                  <w:tcW w:w="2693" w:type="dxa"/>
                  <w:hideMark/>
                </w:tcPr>
                <w:p w14:paraId="58D6C7B0" w14:textId="77777777" w:rsidR="007820A3" w:rsidRPr="002358D9" w:rsidRDefault="007820A3" w:rsidP="00C25CF0">
                  <w:pPr>
                    <w:rPr>
                      <w:rFonts w:ascii="Times New Roman" w:eastAsia="Times New Roman" w:hAnsi="Times New Roman" w:cs="Times New Roman"/>
                      <w:color w:val="1F1F1F"/>
                      <w:sz w:val="14"/>
                      <w:szCs w:val="14"/>
                      <w:lang w:eastAsia="ru-RU"/>
                    </w:rPr>
                  </w:pPr>
                  <w:r w:rsidRPr="002358D9">
                    <w:rPr>
                      <w:rFonts w:ascii="Times New Roman" w:eastAsia="Times New Roman" w:hAnsi="Times New Roman" w:cs="Times New Roman"/>
                      <w:color w:val="1F1F1F"/>
                      <w:sz w:val="14"/>
                      <w:szCs w:val="14"/>
                      <w:bdr w:val="none" w:sz="0" w:space="0" w:color="auto" w:frame="1"/>
                      <w:lang w:eastAsia="ru-RU"/>
                    </w:rPr>
                    <w:t xml:space="preserve">Ҳужайраларни </w:t>
                  </w:r>
                  <w:r w:rsidRPr="002358D9">
                    <w:rPr>
                      <w:rFonts w:ascii="Times New Roman" w:eastAsia="Times New Roman" w:hAnsi="Times New Roman" w:cs="Times New Roman"/>
                      <w:i/>
                      <w:iCs/>
                      <w:color w:val="1F1F1F"/>
                      <w:sz w:val="14"/>
                      <w:szCs w:val="14"/>
                      <w:bdr w:val="none" w:sz="0" w:space="0" w:color="auto" w:frame="1"/>
                      <w:lang w:eastAsia="ru-RU"/>
                    </w:rPr>
                    <w:t>in vitro</w:t>
                  </w:r>
                  <w:r w:rsidRPr="002358D9">
                    <w:rPr>
                      <w:rFonts w:ascii="Times New Roman" w:eastAsia="Times New Roman" w:hAnsi="Times New Roman" w:cs="Times New Roman"/>
                      <w:color w:val="1F1F1F"/>
                      <w:sz w:val="14"/>
                      <w:szCs w:val="14"/>
                      <w:bdr w:val="none" w:sz="0" w:space="0" w:color="auto" w:frame="1"/>
                      <w:lang w:eastAsia="ru-RU"/>
                    </w:rPr>
                    <w:t xml:space="preserve"> шароитида ўстириш ва ҳаёт фаолиятини сақлаб туриш учун зарур бўлган компонентларнинг мураккаб аралашмаси. Ҳужайра культураси муҳити, ҳужайраларни етиштириш жараёнининг босқичига ва муҳитнинг асосий мақсадига (ўсишни ёки мақсадли оқсил ишлаб чиқарилишини оптималлаштириш) қараб, ўстирувчи ёки маҳсулот берувчи (продуксион) муҳит сифатида фарқланиши мумкин. </w:t>
                  </w:r>
                </w:p>
              </w:tc>
              <w:tc>
                <w:tcPr>
                  <w:tcW w:w="1415" w:type="dxa"/>
                  <w:hideMark/>
                </w:tcPr>
                <w:p w14:paraId="42B7896C" w14:textId="77777777" w:rsidR="007820A3" w:rsidRPr="002358D9" w:rsidRDefault="007820A3" w:rsidP="00C25CF0">
                  <w:pPr>
                    <w:rPr>
                      <w:rFonts w:ascii="Times New Roman" w:eastAsia="Times New Roman" w:hAnsi="Times New Roman" w:cs="Times New Roman"/>
                      <w:color w:val="1F1F1F"/>
                      <w:sz w:val="14"/>
                      <w:szCs w:val="14"/>
                      <w:lang w:eastAsia="ru-RU"/>
                    </w:rPr>
                  </w:pPr>
                  <w:r w:rsidRPr="002358D9">
                    <w:rPr>
                      <w:rFonts w:ascii="Times New Roman" w:eastAsia="Times New Roman" w:hAnsi="Times New Roman" w:cs="Times New Roman"/>
                      <w:color w:val="1F1F1F"/>
                      <w:sz w:val="14"/>
                      <w:szCs w:val="14"/>
                      <w:bdr w:val="none" w:sz="0" w:space="0" w:color="auto" w:frame="1"/>
                      <w:lang w:eastAsia="ru-RU"/>
                    </w:rPr>
                    <w:t>Дулбекко томонидан модификацияланган Игл муҳити (</w:t>
                  </w:r>
                  <w:r w:rsidRPr="002358D9">
                    <w:rPr>
                      <w:rFonts w:ascii="Times New Roman" w:eastAsia="Times New Roman" w:hAnsi="Times New Roman" w:cs="Times New Roman"/>
                      <w:color w:val="1F1F1F"/>
                      <w:sz w:val="14"/>
                      <w:szCs w:val="14"/>
                      <w:bdr w:val="none" w:sz="0" w:space="0" w:color="auto" w:frame="1"/>
                      <w:lang w:val="en-US" w:eastAsia="ru-RU"/>
                    </w:rPr>
                    <w:t>DMEM</w:t>
                  </w:r>
                  <w:r w:rsidRPr="002358D9">
                    <w:rPr>
                      <w:rFonts w:ascii="Times New Roman" w:eastAsia="Times New Roman" w:hAnsi="Times New Roman" w:cs="Times New Roman"/>
                      <w:color w:val="1F1F1F"/>
                      <w:sz w:val="14"/>
                      <w:szCs w:val="14"/>
                      <w:bdr w:val="none" w:sz="0" w:space="0" w:color="auto" w:frame="1"/>
                      <w:lang w:eastAsia="ru-RU"/>
                    </w:rPr>
                    <w:t>), Розуэлл Парк Мемориал институти муҳити (</w:t>
                  </w:r>
                  <w:r w:rsidRPr="002358D9">
                    <w:rPr>
                      <w:rFonts w:ascii="Times New Roman" w:eastAsia="Times New Roman" w:hAnsi="Times New Roman" w:cs="Times New Roman"/>
                      <w:color w:val="1F1F1F"/>
                      <w:sz w:val="14"/>
                      <w:szCs w:val="14"/>
                      <w:bdr w:val="none" w:sz="0" w:space="0" w:color="auto" w:frame="1"/>
                      <w:lang w:val="en-US" w:eastAsia="ru-RU"/>
                    </w:rPr>
                    <w:t>RPMI</w:t>
                  </w:r>
                  <w:r w:rsidRPr="002358D9">
                    <w:rPr>
                      <w:rFonts w:ascii="Times New Roman" w:eastAsia="Times New Roman" w:hAnsi="Times New Roman" w:cs="Times New Roman"/>
                      <w:color w:val="1F1F1F"/>
                      <w:sz w:val="14"/>
                      <w:szCs w:val="14"/>
                      <w:bdr w:val="none" w:sz="0" w:space="0" w:color="auto" w:frame="1"/>
                      <w:lang w:eastAsia="ru-RU"/>
                    </w:rPr>
                    <w:t>)</w:t>
                  </w:r>
                  <w:r w:rsidRPr="002358D9">
                    <w:rPr>
                      <w:rFonts w:ascii="Times New Roman" w:eastAsia="Times New Roman" w:hAnsi="Times New Roman" w:cs="Times New Roman"/>
                      <w:color w:val="1F1F1F"/>
                      <w:sz w:val="14"/>
                      <w:szCs w:val="14"/>
                      <w:bdr w:val="none" w:sz="0" w:space="0" w:color="auto" w:frame="1"/>
                      <w:lang w:val="uz-Cyrl-UZ" w:eastAsia="ru-RU"/>
                    </w:rPr>
                    <w:t xml:space="preserve"> </w:t>
                  </w:r>
                  <w:r w:rsidRPr="002358D9">
                    <w:rPr>
                      <w:rFonts w:ascii="Times New Roman" w:eastAsia="Times New Roman" w:hAnsi="Times New Roman" w:cs="Times New Roman"/>
                      <w:color w:val="1F1F1F"/>
                      <w:sz w:val="14"/>
                      <w:szCs w:val="14"/>
                      <w:bdr w:val="none" w:sz="0" w:space="0" w:color="auto" w:frame="1"/>
                      <w:lang w:eastAsia="ru-RU"/>
                    </w:rPr>
                    <w:t xml:space="preserve">каби классик рецептуралар. </w:t>
                  </w:r>
                </w:p>
              </w:tc>
            </w:tr>
            <w:tr w:rsidR="007820A3" w:rsidRPr="002358D9" w14:paraId="35CA396F" w14:textId="77777777" w:rsidTr="007820A3">
              <w:trPr>
                <w:trHeight w:val="1010"/>
                <w:jc w:val="right"/>
              </w:trPr>
              <w:tc>
                <w:tcPr>
                  <w:tcW w:w="852" w:type="dxa"/>
                  <w:hideMark/>
                </w:tcPr>
                <w:p w14:paraId="5D795D57" w14:textId="77777777" w:rsidR="007820A3" w:rsidRPr="002358D9" w:rsidRDefault="007820A3" w:rsidP="00C25CF0">
                  <w:pPr>
                    <w:rPr>
                      <w:rFonts w:ascii="Times New Roman" w:eastAsia="Times New Roman" w:hAnsi="Times New Roman" w:cs="Times New Roman"/>
                      <w:color w:val="1F1F1F"/>
                      <w:sz w:val="14"/>
                      <w:szCs w:val="14"/>
                      <w:lang w:eastAsia="ru-RU"/>
                    </w:rPr>
                  </w:pPr>
                  <w:r w:rsidRPr="002358D9">
                    <w:rPr>
                      <w:rFonts w:ascii="Times New Roman" w:eastAsia="Times New Roman" w:hAnsi="Times New Roman" w:cs="Times New Roman"/>
                      <w:color w:val="1F1F1F"/>
                      <w:sz w:val="14"/>
                      <w:szCs w:val="14"/>
                      <w:bdr w:val="none" w:sz="0" w:space="0" w:color="auto" w:frame="1"/>
                      <w:lang w:eastAsia="ru-RU"/>
                    </w:rPr>
                    <w:t xml:space="preserve">Озиқлантирувчи муҳит </w:t>
                  </w:r>
                </w:p>
              </w:tc>
              <w:tc>
                <w:tcPr>
                  <w:tcW w:w="2693" w:type="dxa"/>
                  <w:hideMark/>
                </w:tcPr>
                <w:p w14:paraId="13FEB810" w14:textId="77777777" w:rsidR="007820A3" w:rsidRPr="002358D9" w:rsidRDefault="007820A3" w:rsidP="00C25CF0">
                  <w:pPr>
                    <w:rPr>
                      <w:rFonts w:ascii="Times New Roman" w:eastAsia="Times New Roman" w:hAnsi="Times New Roman" w:cs="Times New Roman"/>
                      <w:color w:val="1F1F1F"/>
                      <w:sz w:val="14"/>
                      <w:szCs w:val="14"/>
                      <w:lang w:eastAsia="ru-RU"/>
                    </w:rPr>
                  </w:pPr>
                  <w:r w:rsidRPr="002358D9">
                    <w:rPr>
                      <w:rFonts w:ascii="Times New Roman" w:eastAsia="Times New Roman" w:hAnsi="Times New Roman" w:cs="Times New Roman"/>
                      <w:color w:val="1F1F1F"/>
                      <w:sz w:val="14"/>
                      <w:szCs w:val="14"/>
                      <w:bdr w:val="none" w:sz="0" w:space="0" w:color="auto" w:frame="1"/>
                      <w:lang w:eastAsia="ru-RU"/>
                    </w:rPr>
                    <w:t xml:space="preserve">Шунингдек, тўйимли озуқа сифатида ҳам маълум; ҳужайра культураси жараёнида сарфланган компонентларни тўлдириш учун одатда ҳужайра культураси муҳитларига нисбатан сезиларли даражада юқори концентрацияларда тайёрланган компонентларнинг мураккаб аралашмаси. </w:t>
                  </w:r>
                </w:p>
              </w:tc>
              <w:tc>
                <w:tcPr>
                  <w:tcW w:w="1415" w:type="dxa"/>
                  <w:hideMark/>
                </w:tcPr>
                <w:p w14:paraId="2DE7EF0B" w14:textId="77777777" w:rsidR="007820A3" w:rsidRPr="002358D9" w:rsidRDefault="007820A3" w:rsidP="00C25CF0">
                  <w:pPr>
                    <w:rPr>
                      <w:rFonts w:ascii="Times New Roman" w:eastAsia="Times New Roman" w:hAnsi="Times New Roman" w:cs="Times New Roman"/>
                      <w:color w:val="1F1F1F"/>
                      <w:sz w:val="14"/>
                      <w:szCs w:val="14"/>
                      <w:lang w:eastAsia="ru-RU"/>
                    </w:rPr>
                  </w:pPr>
                  <w:r w:rsidRPr="002358D9">
                    <w:rPr>
                      <w:rFonts w:ascii="Times New Roman" w:eastAsia="Times New Roman" w:hAnsi="Times New Roman" w:cs="Times New Roman"/>
                      <w:color w:val="1F1F1F"/>
                      <w:sz w:val="14"/>
                      <w:szCs w:val="14"/>
                      <w:bdr w:val="none" w:sz="0" w:space="0" w:color="auto" w:frame="1"/>
                      <w:lang w:eastAsia="ru-RU"/>
                    </w:rPr>
                    <w:t xml:space="preserve">10 баробар концентрацияланган DMEM муҳити DMEM ҳужайра культураси муҳити учун озиқлантирувчи муҳит сифатида қаралиши мумкин. </w:t>
                  </w:r>
                </w:p>
              </w:tc>
            </w:tr>
            <w:tr w:rsidR="007820A3" w:rsidRPr="002358D9" w14:paraId="0098D753" w14:textId="77777777" w:rsidTr="007820A3">
              <w:trPr>
                <w:trHeight w:val="50"/>
                <w:jc w:val="right"/>
              </w:trPr>
              <w:tc>
                <w:tcPr>
                  <w:tcW w:w="852" w:type="dxa"/>
                  <w:hideMark/>
                </w:tcPr>
                <w:p w14:paraId="2A0A3942" w14:textId="77777777" w:rsidR="007820A3" w:rsidRPr="002358D9" w:rsidRDefault="007820A3" w:rsidP="00C25CF0">
                  <w:pPr>
                    <w:rPr>
                      <w:rFonts w:ascii="Times New Roman" w:eastAsia="Times New Roman" w:hAnsi="Times New Roman" w:cs="Times New Roman"/>
                      <w:color w:val="1F1F1F"/>
                      <w:sz w:val="14"/>
                      <w:szCs w:val="14"/>
                      <w:lang w:eastAsia="ru-RU"/>
                    </w:rPr>
                  </w:pPr>
                  <w:r w:rsidRPr="002358D9">
                    <w:rPr>
                      <w:rFonts w:ascii="Times New Roman" w:eastAsia="Times New Roman" w:hAnsi="Times New Roman" w:cs="Times New Roman"/>
                      <w:color w:val="1F1F1F"/>
                      <w:sz w:val="14"/>
                      <w:szCs w:val="14"/>
                      <w:bdr w:val="none" w:sz="0" w:space="0" w:color="auto" w:frame="1"/>
                      <w:lang w:eastAsia="ru-RU"/>
                    </w:rPr>
                    <w:t xml:space="preserve">Қўшимча </w:t>
                  </w:r>
                </w:p>
              </w:tc>
              <w:tc>
                <w:tcPr>
                  <w:tcW w:w="2693" w:type="dxa"/>
                  <w:hideMark/>
                </w:tcPr>
                <w:p w14:paraId="65435BF6" w14:textId="77777777" w:rsidR="007820A3" w:rsidRPr="002358D9" w:rsidRDefault="007820A3" w:rsidP="00C25CF0">
                  <w:pPr>
                    <w:rPr>
                      <w:rFonts w:ascii="Times New Roman" w:eastAsia="Times New Roman" w:hAnsi="Times New Roman" w:cs="Times New Roman"/>
                      <w:color w:val="1F1F1F"/>
                      <w:sz w:val="14"/>
                      <w:szCs w:val="14"/>
                      <w:lang w:eastAsia="ru-RU"/>
                    </w:rPr>
                  </w:pPr>
                  <w:r w:rsidRPr="002358D9">
                    <w:rPr>
                      <w:rFonts w:ascii="Times New Roman" w:eastAsia="Times New Roman" w:hAnsi="Times New Roman" w:cs="Times New Roman"/>
                      <w:color w:val="1F1F1F"/>
                      <w:sz w:val="14"/>
                      <w:szCs w:val="14"/>
                      <w:bdr w:val="none" w:sz="0" w:space="0" w:color="auto" w:frame="1"/>
                      <w:lang w:eastAsia="ru-RU"/>
                    </w:rPr>
                    <w:t xml:space="preserve">Одатда ҳужайраларни етиштиришдан олдин ёки жараён давомида ҳужайра культураси муҳитига алоҳида қўшиладиган индивидуал компонент ёки компонентлар аралашмаси. Қўшимчалар муайян таъсирни келтириб чиқариш ёки ҳужайра культурасини махсус озуқа моддалари билан таъминлаш учун қўшилиши мумкин. Бундан ташқари, компонентлар беқарорлиги сабабли ҳам қўшимча сифатида киритилиши мумкин. </w:t>
                  </w:r>
                </w:p>
              </w:tc>
              <w:tc>
                <w:tcPr>
                  <w:tcW w:w="1415" w:type="dxa"/>
                  <w:hideMark/>
                </w:tcPr>
                <w:p w14:paraId="642BD50A" w14:textId="77777777" w:rsidR="007820A3" w:rsidRPr="002358D9" w:rsidRDefault="007820A3" w:rsidP="00C25CF0">
                  <w:pPr>
                    <w:rPr>
                      <w:rFonts w:ascii="Times New Roman" w:eastAsia="Times New Roman" w:hAnsi="Times New Roman" w:cs="Times New Roman"/>
                      <w:color w:val="1F1F1F"/>
                      <w:sz w:val="14"/>
                      <w:szCs w:val="14"/>
                      <w:lang w:eastAsia="ru-RU"/>
                    </w:rPr>
                  </w:pPr>
                  <w:r w:rsidRPr="002358D9">
                    <w:rPr>
                      <w:rFonts w:ascii="Times New Roman" w:eastAsia="Times New Roman" w:hAnsi="Times New Roman" w:cs="Times New Roman"/>
                      <w:color w:val="1F1F1F"/>
                      <w:sz w:val="14"/>
                      <w:szCs w:val="14"/>
                      <w:bdr w:val="none" w:sz="0" w:space="0" w:color="auto" w:frame="1"/>
                      <w:lang w:eastAsia="ru-RU"/>
                    </w:rPr>
                    <w:t xml:space="preserve">Аминокислоталар, дипептидлар, углеводлар, пептонлар, гидролизатлар, рекомбинант инсулин, метотрексат (MTX), метионин сульфоксимин (MSX). </w:t>
                  </w:r>
                </w:p>
              </w:tc>
            </w:tr>
          </w:tbl>
          <w:p w14:paraId="5ABE2D40" w14:textId="77777777" w:rsidR="00B363B2" w:rsidRPr="00987B9B" w:rsidRDefault="00B363B2" w:rsidP="00C25CF0">
            <w:pPr>
              <w:spacing w:after="0" w:line="240" w:lineRule="auto"/>
              <w:jc w:val="both"/>
              <w:rPr>
                <w:rFonts w:ascii="Times New Roman" w:hAnsi="Times New Roman" w:cs="Times New Roman"/>
              </w:rPr>
            </w:pPr>
          </w:p>
          <w:p w14:paraId="4CDAC7B1" w14:textId="4714E76B" w:rsidR="00B363B2" w:rsidRPr="005C372B" w:rsidRDefault="00B363B2" w:rsidP="00C25CF0">
            <w:pPr>
              <w:spacing w:after="0" w:line="240" w:lineRule="auto"/>
              <w:jc w:val="both"/>
              <w:rPr>
                <w:rFonts w:ascii="Times New Roman" w:hAnsi="Times New Roman" w:cs="Times New Roman"/>
                <w:b/>
                <w:bCs/>
                <w:lang w:val="uz-Cyrl-UZ"/>
              </w:rPr>
            </w:pPr>
            <w:r w:rsidRPr="00987B9B">
              <w:rPr>
                <w:rFonts w:ascii="Times New Roman" w:hAnsi="Times New Roman" w:cs="Times New Roman"/>
                <w:b/>
                <w:bCs/>
              </w:rPr>
              <w:t xml:space="preserve">Намуна олиш </w:t>
            </w:r>
            <w:r w:rsidR="005C372B">
              <w:rPr>
                <w:rFonts w:ascii="Times New Roman" w:hAnsi="Times New Roman" w:cs="Times New Roman"/>
                <w:b/>
                <w:bCs/>
                <w:lang w:val="uz-Cyrl-UZ"/>
              </w:rPr>
              <w:t>процедуралари</w:t>
            </w:r>
          </w:p>
          <w:p w14:paraId="002BAA2C" w14:textId="7DBF8344" w:rsidR="00B363B2" w:rsidRPr="00987B9B" w:rsidRDefault="00EC44D0" w:rsidP="00C25CF0">
            <w:pPr>
              <w:spacing w:after="0" w:line="240" w:lineRule="auto"/>
              <w:jc w:val="both"/>
              <w:rPr>
                <w:rFonts w:ascii="Times New Roman" w:hAnsi="Times New Roman" w:cs="Times New Roman"/>
              </w:rPr>
            </w:pPr>
            <w:r w:rsidRPr="00EC44D0">
              <w:rPr>
                <w:rFonts w:ascii="Times New Roman" w:hAnsi="Times New Roman" w:cs="Times New Roman"/>
              </w:rPr>
              <w:t>Олинган натижалар бутун серия ёки партия учун репрезентатив бўлиши учун микроэлементлар таҳлилида намуналарнинг бир хиллигини (гомогенлигини) таъминлаш муҳим аҳамиятга эга. Намуна олишда ICH кўрсатмаларига амал қилиш тавсия этилади. Намуналар материалнинг бутун партияси учун репрезентатив бўлиши шарт. Агар бир хилликка (гомогенликка) нисбатан шубҳа мавжуд бўлса, синовларни давом эттиришдан олдин бу масалани ҳал қилиниши лозим.</w:t>
            </w:r>
          </w:p>
          <w:p w14:paraId="262BF76F" w14:textId="77777777" w:rsidR="00B363B2" w:rsidRPr="00987B9B" w:rsidRDefault="00B363B2" w:rsidP="00C25CF0">
            <w:pPr>
              <w:spacing w:after="0" w:line="240" w:lineRule="auto"/>
              <w:jc w:val="both"/>
              <w:rPr>
                <w:rFonts w:ascii="Times New Roman" w:hAnsi="Times New Roman" w:cs="Times New Roman"/>
              </w:rPr>
            </w:pPr>
          </w:p>
          <w:p w14:paraId="305EBBD0" w14:textId="64D53A4D" w:rsidR="003D4412" w:rsidRPr="008A217F" w:rsidRDefault="00F03423" w:rsidP="00C25CF0">
            <w:pPr>
              <w:spacing w:after="0" w:line="240" w:lineRule="auto"/>
              <w:jc w:val="both"/>
              <w:rPr>
                <w:rFonts w:ascii="Times New Roman" w:hAnsi="Times New Roman" w:cs="Times New Roman"/>
                <w:lang w:val="uz-Cyrl-UZ"/>
              </w:rPr>
            </w:pPr>
            <w:r w:rsidRPr="00F03423">
              <w:rPr>
                <w:rFonts w:ascii="Times New Roman" w:hAnsi="Times New Roman" w:cs="Times New Roman"/>
              </w:rPr>
              <w:t>Намуна олиш частотасини, намуналар ҳажмини ва қабул қилиш меъёрларини аниқлаш учун намуна олиш режаси ишлаб чиқилиши керак ҳамда у одатда статистик мезонларга асосланади. Жаҳон соғлиқни сақлаш ташкилотининг (</w:t>
            </w:r>
            <w:r>
              <w:rPr>
                <w:rFonts w:ascii="Times New Roman" w:hAnsi="Times New Roman" w:cs="Times New Roman"/>
                <w:lang w:val="uz-Cyrl-UZ"/>
              </w:rPr>
              <w:t>Ж</w:t>
            </w:r>
            <w:r w:rsidRPr="00F03423">
              <w:rPr>
                <w:rFonts w:ascii="Times New Roman" w:hAnsi="Times New Roman" w:cs="Times New Roman"/>
              </w:rPr>
              <w:t xml:space="preserve">ССТ) фармацевтика маҳсулотлари ва </w:t>
            </w:r>
            <w:r w:rsidR="00CD4396" w:rsidRPr="00CD4396">
              <w:rPr>
                <w:rFonts w:ascii="Times New Roman" w:hAnsi="Times New Roman" w:cs="Times New Roman"/>
              </w:rPr>
              <w:t>ёндош материаллардан</w:t>
            </w:r>
            <w:r w:rsidR="00CD4396">
              <w:rPr>
                <w:rFonts w:ascii="Times New Roman" w:hAnsi="Times New Roman" w:cs="Times New Roman"/>
                <w:lang w:val="uz-Cyrl-UZ"/>
              </w:rPr>
              <w:t xml:space="preserve"> </w:t>
            </w:r>
            <w:r w:rsidRPr="00F03423">
              <w:rPr>
                <w:rFonts w:ascii="Times New Roman" w:hAnsi="Times New Roman" w:cs="Times New Roman"/>
              </w:rPr>
              <w:t xml:space="preserve">намуна олиш бўйича йўриқномаси </w:t>
            </w:r>
            <w:r w:rsidRPr="00DF6BCD">
              <w:rPr>
                <w:rFonts w:ascii="Times New Roman" w:hAnsi="Times New Roman" w:cs="Times New Roman"/>
              </w:rPr>
              <w:t>[3</w:t>
            </w:r>
            <w:r w:rsidRPr="003A602E">
              <w:rPr>
                <w:rFonts w:ascii="Times New Roman" w:hAnsi="Times New Roman" w:cs="Times New Roman"/>
              </w:rPr>
              <w:t>]</w:t>
            </w:r>
            <w:r>
              <w:rPr>
                <w:rFonts w:ascii="Times New Roman" w:hAnsi="Times New Roman" w:cs="Times New Roman"/>
                <w:lang w:val="uz-Cyrl-UZ"/>
              </w:rPr>
              <w:t xml:space="preserve"> </w:t>
            </w:r>
            <w:r w:rsidR="00CD4396">
              <w:rPr>
                <w:rFonts w:ascii="Times New Roman" w:hAnsi="Times New Roman" w:cs="Times New Roman"/>
                <w:lang w:val="uz-Cyrl-UZ"/>
              </w:rPr>
              <w:t xml:space="preserve">кенг иқтибос келтириладиган </w:t>
            </w:r>
            <w:r w:rsidRPr="00F03423">
              <w:rPr>
                <w:rFonts w:ascii="Times New Roman" w:hAnsi="Times New Roman" w:cs="Times New Roman"/>
              </w:rPr>
              <w:t xml:space="preserve"> стандарт ҳисобланади.</w:t>
            </w:r>
            <w:r>
              <w:rPr>
                <w:rFonts w:ascii="Times New Roman" w:hAnsi="Times New Roman" w:cs="Times New Roman"/>
                <w:lang w:val="uz-Cyrl-UZ"/>
              </w:rPr>
              <w:t xml:space="preserve"> </w:t>
            </w:r>
            <w:r w:rsidRPr="00F03423">
              <w:rPr>
                <w:rFonts w:ascii="Times New Roman" w:hAnsi="Times New Roman" w:cs="Times New Roman"/>
                <w:lang w:val="uz-Cyrl-UZ"/>
              </w:rPr>
              <w:t xml:space="preserve">Намуна олиш режаси ўлчанаётган ўзига хос кўрсаткичларни (ушбу ҳолатда микроэлементлар аралашмаларини) ва нуқсонли серияни қабул қилиш билан боғлиқ хавфларни ҳисобга олиши керак. </w:t>
            </w:r>
            <w:r w:rsidRPr="008A217F">
              <w:rPr>
                <w:rFonts w:ascii="Times New Roman" w:hAnsi="Times New Roman" w:cs="Times New Roman"/>
                <w:lang w:val="uz-Cyrl-UZ"/>
              </w:rPr>
              <w:t>Материал ва жараён ҳақидаги билимлар намуна олиш режаси учун хавфларни баҳолаш жараёнига киритилиши лозим.</w:t>
            </w:r>
          </w:p>
          <w:p w14:paraId="76D03931" w14:textId="77777777" w:rsidR="00F03423" w:rsidRPr="008A217F" w:rsidRDefault="00F03423" w:rsidP="00C25CF0">
            <w:pPr>
              <w:spacing w:after="0" w:line="240" w:lineRule="auto"/>
              <w:jc w:val="both"/>
              <w:rPr>
                <w:rFonts w:ascii="Times New Roman" w:hAnsi="Times New Roman" w:cs="Times New Roman"/>
                <w:lang w:val="uz-Cyrl-UZ"/>
              </w:rPr>
            </w:pPr>
          </w:p>
          <w:p w14:paraId="09EC21EC" w14:textId="046BA059" w:rsidR="00653DC5" w:rsidRPr="00653DC5" w:rsidRDefault="00653DC5" w:rsidP="00C25CF0">
            <w:pPr>
              <w:spacing w:after="0" w:line="240" w:lineRule="auto"/>
              <w:jc w:val="both"/>
              <w:rPr>
                <w:rFonts w:ascii="Times New Roman" w:hAnsi="Times New Roman" w:cs="Times New Roman"/>
              </w:rPr>
            </w:pPr>
            <w:r w:rsidRPr="00653DC5">
              <w:rPr>
                <w:rFonts w:ascii="Times New Roman" w:hAnsi="Times New Roman" w:cs="Times New Roman"/>
                <w:lang w:val="uz-Cyrl-UZ"/>
              </w:rPr>
              <w:t>Тайёр аралашмалар ва муҳит компонентлари учун намуна олиш жараёни мураккаб кимёвий жиҳатдан аниқланган (</w:t>
            </w:r>
            <w:r w:rsidRPr="00653DC5">
              <w:rPr>
                <w:rFonts w:ascii="Times New Roman" w:hAnsi="Times New Roman" w:cs="Times New Roman"/>
                <w:bCs/>
                <w:lang w:val="uz-Cyrl-UZ"/>
              </w:rPr>
              <w:t xml:space="preserve">chemically defined, </w:t>
            </w:r>
            <w:r w:rsidRPr="00653DC5">
              <w:rPr>
                <w:rFonts w:ascii="Times New Roman" w:hAnsi="Times New Roman" w:cs="Times New Roman"/>
                <w:lang w:val="uz-Cyrl-UZ"/>
              </w:rPr>
              <w:t>CD)</w:t>
            </w:r>
            <w:r w:rsidRPr="008A217F">
              <w:rPr>
                <w:rFonts w:ascii="Times New Roman" w:hAnsi="Times New Roman" w:cs="Times New Roman"/>
                <w:lang w:val="uz-Cyrl-UZ"/>
              </w:rPr>
              <w:t xml:space="preserve"> </w:t>
            </w:r>
            <w:r w:rsidRPr="00653DC5">
              <w:rPr>
                <w:rFonts w:ascii="Times New Roman" w:hAnsi="Times New Roman" w:cs="Times New Roman"/>
                <w:lang w:val="uz-Cyrl-UZ"/>
              </w:rPr>
              <w:t>кукунсимон аралашмага хос бўлган табиий ўзгарувчанликни ҳисобга олган ҳолда ишлаб чиқилиши керак. Ҳар бир сериядан олинадиган намуналар сони серия ҳажмига ва компонентнинг критиклик даражасига боғлиқдир.</w:t>
            </w:r>
          </w:p>
          <w:p w14:paraId="5A97CD83" w14:textId="77777777" w:rsidR="00653DC5" w:rsidRDefault="00653DC5" w:rsidP="00C25CF0">
            <w:pPr>
              <w:spacing w:after="0" w:line="240" w:lineRule="auto"/>
              <w:jc w:val="both"/>
              <w:rPr>
                <w:rFonts w:ascii="Times New Roman" w:hAnsi="Times New Roman" w:cs="Times New Roman"/>
                <w:lang w:val="uz-Cyrl-UZ"/>
              </w:rPr>
            </w:pPr>
          </w:p>
          <w:p w14:paraId="73B606ED" w14:textId="1456A19E" w:rsidR="00BD2A5F" w:rsidRDefault="00786628" w:rsidP="00C25CF0">
            <w:pPr>
              <w:spacing w:after="0" w:line="240" w:lineRule="auto"/>
              <w:jc w:val="both"/>
              <w:rPr>
                <w:rFonts w:ascii="Times New Roman" w:hAnsi="Times New Roman" w:cs="Times New Roman"/>
                <w:lang w:val="uz-Cyrl-UZ"/>
              </w:rPr>
            </w:pPr>
            <w:r w:rsidRPr="00786628">
              <w:rPr>
                <w:rFonts w:ascii="Times New Roman" w:hAnsi="Times New Roman" w:cs="Times New Roman"/>
                <w:lang w:val="uz-Cyrl-UZ"/>
              </w:rPr>
              <w:t>Хом ашё бир жинсли деб ҳисобланади ва ускуналарнинг умумий эриган қаттиқ моддалар (</w:t>
            </w:r>
            <w:r w:rsidRPr="00786628">
              <w:rPr>
                <w:rFonts w:ascii="Times New Roman" w:hAnsi="Times New Roman" w:cs="Times New Roman"/>
                <w:bCs/>
                <w:lang w:val="uz-Cyrl-UZ"/>
              </w:rPr>
              <w:t xml:space="preserve">total dissolved solids, </w:t>
            </w:r>
            <w:r w:rsidRPr="00786628">
              <w:rPr>
                <w:rFonts w:ascii="Times New Roman" w:hAnsi="Times New Roman" w:cs="Times New Roman"/>
                <w:lang w:val="uz-Cyrl-UZ"/>
              </w:rPr>
              <w:t xml:space="preserve">TDS) бўйича талабларини </w:t>
            </w:r>
            <w:r w:rsidRPr="00786628">
              <w:rPr>
                <w:rFonts w:ascii="Times New Roman" w:hAnsi="Times New Roman" w:cs="Times New Roman"/>
                <w:lang w:val="uz-Cyrl-UZ"/>
              </w:rPr>
              <w:lastRenderedPageBreak/>
              <w:t xml:space="preserve">қондириш учун оптимал концентрацияларда тайёрланиши лозим. Концентрациялар, шунингдек, эрувчанлик ва </w:t>
            </w:r>
            <w:r>
              <w:rPr>
                <w:rFonts w:ascii="Times New Roman" w:hAnsi="Times New Roman" w:cs="Times New Roman"/>
                <w:lang w:val="uz-Cyrl-UZ"/>
              </w:rPr>
              <w:t>мақсадли</w:t>
            </w:r>
            <w:r w:rsidRPr="00786628">
              <w:rPr>
                <w:rFonts w:ascii="Times New Roman" w:hAnsi="Times New Roman" w:cs="Times New Roman"/>
                <w:lang w:val="uz-Cyrl-UZ"/>
              </w:rPr>
              <w:t xml:space="preserve"> элементларни аниқлашнинг исталган чегаралари билан ҳам белгиланиши мумкин.</w:t>
            </w:r>
          </w:p>
          <w:p w14:paraId="62FA048D" w14:textId="10163264" w:rsidR="00BD2A5F" w:rsidRDefault="00BD2A5F" w:rsidP="00C25CF0">
            <w:pPr>
              <w:spacing w:after="0" w:line="240" w:lineRule="auto"/>
              <w:jc w:val="both"/>
              <w:rPr>
                <w:rFonts w:ascii="Times New Roman" w:hAnsi="Times New Roman" w:cs="Times New Roman"/>
                <w:lang w:val="uz-Cyrl-UZ"/>
              </w:rPr>
            </w:pPr>
          </w:p>
          <w:p w14:paraId="3E97CFC4" w14:textId="37A8EE6A" w:rsidR="005524C2" w:rsidRDefault="005524C2" w:rsidP="00C25CF0">
            <w:pPr>
              <w:spacing w:after="0" w:line="240" w:lineRule="auto"/>
              <w:jc w:val="both"/>
              <w:rPr>
                <w:rFonts w:ascii="Times New Roman" w:hAnsi="Times New Roman" w:cs="Times New Roman"/>
                <w:lang w:val="uz-Cyrl-UZ"/>
              </w:rPr>
            </w:pPr>
            <w:r w:rsidRPr="005524C2">
              <w:rPr>
                <w:rFonts w:ascii="Times New Roman" w:hAnsi="Times New Roman" w:cs="Times New Roman"/>
                <w:lang w:val="uz-Cyrl-UZ"/>
              </w:rPr>
              <w:t>Баъзан намуналар синовдан олдин бирлаштирилиши мумкин. Масалан, агар материалнинг битта серияси турли хил қадоқлаш идишларига тақсимланган бўлса, ҳар бир алоҳида идишдан олинган намуна ости намуналарини (</w:t>
            </w:r>
            <w:r>
              <w:rPr>
                <w:rFonts w:ascii="Times New Roman" w:hAnsi="Times New Roman" w:cs="Times New Roman"/>
                <w:lang w:val="uz-Cyrl-UZ"/>
              </w:rPr>
              <w:t>остнамуналар</w:t>
            </w:r>
            <w:r w:rsidRPr="005524C2">
              <w:rPr>
                <w:rFonts w:ascii="Times New Roman" w:hAnsi="Times New Roman" w:cs="Times New Roman"/>
                <w:lang w:val="uz-Cyrl-UZ"/>
              </w:rPr>
              <w:t>) бирлаштириш орқали таҳлил учун ягона намуна</w:t>
            </w:r>
            <w:r w:rsidR="007703DF">
              <w:rPr>
                <w:rFonts w:ascii="Times New Roman" w:hAnsi="Times New Roman" w:cs="Times New Roman"/>
                <w:lang w:val="uz-Cyrl-UZ"/>
              </w:rPr>
              <w:t xml:space="preserve"> </w:t>
            </w:r>
            <w:r w:rsidRPr="005524C2">
              <w:rPr>
                <w:rFonts w:ascii="Times New Roman" w:hAnsi="Times New Roman" w:cs="Times New Roman"/>
                <w:lang w:val="uz-Cyrl-UZ"/>
              </w:rPr>
              <w:t>тайёрланиши</w:t>
            </w:r>
            <w:r w:rsidR="00290EAF">
              <w:rPr>
                <w:rFonts w:ascii="Times New Roman" w:hAnsi="Times New Roman" w:cs="Times New Roman"/>
                <w:lang w:val="uz-Cyrl-UZ"/>
              </w:rPr>
              <w:t xml:space="preserve"> </w:t>
            </w:r>
            <w:r w:rsidRPr="005524C2">
              <w:rPr>
                <w:rFonts w:ascii="Times New Roman" w:hAnsi="Times New Roman" w:cs="Times New Roman"/>
                <w:lang w:val="uz-Cyrl-UZ"/>
              </w:rPr>
              <w:t>мумкин. Ушбу ёндашувда аралаштириш</w:t>
            </w:r>
            <w:r w:rsidR="00290EAF">
              <w:rPr>
                <w:rFonts w:ascii="Times New Roman" w:hAnsi="Times New Roman" w:cs="Times New Roman"/>
                <w:lang w:val="uz-Cyrl-UZ"/>
              </w:rPr>
              <w:t xml:space="preserve"> </w:t>
            </w:r>
            <w:r w:rsidRPr="005524C2">
              <w:rPr>
                <w:rFonts w:ascii="Times New Roman" w:hAnsi="Times New Roman" w:cs="Times New Roman"/>
                <w:lang w:val="uz-Cyrl-UZ"/>
              </w:rPr>
              <w:t>сифати ва бирлаштирилган намунанинг</w:t>
            </w:r>
            <w:r w:rsidR="00290EAF">
              <w:rPr>
                <w:rFonts w:ascii="Times New Roman" w:hAnsi="Times New Roman" w:cs="Times New Roman"/>
                <w:lang w:val="uz-Cyrl-UZ"/>
              </w:rPr>
              <w:t xml:space="preserve"> </w:t>
            </w:r>
            <w:r w:rsidRPr="005524C2">
              <w:rPr>
                <w:rFonts w:ascii="Times New Roman" w:hAnsi="Times New Roman" w:cs="Times New Roman"/>
                <w:lang w:val="uz-Cyrl-UZ"/>
              </w:rPr>
              <w:t>бир хиллигига (гомогенлигига) алоҳида эътибор қаратиш лозим. Бирлаштирилган намуна албатта ягона ишлаб чиқариш сериясидан олинган бўлиши шарт.</w:t>
            </w:r>
          </w:p>
          <w:p w14:paraId="0B95AE71" w14:textId="77777777" w:rsidR="005524C2" w:rsidRDefault="005524C2" w:rsidP="00C25CF0">
            <w:pPr>
              <w:spacing w:after="0" w:line="240" w:lineRule="auto"/>
              <w:jc w:val="both"/>
              <w:rPr>
                <w:rFonts w:ascii="Times New Roman" w:hAnsi="Times New Roman" w:cs="Times New Roman"/>
                <w:lang w:val="uz-Cyrl-UZ"/>
              </w:rPr>
            </w:pPr>
          </w:p>
          <w:p w14:paraId="3612CBBC" w14:textId="4B97EE15" w:rsidR="00B167AC" w:rsidRPr="00B167AC" w:rsidRDefault="00B167AC" w:rsidP="00B167AC">
            <w:pPr>
              <w:spacing w:after="0" w:line="240" w:lineRule="auto"/>
              <w:jc w:val="both"/>
              <w:rPr>
                <w:rFonts w:ascii="Times New Roman" w:hAnsi="Times New Roman" w:cs="Times New Roman"/>
                <w:b/>
                <w:bCs/>
                <w:lang w:val="uz-Cyrl-UZ"/>
              </w:rPr>
            </w:pPr>
            <w:r w:rsidRPr="00B167AC">
              <w:rPr>
                <w:rFonts w:ascii="Times New Roman" w:hAnsi="Times New Roman" w:cs="Times New Roman"/>
                <w:b/>
                <w:bCs/>
                <w:lang w:val="uz-Cyrl-UZ"/>
              </w:rPr>
              <w:t>Намуна турлари</w:t>
            </w:r>
          </w:p>
          <w:p w14:paraId="57227650" w14:textId="5B00922A" w:rsidR="00B167AC" w:rsidRPr="008A217F" w:rsidRDefault="00B167AC" w:rsidP="00B167AC">
            <w:pPr>
              <w:spacing w:after="0" w:line="240" w:lineRule="auto"/>
              <w:jc w:val="both"/>
              <w:rPr>
                <w:rFonts w:ascii="Times New Roman" w:hAnsi="Times New Roman" w:cs="Times New Roman"/>
                <w:lang w:val="uz-Cyrl-UZ"/>
              </w:rPr>
            </w:pPr>
            <w:r w:rsidRPr="00B167AC">
              <w:rPr>
                <w:rFonts w:ascii="Times New Roman" w:hAnsi="Times New Roman" w:cs="Times New Roman"/>
                <w:lang w:val="uz-Cyrl-UZ"/>
              </w:rPr>
              <w:t xml:space="preserve">Иккита асосий намуна тури мавжуд: ҳужайра культураси муҳитлари ва тайёр ҳужайра культураси муҳитини тайёрлаш учун ишлатиладиган ёки бевосита ҳужайра культурасига қўшиладиган алоҳида хом ашё материаллари. </w:t>
            </w:r>
            <w:r w:rsidRPr="008A217F">
              <w:rPr>
                <w:rFonts w:ascii="Times New Roman" w:hAnsi="Times New Roman" w:cs="Times New Roman"/>
                <w:lang w:val="uz-Cyrl-UZ"/>
              </w:rPr>
              <w:t>Синов процедуралари намуна турига қараб фарқланиши мумкин. Муҳит намуналари учун кўпинча ягона таҳлил процедурасидан фойдаланиш мумкин, чунки аксарият муҳитлар сувда эрувчан ёки улар учун маълум эритиш процедуралари мавжуд. Бироқ, алоҳида хом ашё материаллари учун таҳлил жараёнлари муайян материалнинг хусусиятларига қараб фарқ қилиши мумкин.</w:t>
            </w:r>
          </w:p>
          <w:p w14:paraId="07231F3C" w14:textId="77777777" w:rsidR="00B167AC" w:rsidRPr="008A217F" w:rsidRDefault="00B167AC" w:rsidP="00C25CF0">
            <w:pPr>
              <w:spacing w:after="0" w:line="240" w:lineRule="auto"/>
              <w:jc w:val="both"/>
              <w:rPr>
                <w:rFonts w:ascii="Times New Roman" w:hAnsi="Times New Roman" w:cs="Times New Roman"/>
                <w:b/>
                <w:bCs/>
                <w:lang w:val="uz-Cyrl-UZ"/>
              </w:rPr>
            </w:pPr>
          </w:p>
          <w:p w14:paraId="5621134D" w14:textId="1A04FD76" w:rsidR="00AA3D62" w:rsidRPr="008A217F" w:rsidRDefault="00002E6E" w:rsidP="00002E6E">
            <w:pPr>
              <w:spacing w:after="0" w:line="240" w:lineRule="auto"/>
              <w:jc w:val="both"/>
              <w:rPr>
                <w:rFonts w:ascii="Times New Roman" w:hAnsi="Times New Roman" w:cs="Times New Roman"/>
                <w:lang w:val="uz-Cyrl-UZ"/>
              </w:rPr>
            </w:pPr>
            <w:r w:rsidRPr="008A217F">
              <w:rPr>
                <w:rFonts w:ascii="Times New Roman" w:hAnsi="Times New Roman" w:cs="Times New Roman"/>
                <w:lang w:val="uz-Cyrl-UZ"/>
              </w:rPr>
              <w:t>Баъзи материаллар юқори хавфли деб ҳисобланиши мумкин ва шу сабабли алоҳида эътибор талаб қилади [4]</w:t>
            </w:r>
            <w:r>
              <w:rPr>
                <w:rFonts w:ascii="Times New Roman" w:hAnsi="Times New Roman" w:cs="Times New Roman"/>
                <w:lang w:val="uz-Cyrl-UZ"/>
              </w:rPr>
              <w:t>.</w:t>
            </w:r>
            <w:r w:rsidRPr="008A217F">
              <w:rPr>
                <w:rFonts w:ascii="Times New Roman" w:hAnsi="Times New Roman" w:cs="Times New Roman"/>
                <w:lang w:val="uz-Cyrl-UZ"/>
              </w:rPr>
              <w:t xml:space="preserve"> Масалан, айрим материалларда бир хил такрорланувчи элементли аралашмалар тез-тез учраши маълум бўлиши мумкин. Бу кўпинча материалнинг қандай ишлаб чиқарилганлиги, қайта ишланганлиги ва/ёки сақланганлиги билан боғлиқ. </w:t>
            </w:r>
            <w:r w:rsidRPr="008A217F">
              <w:rPr>
                <w:rFonts w:ascii="Times New Roman" w:hAnsi="Times New Roman" w:cs="Times New Roman"/>
                <w:lang w:val="uz-Cyrl-UZ"/>
              </w:rPr>
              <w:lastRenderedPageBreak/>
              <w:t>Бундан ташқари, баъзи материаллар турли хил муҳит рецептураларида ҳар хил концентрацияларда ишлатилиши мумкин ва шу тарзда турли даражадаги аралашмаларни ҳамда улар билан боғлиқ хавфларни ташийди. Хавфни тегишли равишда камайтириш учун жараёнларни мослаштириш мақсадида ушбу юқори ва паст хавфли материалларни аниқлаш фойдали бўлиши мумкин.</w:t>
            </w:r>
          </w:p>
          <w:p w14:paraId="5CBA44C4" w14:textId="77777777" w:rsidR="00B363B2" w:rsidRPr="00987B9B" w:rsidRDefault="00B363B2" w:rsidP="00C25CF0">
            <w:pPr>
              <w:spacing w:after="0" w:line="240" w:lineRule="auto"/>
              <w:jc w:val="both"/>
              <w:rPr>
                <w:rFonts w:ascii="Times New Roman" w:hAnsi="Times New Roman" w:cs="Times New Roman"/>
                <w:lang w:val="uz-Cyrl-UZ"/>
              </w:rPr>
            </w:pPr>
          </w:p>
          <w:p w14:paraId="70ED0DEF" w14:textId="6D8F5DD9" w:rsidR="00B363B2" w:rsidRDefault="00E37C1E" w:rsidP="00C25CF0">
            <w:pPr>
              <w:spacing w:after="0" w:line="240" w:lineRule="auto"/>
              <w:jc w:val="both"/>
              <w:rPr>
                <w:rFonts w:ascii="Times New Roman" w:hAnsi="Times New Roman" w:cs="Times New Roman"/>
                <w:b/>
                <w:bCs/>
                <w:lang w:val="uz-Cyrl-UZ"/>
              </w:rPr>
            </w:pPr>
            <w:r w:rsidRPr="00E37C1E">
              <w:rPr>
                <w:rFonts w:ascii="Times New Roman" w:hAnsi="Times New Roman" w:cs="Times New Roman"/>
                <w:b/>
                <w:bCs/>
                <w:lang w:val="uz-Cyrl-UZ"/>
              </w:rPr>
              <w:t>Намуна ҳажми (</w:t>
            </w:r>
            <w:r w:rsidR="00926847">
              <w:rPr>
                <w:rFonts w:ascii="Times New Roman" w:hAnsi="Times New Roman" w:cs="Times New Roman"/>
                <w:b/>
                <w:bCs/>
                <w:lang w:val="uz-Cyrl-UZ"/>
              </w:rPr>
              <w:t>тортим</w:t>
            </w:r>
            <w:r w:rsidRPr="00E37C1E">
              <w:rPr>
                <w:rFonts w:ascii="Times New Roman" w:hAnsi="Times New Roman" w:cs="Times New Roman"/>
                <w:b/>
                <w:bCs/>
                <w:lang w:val="uz-Cyrl-UZ"/>
              </w:rPr>
              <w:t xml:space="preserve"> миқдори)</w:t>
            </w:r>
          </w:p>
          <w:p w14:paraId="513C77E5" w14:textId="08BF9B9C" w:rsidR="00B363B2" w:rsidRPr="00E42EEE" w:rsidRDefault="00926847" w:rsidP="00C25CF0">
            <w:pPr>
              <w:spacing w:after="0" w:line="240" w:lineRule="auto"/>
              <w:jc w:val="both"/>
              <w:rPr>
                <w:rFonts w:ascii="Times New Roman" w:hAnsi="Times New Roman" w:cs="Times New Roman"/>
                <w:lang w:val="uz-Cyrl-UZ"/>
              </w:rPr>
            </w:pPr>
            <w:r w:rsidRPr="00926847">
              <w:rPr>
                <w:rFonts w:ascii="Times New Roman" w:hAnsi="Times New Roman" w:cs="Times New Roman"/>
                <w:lang w:val="uz-Cyrl-UZ"/>
              </w:rPr>
              <w:t xml:space="preserve">Намуна ҳажми (тортим миқдори) шундай аниқланиши керакки, бунда бирикма тўлиқ эриши ва ICP-MS </w:t>
            </w:r>
            <w:r w:rsidR="003D79FA">
              <w:rPr>
                <w:rFonts w:ascii="Times New Roman" w:hAnsi="Times New Roman" w:cs="Times New Roman"/>
                <w:lang w:val="uz-Cyrl-UZ"/>
              </w:rPr>
              <w:t xml:space="preserve">усули </w:t>
            </w:r>
            <w:r w:rsidRPr="00926847">
              <w:rPr>
                <w:rFonts w:ascii="Times New Roman" w:hAnsi="Times New Roman" w:cs="Times New Roman"/>
                <w:lang w:val="uz-Cyrl-UZ"/>
              </w:rPr>
              <w:t>учун умумий эриган қаттиқ моддалар бўйича талабларга мувофиқ бўлиши лозим. Намуна ҳажми намуна таркибига, кенг тарқалган аралашмалар ҳақидаги олдинги маълумотларга ва синов мақсадига қараб фарқ қилади.</w:t>
            </w:r>
            <w:r w:rsidR="003D79FA">
              <w:rPr>
                <w:rFonts w:ascii="Times New Roman" w:hAnsi="Times New Roman" w:cs="Times New Roman"/>
                <w:lang w:val="uz-Cyrl-UZ"/>
              </w:rPr>
              <w:t xml:space="preserve"> </w:t>
            </w:r>
            <w:r w:rsidRPr="00926847">
              <w:rPr>
                <w:rFonts w:ascii="Times New Roman" w:hAnsi="Times New Roman" w:cs="Times New Roman"/>
                <w:lang w:val="uz-Cyrl-UZ"/>
              </w:rPr>
              <w:t xml:space="preserve">Масалан, шакар миқдори юқори бўлган намуналар учун 0,5 г </w:t>
            </w:r>
            <w:r w:rsidR="00300BC6">
              <w:rPr>
                <w:rFonts w:ascii="Times New Roman" w:hAnsi="Times New Roman" w:cs="Times New Roman"/>
                <w:lang w:val="uz-Cyrl-UZ"/>
              </w:rPr>
              <w:t xml:space="preserve">атрофидаги </w:t>
            </w:r>
            <w:r w:rsidRPr="00926847">
              <w:rPr>
                <w:rFonts w:ascii="Times New Roman" w:hAnsi="Times New Roman" w:cs="Times New Roman"/>
                <w:lang w:val="uz-Cyrl-UZ"/>
              </w:rPr>
              <w:t>тортим миқдори етарли бўлиши мумкин.</w:t>
            </w:r>
            <w:r>
              <w:rPr>
                <w:rFonts w:ascii="Times New Roman" w:hAnsi="Times New Roman" w:cs="Times New Roman"/>
                <w:lang w:val="uz-Cyrl-UZ"/>
              </w:rPr>
              <w:t xml:space="preserve"> </w:t>
            </w:r>
            <w:r w:rsidRPr="00926847">
              <w:rPr>
                <w:rFonts w:ascii="Times New Roman" w:hAnsi="Times New Roman" w:cs="Times New Roman"/>
                <w:lang w:val="uz-Cyrl-UZ"/>
              </w:rPr>
              <w:t xml:space="preserve">Бу </w:t>
            </w:r>
            <w:r w:rsidR="00300BC6" w:rsidRPr="00926847">
              <w:rPr>
                <w:rFonts w:ascii="Times New Roman" w:hAnsi="Times New Roman" w:cs="Times New Roman"/>
                <w:lang w:val="uz-Cyrl-UZ"/>
              </w:rPr>
              <w:t>ICP-MS</w:t>
            </w:r>
            <w:r w:rsidR="00300BC6">
              <w:rPr>
                <w:rFonts w:ascii="Times New Roman" w:hAnsi="Times New Roman" w:cs="Times New Roman"/>
                <w:lang w:val="uz-Cyrl-UZ"/>
              </w:rPr>
              <w:t xml:space="preserve"> ускунаси </w:t>
            </w:r>
            <w:r w:rsidRPr="00926847">
              <w:rPr>
                <w:rFonts w:ascii="Times New Roman" w:hAnsi="Times New Roman" w:cs="Times New Roman"/>
                <w:lang w:val="uz-Cyrl-UZ"/>
              </w:rPr>
              <w:t>учун углерод миқдорини рухсат этилган оралиқда сақлашга ёрдам беради.</w:t>
            </w:r>
            <w:r>
              <w:rPr>
                <w:rFonts w:ascii="Times New Roman" w:hAnsi="Times New Roman" w:cs="Times New Roman"/>
                <w:lang w:val="uz-Cyrl-UZ"/>
              </w:rPr>
              <w:t xml:space="preserve"> </w:t>
            </w:r>
            <w:r w:rsidRPr="00926847">
              <w:rPr>
                <w:rFonts w:ascii="Times New Roman" w:hAnsi="Times New Roman" w:cs="Times New Roman"/>
                <w:lang w:val="uz-Cyrl-UZ"/>
              </w:rPr>
              <w:t xml:space="preserve">Паст </w:t>
            </w:r>
            <w:r w:rsidR="00300BC6">
              <w:rPr>
                <w:rFonts w:ascii="Times New Roman" w:hAnsi="Times New Roman" w:cs="Times New Roman"/>
                <w:lang w:val="uz-Cyrl-UZ"/>
              </w:rPr>
              <w:t>миқдори концентрация</w:t>
            </w:r>
            <w:r w:rsidRPr="00926847">
              <w:rPr>
                <w:rFonts w:ascii="Times New Roman" w:hAnsi="Times New Roman" w:cs="Times New Roman"/>
                <w:lang w:val="uz-Cyrl-UZ"/>
              </w:rPr>
              <w:t xml:space="preserve">даги аралашмаларни текширишда камида </w:t>
            </w:r>
            <w:r w:rsidR="00B363B2" w:rsidRPr="00E42EEE">
              <w:rPr>
                <w:rFonts w:ascii="Times New Roman" w:hAnsi="Times New Roman" w:cs="Times New Roman"/>
                <w:lang w:val="uz-Cyrl-UZ"/>
              </w:rPr>
              <w:t>2,0</w:t>
            </w:r>
            <w:r w:rsidR="00B363B2">
              <w:rPr>
                <w:rFonts w:ascii="Times New Roman" w:hAnsi="Times New Roman" w:cs="Times New Roman"/>
                <w:lang w:val="uz-Cyrl-UZ"/>
              </w:rPr>
              <w:t> </w:t>
            </w:r>
            <w:r w:rsidR="00B363B2" w:rsidRPr="00E42EEE">
              <w:rPr>
                <w:rFonts w:ascii="Times New Roman" w:hAnsi="Times New Roman" w:cs="Times New Roman"/>
                <w:lang w:val="uz-Cyrl-UZ"/>
              </w:rPr>
              <w:t xml:space="preserve">г </w:t>
            </w:r>
            <w:r w:rsidR="00B363B2" w:rsidRPr="00707530">
              <w:rPr>
                <w:rFonts w:ascii="Times New Roman" w:hAnsi="Times New Roman" w:cs="Times New Roman"/>
                <w:lang w:val="uz-Cyrl-UZ"/>
              </w:rPr>
              <w:t>намуна тортмасидан</w:t>
            </w:r>
            <w:r w:rsidR="00B363B2" w:rsidRPr="00E42EEE">
              <w:rPr>
                <w:rFonts w:ascii="Times New Roman" w:hAnsi="Times New Roman" w:cs="Times New Roman"/>
                <w:b/>
                <w:bCs/>
                <w:lang w:val="uz-Cyrl-UZ"/>
              </w:rPr>
              <w:t xml:space="preserve"> </w:t>
            </w:r>
            <w:r w:rsidR="00B363B2" w:rsidRPr="00E42EEE">
              <w:rPr>
                <w:rFonts w:ascii="Times New Roman" w:hAnsi="Times New Roman" w:cs="Times New Roman"/>
                <w:lang w:val="uz-Cyrl-UZ"/>
              </w:rPr>
              <w:t>фойдаланиш мақсадга мувофиқ.</w:t>
            </w:r>
          </w:p>
          <w:p w14:paraId="17D05F97" w14:textId="39C15609" w:rsidR="00B363B2" w:rsidRDefault="00B363B2" w:rsidP="00C25CF0">
            <w:pPr>
              <w:spacing w:after="0" w:line="240" w:lineRule="auto"/>
              <w:jc w:val="both"/>
              <w:rPr>
                <w:rFonts w:ascii="Times New Roman" w:hAnsi="Times New Roman" w:cs="Times New Roman"/>
                <w:lang w:val="uz-Cyrl-UZ"/>
              </w:rPr>
            </w:pPr>
          </w:p>
          <w:p w14:paraId="490E711C" w14:textId="77777777" w:rsidR="00300BC6" w:rsidRPr="008A217F" w:rsidRDefault="00300BC6" w:rsidP="00C25CF0">
            <w:pPr>
              <w:spacing w:after="0" w:line="240" w:lineRule="auto"/>
              <w:jc w:val="both"/>
              <w:rPr>
                <w:rFonts w:ascii="Times New Roman" w:hAnsi="Times New Roman" w:cs="Times New Roman"/>
              </w:rPr>
            </w:pPr>
          </w:p>
          <w:p w14:paraId="2FEFDDB4" w14:textId="77777777" w:rsidR="00B363B2" w:rsidRPr="00E42EEE" w:rsidRDefault="00B363B2" w:rsidP="00C25CF0">
            <w:pPr>
              <w:spacing w:after="0" w:line="240" w:lineRule="auto"/>
              <w:jc w:val="both"/>
              <w:rPr>
                <w:rFonts w:ascii="Times New Roman" w:hAnsi="Times New Roman" w:cs="Times New Roman"/>
                <w:b/>
                <w:bCs/>
                <w:lang w:val="uz-Cyrl-UZ"/>
              </w:rPr>
            </w:pPr>
            <w:r>
              <w:rPr>
                <w:rFonts w:ascii="Times New Roman" w:hAnsi="Times New Roman" w:cs="Times New Roman"/>
                <w:b/>
                <w:bCs/>
                <w:lang w:val="uz-Cyrl-UZ"/>
              </w:rPr>
              <w:t>ТАҲЛИЛ</w:t>
            </w:r>
            <w:r w:rsidRPr="00E42EEE">
              <w:rPr>
                <w:rFonts w:ascii="Times New Roman" w:hAnsi="Times New Roman" w:cs="Times New Roman"/>
                <w:b/>
                <w:bCs/>
                <w:lang w:val="uz-Cyrl-UZ"/>
              </w:rPr>
              <w:t xml:space="preserve"> УСУЛЛАРИ</w:t>
            </w:r>
          </w:p>
          <w:p w14:paraId="2018FE8F" w14:textId="008AB12B" w:rsidR="00B363B2" w:rsidRPr="000A158E" w:rsidRDefault="00B363B2" w:rsidP="00C25CF0">
            <w:pPr>
              <w:spacing w:after="0" w:line="240" w:lineRule="auto"/>
              <w:jc w:val="both"/>
              <w:rPr>
                <w:rFonts w:ascii="Times New Roman" w:hAnsi="Times New Roman" w:cs="Times New Roman"/>
                <w:b/>
                <w:bCs/>
                <w:lang w:val="uz-Cyrl-UZ"/>
              </w:rPr>
            </w:pPr>
            <w:r>
              <w:rPr>
                <w:rFonts w:ascii="Times New Roman" w:hAnsi="Times New Roman" w:cs="Times New Roman"/>
                <w:b/>
                <w:bCs/>
                <w:lang w:val="uz-Cyrl-UZ"/>
              </w:rPr>
              <w:t>Кимё</w:t>
            </w:r>
            <w:r w:rsidR="000A158E">
              <w:rPr>
                <w:rFonts w:ascii="Times New Roman" w:hAnsi="Times New Roman" w:cs="Times New Roman"/>
                <w:b/>
                <w:bCs/>
                <w:lang w:val="uz-Cyrl-UZ"/>
              </w:rPr>
              <w:t>вий аспектлар</w:t>
            </w:r>
          </w:p>
          <w:p w14:paraId="79EA8851" w14:textId="5C6E5095" w:rsidR="00B363B2" w:rsidRPr="00E42EEE" w:rsidRDefault="00B363B2" w:rsidP="00C25CF0">
            <w:pPr>
              <w:spacing w:after="0" w:line="240" w:lineRule="auto"/>
              <w:jc w:val="both"/>
              <w:rPr>
                <w:rFonts w:ascii="Times New Roman" w:hAnsi="Times New Roman" w:cs="Times New Roman"/>
                <w:lang w:val="uz-Cyrl-UZ"/>
              </w:rPr>
            </w:pPr>
            <w:r w:rsidRPr="00E42EEE">
              <w:rPr>
                <w:rFonts w:ascii="Times New Roman" w:hAnsi="Times New Roman" w:cs="Times New Roman"/>
                <w:lang w:val="uz-Cyrl-UZ"/>
              </w:rPr>
              <w:t xml:space="preserve">Баъзи материаллар оддий ICP-MS суюлтиргичлари билан реакцияга киришиши мумкин. Масалан, кумуш нитрат хлоридли суюлтиргичга қўшилганда чўкмага тушади. Қалай хлорид сувда тўлиқ эриса-да, гидролизланиб, эримайдиган </w:t>
            </w:r>
            <w:r w:rsidRPr="00C36E5C">
              <w:rPr>
                <w:rFonts w:ascii="Times New Roman" w:hAnsi="Times New Roman" w:cs="Times New Roman"/>
                <w:bCs/>
                <w:lang w:val="uz-Cyrl-UZ"/>
              </w:rPr>
              <w:t>асосли</w:t>
            </w:r>
            <w:r w:rsidRPr="00E42EEE">
              <w:rPr>
                <w:rFonts w:ascii="Times New Roman" w:hAnsi="Times New Roman" w:cs="Times New Roman"/>
                <w:lang w:val="uz-Cyrl-UZ"/>
              </w:rPr>
              <w:t xml:space="preserve"> туз ҳосил қилиши мумкин. Бундай чўкиш реакциялари ҳар бир материал учун олдиндан маълум бўлиши ва олдини олиш чораларини кўриш керак. Бундан ташқари, баъзи элементлар бошқаларга қараганда кўпроқ учувчан, беқарор ёки идиш ҳамда қувур деворларига ёпишишга моил бўлиши мумкин. Ҳар </w:t>
            </w:r>
            <w:r w:rsidRPr="00E42EEE">
              <w:rPr>
                <w:rFonts w:ascii="Times New Roman" w:hAnsi="Times New Roman" w:cs="Times New Roman"/>
                <w:lang w:val="uz-Cyrl-UZ"/>
              </w:rPr>
              <w:lastRenderedPageBreak/>
              <w:t>бир материалнинг кимёвий хусусиятлари билан боғлиқ хатоларни бартараф этиш учун таҳлил жараёнлари мослаштирилиши лозим.</w:t>
            </w:r>
          </w:p>
          <w:p w14:paraId="034DD089" w14:textId="77777777" w:rsidR="00B363B2" w:rsidRPr="00C36E5C" w:rsidRDefault="00B363B2" w:rsidP="00C25CF0">
            <w:pPr>
              <w:spacing w:after="0" w:line="240" w:lineRule="auto"/>
              <w:jc w:val="both"/>
              <w:rPr>
                <w:del w:id="274" w:author="Администратор" w:date="2026-02-19T16:38:00Z"/>
                <w:rFonts w:ascii="Times New Roman" w:hAnsi="Times New Roman" w:cs="Times New Roman"/>
                <w:b/>
                <w:bCs/>
              </w:rPr>
            </w:pPr>
          </w:p>
          <w:p w14:paraId="20875692" w14:textId="4DA6CFDA" w:rsidR="00B363B2" w:rsidRPr="00FF3D5A" w:rsidRDefault="00291328" w:rsidP="00C25CF0">
            <w:pPr>
              <w:spacing w:after="0" w:line="240" w:lineRule="auto"/>
              <w:jc w:val="both"/>
              <w:rPr>
                <w:rFonts w:ascii="Times New Roman" w:hAnsi="Times New Roman" w:cs="Times New Roman"/>
                <w:b/>
                <w:bCs/>
              </w:rPr>
            </w:pPr>
            <w:r w:rsidRPr="00291328">
              <w:rPr>
                <w:rFonts w:ascii="Times New Roman" w:hAnsi="Times New Roman" w:cs="Times New Roman"/>
                <w:b/>
                <w:bCs/>
                <w:lang w:val="uz-Cyrl-UZ"/>
              </w:rPr>
              <w:t>Аналитик асбоб-ускуналар</w:t>
            </w:r>
            <w:r w:rsidRPr="00FF3D5A">
              <w:rPr>
                <w:rFonts w:ascii="Times New Roman" w:hAnsi="Times New Roman" w:cs="Times New Roman"/>
                <w:b/>
                <w:bCs/>
              </w:rPr>
              <w:t xml:space="preserve"> </w:t>
            </w:r>
          </w:p>
          <w:p w14:paraId="0310E40D" w14:textId="74E69D56" w:rsidR="00B363B2" w:rsidRPr="00E42EEE" w:rsidRDefault="00FF3D5A" w:rsidP="00C25CF0">
            <w:pPr>
              <w:spacing w:after="0" w:line="240" w:lineRule="auto"/>
              <w:jc w:val="both"/>
              <w:rPr>
                <w:rFonts w:ascii="Times New Roman" w:hAnsi="Times New Roman" w:cs="Times New Roman"/>
                <w:lang w:val="uz-Cyrl-UZ"/>
              </w:rPr>
            </w:pPr>
            <w:r w:rsidRPr="00FF3D5A">
              <w:rPr>
                <w:rFonts w:ascii="Times New Roman" w:hAnsi="Times New Roman" w:cs="Times New Roman"/>
                <w:lang w:val="uz-Cyrl-UZ"/>
              </w:rPr>
              <w:t xml:space="preserve">Ҳужайра культураси муҳитларида микроэлементларни миқдорий ўлчаш учун тегишли аналитик асбоб-ускуналарни танлаш бир қатор омилларга боғлиқ. Бу омилларга махсус аниқланадиган элементлар ва мақсадли аналитлар сони, ҳар бир элементнинг мақсадли концентрацияси, усулнинг талаб қилинадиган тўғрилиги ва аниқлиги, муҳитнинг ўзига хос таркиби ва талаб қилинадиган таҳлилий ўтказиш қобилияти, маҳлилий ходимларнинг тажриба </w:t>
            </w:r>
            <w:r w:rsidR="00B363B2" w:rsidRPr="00E42EEE">
              <w:rPr>
                <w:rFonts w:ascii="Times New Roman" w:hAnsi="Times New Roman" w:cs="Times New Roman"/>
                <w:lang w:val="uz-Cyrl-UZ"/>
              </w:rPr>
              <w:t>даражаси киради.</w:t>
            </w:r>
          </w:p>
          <w:p w14:paraId="3A09855D" w14:textId="77777777" w:rsidR="00B363B2" w:rsidRPr="00E42EEE" w:rsidRDefault="00B363B2" w:rsidP="00C25CF0">
            <w:pPr>
              <w:spacing w:after="0" w:line="240" w:lineRule="auto"/>
              <w:jc w:val="both"/>
              <w:rPr>
                <w:rFonts w:ascii="Times New Roman" w:hAnsi="Times New Roman" w:cs="Times New Roman"/>
                <w:lang w:val="uz-Cyrl-UZ"/>
              </w:rPr>
            </w:pPr>
          </w:p>
          <w:p w14:paraId="3A44CCA6" w14:textId="41F9AEB7" w:rsidR="00FF3D5A" w:rsidRDefault="00FF3D5A" w:rsidP="00FF3D5A">
            <w:pPr>
              <w:spacing w:after="0" w:line="240" w:lineRule="auto"/>
              <w:jc w:val="both"/>
              <w:rPr>
                <w:rFonts w:ascii="Times New Roman" w:hAnsi="Times New Roman" w:cs="Times New Roman"/>
                <w:lang w:val="uz-Cyrl-UZ"/>
              </w:rPr>
            </w:pPr>
            <w:r w:rsidRPr="00FF3D5A">
              <w:rPr>
                <w:rFonts w:ascii="Times New Roman" w:hAnsi="Times New Roman" w:cs="Times New Roman"/>
                <w:lang w:val="uz-Cyrl-UZ"/>
              </w:rPr>
              <w:t>Квадруполли индуктив боғланган плазмали масс-спектрометрия (quadrupole-based inductively coupled plasma mass spectrometry, ICP-Q-MS), эҳтимол, ҳужайра культураси муҳитларидаги микроэлементларни миқдорий аниқлаш учун энг кўп қўлланиладиган усул бўлиб, бу жуда кенг динамик диапазонга эга бўлган, ультра-микромиқдорларни аниқлашга қодир ва кўп элементли таҳлил имкониятига эга асбоб-ускуналар синфидир.</w:t>
            </w:r>
            <w:r>
              <w:rPr>
                <w:rFonts w:ascii="Times New Roman" w:hAnsi="Times New Roman" w:cs="Times New Roman"/>
                <w:lang w:val="uz-Cyrl-UZ"/>
              </w:rPr>
              <w:t xml:space="preserve"> </w:t>
            </w:r>
            <w:r w:rsidRPr="00FF3D5A">
              <w:rPr>
                <w:rFonts w:ascii="Times New Roman" w:hAnsi="Times New Roman" w:cs="Times New Roman"/>
                <w:lang w:val="uz-Cyrl-UZ"/>
              </w:rPr>
              <w:t xml:space="preserve">Усул сифатида, ушбу турдаги таҳлилий тизимлар анча такомиллашган: уларнинг таҳлилий муаммолари аниқ белгиланган ва ҳал этилган, улар нисбатан кенг тарқалган. </w:t>
            </w:r>
            <w:r>
              <w:rPr>
                <w:rFonts w:ascii="Times New Roman" w:hAnsi="Times New Roman" w:cs="Times New Roman"/>
                <w:lang w:val="uz-Cyrl-UZ"/>
              </w:rPr>
              <w:t xml:space="preserve"> </w:t>
            </w:r>
            <w:r w:rsidRPr="00FF3D5A">
              <w:rPr>
                <w:rFonts w:ascii="Times New Roman" w:hAnsi="Times New Roman" w:cs="Times New Roman"/>
                <w:lang w:val="uz-Cyrl-UZ"/>
              </w:rPr>
              <w:t>Ҳозирги кунда ICP-Q-MS ни яхши биладиган, индуктив боғланган плазмали масс-спектрометрия бўйича кўплаб тажрибали мутахассислар мавжуд [5].</w:t>
            </w:r>
          </w:p>
          <w:p w14:paraId="22B07F3E" w14:textId="680E426A" w:rsidR="00A21854" w:rsidRDefault="00A21854" w:rsidP="00FF3D5A">
            <w:pPr>
              <w:spacing w:after="0" w:line="240" w:lineRule="auto"/>
              <w:jc w:val="both"/>
              <w:rPr>
                <w:rFonts w:ascii="Times New Roman" w:hAnsi="Times New Roman" w:cs="Times New Roman"/>
                <w:lang w:val="uz-Cyrl-UZ"/>
              </w:rPr>
            </w:pPr>
          </w:p>
          <w:p w14:paraId="0616D4FF" w14:textId="34F5F11C" w:rsidR="00A21854" w:rsidRDefault="00A21854" w:rsidP="00FF3D5A">
            <w:pPr>
              <w:spacing w:after="0" w:line="240" w:lineRule="auto"/>
              <w:jc w:val="both"/>
              <w:rPr>
                <w:rFonts w:ascii="Times New Roman" w:hAnsi="Times New Roman" w:cs="Times New Roman"/>
                <w:lang w:val="uz-Cyrl-UZ"/>
              </w:rPr>
            </w:pPr>
          </w:p>
          <w:p w14:paraId="421E735E" w14:textId="41D4F300" w:rsidR="00347EFC" w:rsidRDefault="00347EFC" w:rsidP="00C25CF0">
            <w:pPr>
              <w:spacing w:after="0" w:line="240" w:lineRule="auto"/>
              <w:jc w:val="both"/>
              <w:rPr>
                <w:rFonts w:ascii="Times New Roman" w:hAnsi="Times New Roman" w:cs="Times New Roman"/>
                <w:lang w:val="uz-Cyrl-UZ"/>
              </w:rPr>
            </w:pPr>
            <w:r w:rsidRPr="00347EFC">
              <w:rPr>
                <w:rFonts w:ascii="Times New Roman" w:hAnsi="Times New Roman" w:cs="Times New Roman"/>
                <w:lang w:val="uz-Cyrl-UZ"/>
              </w:rPr>
              <w:t xml:space="preserve">Бироқ, соҳада бошқа асбоб-ускуналар услублари ҳам мавжуд бўлиб, улар муайян шароитларда микроэлементларни миқдорий аниқлаш учун мос келиши мумкин. ICP-OES, графит печли атом-абсорбцион спектроскопия (GFAAS), гидрид ҳосил қилиш орқали атом-абсорбцион спектроскопия ёки </w:t>
            </w:r>
            <w:r w:rsidRPr="00347EFC">
              <w:rPr>
                <w:rFonts w:ascii="Times New Roman" w:hAnsi="Times New Roman" w:cs="Times New Roman"/>
                <w:lang w:val="uz-Cyrl-UZ"/>
              </w:rPr>
              <w:lastRenderedPageBreak/>
              <w:t>рентгенофлуоресцент спектроскопия (XRF) ҳужайра культураси хом ашёларидаги микроэлементларни аниқлаш ва тавсифлаш қобилиятига эга, бироқ уларнинг ҳар бири ўз чекловларига эга. Ушбу боб доирасида ICP-MS элементларни тавсифлаш учун энг кўп қиррали ва сезгир аналитик услуб сифатида қаралади ҳамда аналитик процедуралар бўйича муҳокаманинг асосий мавзуси ҳисобланади.</w:t>
            </w:r>
          </w:p>
          <w:p w14:paraId="22BE16AF" w14:textId="77777777" w:rsidR="00347EFC" w:rsidRDefault="00347EFC" w:rsidP="00C25CF0">
            <w:pPr>
              <w:spacing w:after="0" w:line="240" w:lineRule="auto"/>
              <w:jc w:val="both"/>
              <w:rPr>
                <w:rFonts w:ascii="Times New Roman" w:hAnsi="Times New Roman" w:cs="Times New Roman"/>
                <w:lang w:val="uz-Cyrl-UZ"/>
              </w:rPr>
            </w:pPr>
          </w:p>
          <w:p w14:paraId="3CC7181E" w14:textId="7480C5A0" w:rsidR="000D0B75" w:rsidRDefault="000D0B75" w:rsidP="00C25CF0">
            <w:pPr>
              <w:spacing w:after="0" w:line="240" w:lineRule="auto"/>
              <w:jc w:val="both"/>
              <w:rPr>
                <w:rFonts w:ascii="Times New Roman" w:hAnsi="Times New Roman" w:cs="Times New Roman"/>
                <w:lang w:val="uz-Cyrl-UZ"/>
              </w:rPr>
            </w:pPr>
          </w:p>
          <w:p w14:paraId="215C0B27" w14:textId="77777777" w:rsidR="000D0B75" w:rsidRPr="00E42EEE" w:rsidRDefault="000D0B75" w:rsidP="00C25CF0">
            <w:pPr>
              <w:spacing w:after="0" w:line="240" w:lineRule="auto"/>
              <w:jc w:val="both"/>
              <w:rPr>
                <w:rFonts w:ascii="Times New Roman" w:hAnsi="Times New Roman" w:cs="Times New Roman"/>
                <w:lang w:val="uz-Cyrl-UZ"/>
              </w:rPr>
            </w:pPr>
          </w:p>
          <w:p w14:paraId="2792A988" w14:textId="77777777" w:rsidR="00B363B2" w:rsidRPr="00E42EEE" w:rsidRDefault="00B363B2" w:rsidP="00C25CF0">
            <w:pPr>
              <w:spacing w:after="0" w:line="240" w:lineRule="auto"/>
              <w:jc w:val="both"/>
              <w:rPr>
                <w:rFonts w:ascii="Times New Roman" w:hAnsi="Times New Roman" w:cs="Times New Roman"/>
                <w:b/>
                <w:bCs/>
                <w:lang w:val="uz-Cyrl-UZ"/>
              </w:rPr>
            </w:pPr>
            <w:r w:rsidRPr="00E42EEE">
              <w:rPr>
                <w:rFonts w:ascii="Times New Roman" w:hAnsi="Times New Roman" w:cs="Times New Roman"/>
                <w:b/>
                <w:bCs/>
                <w:lang w:val="uz-Cyrl-UZ"/>
              </w:rPr>
              <w:t>Намуна тайёрлаш</w:t>
            </w:r>
          </w:p>
          <w:p w14:paraId="407E8486" w14:textId="3BD8D272" w:rsidR="00B363B2" w:rsidRPr="00ED6E05" w:rsidRDefault="00B363B2" w:rsidP="00C25CF0">
            <w:pPr>
              <w:spacing w:after="0" w:line="240" w:lineRule="auto"/>
              <w:jc w:val="both"/>
              <w:rPr>
                <w:rFonts w:ascii="Times New Roman" w:hAnsi="Times New Roman" w:cs="Times New Roman"/>
                <w:lang w:val="uz-Cyrl-UZ"/>
              </w:rPr>
            </w:pPr>
            <w:r w:rsidRPr="00E42EEE">
              <w:rPr>
                <w:rFonts w:ascii="Times New Roman" w:hAnsi="Times New Roman" w:cs="Times New Roman"/>
                <w:lang w:val="uz-Cyrl-UZ"/>
              </w:rPr>
              <w:t xml:space="preserve">Намуна тайёрлаш шакллари </w:t>
            </w:r>
            <w:r w:rsidRPr="00BD3B53">
              <w:rPr>
                <w:rFonts w:ascii="Times New Roman" w:hAnsi="Times New Roman" w:cs="Times New Roman"/>
                <w:lang w:val="uz-Cyrl-UZ"/>
              </w:rPr>
              <w:t xml:space="preserve">суюлтирилмаган эритма, </w:t>
            </w:r>
            <w:r w:rsidRPr="00E42EEE">
              <w:rPr>
                <w:rFonts w:ascii="Times New Roman" w:hAnsi="Times New Roman" w:cs="Times New Roman"/>
                <w:lang w:val="uz-Cyrl-UZ"/>
              </w:rPr>
              <w:t xml:space="preserve">бевосита сувли эритма ва билвосита эритмани ўз ичига олади. Намуна тайёрлашнинг мос шаклини танлаш синалаётган материалга боғлиқ бўлиб, бу аналитикнинг вазифасидир. </w:t>
            </w:r>
            <w:r w:rsidRPr="00ED6E05">
              <w:rPr>
                <w:rFonts w:ascii="Times New Roman" w:hAnsi="Times New Roman" w:cs="Times New Roman"/>
                <w:lang w:val="uz-Cyrl-UZ"/>
              </w:rPr>
              <w:t xml:space="preserve">Қуйидаги </w:t>
            </w:r>
            <w:r w:rsidRPr="00ED6E05">
              <w:rPr>
                <w:rFonts w:ascii="Times New Roman" w:hAnsi="Times New Roman" w:cs="Times New Roman"/>
                <w:i/>
                <w:iCs/>
                <w:lang w:val="uz-Cyrl-UZ"/>
              </w:rPr>
              <w:t xml:space="preserve">5-жадвалга </w:t>
            </w:r>
            <w:r w:rsidRPr="00ED6E05">
              <w:rPr>
                <w:rFonts w:ascii="Times New Roman" w:hAnsi="Times New Roman" w:cs="Times New Roman"/>
                <w:lang w:val="uz-Cyrl-UZ"/>
              </w:rPr>
              <w:t>қара</w:t>
            </w:r>
            <w:r w:rsidR="0037651F">
              <w:rPr>
                <w:rFonts w:ascii="Times New Roman" w:hAnsi="Times New Roman" w:cs="Times New Roman"/>
                <w:lang w:val="uz-Cyrl-UZ"/>
              </w:rPr>
              <w:t>лсин</w:t>
            </w:r>
            <w:r w:rsidRPr="00ED6E05">
              <w:rPr>
                <w:rFonts w:ascii="Times New Roman" w:hAnsi="Times New Roman" w:cs="Times New Roman"/>
                <w:lang w:val="uz-Cyrl-UZ"/>
              </w:rPr>
              <w:t>:</w:t>
            </w:r>
          </w:p>
          <w:p w14:paraId="50AED269" w14:textId="77777777" w:rsidR="00B363B2" w:rsidRPr="00ED6E05" w:rsidRDefault="00B363B2" w:rsidP="00C25CF0">
            <w:pPr>
              <w:spacing w:after="0" w:line="240" w:lineRule="auto"/>
              <w:jc w:val="both"/>
              <w:rPr>
                <w:rFonts w:ascii="Times New Roman" w:hAnsi="Times New Roman" w:cs="Times New Roman"/>
                <w:lang w:val="uz-Cyrl-UZ"/>
              </w:rPr>
            </w:pPr>
          </w:p>
          <w:p w14:paraId="5DCAD5CB" w14:textId="77777777" w:rsidR="00B363B2" w:rsidRPr="00ED6E05" w:rsidRDefault="00B363B2" w:rsidP="00C25CF0">
            <w:pPr>
              <w:spacing w:after="0" w:line="240" w:lineRule="auto"/>
              <w:jc w:val="both"/>
              <w:rPr>
                <w:rFonts w:ascii="Times New Roman" w:hAnsi="Times New Roman" w:cs="Times New Roman"/>
                <w:b/>
                <w:bCs/>
                <w:lang w:val="uz-Cyrl-UZ"/>
              </w:rPr>
            </w:pPr>
            <w:r w:rsidRPr="00ED6E05">
              <w:rPr>
                <w:rFonts w:ascii="Times New Roman" w:hAnsi="Times New Roman" w:cs="Times New Roman"/>
                <w:b/>
                <w:bCs/>
                <w:lang w:val="uz-Cyrl-UZ"/>
              </w:rPr>
              <w:t>5-жадвал</w:t>
            </w:r>
          </w:p>
          <w:tbl>
            <w:tblPr>
              <w:tblW w:w="48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1"/>
              <w:gridCol w:w="3106"/>
            </w:tblGrid>
            <w:tr w:rsidR="00B363B2" w:rsidRPr="00ED6E05" w14:paraId="5649DFF2" w14:textId="77777777" w:rsidTr="0038775A">
              <w:trPr>
                <w:trHeight w:val="248"/>
                <w:tblHeader/>
              </w:trPr>
              <w:tc>
                <w:tcPr>
                  <w:tcW w:w="1751" w:type="dxa"/>
                  <w:vAlign w:val="center"/>
                  <w:hideMark/>
                </w:tcPr>
                <w:p w14:paraId="4978A9CF" w14:textId="77777777" w:rsidR="00B363B2" w:rsidRPr="00ED6E05" w:rsidRDefault="00B363B2" w:rsidP="00C25CF0">
                  <w:pPr>
                    <w:spacing w:after="0" w:line="240" w:lineRule="auto"/>
                    <w:jc w:val="both"/>
                    <w:rPr>
                      <w:rFonts w:ascii="Times New Roman" w:hAnsi="Times New Roman" w:cs="Times New Roman"/>
                      <w:b/>
                      <w:bCs/>
                      <w:lang w:val="uz-Cyrl-UZ"/>
                    </w:rPr>
                  </w:pPr>
                  <w:r w:rsidRPr="00ED6E05">
                    <w:rPr>
                      <w:rFonts w:ascii="Times New Roman" w:hAnsi="Times New Roman" w:cs="Times New Roman"/>
                      <w:b/>
                      <w:bCs/>
                      <w:lang w:val="uz-Cyrl-UZ"/>
                    </w:rPr>
                    <w:t>Намуна тури</w:t>
                  </w:r>
                </w:p>
              </w:tc>
              <w:tc>
                <w:tcPr>
                  <w:tcW w:w="3106" w:type="dxa"/>
                  <w:vAlign w:val="center"/>
                  <w:hideMark/>
                </w:tcPr>
                <w:p w14:paraId="3517349B" w14:textId="6D256678" w:rsidR="00B363B2" w:rsidRPr="00ED6E05" w:rsidRDefault="00B363B2" w:rsidP="00C25CF0">
                  <w:pPr>
                    <w:spacing w:after="0" w:line="240" w:lineRule="auto"/>
                    <w:jc w:val="both"/>
                    <w:rPr>
                      <w:rFonts w:ascii="Times New Roman" w:hAnsi="Times New Roman" w:cs="Times New Roman"/>
                      <w:b/>
                      <w:bCs/>
                      <w:lang w:val="uz-Cyrl-UZ"/>
                    </w:rPr>
                  </w:pPr>
                  <w:r w:rsidRPr="00ED6E05">
                    <w:rPr>
                      <w:rFonts w:ascii="Times New Roman" w:hAnsi="Times New Roman" w:cs="Times New Roman"/>
                      <w:b/>
                      <w:bCs/>
                      <w:lang w:val="uz-Cyrl-UZ"/>
                    </w:rPr>
                    <w:t>Тавсия этилган тайёргарлик</w:t>
                  </w:r>
                  <w:hyperlink r:id="rId74" w:anchor="FN_RKY_WQP_PYB" w:history="1">
                    <w:r w:rsidR="0038775A" w:rsidRPr="00987B9B">
                      <w:rPr>
                        <w:rFonts w:ascii="Times New Roman" w:hAnsi="Times New Roman" w:cs="Times New Roman"/>
                        <w:b/>
                        <w:bCs/>
                        <w:color w:val="0563C1" w:themeColor="hyperlink"/>
                        <w:u w:val="single"/>
                        <w:vertAlign w:val="superscript"/>
                        <w:lang w:val="en-US"/>
                      </w:rPr>
                      <w:t>a</w:t>
                    </w:r>
                  </w:hyperlink>
                </w:p>
              </w:tc>
            </w:tr>
            <w:tr w:rsidR="00B363B2" w:rsidRPr="00ED6E05" w14:paraId="758592FF" w14:textId="77777777" w:rsidTr="0038775A">
              <w:trPr>
                <w:trHeight w:val="507"/>
              </w:trPr>
              <w:tc>
                <w:tcPr>
                  <w:tcW w:w="1751" w:type="dxa"/>
                  <w:vAlign w:val="center"/>
                  <w:hideMark/>
                </w:tcPr>
                <w:p w14:paraId="6B21253F" w14:textId="0DF214C4" w:rsidR="00B363B2" w:rsidRPr="00ED6E05" w:rsidRDefault="00B363B2" w:rsidP="00C25CF0">
                  <w:pPr>
                    <w:spacing w:after="0" w:line="240" w:lineRule="auto"/>
                    <w:jc w:val="both"/>
                    <w:rPr>
                      <w:rFonts w:ascii="Times New Roman" w:hAnsi="Times New Roman" w:cs="Times New Roman"/>
                      <w:bCs/>
                      <w:strike/>
                      <w:lang w:val="uz-Cyrl-UZ"/>
                    </w:rPr>
                  </w:pPr>
                  <w:r w:rsidRPr="0038775A">
                    <w:rPr>
                      <w:rFonts w:ascii="Times New Roman" w:hAnsi="Times New Roman" w:cs="Times New Roman"/>
                      <w:lang w:val="uz-Cyrl-UZ"/>
                    </w:rPr>
                    <w:t>Суюлтирилмаган эритма</w:t>
                  </w:r>
                  <w:r w:rsidR="0038775A" w:rsidRPr="0038775A">
                    <w:rPr>
                      <w:rFonts w:ascii="Times New Roman" w:hAnsi="Times New Roman" w:cs="Times New Roman"/>
                      <w:lang w:val="uz-Cyrl-UZ"/>
                    </w:rPr>
                    <w:t>/Бошланғич эритма</w:t>
                  </w:r>
                </w:p>
              </w:tc>
              <w:tc>
                <w:tcPr>
                  <w:tcW w:w="3106" w:type="dxa"/>
                  <w:vAlign w:val="center"/>
                  <w:hideMark/>
                </w:tcPr>
                <w:p w14:paraId="719ED606" w14:textId="6E74D220" w:rsidR="00B363B2" w:rsidRPr="00ED6E05" w:rsidRDefault="00B363B2" w:rsidP="0038775A">
                  <w:pPr>
                    <w:spacing w:after="0" w:line="240" w:lineRule="auto"/>
                    <w:jc w:val="both"/>
                    <w:rPr>
                      <w:rFonts w:ascii="Times New Roman" w:hAnsi="Times New Roman" w:cs="Times New Roman"/>
                      <w:bCs/>
                      <w:lang w:val="uz-Cyrl-UZ"/>
                    </w:rPr>
                  </w:pPr>
                  <w:r w:rsidRPr="0038775A">
                    <w:rPr>
                      <w:rFonts w:ascii="Times New Roman" w:hAnsi="Times New Roman" w:cs="Times New Roman"/>
                      <w:bCs/>
                    </w:rPr>
                    <w:t>Суюлтирилмаган</w:t>
                  </w:r>
                  <w:r w:rsidRPr="00ED6E05">
                    <w:rPr>
                      <w:rFonts w:ascii="Times New Roman" w:hAnsi="Times New Roman" w:cs="Times New Roman"/>
                      <w:bCs/>
                      <w:lang w:val="uz-Cyrl-UZ"/>
                    </w:rPr>
                    <w:t xml:space="preserve"> суюқ намуна ишлатилади</w:t>
                  </w:r>
                </w:p>
              </w:tc>
            </w:tr>
            <w:tr w:rsidR="00B363B2" w:rsidRPr="00987B9B" w14:paraId="101C9C3D" w14:textId="77777777" w:rsidTr="0038775A">
              <w:trPr>
                <w:trHeight w:val="507"/>
              </w:trPr>
              <w:tc>
                <w:tcPr>
                  <w:tcW w:w="1751" w:type="dxa"/>
                  <w:vAlign w:val="center"/>
                  <w:hideMark/>
                </w:tcPr>
                <w:p w14:paraId="2065335B" w14:textId="12AE14A2" w:rsidR="00B363B2" w:rsidRPr="00ED6E05" w:rsidRDefault="00B363B2" w:rsidP="00C25CF0">
                  <w:pPr>
                    <w:spacing w:after="0" w:line="240" w:lineRule="auto"/>
                    <w:jc w:val="both"/>
                    <w:rPr>
                      <w:rFonts w:ascii="Times New Roman" w:hAnsi="Times New Roman" w:cs="Times New Roman"/>
                      <w:bCs/>
                      <w:lang w:val="uz-Cyrl-UZ"/>
                    </w:rPr>
                  </w:pPr>
                  <w:r w:rsidRPr="00ED6E05">
                    <w:rPr>
                      <w:rFonts w:ascii="Times New Roman" w:hAnsi="Times New Roman" w:cs="Times New Roman"/>
                      <w:bCs/>
                      <w:lang w:val="uz-Cyrl-UZ"/>
                    </w:rPr>
                    <w:t>Бевосита сувли эритма</w:t>
                  </w:r>
                </w:p>
              </w:tc>
              <w:tc>
                <w:tcPr>
                  <w:tcW w:w="3106" w:type="dxa"/>
                  <w:vAlign w:val="center"/>
                  <w:hideMark/>
                </w:tcPr>
                <w:p w14:paraId="656FE121" w14:textId="75719069"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Агар намуна сувли эритувчида эриса, қўлланилади</w:t>
                  </w:r>
                </w:p>
              </w:tc>
            </w:tr>
            <w:tr w:rsidR="00B363B2" w:rsidRPr="00987B9B" w14:paraId="7E92AC41" w14:textId="77777777" w:rsidTr="0038775A">
              <w:trPr>
                <w:trHeight w:val="1274"/>
              </w:trPr>
              <w:tc>
                <w:tcPr>
                  <w:tcW w:w="1751" w:type="dxa"/>
                  <w:vAlign w:val="center"/>
                  <w:hideMark/>
                </w:tcPr>
                <w:p w14:paraId="34A27D31" w14:textId="54141B37" w:rsidR="00B363B2" w:rsidRPr="00987B9B" w:rsidRDefault="00ED18D7" w:rsidP="00C25CF0">
                  <w:pPr>
                    <w:spacing w:after="0" w:line="240" w:lineRule="auto"/>
                    <w:jc w:val="both"/>
                    <w:rPr>
                      <w:rFonts w:ascii="Times New Roman" w:hAnsi="Times New Roman" w:cs="Times New Roman"/>
                      <w:bCs/>
                    </w:rPr>
                  </w:pPr>
                  <w:r w:rsidRPr="00ED18D7">
                    <w:rPr>
                      <w:rFonts w:ascii="Times New Roman" w:hAnsi="Times New Roman" w:cs="Times New Roman"/>
                      <w:bCs/>
                    </w:rPr>
                    <w:t>Билвосита эритма</w:t>
                  </w:r>
                </w:p>
              </w:tc>
              <w:tc>
                <w:tcPr>
                  <w:tcW w:w="3106" w:type="dxa"/>
                  <w:vAlign w:val="center"/>
                  <w:hideMark/>
                </w:tcPr>
                <w:p w14:paraId="58A9A102" w14:textId="440381E4"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Агар намуна сувда ёки органик эритувчида эримаса, ёпиқ идишда парчала</w:t>
                  </w:r>
                  <w:r w:rsidR="004F655B">
                    <w:rPr>
                      <w:rFonts w:ascii="Times New Roman" w:hAnsi="Times New Roman" w:cs="Times New Roman"/>
                      <w:bCs/>
                      <w:lang w:val="uz-Cyrl-UZ"/>
                    </w:rPr>
                    <w:t>ни</w:t>
                  </w:r>
                  <w:r w:rsidRPr="00987B9B">
                    <w:rPr>
                      <w:rFonts w:ascii="Times New Roman" w:hAnsi="Times New Roman" w:cs="Times New Roman"/>
                      <w:bCs/>
                    </w:rPr>
                    <w:t>ш жараёни қўлланилади</w:t>
                  </w:r>
                </w:p>
              </w:tc>
            </w:tr>
            <w:tr w:rsidR="00B363B2" w:rsidRPr="00987B9B" w14:paraId="79F0CCB1" w14:textId="77777777" w:rsidTr="0038775A">
              <w:trPr>
                <w:trHeight w:val="1024"/>
              </w:trPr>
              <w:tc>
                <w:tcPr>
                  <w:tcW w:w="1751" w:type="dxa"/>
                  <w:vAlign w:val="center"/>
                  <w:hideMark/>
                </w:tcPr>
                <w:p w14:paraId="5BE73458" w14:textId="76CF7798"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Қаттиқ намуна</w:t>
                  </w:r>
                </w:p>
              </w:tc>
              <w:tc>
                <w:tcPr>
                  <w:tcW w:w="3106" w:type="dxa"/>
                  <w:vAlign w:val="center"/>
                  <w:hideMark/>
                </w:tcPr>
                <w:p w14:paraId="4FD00230" w14:textId="2E92D33C" w:rsidR="00B363B2" w:rsidRPr="00ED18D7" w:rsidRDefault="00ED18D7" w:rsidP="00C25CF0">
                  <w:pPr>
                    <w:spacing w:after="0" w:line="240" w:lineRule="auto"/>
                    <w:jc w:val="both"/>
                    <w:rPr>
                      <w:rFonts w:ascii="Times New Roman" w:hAnsi="Times New Roman" w:cs="Times New Roman"/>
                      <w:bCs/>
                    </w:rPr>
                  </w:pPr>
                  <w:r w:rsidRPr="00ED18D7">
                    <w:rPr>
                      <w:rFonts w:ascii="Times New Roman" w:hAnsi="Times New Roman" w:cs="Times New Roman"/>
                      <w:bCs/>
                    </w:rPr>
                    <w:t>Тегишли эритувчида тўлиқ эритилади ва зарур бўлса суюлтирилади</w:t>
                  </w:r>
                </w:p>
              </w:tc>
            </w:tr>
            <w:tr w:rsidR="00B363B2" w:rsidRPr="00987B9B" w14:paraId="060B71EF" w14:textId="77777777" w:rsidTr="0038775A">
              <w:trPr>
                <w:trHeight w:val="756"/>
              </w:trPr>
              <w:tc>
                <w:tcPr>
                  <w:tcW w:w="1751" w:type="dxa"/>
                  <w:vAlign w:val="center"/>
                  <w:hideMark/>
                </w:tcPr>
                <w:p w14:paraId="25E999AA" w14:textId="102BF3E3"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Суюқ намуна</w:t>
                  </w:r>
                </w:p>
              </w:tc>
              <w:tc>
                <w:tcPr>
                  <w:tcW w:w="3106" w:type="dxa"/>
                  <w:vAlign w:val="center"/>
                  <w:hideMark/>
                </w:tcPr>
                <w:p w14:paraId="0DB8CFE0" w14:textId="3A394D1D"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Зарур ҳолларда мос эритувчида суюлтирилади.</w:t>
                  </w:r>
                </w:p>
              </w:tc>
            </w:tr>
            <w:tr w:rsidR="00B363B2" w:rsidRPr="00987B9B" w14:paraId="662A22D7" w14:textId="77777777" w:rsidTr="0038775A">
              <w:trPr>
                <w:trHeight w:val="1024"/>
              </w:trPr>
              <w:tc>
                <w:tcPr>
                  <w:tcW w:w="1751" w:type="dxa"/>
                  <w:vAlign w:val="center"/>
                  <w:hideMark/>
                </w:tcPr>
                <w:p w14:paraId="001EA217" w14:textId="43501904"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lastRenderedPageBreak/>
                    <w:t>Органик компонентларни ўз ичига олган намуналар</w:t>
                  </w:r>
                </w:p>
              </w:tc>
              <w:tc>
                <w:tcPr>
                  <w:tcW w:w="3106" w:type="dxa"/>
                  <w:vAlign w:val="center"/>
                  <w:hideMark/>
                </w:tcPr>
                <w:p w14:paraId="323CEBAD" w14:textId="020AA4AD"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Мос эритувчида суюлтирилиб, шаффоф ҳолатга келгунча қиздирилади.</w:t>
                  </w:r>
                </w:p>
              </w:tc>
            </w:tr>
          </w:tbl>
          <w:p w14:paraId="798775E8" w14:textId="77777777" w:rsidR="00B363B2" w:rsidRPr="00987B9B" w:rsidRDefault="00B363B2" w:rsidP="00C25CF0">
            <w:pPr>
              <w:spacing w:after="0" w:line="240" w:lineRule="auto"/>
              <w:jc w:val="both"/>
              <w:rPr>
                <w:rFonts w:ascii="Times New Roman" w:hAnsi="Times New Roman" w:cs="Times New Roman"/>
              </w:rPr>
            </w:pPr>
          </w:p>
          <w:p w14:paraId="17C3FB0A" w14:textId="010D4BF7" w:rsidR="00B363B2" w:rsidRPr="00987B9B" w:rsidRDefault="00B363B2" w:rsidP="00C25CF0">
            <w:pPr>
              <w:spacing w:after="0" w:line="240" w:lineRule="auto"/>
              <w:jc w:val="both"/>
              <w:rPr>
                <w:rFonts w:ascii="Times New Roman" w:hAnsi="Times New Roman" w:cs="Times New Roman"/>
              </w:rPr>
            </w:pPr>
            <w:r w:rsidRPr="00987B9B">
              <w:rPr>
                <w:rFonts w:ascii="Times New Roman" w:hAnsi="Times New Roman" w:cs="Times New Roman"/>
                <w:vertAlign w:val="superscript"/>
              </w:rPr>
              <w:t xml:space="preserve">а </w:t>
            </w:r>
            <w:r w:rsidRPr="00987B9B">
              <w:rPr>
                <w:rFonts w:ascii="Times New Roman" w:hAnsi="Times New Roman" w:cs="Times New Roman"/>
              </w:rPr>
              <w:t xml:space="preserve">Батафсил маълумотни </w:t>
            </w:r>
            <w:r w:rsidR="00A55645">
              <w:rPr>
                <w:rFonts w:ascii="Times New Roman" w:hAnsi="Times New Roman" w:cs="Times New Roman"/>
                <w:i/>
                <w:iCs/>
                <w:lang w:val="uz-Cyrl-UZ"/>
              </w:rPr>
              <w:t>“</w:t>
            </w:r>
            <w:r w:rsidRPr="00987B9B">
              <w:rPr>
                <w:rFonts w:ascii="Times New Roman" w:hAnsi="Times New Roman" w:cs="Times New Roman"/>
                <w:i/>
                <w:iCs/>
              </w:rPr>
              <w:t>Плазма спектрокимёси</w:t>
            </w:r>
            <w:r w:rsidR="00A55645">
              <w:rPr>
                <w:rFonts w:ascii="Times New Roman" w:hAnsi="Times New Roman" w:cs="Times New Roman"/>
                <w:i/>
                <w:iCs/>
                <w:lang w:val="uz-Cyrl-UZ"/>
              </w:rPr>
              <w:t>”</w:t>
            </w:r>
            <w:r w:rsidRPr="00987B9B">
              <w:rPr>
                <w:rFonts w:ascii="Times New Roman" w:hAnsi="Times New Roman" w:cs="Times New Roman"/>
                <w:i/>
                <w:iCs/>
              </w:rPr>
              <w:t xml:space="preserve"> </w:t>
            </w:r>
            <w:r w:rsidR="00A55645" w:rsidRPr="00987B9B">
              <w:rPr>
                <w:rFonts w:ascii="Cambria Math" w:hAnsi="Cambria Math" w:cs="Cambria Math"/>
              </w:rPr>
              <w:t>〈</w:t>
            </w:r>
            <w:r w:rsidR="00A55645" w:rsidRPr="00987B9B">
              <w:rPr>
                <w:rFonts w:ascii="Times New Roman" w:hAnsi="Times New Roman" w:cs="Times New Roman"/>
                <w:i/>
                <w:iCs/>
              </w:rPr>
              <w:t>730</w:t>
            </w:r>
            <w:r w:rsidR="00A55645" w:rsidRPr="00987B9B">
              <w:rPr>
                <w:rFonts w:ascii="Cambria Math" w:hAnsi="Cambria Math" w:cs="Cambria Math"/>
              </w:rPr>
              <w:t>〉</w:t>
            </w:r>
            <w:r w:rsidR="00A55645" w:rsidRPr="00987B9B">
              <w:rPr>
                <w:rFonts w:ascii="Times New Roman" w:hAnsi="Times New Roman" w:cs="Times New Roman"/>
              </w:rPr>
              <w:t xml:space="preserve"> </w:t>
            </w:r>
            <w:r w:rsidRPr="00987B9B">
              <w:rPr>
                <w:rFonts w:ascii="Times New Roman" w:hAnsi="Times New Roman" w:cs="Times New Roman"/>
              </w:rPr>
              <w:t xml:space="preserve">ва </w:t>
            </w:r>
            <w:r w:rsidR="00A55645">
              <w:rPr>
                <w:rFonts w:ascii="Times New Roman" w:hAnsi="Times New Roman" w:cs="Times New Roman"/>
                <w:i/>
                <w:iCs/>
                <w:lang w:val="uz-Cyrl-UZ"/>
              </w:rPr>
              <w:t>“</w:t>
            </w:r>
            <w:r w:rsidRPr="00987B9B">
              <w:rPr>
                <w:rFonts w:ascii="Times New Roman" w:hAnsi="Times New Roman" w:cs="Times New Roman"/>
                <w:i/>
                <w:iCs/>
              </w:rPr>
              <w:t>Плазма спектрокимёси - назария ва амалиёт</w:t>
            </w:r>
            <w:r w:rsidR="00A55645">
              <w:rPr>
                <w:rFonts w:ascii="Times New Roman" w:hAnsi="Times New Roman" w:cs="Times New Roman"/>
                <w:i/>
                <w:iCs/>
                <w:lang w:val="uz-Cyrl-UZ"/>
              </w:rPr>
              <w:t>”</w:t>
            </w:r>
            <w:r w:rsidRPr="00987B9B">
              <w:rPr>
                <w:rFonts w:ascii="Times New Roman" w:hAnsi="Times New Roman" w:cs="Times New Roman"/>
                <w:i/>
                <w:iCs/>
              </w:rPr>
              <w:t xml:space="preserve"> </w:t>
            </w:r>
            <w:r w:rsidR="00A55645" w:rsidRPr="00987B9B">
              <w:rPr>
                <w:rFonts w:ascii="Cambria Math" w:hAnsi="Cambria Math" w:cs="Cambria Math"/>
              </w:rPr>
              <w:t>〈</w:t>
            </w:r>
            <w:r w:rsidR="00A55645" w:rsidRPr="00987B9B">
              <w:rPr>
                <w:rFonts w:ascii="Times New Roman" w:hAnsi="Times New Roman" w:cs="Times New Roman"/>
                <w:i/>
                <w:iCs/>
              </w:rPr>
              <w:t>1730</w:t>
            </w:r>
            <w:r w:rsidR="00A55645" w:rsidRPr="00987B9B">
              <w:rPr>
                <w:rFonts w:ascii="Cambria Math" w:hAnsi="Cambria Math" w:cs="Cambria Math"/>
              </w:rPr>
              <w:t>〉</w:t>
            </w:r>
            <w:r w:rsidR="00A55645">
              <w:rPr>
                <w:rFonts w:ascii="Cambria Math" w:hAnsi="Cambria Math" w:cs="Cambria Math"/>
                <w:lang w:val="uz-Cyrl-UZ"/>
              </w:rPr>
              <w:t xml:space="preserve"> </w:t>
            </w:r>
            <w:r w:rsidRPr="00987B9B">
              <w:rPr>
                <w:rFonts w:ascii="Times New Roman" w:hAnsi="Times New Roman" w:cs="Times New Roman"/>
              </w:rPr>
              <w:t>бўлимларидан кўри</w:t>
            </w:r>
            <w:r w:rsidR="00A55645">
              <w:rPr>
                <w:rFonts w:ascii="Times New Roman" w:hAnsi="Times New Roman" w:cs="Times New Roman"/>
                <w:lang w:val="uz-Cyrl-UZ"/>
              </w:rPr>
              <w:t>лсин</w:t>
            </w:r>
            <w:r w:rsidRPr="00987B9B">
              <w:rPr>
                <w:rFonts w:ascii="Times New Roman" w:hAnsi="Times New Roman" w:cs="Times New Roman"/>
              </w:rPr>
              <w:t>.</w:t>
            </w:r>
          </w:p>
          <w:p w14:paraId="548261BC" w14:textId="77777777" w:rsidR="00B363B2" w:rsidRPr="00987B9B" w:rsidRDefault="00B363B2" w:rsidP="00C25CF0">
            <w:pPr>
              <w:spacing w:after="0" w:line="240" w:lineRule="auto"/>
              <w:jc w:val="both"/>
              <w:rPr>
                <w:rFonts w:ascii="Times New Roman" w:hAnsi="Times New Roman" w:cs="Times New Roman"/>
              </w:rPr>
            </w:pPr>
          </w:p>
          <w:p w14:paraId="28EC3E7E" w14:textId="77777777" w:rsidR="00B363B2" w:rsidRPr="00987B9B" w:rsidRDefault="00B363B2" w:rsidP="00C25CF0">
            <w:pPr>
              <w:spacing w:after="0" w:line="240" w:lineRule="auto"/>
              <w:jc w:val="both"/>
              <w:rPr>
                <w:rFonts w:ascii="Times New Roman" w:hAnsi="Times New Roman" w:cs="Times New Roman"/>
              </w:rPr>
            </w:pPr>
          </w:p>
          <w:p w14:paraId="0A262F69" w14:textId="5E7F85DA" w:rsidR="00B363B2" w:rsidRDefault="00B363B2" w:rsidP="00C25CF0">
            <w:pPr>
              <w:spacing w:after="0" w:line="240" w:lineRule="auto"/>
              <w:jc w:val="both"/>
              <w:rPr>
                <w:rFonts w:ascii="Times New Roman" w:hAnsi="Times New Roman" w:cs="Times New Roman"/>
                <w:b/>
                <w:bCs/>
              </w:rPr>
            </w:pPr>
            <w:r w:rsidRPr="00987B9B">
              <w:rPr>
                <w:rFonts w:ascii="Times New Roman" w:hAnsi="Times New Roman" w:cs="Times New Roman"/>
                <w:b/>
                <w:bCs/>
              </w:rPr>
              <w:t>МАТЕРИАЛЛАР ВА РЕАКТИВЛАР</w:t>
            </w:r>
          </w:p>
          <w:p w14:paraId="5D3EDE6D" w14:textId="66611C42" w:rsidR="005B1FEE" w:rsidRPr="005B1FEE" w:rsidRDefault="005B1FEE" w:rsidP="00C25CF0">
            <w:pPr>
              <w:spacing w:after="0" w:line="240" w:lineRule="auto"/>
              <w:jc w:val="both"/>
              <w:rPr>
                <w:rFonts w:ascii="Times New Roman" w:hAnsi="Times New Roman" w:cs="Times New Roman"/>
              </w:rPr>
            </w:pPr>
            <w:r w:rsidRPr="005B1FEE">
              <w:rPr>
                <w:rFonts w:ascii="Times New Roman" w:hAnsi="Times New Roman" w:cs="Times New Roman"/>
                <w:b/>
                <w:bCs/>
              </w:rPr>
              <w:t xml:space="preserve">Намуналар учун </w:t>
            </w:r>
            <w:r w:rsidRPr="005B1FEE">
              <w:rPr>
                <w:rFonts w:ascii="Times New Roman" w:hAnsi="Times New Roman" w:cs="Times New Roman"/>
                <w:b/>
                <w:bCs/>
                <w:lang w:val="uz-Cyrl-UZ"/>
              </w:rPr>
              <w:t>контейнерлар</w:t>
            </w:r>
            <w:r w:rsidRPr="005B1FEE">
              <w:rPr>
                <w:rFonts w:ascii="Times New Roman" w:hAnsi="Times New Roman" w:cs="Times New Roman"/>
                <w:b/>
                <w:bCs/>
              </w:rPr>
              <w:t xml:space="preserve">: </w:t>
            </w:r>
            <w:r w:rsidRPr="005B1FEE">
              <w:rPr>
                <w:rFonts w:ascii="Times New Roman" w:hAnsi="Times New Roman" w:cs="Times New Roman"/>
              </w:rPr>
              <w:t>намуналарни кислота билан ювилган ёки таркибида оғир металлар миқдори камлиги текширилган пластик идишларда (бир марталик ёки бир марталик ишлатиладиган) сақлаш тавсия этилади.</w:t>
            </w:r>
          </w:p>
          <w:p w14:paraId="649B76B6" w14:textId="3E85D0ED" w:rsidR="00B363B2" w:rsidRPr="00987B9B" w:rsidRDefault="00B363B2" w:rsidP="00C25CF0">
            <w:pPr>
              <w:spacing w:after="0" w:line="240" w:lineRule="auto"/>
              <w:jc w:val="both"/>
              <w:rPr>
                <w:rFonts w:ascii="Times New Roman" w:hAnsi="Times New Roman" w:cs="Times New Roman"/>
              </w:rPr>
            </w:pPr>
            <w:r w:rsidRPr="00987B9B">
              <w:rPr>
                <w:rFonts w:ascii="Times New Roman" w:hAnsi="Times New Roman" w:cs="Times New Roman"/>
                <w:b/>
                <w:bCs/>
              </w:rPr>
              <w:t>Деионлаштирилган сув</w:t>
            </w:r>
            <w:r w:rsidRPr="00AC7E00">
              <w:rPr>
                <w:rFonts w:ascii="Times New Roman" w:hAnsi="Times New Roman" w:cs="Times New Roman"/>
                <w:b/>
                <w:bCs/>
              </w:rPr>
              <w:t>:</w:t>
            </w:r>
            <w:r w:rsidRPr="00987B9B">
              <w:rPr>
                <w:rFonts w:ascii="Times New Roman" w:hAnsi="Times New Roman" w:cs="Times New Roman"/>
              </w:rPr>
              <w:t xml:space="preserve"> суюлтириш учун ўта юқори тозаликдаги 18 МΩ.см сув.</w:t>
            </w:r>
          </w:p>
          <w:p w14:paraId="3B260A8B" w14:textId="4238A0FD" w:rsidR="00B363B2" w:rsidRPr="00987B9B" w:rsidRDefault="00B363B2" w:rsidP="00C25CF0">
            <w:pPr>
              <w:spacing w:after="0" w:line="240" w:lineRule="auto"/>
              <w:jc w:val="both"/>
              <w:rPr>
                <w:rFonts w:ascii="Times New Roman" w:hAnsi="Times New Roman" w:cs="Times New Roman"/>
              </w:rPr>
            </w:pPr>
            <w:r w:rsidRPr="00987B9B">
              <w:rPr>
                <w:rFonts w:ascii="Times New Roman" w:hAnsi="Times New Roman" w:cs="Times New Roman"/>
                <w:b/>
                <w:bCs/>
              </w:rPr>
              <w:t>Кислоталар</w:t>
            </w:r>
            <w:r w:rsidRPr="00987B9B">
              <w:rPr>
                <w:rFonts w:ascii="Times New Roman" w:hAnsi="Times New Roman" w:cs="Times New Roman"/>
              </w:rPr>
              <w:t>: масс-спектрометрик сифатга эга юқори тозаликдаги кислоталар (масалан, нитрат кислота, хлорид кислота, сульфат кислота).</w:t>
            </w:r>
          </w:p>
          <w:p w14:paraId="3D6F5BF3" w14:textId="4358E7A5" w:rsidR="00B363B2" w:rsidRPr="00987B9B" w:rsidRDefault="00B363B2" w:rsidP="00C25CF0">
            <w:pPr>
              <w:spacing w:after="0" w:line="240" w:lineRule="auto"/>
              <w:jc w:val="both"/>
              <w:rPr>
                <w:rFonts w:ascii="Times New Roman" w:hAnsi="Times New Roman" w:cs="Times New Roman"/>
              </w:rPr>
            </w:pPr>
            <w:r w:rsidRPr="00987B9B">
              <w:rPr>
                <w:rFonts w:ascii="Times New Roman" w:hAnsi="Times New Roman" w:cs="Times New Roman"/>
                <w:b/>
                <w:bCs/>
              </w:rPr>
              <w:t>Калибрлаш стандартлари</w:t>
            </w:r>
            <w:r w:rsidRPr="00AC7E00">
              <w:rPr>
                <w:rFonts w:ascii="Times New Roman" w:hAnsi="Times New Roman" w:cs="Times New Roman"/>
                <w:b/>
                <w:bCs/>
              </w:rPr>
              <w:t>:</w:t>
            </w:r>
            <w:r w:rsidRPr="00987B9B">
              <w:rPr>
                <w:rFonts w:ascii="Times New Roman" w:hAnsi="Times New Roman" w:cs="Times New Roman"/>
              </w:rPr>
              <w:t xml:space="preserve"> </w:t>
            </w:r>
            <w:r w:rsidR="0041276C" w:rsidRPr="0041276C">
              <w:rPr>
                <w:rFonts w:ascii="Times New Roman" w:hAnsi="Times New Roman" w:cs="Times New Roman"/>
              </w:rPr>
              <w:t xml:space="preserve">Стандартлаштирувчи ташкилотларнинг эталонларигача кузатилувчан </w:t>
            </w:r>
            <w:r w:rsidR="0041276C">
              <w:rPr>
                <w:rFonts w:ascii="Times New Roman" w:hAnsi="Times New Roman" w:cs="Times New Roman"/>
              </w:rPr>
              <w:t>б</w:t>
            </w:r>
            <w:r w:rsidR="0041276C">
              <w:rPr>
                <w:rFonts w:ascii="Times New Roman" w:hAnsi="Times New Roman" w:cs="Times New Roman"/>
                <w:lang w:val="uz-Cyrl-UZ"/>
              </w:rPr>
              <w:t>ў</w:t>
            </w:r>
            <w:r w:rsidR="0041276C">
              <w:rPr>
                <w:rFonts w:ascii="Times New Roman" w:hAnsi="Times New Roman" w:cs="Times New Roman"/>
              </w:rPr>
              <w:t>лиши</w:t>
            </w:r>
            <w:r w:rsidRPr="00987B9B">
              <w:rPr>
                <w:rFonts w:ascii="Times New Roman" w:hAnsi="Times New Roman" w:cs="Times New Roman"/>
              </w:rPr>
              <w:t>.</w:t>
            </w:r>
          </w:p>
          <w:p w14:paraId="742750DE" w14:textId="6D97CA2D" w:rsidR="00B363B2" w:rsidRPr="00987B9B" w:rsidRDefault="00B363B2" w:rsidP="00C25CF0">
            <w:pPr>
              <w:spacing w:after="0" w:line="240" w:lineRule="auto"/>
              <w:jc w:val="both"/>
              <w:rPr>
                <w:rFonts w:ascii="Times New Roman" w:hAnsi="Times New Roman" w:cs="Times New Roman"/>
              </w:rPr>
            </w:pPr>
            <w:r w:rsidRPr="00987B9B">
              <w:rPr>
                <w:rFonts w:ascii="Times New Roman" w:hAnsi="Times New Roman" w:cs="Times New Roman"/>
                <w:b/>
                <w:bCs/>
              </w:rPr>
              <w:t>Ички стандартлар</w:t>
            </w:r>
            <w:r w:rsidRPr="00AC7E00">
              <w:rPr>
                <w:rFonts w:ascii="Times New Roman" w:hAnsi="Times New Roman" w:cs="Times New Roman"/>
                <w:b/>
                <w:bCs/>
              </w:rPr>
              <w:t>:</w:t>
            </w:r>
            <w:r w:rsidRPr="00987B9B">
              <w:rPr>
                <w:rFonts w:ascii="Times New Roman" w:hAnsi="Times New Roman" w:cs="Times New Roman"/>
              </w:rPr>
              <w:t xml:space="preserve"> </w:t>
            </w:r>
            <w:r w:rsidR="00AC7E00" w:rsidRPr="00AC7E00">
              <w:rPr>
                <w:rFonts w:ascii="Times New Roman" w:hAnsi="Times New Roman" w:cs="Times New Roman"/>
              </w:rPr>
              <w:t>Сертификатланган ICP-MS даражасидаги стандарт намуналар.</w:t>
            </w:r>
          </w:p>
          <w:p w14:paraId="23563B74" w14:textId="3544627B" w:rsidR="00B363B2" w:rsidRPr="00987B9B" w:rsidRDefault="00B363B2" w:rsidP="00C25CF0">
            <w:pPr>
              <w:spacing w:after="0" w:line="240" w:lineRule="auto"/>
              <w:jc w:val="both"/>
              <w:rPr>
                <w:rFonts w:ascii="Times New Roman" w:hAnsi="Times New Roman" w:cs="Times New Roman"/>
              </w:rPr>
            </w:pPr>
            <w:r w:rsidRPr="00987B9B">
              <w:rPr>
                <w:rFonts w:ascii="Times New Roman" w:hAnsi="Times New Roman" w:cs="Times New Roman"/>
                <w:b/>
                <w:bCs/>
              </w:rPr>
              <w:t>Намуналарни қайта ишлаш</w:t>
            </w:r>
            <w:r w:rsidRPr="00AC7E00">
              <w:rPr>
                <w:rFonts w:ascii="Times New Roman" w:hAnsi="Times New Roman" w:cs="Times New Roman"/>
                <w:b/>
                <w:bCs/>
              </w:rPr>
              <w:t>:</w:t>
            </w:r>
            <w:r w:rsidRPr="00987B9B">
              <w:rPr>
                <w:rFonts w:ascii="Times New Roman" w:hAnsi="Times New Roman" w:cs="Times New Roman"/>
              </w:rPr>
              <w:t xml:space="preserve"> </w:t>
            </w:r>
            <w:r w:rsidR="000D7A9A" w:rsidRPr="000D7A9A">
              <w:rPr>
                <w:rFonts w:ascii="Times New Roman" w:hAnsi="Times New Roman" w:cs="Times New Roman"/>
              </w:rPr>
              <w:t xml:space="preserve">Контаминацияни (ифлосланишни) минималлаштириш учун намуналар билан ишлаш ва уларни тайёрлаш жараёни </w:t>
            </w:r>
            <w:r w:rsidRPr="00987B9B">
              <w:rPr>
                <w:rFonts w:ascii="Times New Roman" w:hAnsi="Times New Roman" w:cs="Times New Roman"/>
              </w:rPr>
              <w:t>кимёвий тортма шкаф</w:t>
            </w:r>
            <w:r w:rsidR="000D7A9A">
              <w:rPr>
                <w:rFonts w:ascii="Times New Roman" w:hAnsi="Times New Roman" w:cs="Times New Roman"/>
                <w:lang w:val="uz-Cyrl-UZ"/>
              </w:rPr>
              <w:t>и</w:t>
            </w:r>
            <w:r w:rsidRPr="00987B9B">
              <w:rPr>
                <w:rFonts w:ascii="Times New Roman" w:hAnsi="Times New Roman" w:cs="Times New Roman"/>
              </w:rPr>
              <w:t xml:space="preserve">да </w:t>
            </w:r>
            <w:r w:rsidR="000D7A9A" w:rsidRPr="000D7A9A">
              <w:rPr>
                <w:rFonts w:ascii="Times New Roman" w:hAnsi="Times New Roman" w:cs="Times New Roman"/>
              </w:rPr>
              <w:t>амалга оширилиши мумкин</w:t>
            </w:r>
            <w:r w:rsidRPr="00987B9B">
              <w:rPr>
                <w:rFonts w:ascii="Times New Roman" w:hAnsi="Times New Roman" w:cs="Times New Roman"/>
              </w:rPr>
              <w:t xml:space="preserve">. </w:t>
            </w:r>
            <w:r w:rsidR="000D7A9A" w:rsidRPr="000D7A9A">
              <w:rPr>
                <w:rFonts w:ascii="Times New Roman" w:hAnsi="Times New Roman" w:cs="Times New Roman"/>
              </w:rPr>
              <w:t xml:space="preserve">Шунингдек, ламинар ҳаво оқимига эга бўлган микроэлементлар учун махсус тортма шкафидан ҳам фойдаланиш мумкин. Шкаф тоза бўлиши ва атроф-муҳитнинг потенциал ифлослантирувчиларидан холи бўлиши керак. Микроэлементлар намуналарини тайёрлаш учун алоҳида ажратилган ҳудудга эга бўлиш тавсия этилади. Атроф-муҳитдан ифлосланишнинг потенциал манбаларига қуйидагилар киради: вентиляция тешиклари ва шифт плиткалари, қоғоз сочиқлар, қўлқоплар ва шиша идишлар, </w:t>
            </w:r>
            <w:r w:rsidR="000D7A9A" w:rsidRPr="000D7A9A">
              <w:rPr>
                <w:rFonts w:ascii="Times New Roman" w:hAnsi="Times New Roman" w:cs="Times New Roman"/>
              </w:rPr>
              <w:lastRenderedPageBreak/>
              <w:t>сарфланувчи материаллар (трубкалар, пипетка учлари) ва реактивлар ҳам ифлосланиш манбаи бўлиши мумкин</w:t>
            </w:r>
            <w:r w:rsidRPr="00987B9B">
              <w:rPr>
                <w:rFonts w:ascii="Times New Roman" w:hAnsi="Times New Roman" w:cs="Times New Roman"/>
              </w:rPr>
              <w:t>.</w:t>
            </w:r>
          </w:p>
          <w:p w14:paraId="42C6FF1F" w14:textId="34ABDA27" w:rsidR="00B363B2" w:rsidRPr="00987B9B" w:rsidRDefault="000D7A9A" w:rsidP="00C25CF0">
            <w:pPr>
              <w:spacing w:after="0" w:line="240" w:lineRule="auto"/>
              <w:jc w:val="both"/>
              <w:rPr>
                <w:rFonts w:ascii="Times New Roman" w:hAnsi="Times New Roman" w:cs="Times New Roman"/>
              </w:rPr>
            </w:pPr>
            <w:r w:rsidRPr="000D7A9A">
              <w:rPr>
                <w:rFonts w:ascii="Times New Roman" w:hAnsi="Times New Roman" w:cs="Times New Roman"/>
              </w:rPr>
              <w:t>Барча намуналар билан бир вақтда, таҳлил қилинаётган намунанинг ўзидан ташқари, проба тайёрлашда қўлланиладиган барча компонентларни ўз ичига олган лаборатория назорат "б</w:t>
            </w:r>
            <w:r>
              <w:rPr>
                <w:rFonts w:ascii="Times New Roman" w:hAnsi="Times New Roman" w:cs="Times New Roman"/>
                <w:lang w:val="uz-Cyrl-UZ"/>
              </w:rPr>
              <w:t>ланк</w:t>
            </w:r>
            <w:r w:rsidRPr="000D7A9A">
              <w:rPr>
                <w:rFonts w:ascii="Times New Roman" w:hAnsi="Times New Roman" w:cs="Times New Roman"/>
              </w:rPr>
              <w:t>" намунаси тайёрланиши ва таҳлил қилиниши керак.</w:t>
            </w:r>
          </w:p>
          <w:p w14:paraId="67361895" w14:textId="0996E8E7" w:rsidR="00B363B2" w:rsidRDefault="00B363B2" w:rsidP="00C25CF0">
            <w:pPr>
              <w:spacing w:after="0" w:line="240" w:lineRule="auto"/>
              <w:jc w:val="both"/>
              <w:rPr>
                <w:rFonts w:ascii="Times New Roman" w:hAnsi="Times New Roman" w:cs="Times New Roman"/>
              </w:rPr>
            </w:pPr>
          </w:p>
          <w:p w14:paraId="7D71A3CE" w14:textId="0BA61764" w:rsidR="00EB400E" w:rsidRDefault="00EB400E" w:rsidP="00C25CF0">
            <w:pPr>
              <w:spacing w:after="0" w:line="240" w:lineRule="auto"/>
              <w:jc w:val="both"/>
              <w:rPr>
                <w:rFonts w:ascii="Times New Roman" w:hAnsi="Times New Roman" w:cs="Times New Roman"/>
              </w:rPr>
            </w:pPr>
          </w:p>
          <w:p w14:paraId="7DDC0D0C" w14:textId="77777777" w:rsidR="00EB400E" w:rsidRDefault="00EB400E" w:rsidP="00C25CF0">
            <w:pPr>
              <w:spacing w:after="0" w:line="240" w:lineRule="auto"/>
              <w:jc w:val="both"/>
              <w:rPr>
                <w:rFonts w:ascii="Times New Roman" w:hAnsi="Times New Roman" w:cs="Times New Roman"/>
              </w:rPr>
            </w:pPr>
          </w:p>
          <w:p w14:paraId="13DFA38C" w14:textId="77777777" w:rsidR="000D7A9A" w:rsidRPr="00987B9B" w:rsidRDefault="000D7A9A" w:rsidP="00C25CF0">
            <w:pPr>
              <w:spacing w:after="0" w:line="240" w:lineRule="auto"/>
              <w:jc w:val="both"/>
              <w:rPr>
                <w:rFonts w:ascii="Times New Roman" w:hAnsi="Times New Roman" w:cs="Times New Roman"/>
              </w:rPr>
            </w:pPr>
          </w:p>
          <w:p w14:paraId="215A018B" w14:textId="57231CF8" w:rsidR="00B363B2" w:rsidRPr="00987B9B" w:rsidRDefault="008063AF" w:rsidP="00C25CF0">
            <w:pPr>
              <w:spacing w:after="0" w:line="240" w:lineRule="auto"/>
              <w:jc w:val="both"/>
              <w:rPr>
                <w:rFonts w:ascii="Times New Roman" w:hAnsi="Times New Roman" w:cs="Times New Roman"/>
              </w:rPr>
            </w:pPr>
            <w:r w:rsidRPr="008063AF">
              <w:rPr>
                <w:rFonts w:ascii="Times New Roman" w:hAnsi="Times New Roman" w:cs="Times New Roman"/>
              </w:rPr>
              <w:t xml:space="preserve">ИЧКИ СТАНДАРТЛАШ ВА НАМУНАНИ СУЮЛТИРИШ </w:t>
            </w:r>
            <w:r w:rsidR="00B363B2" w:rsidRPr="00987B9B">
              <w:rPr>
                <w:rFonts w:ascii="Times New Roman" w:hAnsi="Times New Roman" w:cs="Times New Roman"/>
              </w:rPr>
              <w:t>МАСАЛАЛАРИ</w:t>
            </w:r>
          </w:p>
          <w:p w14:paraId="14F9FD2D" w14:textId="2207B5F2" w:rsidR="00B363B2" w:rsidRPr="00EB400E" w:rsidRDefault="0084305F" w:rsidP="00C25CF0">
            <w:pPr>
              <w:spacing w:after="0" w:line="240" w:lineRule="auto"/>
              <w:jc w:val="both"/>
              <w:rPr>
                <w:rFonts w:ascii="Times New Roman" w:hAnsi="Times New Roman" w:cs="Times New Roman"/>
              </w:rPr>
            </w:pPr>
            <w:r w:rsidRPr="0084305F">
              <w:rPr>
                <w:rFonts w:ascii="Times New Roman" w:hAnsi="Times New Roman" w:cs="Times New Roman"/>
              </w:rPr>
              <w:t>Ҳужайра культураси муҳитлари углеводлар, тузлар, нуклеин кислоталар, аминокислоталар, витаминлар ва озуқавий микроэлементлардан ташкил топган мураккаб, кўп компонентли аралашмалардир. Муайян муҳит компонентлари ва уларнинг концентрациялари тўғрисидаги батафсил маълумотларга эга бўлиш ICP-MS таҳлилини муваффақиятли амалга оширишнинг муҳим омили ҳисобланади.</w:t>
            </w:r>
          </w:p>
          <w:p w14:paraId="55726C5B" w14:textId="77777777" w:rsidR="00B363B2" w:rsidRPr="00987B9B" w:rsidRDefault="00B363B2" w:rsidP="00C25CF0">
            <w:pPr>
              <w:spacing w:after="0" w:line="240" w:lineRule="auto"/>
              <w:jc w:val="both"/>
              <w:rPr>
                <w:rFonts w:ascii="Times New Roman" w:hAnsi="Times New Roman" w:cs="Times New Roman"/>
              </w:rPr>
            </w:pPr>
          </w:p>
          <w:p w14:paraId="08756DF6" w14:textId="5145E4B7" w:rsidR="00B363B2" w:rsidRDefault="00A84EE9" w:rsidP="00C25CF0">
            <w:pPr>
              <w:spacing w:after="0" w:line="240" w:lineRule="auto"/>
              <w:jc w:val="both"/>
              <w:rPr>
                <w:rFonts w:ascii="Times New Roman" w:hAnsi="Times New Roman" w:cs="Times New Roman"/>
              </w:rPr>
            </w:pPr>
            <w:r w:rsidRPr="00A84EE9">
              <w:rPr>
                <w:rFonts w:ascii="Times New Roman" w:hAnsi="Times New Roman" w:cs="Times New Roman"/>
              </w:rPr>
              <w:t>Аксарият ҳолларда культура муҳити суюлтирилган кислотали эритувчида бевосита эритилади. Ушбу муҳитлар сувда юқори эрувчанлик хусусиятига эга бўлиб, намунани тўлиқ минерализация қилиш (парчалаш) синов эритмаси матрицасидан ноорганик компонентларнинг чиқариб ташланишига олиб келмайди.</w:t>
            </w:r>
          </w:p>
          <w:p w14:paraId="7CF752E8" w14:textId="373486FE" w:rsidR="00A84EE9" w:rsidRDefault="00A84EE9" w:rsidP="00C25CF0">
            <w:pPr>
              <w:spacing w:after="0" w:line="240" w:lineRule="auto"/>
              <w:jc w:val="both"/>
              <w:rPr>
                <w:rFonts w:ascii="Times New Roman" w:hAnsi="Times New Roman" w:cs="Times New Roman"/>
              </w:rPr>
            </w:pPr>
          </w:p>
          <w:p w14:paraId="752B89B9" w14:textId="224F7B0A" w:rsidR="00A84EE9" w:rsidRDefault="00A84EE9" w:rsidP="00C25CF0">
            <w:pPr>
              <w:spacing w:after="0" w:line="240" w:lineRule="auto"/>
              <w:jc w:val="both"/>
              <w:rPr>
                <w:rFonts w:ascii="Times New Roman" w:hAnsi="Times New Roman" w:cs="Times New Roman"/>
              </w:rPr>
            </w:pPr>
          </w:p>
          <w:p w14:paraId="5E2FF9C9" w14:textId="77777777" w:rsidR="00A84EE9" w:rsidRPr="00987B9B" w:rsidRDefault="00A84EE9" w:rsidP="00C25CF0">
            <w:pPr>
              <w:spacing w:after="0" w:line="240" w:lineRule="auto"/>
              <w:jc w:val="both"/>
              <w:rPr>
                <w:rFonts w:ascii="Times New Roman" w:hAnsi="Times New Roman" w:cs="Times New Roman"/>
              </w:rPr>
            </w:pPr>
          </w:p>
          <w:p w14:paraId="2FD84052" w14:textId="77777777" w:rsidR="00A84EE9" w:rsidRDefault="00A84EE9" w:rsidP="00C25CF0">
            <w:pPr>
              <w:spacing w:after="0" w:line="240" w:lineRule="auto"/>
              <w:jc w:val="both"/>
              <w:rPr>
                <w:rFonts w:ascii="Times New Roman" w:hAnsi="Times New Roman" w:cs="Times New Roman"/>
              </w:rPr>
            </w:pPr>
            <w:r w:rsidRPr="00A84EE9">
              <w:rPr>
                <w:rFonts w:ascii="Times New Roman" w:hAnsi="Times New Roman" w:cs="Times New Roman"/>
              </w:rPr>
              <w:t xml:space="preserve">Умуман олганда, ICP-MS учун намуналарни эритиш стратегияси эриган қаттиқ моддаларнинг умумий улуши 0,2 % дан (100 мл эритувчидаги эриган модданинг умумий миқдори грамм ҳисобида) ошмаслигини тақозо этади. Хусусан, ноорганик тузлар ICP-MS таҳлилининг аниқлигига сезиларли таъсир кўрсатиши мумкин. Масалан, </w:t>
            </w:r>
            <w:r w:rsidRPr="00A84EE9">
              <w:rPr>
                <w:rFonts w:ascii="Times New Roman" w:hAnsi="Times New Roman" w:cs="Times New Roman"/>
              </w:rPr>
              <w:lastRenderedPageBreak/>
              <w:t>идеал ҳолатда масс-спектрометрга киритиладиган натрийнинг умумий миқдори 1000 мкг/мл (ppm) дан ошмаслиги лозим. Натрийнинг (ёки осон ионлашадиган бошқа элементларнинг) ppm даражасида мавжудлиги ICP-MS таҳлилига учта йўл билан таъсир кўрсатади:</w:t>
            </w:r>
          </w:p>
          <w:p w14:paraId="228956F2" w14:textId="77777777" w:rsidR="00A84EE9" w:rsidRDefault="00A84EE9" w:rsidP="00C25CF0">
            <w:pPr>
              <w:spacing w:after="0" w:line="240" w:lineRule="auto"/>
              <w:jc w:val="both"/>
              <w:rPr>
                <w:rFonts w:ascii="Times New Roman" w:hAnsi="Times New Roman" w:cs="Times New Roman"/>
              </w:rPr>
            </w:pPr>
          </w:p>
          <w:p w14:paraId="3731B1FF" w14:textId="60EB5549" w:rsidR="00B363B2" w:rsidRPr="00987B9B" w:rsidRDefault="00B363B2" w:rsidP="00C25CF0">
            <w:pPr>
              <w:spacing w:after="0" w:line="240" w:lineRule="auto"/>
              <w:jc w:val="both"/>
              <w:rPr>
                <w:rFonts w:ascii="Times New Roman" w:hAnsi="Times New Roman" w:cs="Times New Roman"/>
              </w:rPr>
            </w:pPr>
            <w:r w:rsidRPr="00987B9B">
              <w:rPr>
                <w:rFonts w:ascii="Times New Roman" w:hAnsi="Times New Roman" w:cs="Times New Roman"/>
              </w:rPr>
              <w:t xml:space="preserve">• Плазма ионлари манбаи кўпроқ ўтказувчан бўлиб қолади, бу эса 1% (ҳажм/ҳажм) нитрат кислота каби тоза ишчи стандарт матрица киритилгандаги плазманинг </w:t>
            </w:r>
            <w:r w:rsidR="00504559">
              <w:rPr>
                <w:rFonts w:ascii="Times New Roman" w:hAnsi="Times New Roman" w:cs="Times New Roman"/>
                <w:lang w:val="uz-Cyrl-UZ"/>
              </w:rPr>
              <w:t>“</w:t>
            </w:r>
            <w:r w:rsidRPr="00987B9B">
              <w:rPr>
                <w:rFonts w:ascii="Times New Roman" w:hAnsi="Times New Roman" w:cs="Times New Roman"/>
              </w:rPr>
              <w:t>нормал</w:t>
            </w:r>
            <w:r w:rsidR="00504559">
              <w:rPr>
                <w:rFonts w:ascii="Times New Roman" w:hAnsi="Times New Roman" w:cs="Times New Roman"/>
                <w:lang w:val="uz-Cyrl-UZ"/>
              </w:rPr>
              <w:t>”</w:t>
            </w:r>
            <w:r w:rsidRPr="00987B9B">
              <w:rPr>
                <w:rFonts w:ascii="Times New Roman" w:hAnsi="Times New Roman" w:cs="Times New Roman"/>
              </w:rPr>
              <w:t xml:space="preserve"> ҳароратига нисбатан сезиларли даражада совишига олиб келади. Бу эса ўз навбатида элементнинг ионлашган атомлари улушини камайтиради (2-жадвалга қар</w:t>
            </w:r>
            <w:r w:rsidR="00504559">
              <w:rPr>
                <w:rFonts w:ascii="Times New Roman" w:hAnsi="Times New Roman" w:cs="Times New Roman"/>
                <w:lang w:val="uz-Cyrl-UZ"/>
              </w:rPr>
              <w:t>алсин</w:t>
            </w:r>
            <w:r w:rsidRPr="00987B9B">
              <w:rPr>
                <w:rFonts w:ascii="Times New Roman" w:hAnsi="Times New Roman" w:cs="Times New Roman"/>
              </w:rPr>
              <w:t>). Элементнинг ионланиш потенциали қанчалик юқори бўлса, бу таъсир шунчалик яққол кўринади.</w:t>
            </w:r>
          </w:p>
          <w:p w14:paraId="088666B2" w14:textId="77777777" w:rsidR="00B363B2" w:rsidRPr="00987B9B" w:rsidRDefault="00B363B2" w:rsidP="00C25CF0">
            <w:pPr>
              <w:spacing w:after="0" w:line="240" w:lineRule="auto"/>
              <w:jc w:val="both"/>
              <w:rPr>
                <w:rFonts w:ascii="Times New Roman" w:hAnsi="Times New Roman" w:cs="Times New Roman"/>
              </w:rPr>
            </w:pPr>
          </w:p>
          <w:p w14:paraId="271E7316" w14:textId="33A8D9C2" w:rsidR="00B363B2" w:rsidRPr="00987B9B" w:rsidRDefault="00B363B2" w:rsidP="00C25CF0">
            <w:pPr>
              <w:spacing w:after="0" w:line="240" w:lineRule="auto"/>
              <w:jc w:val="both"/>
              <w:rPr>
                <w:rFonts w:ascii="Times New Roman" w:hAnsi="Times New Roman" w:cs="Times New Roman"/>
              </w:rPr>
            </w:pPr>
            <w:r w:rsidRPr="00987B9B">
              <w:rPr>
                <w:rFonts w:ascii="Times New Roman" w:hAnsi="Times New Roman" w:cs="Times New Roman"/>
              </w:rPr>
              <w:t xml:space="preserve">• Ион оқимида ўтказувчан ионларнинг мавжудлиги аналитик квадруполдаги </w:t>
            </w:r>
            <w:r w:rsidRPr="0043361D">
              <w:rPr>
                <w:rFonts w:ascii="Times New Roman" w:hAnsi="Times New Roman" w:cs="Times New Roman"/>
              </w:rPr>
              <w:t>қутбий силжиш</w:t>
            </w:r>
            <w:r w:rsidRPr="00987B9B">
              <w:rPr>
                <w:rFonts w:ascii="Times New Roman" w:hAnsi="Times New Roman" w:cs="Times New Roman"/>
              </w:rPr>
              <w:t xml:space="preserve"> таъсирини ўзгартиради. Бу кичик массали ионларнинг саноқ частотасини катта массали ионларнинг саноқ частотасига нисбатан сезиларли даражада юқорига силжитиши мумкин.</w:t>
            </w:r>
          </w:p>
          <w:p w14:paraId="5631E437" w14:textId="77777777" w:rsidR="00B363B2" w:rsidRPr="00987B9B" w:rsidRDefault="00B363B2" w:rsidP="00C25CF0">
            <w:pPr>
              <w:spacing w:after="0" w:line="240" w:lineRule="auto"/>
              <w:jc w:val="both"/>
              <w:rPr>
                <w:rFonts w:ascii="Times New Roman" w:hAnsi="Times New Roman" w:cs="Times New Roman"/>
              </w:rPr>
            </w:pPr>
          </w:p>
          <w:p w14:paraId="312A2FB0" w14:textId="4CBCDC64" w:rsidR="00B363B2" w:rsidRPr="00987B9B" w:rsidRDefault="00B363B2" w:rsidP="00C25CF0">
            <w:pPr>
              <w:spacing w:after="0" w:line="240" w:lineRule="auto"/>
              <w:jc w:val="both"/>
              <w:rPr>
                <w:rFonts w:ascii="Times New Roman" w:hAnsi="Times New Roman" w:cs="Times New Roman"/>
              </w:rPr>
            </w:pPr>
            <w:r w:rsidRPr="00987B9B">
              <w:rPr>
                <w:rFonts w:ascii="Times New Roman" w:hAnsi="Times New Roman" w:cs="Times New Roman"/>
              </w:rPr>
              <w:t xml:space="preserve">• Вақт ўтиши билан плазма юзасида ёки </w:t>
            </w:r>
            <w:r w:rsidRPr="00DB3714">
              <w:rPr>
                <w:rFonts w:ascii="Times New Roman" w:hAnsi="Times New Roman" w:cs="Times New Roman"/>
              </w:rPr>
              <w:t xml:space="preserve">вакуум чегарасида </w:t>
            </w:r>
            <w:r w:rsidRPr="00987B9B">
              <w:rPr>
                <w:rFonts w:ascii="Times New Roman" w:hAnsi="Times New Roman" w:cs="Times New Roman"/>
              </w:rPr>
              <w:t>натрий ионларининг чўкиши туфайли умумий жавоб даражасининг пасайиши кузатилади.</w:t>
            </w:r>
          </w:p>
          <w:p w14:paraId="3A743C71" w14:textId="77777777" w:rsidR="00B363B2" w:rsidRPr="004448B5" w:rsidRDefault="00B363B2" w:rsidP="00C25CF0">
            <w:pPr>
              <w:spacing w:after="0" w:line="240" w:lineRule="auto"/>
              <w:jc w:val="both"/>
              <w:rPr>
                <w:rFonts w:ascii="Times New Roman" w:hAnsi="Times New Roman" w:cs="Times New Roman"/>
                <w:lang w:val="uz-Cyrl-UZ"/>
              </w:rPr>
            </w:pPr>
          </w:p>
          <w:p w14:paraId="183F9C29" w14:textId="77777777" w:rsidR="00B363B2" w:rsidRPr="00987B9B" w:rsidRDefault="00B363B2" w:rsidP="00C25CF0">
            <w:pPr>
              <w:spacing w:after="0" w:line="240" w:lineRule="auto"/>
              <w:jc w:val="both"/>
              <w:rPr>
                <w:rFonts w:ascii="Times New Roman" w:hAnsi="Times New Roman" w:cs="Times New Roman"/>
              </w:rPr>
            </w:pPr>
          </w:p>
          <w:p w14:paraId="5B5693F4" w14:textId="7ACD273A" w:rsidR="00B363B2" w:rsidRPr="00987B9B" w:rsidRDefault="00B363B2" w:rsidP="00C25CF0">
            <w:pPr>
              <w:spacing w:after="0" w:line="240" w:lineRule="auto"/>
              <w:jc w:val="both"/>
              <w:rPr>
                <w:rFonts w:ascii="Times New Roman" w:hAnsi="Times New Roman" w:cs="Times New Roman"/>
              </w:rPr>
            </w:pPr>
            <w:r w:rsidRPr="00987B9B">
              <w:rPr>
                <w:rFonts w:ascii="Times New Roman" w:hAnsi="Times New Roman" w:cs="Times New Roman"/>
              </w:rPr>
              <w:t xml:space="preserve">Барча таҳлиллар учун </w:t>
            </w:r>
            <w:r w:rsidRPr="00315BE8">
              <w:rPr>
                <w:rFonts w:ascii="Times New Roman" w:hAnsi="Times New Roman" w:cs="Times New Roman"/>
              </w:rPr>
              <w:t xml:space="preserve">аналитга </w:t>
            </w:r>
            <w:r w:rsidRPr="00987B9B">
              <w:rPr>
                <w:rFonts w:ascii="Times New Roman" w:hAnsi="Times New Roman" w:cs="Times New Roman"/>
              </w:rPr>
              <w:t xml:space="preserve">тўғри ички стандартни қўллаш айниқса муҳимдир. Барча калибрлаш стандартлари ва намуна эритмаларига ички стандартнинг бир ёки бир нечта элементларини қўшиш тавсия этилади, токи улар эталон интенсивликлар сифатида хизмат қилсин. Ички стандарт массасининг интенсивлиги танланган эталон нуқтасидан, масалан, дастлабки </w:t>
            </w:r>
            <w:r w:rsidRPr="00987B9B">
              <w:rPr>
                <w:rFonts w:ascii="Times New Roman" w:hAnsi="Times New Roman" w:cs="Times New Roman"/>
                <w:highlight w:val="magenta"/>
              </w:rPr>
              <w:t xml:space="preserve">бўш эритмадан </w:t>
            </w:r>
            <w:r w:rsidRPr="00987B9B">
              <w:rPr>
                <w:rFonts w:ascii="Times New Roman" w:hAnsi="Times New Roman" w:cs="Times New Roman"/>
              </w:rPr>
              <w:t xml:space="preserve">олинган худди шу сигнал билан таққосланади. Намуна матрицаси, </w:t>
            </w:r>
            <w:r w:rsidRPr="00987B9B">
              <w:rPr>
                <w:rFonts w:ascii="Times New Roman" w:hAnsi="Times New Roman" w:cs="Times New Roman"/>
                <w:highlight w:val="magenta"/>
              </w:rPr>
              <w:t xml:space="preserve">полиатомли спектрал қопланишлар </w:t>
            </w:r>
            <w:r w:rsidRPr="00987B9B">
              <w:rPr>
                <w:rFonts w:ascii="Times New Roman" w:hAnsi="Times New Roman" w:cs="Times New Roman"/>
              </w:rPr>
              <w:t xml:space="preserve">ва </w:t>
            </w:r>
            <w:r w:rsidR="00370604">
              <w:rPr>
                <w:rFonts w:ascii="Times New Roman" w:hAnsi="Times New Roman" w:cs="Times New Roman"/>
                <w:lang w:val="uz-Cyrl-UZ"/>
              </w:rPr>
              <w:t>мақсадл</w:t>
            </w:r>
            <w:r w:rsidRPr="00987B9B">
              <w:rPr>
                <w:rFonts w:ascii="Times New Roman" w:hAnsi="Times New Roman" w:cs="Times New Roman"/>
              </w:rPr>
              <w:t xml:space="preserve">и элементларга қараб, ички стандартнинг бир нечта элементлари </w:t>
            </w:r>
            <w:r w:rsidRPr="00987B9B">
              <w:rPr>
                <w:rFonts w:ascii="Times New Roman" w:hAnsi="Times New Roman" w:cs="Times New Roman"/>
              </w:rPr>
              <w:lastRenderedPageBreak/>
              <w:t xml:space="preserve">талаб қилиниши мумкин. Ички стандартни танлаш тегишли аниқликни таъминлаш учун усулни тавсифлаш тажрибалари пайтида кўриб чиқилиши керак. Кўп ҳолларда энг муҳим омил таҳлил қилинаётган элементлар масса диапазонининг ички стандартлар масса диапазонига мос келиши ҳисобланади, аммо туз ионларининг ионлашган </w:t>
            </w:r>
            <w:r w:rsidRPr="00FE362F">
              <w:rPr>
                <w:rFonts w:ascii="Times New Roman" w:hAnsi="Times New Roman" w:cs="Times New Roman"/>
              </w:rPr>
              <w:t xml:space="preserve">улушига </w:t>
            </w:r>
            <w:r w:rsidRPr="00987B9B">
              <w:rPr>
                <w:rFonts w:ascii="Times New Roman" w:hAnsi="Times New Roman" w:cs="Times New Roman"/>
              </w:rPr>
              <w:t xml:space="preserve">таъсирини ҳам ҳисобга олиш зарур. Ички стандартни танлаш жараёнида </w:t>
            </w:r>
            <w:r w:rsidRPr="00FE362F">
              <w:rPr>
                <w:rFonts w:ascii="Times New Roman" w:hAnsi="Times New Roman" w:cs="Times New Roman"/>
              </w:rPr>
              <w:t xml:space="preserve">бир-бирини қоплайдиган изотоп массаларига </w:t>
            </w:r>
            <w:r w:rsidRPr="00987B9B">
              <w:rPr>
                <w:rFonts w:ascii="Times New Roman" w:hAnsi="Times New Roman" w:cs="Times New Roman"/>
              </w:rPr>
              <w:t>эга бўлмаган элементларни диққат билан танлаш ва синов эритмаларида ички стандарт элементи йўқлигига ишонч ҳосил қилиш лозим.</w:t>
            </w:r>
          </w:p>
          <w:p w14:paraId="2376E749" w14:textId="77777777" w:rsidR="00B363B2" w:rsidRPr="00987B9B" w:rsidRDefault="00B363B2" w:rsidP="00C25CF0">
            <w:pPr>
              <w:spacing w:after="0" w:line="240" w:lineRule="auto"/>
              <w:jc w:val="both"/>
              <w:rPr>
                <w:rFonts w:ascii="Times New Roman" w:hAnsi="Times New Roman" w:cs="Times New Roman"/>
              </w:rPr>
            </w:pPr>
          </w:p>
          <w:p w14:paraId="729633A1" w14:textId="30481246" w:rsidR="00B363B2" w:rsidRPr="00987B9B" w:rsidRDefault="00B363B2" w:rsidP="00C25CF0">
            <w:pPr>
              <w:spacing w:after="0" w:line="240" w:lineRule="auto"/>
              <w:jc w:val="both"/>
              <w:rPr>
                <w:rFonts w:ascii="Times New Roman" w:hAnsi="Times New Roman" w:cs="Times New Roman"/>
              </w:rPr>
            </w:pPr>
            <w:r w:rsidRPr="00987B9B">
              <w:rPr>
                <w:rFonts w:ascii="Times New Roman" w:hAnsi="Times New Roman" w:cs="Times New Roman"/>
                <w:i/>
                <w:iCs/>
              </w:rPr>
              <w:t xml:space="preserve">6-жадвалда </w:t>
            </w:r>
            <w:r w:rsidRPr="00987B9B">
              <w:rPr>
                <w:rFonts w:ascii="Times New Roman" w:hAnsi="Times New Roman" w:cs="Times New Roman"/>
              </w:rPr>
              <w:t>келтирилган ионланиш потенциали маълумотларидан шуни таъкидлаш лозимки, иккита элемент - селен ва рух - 10 эВ га яқин ионланиш потенциалига эга. Шунингдек, ички стандартнинг икки элементи - бериллий ва теллур ҳам 10 эВ га яқин потенциалга эга. Бошқа микроэлементлар ва ички стандарт элементларнинг аксарияти 8 эВ ва ундан паст ионланиш потенциалига эга.</w:t>
            </w:r>
          </w:p>
          <w:p w14:paraId="07479603" w14:textId="77777777" w:rsidR="00B363B2" w:rsidRPr="00987B9B" w:rsidRDefault="00B363B2" w:rsidP="00C25CF0">
            <w:pPr>
              <w:spacing w:after="0" w:line="240" w:lineRule="auto"/>
              <w:jc w:val="both"/>
              <w:rPr>
                <w:rFonts w:ascii="Times New Roman" w:hAnsi="Times New Roman" w:cs="Times New Roman"/>
              </w:rPr>
            </w:pPr>
          </w:p>
          <w:p w14:paraId="5C654418" w14:textId="0B252E1D" w:rsidR="00B363B2" w:rsidRPr="00987B9B" w:rsidRDefault="00B363B2" w:rsidP="00C25CF0">
            <w:pPr>
              <w:spacing w:after="0" w:line="240" w:lineRule="auto"/>
              <w:jc w:val="both"/>
              <w:rPr>
                <w:rFonts w:ascii="Times New Roman" w:hAnsi="Times New Roman" w:cs="Times New Roman"/>
                <w:b/>
                <w:bCs/>
              </w:rPr>
            </w:pPr>
            <w:r w:rsidRPr="00987B9B">
              <w:rPr>
                <w:rFonts w:ascii="Times New Roman" w:hAnsi="Times New Roman" w:cs="Times New Roman"/>
                <w:b/>
                <w:bCs/>
              </w:rPr>
              <w:t>6-жадвал. Микроэлементлар ва ички стандарт элементларнинг ионланиш потенциаллари (</w:t>
            </w:r>
            <w:r w:rsidRPr="00987B9B">
              <w:rPr>
                <w:rFonts w:ascii="Times New Roman" w:hAnsi="Times New Roman" w:cs="Times New Roman"/>
                <w:b/>
                <w:bCs/>
                <w:i/>
                <w:iCs/>
              </w:rPr>
              <w:t>4</w:t>
            </w:r>
            <w:r w:rsidRPr="00987B9B">
              <w:rPr>
                <w:rFonts w:ascii="Times New Roman" w:hAnsi="Times New Roman" w:cs="Times New Roman"/>
                <w:b/>
                <w:bCs/>
              </w:rPr>
              <w:t>)</w:t>
            </w:r>
          </w:p>
          <w:p w14:paraId="33F23253" w14:textId="77777777" w:rsidR="00B363B2" w:rsidRPr="00861877" w:rsidRDefault="00B363B2" w:rsidP="00C25CF0">
            <w:pPr>
              <w:spacing w:after="0" w:line="240" w:lineRule="auto"/>
              <w:jc w:val="both"/>
              <w:rPr>
                <w:rFonts w:ascii="Times New Roman" w:hAnsi="Times New Roman" w:cs="Times New Roman"/>
              </w:rPr>
            </w:pPr>
          </w:p>
          <w:p w14:paraId="6D815950" w14:textId="77777777" w:rsidR="00B363B2" w:rsidRPr="00861877" w:rsidRDefault="00B363B2" w:rsidP="00C25CF0">
            <w:pPr>
              <w:spacing w:after="0" w:line="240" w:lineRule="auto"/>
              <w:jc w:val="both"/>
              <w:rPr>
                <w:rFonts w:ascii="Times New Roman" w:hAnsi="Times New Roman" w:cs="Times New Roman"/>
              </w:rPr>
            </w:pPr>
          </w:p>
          <w:tbl>
            <w:tblPr>
              <w:tblW w:w="5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011"/>
              <w:gridCol w:w="1493"/>
              <w:gridCol w:w="1212"/>
              <w:gridCol w:w="1454"/>
            </w:tblGrid>
            <w:tr w:rsidR="00B363B2" w:rsidRPr="00987B9B" w14:paraId="7B888FE2" w14:textId="77777777" w:rsidTr="001B38A3">
              <w:trPr>
                <w:trHeight w:val="1001"/>
                <w:tblHeader/>
              </w:trPr>
              <w:tc>
                <w:tcPr>
                  <w:tcW w:w="1011" w:type="dxa"/>
                  <w:vAlign w:val="center"/>
                  <w:hideMark/>
                </w:tcPr>
                <w:p w14:paraId="1B1233CE" w14:textId="77777777" w:rsidR="00B363B2" w:rsidRPr="00987B9B" w:rsidRDefault="00B363B2" w:rsidP="00C25CF0">
                  <w:pPr>
                    <w:spacing w:after="0" w:line="240" w:lineRule="auto"/>
                    <w:jc w:val="both"/>
                    <w:rPr>
                      <w:rFonts w:ascii="Times New Roman" w:hAnsi="Times New Roman" w:cs="Times New Roman"/>
                      <w:b/>
                      <w:bCs/>
                    </w:rPr>
                  </w:pPr>
                  <w:r w:rsidRPr="00987B9B">
                    <w:rPr>
                      <w:rFonts w:ascii="Times New Roman" w:hAnsi="Times New Roman" w:cs="Times New Roman"/>
                      <w:b/>
                      <w:bCs/>
                    </w:rPr>
                    <w:t>Элемент</w:t>
                  </w:r>
                </w:p>
              </w:tc>
              <w:tc>
                <w:tcPr>
                  <w:tcW w:w="1493" w:type="dxa"/>
                  <w:vAlign w:val="center"/>
                  <w:hideMark/>
                </w:tcPr>
                <w:p w14:paraId="325A3231" w14:textId="0BF1B8C5" w:rsidR="00B363B2" w:rsidRPr="00987B9B" w:rsidRDefault="00B363B2" w:rsidP="00C25CF0">
                  <w:pPr>
                    <w:spacing w:after="0" w:line="240" w:lineRule="auto"/>
                    <w:jc w:val="both"/>
                    <w:rPr>
                      <w:rFonts w:ascii="Times New Roman" w:hAnsi="Times New Roman" w:cs="Times New Roman"/>
                      <w:b/>
                      <w:bCs/>
                    </w:rPr>
                  </w:pPr>
                  <w:r w:rsidRPr="00987B9B">
                    <w:rPr>
                      <w:rFonts w:ascii="Times New Roman" w:hAnsi="Times New Roman" w:cs="Times New Roman"/>
                      <w:b/>
                      <w:bCs/>
                    </w:rPr>
                    <w:t>Аналитик масса (АМ)</w:t>
                  </w:r>
                </w:p>
              </w:tc>
              <w:tc>
                <w:tcPr>
                  <w:tcW w:w="1212" w:type="dxa"/>
                  <w:vAlign w:val="center"/>
                  <w:hideMark/>
                </w:tcPr>
                <w:p w14:paraId="49444DA1" w14:textId="77777777" w:rsidR="00B363B2" w:rsidRPr="00987B9B" w:rsidRDefault="00B363B2" w:rsidP="00C25CF0">
                  <w:pPr>
                    <w:spacing w:after="0" w:line="240" w:lineRule="auto"/>
                    <w:jc w:val="both"/>
                    <w:rPr>
                      <w:rFonts w:ascii="Times New Roman" w:hAnsi="Times New Roman" w:cs="Times New Roman"/>
                      <w:b/>
                      <w:bCs/>
                    </w:rPr>
                  </w:pPr>
                  <w:r w:rsidRPr="00987B9B">
                    <w:rPr>
                      <w:rFonts w:ascii="Times New Roman" w:hAnsi="Times New Roman" w:cs="Times New Roman"/>
                      <w:b/>
                      <w:bCs/>
                    </w:rPr>
                    <w:t>Биринчи ионланиш потенциали (эВ)</w:t>
                  </w:r>
                </w:p>
              </w:tc>
              <w:tc>
                <w:tcPr>
                  <w:tcW w:w="1454" w:type="dxa"/>
                  <w:vAlign w:val="center"/>
                  <w:hideMark/>
                </w:tcPr>
                <w:p w14:paraId="5A153B16" w14:textId="5E0087B3" w:rsidR="00B363B2" w:rsidRPr="00987B9B" w:rsidRDefault="00B363B2" w:rsidP="00C25CF0">
                  <w:pPr>
                    <w:spacing w:after="0" w:line="240" w:lineRule="auto"/>
                    <w:jc w:val="both"/>
                    <w:rPr>
                      <w:rFonts w:ascii="Times New Roman" w:hAnsi="Times New Roman" w:cs="Times New Roman"/>
                      <w:b/>
                      <w:bCs/>
                    </w:rPr>
                  </w:pPr>
                  <w:r w:rsidRPr="00987B9B">
                    <w:rPr>
                      <w:rFonts w:ascii="Times New Roman" w:hAnsi="Times New Roman" w:cs="Times New Roman"/>
                      <w:b/>
                      <w:bCs/>
                    </w:rPr>
                    <w:t>7500°C да ионланган қисми (%)</w:t>
                  </w:r>
                </w:p>
              </w:tc>
            </w:tr>
            <w:tr w:rsidR="00B363B2" w:rsidRPr="00987B9B" w14:paraId="1B88AA1D" w14:textId="77777777" w:rsidTr="001B38A3">
              <w:trPr>
                <w:trHeight w:val="237"/>
              </w:trPr>
              <w:tc>
                <w:tcPr>
                  <w:tcW w:w="1011" w:type="dxa"/>
                  <w:vAlign w:val="center"/>
                  <w:hideMark/>
                </w:tcPr>
                <w:p w14:paraId="4104C996" w14:textId="5562B505"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rPr>
                    <w:t>Alyuminiy</w:t>
                  </w:r>
                </w:p>
              </w:tc>
              <w:tc>
                <w:tcPr>
                  <w:tcW w:w="1493" w:type="dxa"/>
                  <w:vAlign w:val="center"/>
                  <w:hideMark/>
                </w:tcPr>
                <w:p w14:paraId="6FB65C53"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27</w:t>
                  </w:r>
                </w:p>
              </w:tc>
              <w:tc>
                <w:tcPr>
                  <w:tcW w:w="1212" w:type="dxa"/>
                  <w:vAlign w:val="center"/>
                  <w:hideMark/>
                </w:tcPr>
                <w:p w14:paraId="4200DE61"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&lt;7</w:t>
                  </w:r>
                </w:p>
              </w:tc>
              <w:tc>
                <w:tcPr>
                  <w:tcW w:w="1454" w:type="dxa"/>
                  <w:vAlign w:val="center"/>
                  <w:hideMark/>
                </w:tcPr>
                <w:p w14:paraId="365FFD64"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98</w:t>
                  </w:r>
                </w:p>
              </w:tc>
            </w:tr>
            <w:tr w:rsidR="00B363B2" w:rsidRPr="00987B9B" w14:paraId="2953131B" w14:textId="77777777" w:rsidTr="001B38A3">
              <w:trPr>
                <w:trHeight w:val="247"/>
              </w:trPr>
              <w:tc>
                <w:tcPr>
                  <w:tcW w:w="1011" w:type="dxa"/>
                  <w:vAlign w:val="center"/>
                  <w:hideMark/>
                </w:tcPr>
                <w:p w14:paraId="64F2EAA2" w14:textId="46C7563C"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rPr>
                    <w:t>Surma</w:t>
                  </w:r>
                </w:p>
              </w:tc>
              <w:tc>
                <w:tcPr>
                  <w:tcW w:w="1493" w:type="dxa"/>
                  <w:vAlign w:val="center"/>
                  <w:hideMark/>
                </w:tcPr>
                <w:p w14:paraId="5620295C"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121, 123</w:t>
                  </w:r>
                </w:p>
              </w:tc>
              <w:tc>
                <w:tcPr>
                  <w:tcW w:w="1212" w:type="dxa"/>
                  <w:vAlign w:val="center"/>
                  <w:hideMark/>
                </w:tcPr>
                <w:p w14:paraId="2ADF8677" w14:textId="68441855"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7-8</w:t>
                  </w:r>
                </w:p>
              </w:tc>
              <w:tc>
                <w:tcPr>
                  <w:tcW w:w="1454" w:type="dxa"/>
                  <w:vAlign w:val="center"/>
                  <w:hideMark/>
                </w:tcPr>
                <w:p w14:paraId="5C36471D"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78</w:t>
                  </w:r>
                </w:p>
              </w:tc>
            </w:tr>
            <w:tr w:rsidR="00B363B2" w:rsidRPr="00987B9B" w14:paraId="1AA13BA4" w14:textId="77777777" w:rsidTr="001B38A3">
              <w:trPr>
                <w:trHeight w:val="237"/>
              </w:trPr>
              <w:tc>
                <w:tcPr>
                  <w:tcW w:w="1011" w:type="dxa"/>
                  <w:vAlign w:val="center"/>
                  <w:hideMark/>
                </w:tcPr>
                <w:p w14:paraId="7310B80A" w14:textId="4CC6C4EB"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rPr>
                    <w:t>Бериллий</w:t>
                  </w:r>
                  <w:hyperlink r:id="rId75" w:anchor="FN_SLV_P4C_LTB" w:history="1">
                    <w:r w:rsidRPr="00DB679B">
                      <w:rPr>
                        <w:rFonts w:ascii="Times New Roman" w:hAnsi="Times New Roman" w:cs="Times New Roman"/>
                        <w:bCs/>
                        <w:color w:val="0563C1" w:themeColor="hyperlink"/>
                        <w:u w:val="single"/>
                        <w:vertAlign w:val="superscript"/>
                      </w:rPr>
                      <w:t>а</w:t>
                    </w:r>
                  </w:hyperlink>
                </w:p>
              </w:tc>
              <w:tc>
                <w:tcPr>
                  <w:tcW w:w="1493" w:type="dxa"/>
                  <w:vAlign w:val="center"/>
                  <w:hideMark/>
                </w:tcPr>
                <w:p w14:paraId="6371518A"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9</w:t>
                  </w:r>
                </w:p>
              </w:tc>
              <w:tc>
                <w:tcPr>
                  <w:tcW w:w="1212" w:type="dxa"/>
                  <w:vAlign w:val="center"/>
                  <w:hideMark/>
                </w:tcPr>
                <w:p w14:paraId="0D52095B" w14:textId="007D4716"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9-10</w:t>
                  </w:r>
                </w:p>
              </w:tc>
              <w:tc>
                <w:tcPr>
                  <w:tcW w:w="1454" w:type="dxa"/>
                  <w:vAlign w:val="center"/>
                  <w:hideMark/>
                </w:tcPr>
                <w:p w14:paraId="1F3DA2F4"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75</w:t>
                  </w:r>
                </w:p>
              </w:tc>
            </w:tr>
            <w:tr w:rsidR="00B363B2" w:rsidRPr="00987B9B" w14:paraId="5A6F97A8" w14:textId="77777777" w:rsidTr="001B38A3">
              <w:trPr>
                <w:trHeight w:val="247"/>
              </w:trPr>
              <w:tc>
                <w:tcPr>
                  <w:tcW w:w="1011" w:type="dxa"/>
                  <w:vAlign w:val="center"/>
                  <w:hideMark/>
                </w:tcPr>
                <w:p w14:paraId="3679C39E"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rPr>
                    <w:t>Висмут</w:t>
                  </w:r>
                  <w:hyperlink r:id="rId76" w:anchor="FN_SLV_P4C_LTB" w:history="1">
                    <w:r w:rsidRPr="00987B9B">
                      <w:rPr>
                        <w:rFonts w:ascii="Times New Roman" w:hAnsi="Times New Roman" w:cs="Times New Roman"/>
                        <w:bCs/>
                        <w:color w:val="0563C1" w:themeColor="hyperlink"/>
                        <w:u w:val="single"/>
                        <w:vertAlign w:val="superscript"/>
                        <w:lang w:val="en-US"/>
                      </w:rPr>
                      <w:t>a</w:t>
                    </w:r>
                  </w:hyperlink>
                </w:p>
              </w:tc>
              <w:tc>
                <w:tcPr>
                  <w:tcW w:w="1493" w:type="dxa"/>
                  <w:vAlign w:val="center"/>
                  <w:hideMark/>
                </w:tcPr>
                <w:p w14:paraId="78525159"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209</w:t>
                  </w:r>
                </w:p>
              </w:tc>
              <w:tc>
                <w:tcPr>
                  <w:tcW w:w="1212" w:type="dxa"/>
                  <w:vAlign w:val="center"/>
                  <w:hideMark/>
                </w:tcPr>
                <w:p w14:paraId="0907B214" w14:textId="611CD70E"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7-8</w:t>
                  </w:r>
                </w:p>
              </w:tc>
              <w:tc>
                <w:tcPr>
                  <w:tcW w:w="1454" w:type="dxa"/>
                  <w:vAlign w:val="center"/>
                  <w:hideMark/>
                </w:tcPr>
                <w:p w14:paraId="07476EBA"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92</w:t>
                  </w:r>
                </w:p>
              </w:tc>
            </w:tr>
            <w:tr w:rsidR="00B363B2" w:rsidRPr="00987B9B" w14:paraId="574F9BDE" w14:textId="77777777" w:rsidTr="001B38A3">
              <w:trPr>
                <w:trHeight w:val="237"/>
              </w:trPr>
              <w:tc>
                <w:tcPr>
                  <w:tcW w:w="1011" w:type="dxa"/>
                  <w:vAlign w:val="center"/>
                  <w:hideMark/>
                </w:tcPr>
                <w:p w14:paraId="0619E9D1" w14:textId="2A73198B"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rPr>
                    <w:t>Kadmiy</w:t>
                  </w:r>
                </w:p>
              </w:tc>
              <w:tc>
                <w:tcPr>
                  <w:tcW w:w="1493" w:type="dxa"/>
                  <w:vAlign w:val="center"/>
                  <w:hideMark/>
                </w:tcPr>
                <w:p w14:paraId="2B2BABFA"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111, 114</w:t>
                  </w:r>
                </w:p>
              </w:tc>
              <w:tc>
                <w:tcPr>
                  <w:tcW w:w="1212" w:type="dxa"/>
                  <w:vAlign w:val="center"/>
                  <w:hideMark/>
                </w:tcPr>
                <w:p w14:paraId="45716060" w14:textId="1CA7A631"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9-10</w:t>
                  </w:r>
                </w:p>
              </w:tc>
              <w:tc>
                <w:tcPr>
                  <w:tcW w:w="1454" w:type="dxa"/>
                  <w:vAlign w:val="center"/>
                  <w:hideMark/>
                </w:tcPr>
                <w:p w14:paraId="298B1273"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85</w:t>
                  </w:r>
                </w:p>
              </w:tc>
            </w:tr>
            <w:tr w:rsidR="00B363B2" w:rsidRPr="00987B9B" w14:paraId="22B5B0F5" w14:textId="77777777" w:rsidTr="001B38A3">
              <w:trPr>
                <w:trHeight w:val="247"/>
              </w:trPr>
              <w:tc>
                <w:tcPr>
                  <w:tcW w:w="1011" w:type="dxa"/>
                  <w:vAlign w:val="center"/>
                  <w:hideMark/>
                </w:tcPr>
                <w:p w14:paraId="241B888A" w14:textId="669F5E38"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rPr>
                    <w:t>Kobalt</w:t>
                  </w:r>
                </w:p>
              </w:tc>
              <w:tc>
                <w:tcPr>
                  <w:tcW w:w="1493" w:type="dxa"/>
                  <w:vAlign w:val="center"/>
                  <w:hideMark/>
                </w:tcPr>
                <w:p w14:paraId="4F51D765"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59</w:t>
                  </w:r>
                </w:p>
              </w:tc>
              <w:tc>
                <w:tcPr>
                  <w:tcW w:w="1212" w:type="dxa"/>
                  <w:vAlign w:val="center"/>
                  <w:hideMark/>
                </w:tcPr>
                <w:p w14:paraId="11C11F8D" w14:textId="0AEE81EF"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7-8</w:t>
                  </w:r>
                </w:p>
              </w:tc>
              <w:tc>
                <w:tcPr>
                  <w:tcW w:w="1454" w:type="dxa"/>
                  <w:vAlign w:val="center"/>
                  <w:hideMark/>
                </w:tcPr>
                <w:p w14:paraId="38E4203E"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92</w:t>
                  </w:r>
                </w:p>
              </w:tc>
            </w:tr>
            <w:tr w:rsidR="00B363B2" w:rsidRPr="00987B9B" w14:paraId="50975A55" w14:textId="77777777" w:rsidTr="001B38A3">
              <w:trPr>
                <w:trHeight w:val="237"/>
              </w:trPr>
              <w:tc>
                <w:tcPr>
                  <w:tcW w:w="1011" w:type="dxa"/>
                  <w:vAlign w:val="center"/>
                  <w:hideMark/>
                </w:tcPr>
                <w:p w14:paraId="2F5276F4" w14:textId="7AFB5D6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rPr>
                    <w:t>Xrom</w:t>
                  </w:r>
                </w:p>
              </w:tc>
              <w:tc>
                <w:tcPr>
                  <w:tcW w:w="1493" w:type="dxa"/>
                  <w:vAlign w:val="center"/>
                  <w:hideMark/>
                </w:tcPr>
                <w:p w14:paraId="09AA4137"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52, 53</w:t>
                  </w:r>
                </w:p>
              </w:tc>
              <w:tc>
                <w:tcPr>
                  <w:tcW w:w="1212" w:type="dxa"/>
                  <w:vAlign w:val="center"/>
                  <w:hideMark/>
                </w:tcPr>
                <w:p w14:paraId="639494E6"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&lt;7</w:t>
                  </w:r>
                </w:p>
              </w:tc>
              <w:tc>
                <w:tcPr>
                  <w:tcW w:w="1454" w:type="dxa"/>
                  <w:vAlign w:val="center"/>
                  <w:hideMark/>
                </w:tcPr>
                <w:p w14:paraId="5621250D"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98</w:t>
                  </w:r>
                </w:p>
              </w:tc>
            </w:tr>
            <w:tr w:rsidR="00B363B2" w:rsidRPr="00987B9B" w14:paraId="0BDA0F65" w14:textId="77777777" w:rsidTr="001B38A3">
              <w:trPr>
                <w:trHeight w:val="247"/>
              </w:trPr>
              <w:tc>
                <w:tcPr>
                  <w:tcW w:w="1011" w:type="dxa"/>
                  <w:vAlign w:val="center"/>
                  <w:hideMark/>
                </w:tcPr>
                <w:p w14:paraId="59715D52" w14:textId="183B1F5F"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rPr>
                    <w:lastRenderedPageBreak/>
                    <w:t>Mis</w:t>
                  </w:r>
                </w:p>
              </w:tc>
              <w:tc>
                <w:tcPr>
                  <w:tcW w:w="1493" w:type="dxa"/>
                  <w:vAlign w:val="center"/>
                  <w:hideMark/>
                </w:tcPr>
                <w:p w14:paraId="6D1608F3"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63, 65</w:t>
                  </w:r>
                </w:p>
              </w:tc>
              <w:tc>
                <w:tcPr>
                  <w:tcW w:w="1212" w:type="dxa"/>
                  <w:vAlign w:val="center"/>
                  <w:hideMark/>
                </w:tcPr>
                <w:p w14:paraId="01623D47" w14:textId="2F2F492B"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7-8</w:t>
                  </w:r>
                </w:p>
              </w:tc>
              <w:tc>
                <w:tcPr>
                  <w:tcW w:w="1454" w:type="dxa"/>
                  <w:vAlign w:val="center"/>
                  <w:hideMark/>
                </w:tcPr>
                <w:p w14:paraId="30D58EF5"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90</w:t>
                  </w:r>
                </w:p>
              </w:tc>
            </w:tr>
            <w:tr w:rsidR="00B363B2" w:rsidRPr="00987B9B" w14:paraId="06EEAB75" w14:textId="77777777" w:rsidTr="001B38A3">
              <w:trPr>
                <w:trHeight w:val="237"/>
              </w:trPr>
              <w:tc>
                <w:tcPr>
                  <w:tcW w:w="1011" w:type="dxa"/>
                  <w:vAlign w:val="center"/>
                  <w:hideMark/>
                </w:tcPr>
                <w:p w14:paraId="478D521F" w14:textId="37B5CE28"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rPr>
                    <w:t>Галлий</w:t>
                  </w:r>
                  <w:hyperlink r:id="rId77" w:anchor="FN_SLV_P4C_LTB" w:history="1">
                    <w:r w:rsidRPr="00DB679B">
                      <w:rPr>
                        <w:rFonts w:ascii="Times New Roman" w:hAnsi="Times New Roman" w:cs="Times New Roman"/>
                        <w:bCs/>
                        <w:color w:val="0563C1" w:themeColor="hyperlink"/>
                        <w:u w:val="single"/>
                        <w:vertAlign w:val="superscript"/>
                      </w:rPr>
                      <w:t>а</w:t>
                    </w:r>
                  </w:hyperlink>
                </w:p>
              </w:tc>
              <w:tc>
                <w:tcPr>
                  <w:tcW w:w="1493" w:type="dxa"/>
                  <w:vAlign w:val="center"/>
                  <w:hideMark/>
                </w:tcPr>
                <w:p w14:paraId="139448D7"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69</w:t>
                  </w:r>
                </w:p>
              </w:tc>
              <w:tc>
                <w:tcPr>
                  <w:tcW w:w="1212" w:type="dxa"/>
                  <w:vAlign w:val="center"/>
                  <w:hideMark/>
                </w:tcPr>
                <w:p w14:paraId="3ABB2C88"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&lt;7</w:t>
                  </w:r>
                </w:p>
              </w:tc>
              <w:tc>
                <w:tcPr>
                  <w:tcW w:w="1454" w:type="dxa"/>
                  <w:vAlign w:val="center"/>
                  <w:hideMark/>
                </w:tcPr>
                <w:p w14:paraId="39A841BC"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98</w:t>
                  </w:r>
                </w:p>
              </w:tc>
            </w:tr>
            <w:tr w:rsidR="00B363B2" w:rsidRPr="00987B9B" w14:paraId="3137B32C" w14:textId="77777777" w:rsidTr="001B38A3">
              <w:trPr>
                <w:trHeight w:val="247"/>
              </w:trPr>
              <w:tc>
                <w:tcPr>
                  <w:tcW w:w="1011" w:type="dxa"/>
                  <w:vAlign w:val="center"/>
                  <w:hideMark/>
                </w:tcPr>
                <w:p w14:paraId="0D345909" w14:textId="6379BF78"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rPr>
                    <w:t>Германий</w:t>
                  </w:r>
                  <w:hyperlink r:id="rId78" w:anchor="FN_SLV_P4C_LTB" w:history="1">
                    <w:r w:rsidRPr="00DB679B">
                      <w:rPr>
                        <w:rFonts w:ascii="Times New Roman" w:hAnsi="Times New Roman" w:cs="Times New Roman"/>
                        <w:bCs/>
                        <w:color w:val="0563C1" w:themeColor="hyperlink"/>
                        <w:u w:val="single"/>
                        <w:vertAlign w:val="superscript"/>
                      </w:rPr>
                      <w:t>а</w:t>
                    </w:r>
                  </w:hyperlink>
                </w:p>
              </w:tc>
              <w:tc>
                <w:tcPr>
                  <w:tcW w:w="1493" w:type="dxa"/>
                  <w:vAlign w:val="center"/>
                  <w:hideMark/>
                </w:tcPr>
                <w:p w14:paraId="2C486438"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72</w:t>
                  </w:r>
                </w:p>
              </w:tc>
              <w:tc>
                <w:tcPr>
                  <w:tcW w:w="1212" w:type="dxa"/>
                  <w:vAlign w:val="center"/>
                  <w:hideMark/>
                </w:tcPr>
                <w:p w14:paraId="703989CA" w14:textId="50B35188"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7-8</w:t>
                  </w:r>
                </w:p>
              </w:tc>
              <w:tc>
                <w:tcPr>
                  <w:tcW w:w="1454" w:type="dxa"/>
                  <w:vAlign w:val="center"/>
                  <w:hideMark/>
                </w:tcPr>
                <w:p w14:paraId="6A67F53A"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90</w:t>
                  </w:r>
                </w:p>
              </w:tc>
            </w:tr>
            <w:tr w:rsidR="00B363B2" w:rsidRPr="00987B9B" w14:paraId="2B368AB0" w14:textId="77777777" w:rsidTr="001B38A3">
              <w:trPr>
                <w:trHeight w:val="237"/>
              </w:trPr>
              <w:tc>
                <w:tcPr>
                  <w:tcW w:w="1011" w:type="dxa"/>
                  <w:vAlign w:val="center"/>
                  <w:hideMark/>
                </w:tcPr>
                <w:p w14:paraId="40E1778D" w14:textId="0A4BC0AD"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rPr>
                    <w:t>Индий</w:t>
                  </w:r>
                  <w:hyperlink r:id="rId79" w:anchor="FN_SLV_P4C_LTB" w:history="1">
                    <w:r w:rsidRPr="00DB679B">
                      <w:rPr>
                        <w:rFonts w:ascii="Times New Roman" w:hAnsi="Times New Roman" w:cs="Times New Roman"/>
                        <w:bCs/>
                        <w:color w:val="0563C1" w:themeColor="hyperlink"/>
                        <w:u w:val="single"/>
                        <w:vertAlign w:val="superscript"/>
                      </w:rPr>
                      <w:t>а</w:t>
                    </w:r>
                  </w:hyperlink>
                </w:p>
              </w:tc>
              <w:tc>
                <w:tcPr>
                  <w:tcW w:w="1493" w:type="dxa"/>
                  <w:vAlign w:val="center"/>
                  <w:hideMark/>
                </w:tcPr>
                <w:p w14:paraId="24B42A86"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115</w:t>
                  </w:r>
                </w:p>
              </w:tc>
              <w:tc>
                <w:tcPr>
                  <w:tcW w:w="1212" w:type="dxa"/>
                  <w:vAlign w:val="center"/>
                  <w:hideMark/>
                </w:tcPr>
                <w:p w14:paraId="2ED02967"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&lt;7</w:t>
                  </w:r>
                </w:p>
              </w:tc>
              <w:tc>
                <w:tcPr>
                  <w:tcW w:w="1454" w:type="dxa"/>
                  <w:vAlign w:val="center"/>
                  <w:hideMark/>
                </w:tcPr>
                <w:p w14:paraId="02D11C47"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99</w:t>
                  </w:r>
                </w:p>
              </w:tc>
            </w:tr>
            <w:tr w:rsidR="00B363B2" w:rsidRPr="00987B9B" w14:paraId="1935F5B0" w14:textId="77777777" w:rsidTr="001B38A3">
              <w:trPr>
                <w:trHeight w:val="247"/>
              </w:trPr>
              <w:tc>
                <w:tcPr>
                  <w:tcW w:w="1011" w:type="dxa"/>
                  <w:vAlign w:val="center"/>
                  <w:hideMark/>
                </w:tcPr>
                <w:p w14:paraId="667352EF"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rPr>
                    <w:t>Темир</w:t>
                  </w:r>
                </w:p>
              </w:tc>
              <w:tc>
                <w:tcPr>
                  <w:tcW w:w="1493" w:type="dxa"/>
                  <w:vAlign w:val="center"/>
                  <w:hideMark/>
                </w:tcPr>
                <w:p w14:paraId="7141993A"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56, 57</w:t>
                  </w:r>
                </w:p>
              </w:tc>
              <w:tc>
                <w:tcPr>
                  <w:tcW w:w="1212" w:type="dxa"/>
                  <w:vAlign w:val="center"/>
                  <w:hideMark/>
                </w:tcPr>
                <w:p w14:paraId="7CA03051" w14:textId="172B606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7-8</w:t>
                  </w:r>
                </w:p>
              </w:tc>
              <w:tc>
                <w:tcPr>
                  <w:tcW w:w="1454" w:type="dxa"/>
                  <w:vAlign w:val="center"/>
                  <w:hideMark/>
                </w:tcPr>
                <w:p w14:paraId="286A8325"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96</w:t>
                  </w:r>
                </w:p>
              </w:tc>
            </w:tr>
            <w:tr w:rsidR="00B363B2" w:rsidRPr="00987B9B" w14:paraId="376463E5" w14:textId="77777777" w:rsidTr="001B38A3">
              <w:trPr>
                <w:trHeight w:val="237"/>
              </w:trPr>
              <w:tc>
                <w:tcPr>
                  <w:tcW w:w="1011" w:type="dxa"/>
                  <w:vAlign w:val="center"/>
                  <w:hideMark/>
                </w:tcPr>
                <w:p w14:paraId="461F3335" w14:textId="7833DEEE"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rPr>
                    <w:t>Лютеций</w:t>
                  </w:r>
                  <w:hyperlink r:id="rId80" w:anchor="FN_SLV_P4C_LTB" w:history="1">
                    <w:r w:rsidRPr="00DB679B">
                      <w:rPr>
                        <w:rFonts w:ascii="Times New Roman" w:hAnsi="Times New Roman" w:cs="Times New Roman"/>
                        <w:bCs/>
                        <w:color w:val="0563C1" w:themeColor="hyperlink"/>
                        <w:u w:val="single"/>
                        <w:vertAlign w:val="superscript"/>
                      </w:rPr>
                      <w:t>а</w:t>
                    </w:r>
                  </w:hyperlink>
                </w:p>
              </w:tc>
              <w:tc>
                <w:tcPr>
                  <w:tcW w:w="1493" w:type="dxa"/>
                  <w:vAlign w:val="center"/>
                  <w:hideMark/>
                </w:tcPr>
                <w:p w14:paraId="35FC6307"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175</w:t>
                  </w:r>
                </w:p>
              </w:tc>
              <w:tc>
                <w:tcPr>
                  <w:tcW w:w="1212" w:type="dxa"/>
                  <w:vAlign w:val="center"/>
                  <w:hideMark/>
                </w:tcPr>
                <w:p w14:paraId="2E6FD72A"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&lt;7</w:t>
                  </w:r>
                </w:p>
              </w:tc>
              <w:tc>
                <w:tcPr>
                  <w:tcW w:w="1454" w:type="dxa"/>
                  <w:vAlign w:val="center"/>
                  <w:hideMark/>
                </w:tcPr>
                <w:p w14:paraId="139E3503"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99</w:t>
                  </w:r>
                </w:p>
              </w:tc>
            </w:tr>
            <w:tr w:rsidR="00B363B2" w:rsidRPr="00987B9B" w14:paraId="3B5C63B3" w14:textId="77777777" w:rsidTr="001B38A3">
              <w:trPr>
                <w:trHeight w:val="247"/>
              </w:trPr>
              <w:tc>
                <w:tcPr>
                  <w:tcW w:w="1011" w:type="dxa"/>
                  <w:vAlign w:val="center"/>
                  <w:hideMark/>
                </w:tcPr>
                <w:p w14:paraId="21591DB0"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rPr>
                    <w:t>Магний</w:t>
                  </w:r>
                </w:p>
              </w:tc>
              <w:tc>
                <w:tcPr>
                  <w:tcW w:w="1493" w:type="dxa"/>
                  <w:vAlign w:val="center"/>
                  <w:hideMark/>
                </w:tcPr>
                <w:p w14:paraId="72D4A614"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24, 25, 26</w:t>
                  </w:r>
                </w:p>
              </w:tc>
              <w:tc>
                <w:tcPr>
                  <w:tcW w:w="1212" w:type="dxa"/>
                  <w:vAlign w:val="center"/>
                  <w:hideMark/>
                </w:tcPr>
                <w:p w14:paraId="62F42F7F" w14:textId="78FC4592"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7-8</w:t>
                  </w:r>
                </w:p>
              </w:tc>
              <w:tc>
                <w:tcPr>
                  <w:tcW w:w="1454" w:type="dxa"/>
                  <w:vAlign w:val="center"/>
                  <w:hideMark/>
                </w:tcPr>
                <w:p w14:paraId="4CCEFA12"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98</w:t>
                  </w:r>
                </w:p>
              </w:tc>
            </w:tr>
            <w:tr w:rsidR="00B363B2" w:rsidRPr="00987B9B" w14:paraId="02791F2B" w14:textId="77777777" w:rsidTr="001B38A3">
              <w:trPr>
                <w:trHeight w:val="237"/>
              </w:trPr>
              <w:tc>
                <w:tcPr>
                  <w:tcW w:w="1011" w:type="dxa"/>
                  <w:vAlign w:val="center"/>
                  <w:hideMark/>
                </w:tcPr>
                <w:p w14:paraId="626997BA"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rPr>
                    <w:t>Марганец</w:t>
                  </w:r>
                </w:p>
              </w:tc>
              <w:tc>
                <w:tcPr>
                  <w:tcW w:w="1493" w:type="dxa"/>
                  <w:vAlign w:val="center"/>
                  <w:hideMark/>
                </w:tcPr>
                <w:p w14:paraId="07EEA246"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55</w:t>
                  </w:r>
                </w:p>
              </w:tc>
              <w:tc>
                <w:tcPr>
                  <w:tcW w:w="1212" w:type="dxa"/>
                  <w:vAlign w:val="center"/>
                  <w:hideMark/>
                </w:tcPr>
                <w:p w14:paraId="68D419E4" w14:textId="0105EEA6"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7-8</w:t>
                  </w:r>
                </w:p>
              </w:tc>
              <w:tc>
                <w:tcPr>
                  <w:tcW w:w="1454" w:type="dxa"/>
                  <w:vAlign w:val="center"/>
                  <w:hideMark/>
                </w:tcPr>
                <w:p w14:paraId="2BF21E17"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95</w:t>
                  </w:r>
                </w:p>
              </w:tc>
            </w:tr>
            <w:tr w:rsidR="00B363B2" w:rsidRPr="00987B9B" w14:paraId="6162BF7E" w14:textId="77777777" w:rsidTr="001B38A3">
              <w:trPr>
                <w:trHeight w:val="247"/>
              </w:trPr>
              <w:tc>
                <w:tcPr>
                  <w:tcW w:w="1011" w:type="dxa"/>
                  <w:vAlign w:val="center"/>
                  <w:hideMark/>
                </w:tcPr>
                <w:p w14:paraId="7BAD5AAE"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rPr>
                    <w:t>Молибден</w:t>
                  </w:r>
                </w:p>
              </w:tc>
              <w:tc>
                <w:tcPr>
                  <w:tcW w:w="1493" w:type="dxa"/>
                  <w:vAlign w:val="center"/>
                  <w:hideMark/>
                </w:tcPr>
                <w:p w14:paraId="447CCFE8"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92, 95, 96, 98</w:t>
                  </w:r>
                </w:p>
              </w:tc>
              <w:tc>
                <w:tcPr>
                  <w:tcW w:w="1212" w:type="dxa"/>
                  <w:vAlign w:val="center"/>
                  <w:hideMark/>
                </w:tcPr>
                <w:p w14:paraId="0340CA15" w14:textId="5BA10C7A"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7-8</w:t>
                  </w:r>
                </w:p>
              </w:tc>
              <w:tc>
                <w:tcPr>
                  <w:tcW w:w="1454" w:type="dxa"/>
                  <w:vAlign w:val="center"/>
                  <w:hideMark/>
                </w:tcPr>
                <w:p w14:paraId="67953017"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98</w:t>
                  </w:r>
                </w:p>
              </w:tc>
            </w:tr>
            <w:tr w:rsidR="00B363B2" w:rsidRPr="00987B9B" w14:paraId="086AAD76" w14:textId="77777777" w:rsidTr="001B38A3">
              <w:trPr>
                <w:trHeight w:val="237"/>
              </w:trPr>
              <w:tc>
                <w:tcPr>
                  <w:tcW w:w="1011" w:type="dxa"/>
                  <w:vAlign w:val="center"/>
                  <w:hideMark/>
                </w:tcPr>
                <w:p w14:paraId="24592D27"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rPr>
                    <w:t>Никель</w:t>
                  </w:r>
                </w:p>
              </w:tc>
              <w:tc>
                <w:tcPr>
                  <w:tcW w:w="1493" w:type="dxa"/>
                  <w:vAlign w:val="center"/>
                  <w:hideMark/>
                </w:tcPr>
                <w:p w14:paraId="0C25E59F"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60</w:t>
                  </w:r>
                </w:p>
              </w:tc>
              <w:tc>
                <w:tcPr>
                  <w:tcW w:w="1212" w:type="dxa"/>
                  <w:vAlign w:val="center"/>
                  <w:hideMark/>
                </w:tcPr>
                <w:p w14:paraId="24E6BDEF" w14:textId="4C688AAC"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7-8</w:t>
                  </w:r>
                </w:p>
              </w:tc>
              <w:tc>
                <w:tcPr>
                  <w:tcW w:w="1454" w:type="dxa"/>
                  <w:vAlign w:val="center"/>
                  <w:hideMark/>
                </w:tcPr>
                <w:p w14:paraId="43114401"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91</w:t>
                  </w:r>
                </w:p>
              </w:tc>
            </w:tr>
            <w:tr w:rsidR="00B363B2" w:rsidRPr="00987B9B" w14:paraId="2E25DD75" w14:textId="77777777" w:rsidTr="001B38A3">
              <w:trPr>
                <w:trHeight w:val="247"/>
              </w:trPr>
              <w:tc>
                <w:tcPr>
                  <w:tcW w:w="1011" w:type="dxa"/>
                  <w:vAlign w:val="center"/>
                  <w:hideMark/>
                </w:tcPr>
                <w:p w14:paraId="7F8D4C33" w14:textId="6D705588"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rPr>
                    <w:t>Скандий</w:t>
                  </w:r>
                  <w:hyperlink r:id="rId81" w:anchor="FN_SLV_P4C_LTB" w:history="1">
                    <w:r w:rsidRPr="00DB679B">
                      <w:rPr>
                        <w:rFonts w:ascii="Times New Roman" w:hAnsi="Times New Roman" w:cs="Times New Roman"/>
                        <w:bCs/>
                        <w:color w:val="0563C1" w:themeColor="hyperlink"/>
                        <w:u w:val="single"/>
                        <w:vertAlign w:val="superscript"/>
                      </w:rPr>
                      <w:t>а</w:t>
                    </w:r>
                  </w:hyperlink>
                </w:p>
              </w:tc>
              <w:tc>
                <w:tcPr>
                  <w:tcW w:w="1493" w:type="dxa"/>
                  <w:vAlign w:val="center"/>
                  <w:hideMark/>
                </w:tcPr>
                <w:p w14:paraId="6AB1338A"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45</w:t>
                  </w:r>
                </w:p>
              </w:tc>
              <w:tc>
                <w:tcPr>
                  <w:tcW w:w="1212" w:type="dxa"/>
                  <w:vAlign w:val="center"/>
                  <w:hideMark/>
                </w:tcPr>
                <w:p w14:paraId="2B132E71"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&lt;7</w:t>
                  </w:r>
                </w:p>
              </w:tc>
              <w:tc>
                <w:tcPr>
                  <w:tcW w:w="1454" w:type="dxa"/>
                  <w:vAlign w:val="center"/>
                  <w:hideMark/>
                </w:tcPr>
                <w:p w14:paraId="19E981D1"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100</w:t>
                  </w:r>
                </w:p>
              </w:tc>
            </w:tr>
            <w:tr w:rsidR="00B363B2" w:rsidRPr="00987B9B" w14:paraId="359D5C94" w14:textId="77777777" w:rsidTr="001B38A3">
              <w:trPr>
                <w:trHeight w:val="237"/>
              </w:trPr>
              <w:tc>
                <w:tcPr>
                  <w:tcW w:w="1011" w:type="dxa"/>
                  <w:vAlign w:val="center"/>
                  <w:hideMark/>
                </w:tcPr>
                <w:p w14:paraId="7DADA39F"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rPr>
                    <w:t>Селен</w:t>
                  </w:r>
                </w:p>
              </w:tc>
              <w:tc>
                <w:tcPr>
                  <w:tcW w:w="1493" w:type="dxa"/>
                  <w:vAlign w:val="center"/>
                  <w:hideMark/>
                </w:tcPr>
                <w:p w14:paraId="096B0DF7"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77, 78, 80, 82</w:t>
                  </w:r>
                </w:p>
              </w:tc>
              <w:tc>
                <w:tcPr>
                  <w:tcW w:w="1212" w:type="dxa"/>
                  <w:vAlign w:val="center"/>
                  <w:hideMark/>
                </w:tcPr>
                <w:p w14:paraId="6B03724D" w14:textId="098E3AD2"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9-10</w:t>
                  </w:r>
                </w:p>
              </w:tc>
              <w:tc>
                <w:tcPr>
                  <w:tcW w:w="1454" w:type="dxa"/>
                  <w:vAlign w:val="center"/>
                  <w:hideMark/>
                </w:tcPr>
                <w:p w14:paraId="7E44EF4D"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33</w:t>
                  </w:r>
                </w:p>
              </w:tc>
            </w:tr>
            <w:tr w:rsidR="00B363B2" w:rsidRPr="00987B9B" w14:paraId="7209D790" w14:textId="77777777" w:rsidTr="001B38A3">
              <w:trPr>
                <w:trHeight w:val="247"/>
              </w:trPr>
              <w:tc>
                <w:tcPr>
                  <w:tcW w:w="1011" w:type="dxa"/>
                  <w:vAlign w:val="center"/>
                  <w:hideMark/>
                </w:tcPr>
                <w:p w14:paraId="70F55A20"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rPr>
                    <w:t>Қалай</w:t>
                  </w:r>
                </w:p>
              </w:tc>
              <w:tc>
                <w:tcPr>
                  <w:tcW w:w="1493" w:type="dxa"/>
                  <w:vAlign w:val="center"/>
                  <w:hideMark/>
                </w:tcPr>
                <w:p w14:paraId="0F8F7EF4"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118, 120</w:t>
                  </w:r>
                </w:p>
              </w:tc>
              <w:tc>
                <w:tcPr>
                  <w:tcW w:w="1212" w:type="dxa"/>
                  <w:vAlign w:val="center"/>
                  <w:hideMark/>
                </w:tcPr>
                <w:p w14:paraId="0F061DE7" w14:textId="307339DF"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7-8</w:t>
                  </w:r>
                </w:p>
              </w:tc>
              <w:tc>
                <w:tcPr>
                  <w:tcW w:w="1454" w:type="dxa"/>
                  <w:vAlign w:val="center"/>
                  <w:hideMark/>
                </w:tcPr>
                <w:p w14:paraId="78B5D06D"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96</w:t>
                  </w:r>
                </w:p>
              </w:tc>
            </w:tr>
            <w:tr w:rsidR="00B363B2" w:rsidRPr="00987B9B" w14:paraId="2FEC2908" w14:textId="77777777" w:rsidTr="001B38A3">
              <w:trPr>
                <w:trHeight w:val="237"/>
              </w:trPr>
              <w:tc>
                <w:tcPr>
                  <w:tcW w:w="1011" w:type="dxa"/>
                  <w:vAlign w:val="center"/>
                  <w:hideMark/>
                </w:tcPr>
                <w:p w14:paraId="7E9F93CA" w14:textId="4F7FE099"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rPr>
                    <w:t>Тербий</w:t>
                  </w:r>
                  <w:hyperlink r:id="rId82" w:anchor="FN_SLV_P4C_LTB" w:history="1">
                    <w:r w:rsidRPr="00DB679B">
                      <w:rPr>
                        <w:rFonts w:ascii="Times New Roman" w:hAnsi="Times New Roman" w:cs="Times New Roman"/>
                        <w:bCs/>
                        <w:color w:val="0563C1" w:themeColor="hyperlink"/>
                        <w:u w:val="single"/>
                        <w:vertAlign w:val="superscript"/>
                      </w:rPr>
                      <w:t>а</w:t>
                    </w:r>
                  </w:hyperlink>
                </w:p>
              </w:tc>
              <w:tc>
                <w:tcPr>
                  <w:tcW w:w="1493" w:type="dxa"/>
                  <w:vAlign w:val="center"/>
                  <w:hideMark/>
                </w:tcPr>
                <w:p w14:paraId="4AF59C8D"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159</w:t>
                  </w:r>
                </w:p>
              </w:tc>
              <w:tc>
                <w:tcPr>
                  <w:tcW w:w="1212" w:type="dxa"/>
                  <w:vAlign w:val="center"/>
                  <w:hideMark/>
                </w:tcPr>
                <w:p w14:paraId="4B83A3EA"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&lt;7</w:t>
                  </w:r>
                </w:p>
              </w:tc>
              <w:tc>
                <w:tcPr>
                  <w:tcW w:w="1454" w:type="dxa"/>
                  <w:vAlign w:val="center"/>
                  <w:hideMark/>
                </w:tcPr>
                <w:p w14:paraId="143427EB"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99</w:t>
                  </w:r>
                </w:p>
              </w:tc>
            </w:tr>
            <w:tr w:rsidR="00B363B2" w:rsidRPr="00987B9B" w14:paraId="73B872F2" w14:textId="77777777" w:rsidTr="001B38A3">
              <w:trPr>
                <w:trHeight w:val="247"/>
              </w:trPr>
              <w:tc>
                <w:tcPr>
                  <w:tcW w:w="1011" w:type="dxa"/>
                  <w:vAlign w:val="center"/>
                  <w:hideMark/>
                </w:tcPr>
                <w:p w14:paraId="11EED666" w14:textId="3DBA45E3"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rPr>
                    <w:t>Теллур</w:t>
                  </w:r>
                  <w:hyperlink r:id="rId83" w:anchor="FN_SLV_P4C_LTB" w:history="1">
                    <w:r w:rsidRPr="00DB679B">
                      <w:rPr>
                        <w:rFonts w:ascii="Times New Roman" w:hAnsi="Times New Roman" w:cs="Times New Roman"/>
                        <w:bCs/>
                        <w:color w:val="0563C1" w:themeColor="hyperlink"/>
                        <w:u w:val="single"/>
                        <w:vertAlign w:val="superscript"/>
                      </w:rPr>
                      <w:t>а</w:t>
                    </w:r>
                  </w:hyperlink>
                  <w:r w:rsidRPr="00987B9B">
                    <w:rPr>
                      <w:rFonts w:ascii="Times New Roman" w:hAnsi="Times New Roman" w:cs="Times New Roman"/>
                      <w:bCs/>
                      <w:vertAlign w:val="superscript"/>
                    </w:rPr>
                    <w:t>,</w:t>
                  </w:r>
                  <w:hyperlink r:id="rId84" w:anchor="FN_DNC_HQC_LTB" w:history="1">
                    <w:r w:rsidRPr="00DB679B">
                      <w:rPr>
                        <w:rFonts w:ascii="Times New Roman" w:hAnsi="Times New Roman" w:cs="Times New Roman"/>
                        <w:bCs/>
                        <w:color w:val="0563C1" w:themeColor="hyperlink"/>
                        <w:u w:val="single"/>
                        <w:vertAlign w:val="superscript"/>
                      </w:rPr>
                      <w:t>б</w:t>
                    </w:r>
                  </w:hyperlink>
                </w:p>
              </w:tc>
              <w:tc>
                <w:tcPr>
                  <w:tcW w:w="1493" w:type="dxa"/>
                  <w:vAlign w:val="center"/>
                  <w:hideMark/>
                </w:tcPr>
                <w:p w14:paraId="12A3CD44"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126, 128, 130</w:t>
                  </w:r>
                </w:p>
              </w:tc>
              <w:tc>
                <w:tcPr>
                  <w:tcW w:w="1212" w:type="dxa"/>
                  <w:vAlign w:val="center"/>
                  <w:hideMark/>
                </w:tcPr>
                <w:p w14:paraId="310664BF" w14:textId="2E17D88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9-10</w:t>
                  </w:r>
                </w:p>
              </w:tc>
              <w:tc>
                <w:tcPr>
                  <w:tcW w:w="1454" w:type="dxa"/>
                  <w:vAlign w:val="center"/>
                  <w:hideMark/>
                </w:tcPr>
                <w:p w14:paraId="5D53D252"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66</w:t>
                  </w:r>
                </w:p>
              </w:tc>
            </w:tr>
            <w:tr w:rsidR="00B363B2" w:rsidRPr="00987B9B" w14:paraId="6BB28D9D" w14:textId="77777777" w:rsidTr="001B38A3">
              <w:trPr>
                <w:trHeight w:val="237"/>
              </w:trPr>
              <w:tc>
                <w:tcPr>
                  <w:tcW w:w="1011" w:type="dxa"/>
                  <w:vAlign w:val="center"/>
                  <w:hideMark/>
                </w:tcPr>
                <w:p w14:paraId="061EA1FB"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rPr>
                    <w:t>Титан</w:t>
                  </w:r>
                </w:p>
              </w:tc>
              <w:tc>
                <w:tcPr>
                  <w:tcW w:w="1493" w:type="dxa"/>
                  <w:vAlign w:val="center"/>
                  <w:hideMark/>
                </w:tcPr>
                <w:p w14:paraId="6038DB98"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47</w:t>
                  </w:r>
                </w:p>
              </w:tc>
              <w:tc>
                <w:tcPr>
                  <w:tcW w:w="1212" w:type="dxa"/>
                  <w:vAlign w:val="center"/>
                  <w:hideMark/>
                </w:tcPr>
                <w:p w14:paraId="004D4604"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&lt;7</w:t>
                  </w:r>
                </w:p>
              </w:tc>
              <w:tc>
                <w:tcPr>
                  <w:tcW w:w="1454" w:type="dxa"/>
                  <w:vAlign w:val="center"/>
                  <w:hideMark/>
                </w:tcPr>
                <w:p w14:paraId="2F83BB3B"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99</w:t>
                  </w:r>
                </w:p>
              </w:tc>
            </w:tr>
            <w:tr w:rsidR="00B363B2" w:rsidRPr="00987B9B" w14:paraId="05788129" w14:textId="77777777" w:rsidTr="001B38A3">
              <w:trPr>
                <w:trHeight w:val="247"/>
              </w:trPr>
              <w:tc>
                <w:tcPr>
                  <w:tcW w:w="1011" w:type="dxa"/>
                  <w:vAlign w:val="center"/>
                  <w:hideMark/>
                </w:tcPr>
                <w:p w14:paraId="3BEFBDB1" w14:textId="4FE0485B"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rPr>
                    <w:t>Уран</w:t>
                  </w:r>
                  <w:hyperlink r:id="rId85" w:anchor="FN_SLV_P4C_LTB" w:history="1">
                    <w:r w:rsidRPr="00DB679B">
                      <w:rPr>
                        <w:rFonts w:ascii="Times New Roman" w:hAnsi="Times New Roman" w:cs="Times New Roman"/>
                        <w:bCs/>
                        <w:color w:val="0563C1" w:themeColor="hyperlink"/>
                        <w:u w:val="single"/>
                        <w:vertAlign w:val="superscript"/>
                      </w:rPr>
                      <w:t>а</w:t>
                    </w:r>
                  </w:hyperlink>
                </w:p>
              </w:tc>
              <w:tc>
                <w:tcPr>
                  <w:tcW w:w="1493" w:type="dxa"/>
                  <w:vAlign w:val="center"/>
                  <w:hideMark/>
                </w:tcPr>
                <w:p w14:paraId="774CFA4D"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238</w:t>
                  </w:r>
                </w:p>
              </w:tc>
              <w:tc>
                <w:tcPr>
                  <w:tcW w:w="1212" w:type="dxa"/>
                  <w:vAlign w:val="center"/>
                  <w:hideMark/>
                </w:tcPr>
                <w:p w14:paraId="5F2B555B"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&lt;7</w:t>
                  </w:r>
                </w:p>
              </w:tc>
              <w:tc>
                <w:tcPr>
                  <w:tcW w:w="1454" w:type="dxa"/>
                  <w:vAlign w:val="center"/>
                  <w:hideMark/>
                </w:tcPr>
                <w:p w14:paraId="1C7667CA"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100</w:t>
                  </w:r>
                </w:p>
              </w:tc>
            </w:tr>
            <w:tr w:rsidR="00B363B2" w:rsidRPr="00987B9B" w14:paraId="26DE2819" w14:textId="77777777" w:rsidTr="001B38A3">
              <w:trPr>
                <w:trHeight w:val="237"/>
              </w:trPr>
              <w:tc>
                <w:tcPr>
                  <w:tcW w:w="1011" w:type="dxa"/>
                  <w:vAlign w:val="center"/>
                  <w:hideMark/>
                </w:tcPr>
                <w:p w14:paraId="7AFFAE06" w14:textId="64E74F33"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rPr>
                    <w:t>Ванадий</w:t>
                  </w:r>
                </w:p>
              </w:tc>
              <w:tc>
                <w:tcPr>
                  <w:tcW w:w="1493" w:type="dxa"/>
                  <w:vAlign w:val="center"/>
                  <w:hideMark/>
                </w:tcPr>
                <w:p w14:paraId="3DC41BDC"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51</w:t>
                  </w:r>
                </w:p>
              </w:tc>
              <w:tc>
                <w:tcPr>
                  <w:tcW w:w="1212" w:type="dxa"/>
                  <w:vAlign w:val="center"/>
                  <w:hideMark/>
                </w:tcPr>
                <w:p w14:paraId="276D8E2E"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&lt;7</w:t>
                  </w:r>
                </w:p>
              </w:tc>
              <w:tc>
                <w:tcPr>
                  <w:tcW w:w="1454" w:type="dxa"/>
                  <w:vAlign w:val="center"/>
                  <w:hideMark/>
                </w:tcPr>
                <w:p w14:paraId="30F44A96"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99</w:t>
                  </w:r>
                </w:p>
              </w:tc>
            </w:tr>
            <w:tr w:rsidR="00B363B2" w:rsidRPr="00987B9B" w14:paraId="4FDB0579" w14:textId="77777777" w:rsidTr="001B38A3">
              <w:trPr>
                <w:trHeight w:val="247"/>
              </w:trPr>
              <w:tc>
                <w:tcPr>
                  <w:tcW w:w="1011" w:type="dxa"/>
                  <w:vAlign w:val="center"/>
                  <w:hideMark/>
                </w:tcPr>
                <w:p w14:paraId="33B50520" w14:textId="717A97E8"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rPr>
                    <w:t>Иттрий</w:t>
                  </w:r>
                  <w:hyperlink r:id="rId86" w:anchor="FN_SLV_P4C_LTB" w:history="1">
                    <w:r w:rsidRPr="00DB679B">
                      <w:rPr>
                        <w:rFonts w:ascii="Times New Roman" w:hAnsi="Times New Roman" w:cs="Times New Roman"/>
                        <w:bCs/>
                        <w:color w:val="0563C1" w:themeColor="hyperlink"/>
                        <w:u w:val="single"/>
                        <w:vertAlign w:val="superscript"/>
                      </w:rPr>
                      <w:t>а</w:t>
                    </w:r>
                  </w:hyperlink>
                </w:p>
              </w:tc>
              <w:tc>
                <w:tcPr>
                  <w:tcW w:w="1493" w:type="dxa"/>
                  <w:vAlign w:val="center"/>
                  <w:hideMark/>
                </w:tcPr>
                <w:p w14:paraId="42925F63"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89</w:t>
                  </w:r>
                </w:p>
              </w:tc>
              <w:tc>
                <w:tcPr>
                  <w:tcW w:w="1212" w:type="dxa"/>
                  <w:vAlign w:val="center"/>
                  <w:hideMark/>
                </w:tcPr>
                <w:p w14:paraId="04622CBD"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&lt;7</w:t>
                  </w:r>
                </w:p>
              </w:tc>
              <w:tc>
                <w:tcPr>
                  <w:tcW w:w="1454" w:type="dxa"/>
                  <w:vAlign w:val="center"/>
                  <w:hideMark/>
                </w:tcPr>
                <w:p w14:paraId="455B04FC"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98</w:t>
                  </w:r>
                </w:p>
              </w:tc>
            </w:tr>
            <w:tr w:rsidR="00B363B2" w:rsidRPr="00987B9B" w14:paraId="28B63389" w14:textId="77777777" w:rsidTr="001B38A3">
              <w:trPr>
                <w:trHeight w:val="247"/>
              </w:trPr>
              <w:tc>
                <w:tcPr>
                  <w:tcW w:w="1011" w:type="dxa"/>
                  <w:vAlign w:val="center"/>
                  <w:hideMark/>
                </w:tcPr>
                <w:p w14:paraId="206DC934"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rPr>
                    <w:t>Рух</w:t>
                  </w:r>
                </w:p>
              </w:tc>
              <w:tc>
                <w:tcPr>
                  <w:tcW w:w="1493" w:type="dxa"/>
                  <w:vAlign w:val="center"/>
                  <w:hideMark/>
                </w:tcPr>
                <w:p w14:paraId="2ECC85FD"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64, 66</w:t>
                  </w:r>
                </w:p>
              </w:tc>
              <w:tc>
                <w:tcPr>
                  <w:tcW w:w="1212" w:type="dxa"/>
                  <w:vAlign w:val="center"/>
                  <w:hideMark/>
                </w:tcPr>
                <w:p w14:paraId="773D1A4A" w14:textId="0722882F"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9-10</w:t>
                  </w:r>
                </w:p>
              </w:tc>
              <w:tc>
                <w:tcPr>
                  <w:tcW w:w="1454" w:type="dxa"/>
                  <w:vAlign w:val="center"/>
                  <w:hideMark/>
                </w:tcPr>
                <w:p w14:paraId="7E2691D9"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78</w:t>
                  </w:r>
                </w:p>
              </w:tc>
            </w:tr>
          </w:tbl>
          <w:p w14:paraId="70E3D26D" w14:textId="77777777" w:rsidR="00B363B2" w:rsidRPr="00987B9B" w:rsidRDefault="00B363B2" w:rsidP="00C25CF0">
            <w:pPr>
              <w:spacing w:after="0" w:line="240" w:lineRule="auto"/>
              <w:jc w:val="both"/>
              <w:rPr>
                <w:rFonts w:ascii="Times New Roman" w:hAnsi="Times New Roman" w:cs="Times New Roman"/>
                <w:vertAlign w:val="superscript"/>
              </w:rPr>
            </w:pPr>
          </w:p>
          <w:p w14:paraId="6F0CA09F" w14:textId="47F1C9F6" w:rsidR="00B363B2" w:rsidRPr="00987B9B" w:rsidRDefault="00B363B2" w:rsidP="00C25CF0">
            <w:pPr>
              <w:spacing w:after="0" w:line="240" w:lineRule="auto"/>
              <w:jc w:val="both"/>
              <w:rPr>
                <w:rFonts w:ascii="Times New Roman" w:hAnsi="Times New Roman" w:cs="Times New Roman"/>
                <w:vertAlign w:val="superscript"/>
              </w:rPr>
            </w:pPr>
          </w:p>
          <w:p w14:paraId="527AEBDF" w14:textId="77777777" w:rsidR="00B363B2" w:rsidRPr="00987B9B" w:rsidRDefault="00B363B2" w:rsidP="00C25CF0">
            <w:pPr>
              <w:spacing w:after="0" w:line="240" w:lineRule="auto"/>
              <w:jc w:val="both"/>
              <w:rPr>
                <w:rFonts w:ascii="Times New Roman" w:hAnsi="Times New Roman" w:cs="Times New Roman"/>
                <w:vertAlign w:val="superscript"/>
              </w:rPr>
            </w:pPr>
          </w:p>
          <w:p w14:paraId="50B7AA72" w14:textId="77777777" w:rsidR="00B363B2" w:rsidRPr="00987B9B" w:rsidRDefault="00B363B2" w:rsidP="00C25CF0">
            <w:pPr>
              <w:spacing w:after="0" w:line="240" w:lineRule="auto"/>
              <w:jc w:val="both"/>
              <w:rPr>
                <w:rFonts w:ascii="Times New Roman" w:hAnsi="Times New Roman" w:cs="Times New Roman"/>
                <w:vertAlign w:val="superscript"/>
              </w:rPr>
            </w:pPr>
          </w:p>
          <w:p w14:paraId="3112A87D" w14:textId="21DDC340" w:rsidR="00B363B2" w:rsidRPr="00987B9B" w:rsidRDefault="00B363B2" w:rsidP="00C25CF0">
            <w:pPr>
              <w:spacing w:after="0" w:line="240" w:lineRule="auto"/>
              <w:jc w:val="both"/>
              <w:rPr>
                <w:rFonts w:ascii="Times New Roman" w:hAnsi="Times New Roman" w:cs="Times New Roman"/>
              </w:rPr>
            </w:pPr>
            <w:r w:rsidRPr="00987B9B">
              <w:rPr>
                <w:rFonts w:ascii="Times New Roman" w:hAnsi="Times New Roman" w:cs="Times New Roman"/>
                <w:vertAlign w:val="superscript"/>
              </w:rPr>
              <w:t>а</w:t>
            </w:r>
            <w:r w:rsidRPr="00987B9B">
              <w:rPr>
                <w:rFonts w:ascii="Times New Roman" w:hAnsi="Times New Roman" w:cs="Times New Roman"/>
              </w:rPr>
              <w:t xml:space="preserve"> Ички стандарт элемент.</w:t>
            </w:r>
          </w:p>
          <w:p w14:paraId="33D68B6B" w14:textId="05435DA8" w:rsidR="00B363B2" w:rsidRPr="00987B9B" w:rsidRDefault="00B363B2" w:rsidP="00C25CF0">
            <w:pPr>
              <w:spacing w:after="0" w:line="240" w:lineRule="auto"/>
              <w:jc w:val="both"/>
              <w:rPr>
                <w:rFonts w:ascii="Times New Roman" w:hAnsi="Times New Roman" w:cs="Times New Roman"/>
              </w:rPr>
            </w:pPr>
            <w:r w:rsidRPr="00987B9B">
              <w:rPr>
                <w:rFonts w:ascii="Times New Roman" w:hAnsi="Times New Roman" w:cs="Times New Roman"/>
                <w:vertAlign w:val="superscript"/>
              </w:rPr>
              <w:t xml:space="preserve">б </w:t>
            </w:r>
            <w:r w:rsidRPr="00987B9B">
              <w:rPr>
                <w:rFonts w:ascii="Times New Roman" w:hAnsi="Times New Roman" w:cs="Times New Roman"/>
              </w:rPr>
              <w:t xml:space="preserve">Теллур изотоплари қалай ва сурма билан </w:t>
            </w:r>
            <w:r w:rsidRPr="00987B9B">
              <w:rPr>
                <w:rFonts w:ascii="Times New Roman" w:hAnsi="Times New Roman" w:cs="Times New Roman"/>
                <w:highlight w:val="lightGray"/>
              </w:rPr>
              <w:t xml:space="preserve">изобарик интерференцияга </w:t>
            </w:r>
            <w:r w:rsidRPr="00987B9B">
              <w:rPr>
                <w:rFonts w:ascii="Times New Roman" w:hAnsi="Times New Roman" w:cs="Times New Roman"/>
              </w:rPr>
              <w:t>эга.</w:t>
            </w:r>
          </w:p>
          <w:p w14:paraId="48AF50B4" w14:textId="77777777" w:rsidR="00B363B2" w:rsidRPr="00987B9B" w:rsidRDefault="00B363B2" w:rsidP="00C25CF0">
            <w:pPr>
              <w:spacing w:after="0" w:line="240" w:lineRule="auto"/>
              <w:jc w:val="both"/>
              <w:rPr>
                <w:rFonts w:ascii="Times New Roman" w:hAnsi="Times New Roman" w:cs="Times New Roman"/>
              </w:rPr>
            </w:pPr>
          </w:p>
          <w:p w14:paraId="08B7D226" w14:textId="046CAF48" w:rsidR="00B363B2" w:rsidRPr="00987B9B" w:rsidRDefault="00B363B2" w:rsidP="00C25CF0">
            <w:pPr>
              <w:spacing w:after="0" w:line="240" w:lineRule="auto"/>
              <w:jc w:val="both"/>
              <w:rPr>
                <w:rFonts w:ascii="Times New Roman" w:hAnsi="Times New Roman" w:cs="Times New Roman"/>
              </w:rPr>
            </w:pPr>
            <w:r w:rsidRPr="00987B9B">
              <w:rPr>
                <w:rFonts w:ascii="Times New Roman" w:hAnsi="Times New Roman" w:cs="Times New Roman"/>
              </w:rPr>
              <w:t>МАТРИЦА ТАЪСИРЛАРИ</w:t>
            </w:r>
          </w:p>
          <w:p w14:paraId="0F05BD98" w14:textId="2FBCFCA2" w:rsidR="00B363B2" w:rsidRPr="00987B9B" w:rsidRDefault="00B363B2" w:rsidP="00C25CF0">
            <w:pPr>
              <w:spacing w:after="0" w:line="240" w:lineRule="auto"/>
              <w:jc w:val="both"/>
              <w:rPr>
                <w:rFonts w:ascii="Times New Roman" w:hAnsi="Times New Roman" w:cs="Times New Roman"/>
              </w:rPr>
            </w:pPr>
            <w:r>
              <w:rPr>
                <w:rFonts w:ascii="Times New Roman" w:hAnsi="Times New Roman" w:cs="Times New Roman"/>
              </w:rPr>
              <w:t>ICP-MS</w:t>
            </w:r>
            <w:r w:rsidRPr="00987B9B">
              <w:rPr>
                <w:rFonts w:ascii="Times New Roman" w:hAnsi="Times New Roman" w:cs="Times New Roman"/>
              </w:rPr>
              <w:t xml:space="preserve"> матрицага боғлиқ </w:t>
            </w:r>
            <w:r w:rsidRPr="00987B9B">
              <w:rPr>
                <w:rFonts w:ascii="Times New Roman" w:hAnsi="Times New Roman" w:cs="Times New Roman"/>
                <w:highlight w:val="magenta"/>
              </w:rPr>
              <w:t xml:space="preserve">усул </w:t>
            </w:r>
            <w:r w:rsidRPr="00987B9B">
              <w:rPr>
                <w:rFonts w:ascii="Times New Roman" w:hAnsi="Times New Roman" w:cs="Times New Roman"/>
              </w:rPr>
              <w:t>ҳисобланади. Матрицалар сигнал интенсивлигига мутаносиб бўлган пуркаш ва ионлаш самарадорлигига таъсир кўрсатади. Шу сабабли, намуналарни тайёрлаш жараёнидан қатъи назар, калибрлаш стандартлари ва намуналари матрицасининг элементар таркибий қисмларини имкон қадар мослаштириш муҳимдир.</w:t>
            </w:r>
          </w:p>
          <w:p w14:paraId="6A473620" w14:textId="77777777" w:rsidR="00B363B2" w:rsidRPr="00987B9B" w:rsidRDefault="00B363B2" w:rsidP="00C25CF0">
            <w:pPr>
              <w:spacing w:after="0" w:line="240" w:lineRule="auto"/>
              <w:jc w:val="both"/>
              <w:rPr>
                <w:rFonts w:ascii="Times New Roman" w:hAnsi="Times New Roman" w:cs="Times New Roman"/>
              </w:rPr>
            </w:pPr>
          </w:p>
          <w:p w14:paraId="48F45586" w14:textId="77777777" w:rsidR="00B363B2" w:rsidRPr="00987B9B" w:rsidRDefault="00B363B2" w:rsidP="00C25CF0">
            <w:pPr>
              <w:spacing w:after="0" w:line="240" w:lineRule="auto"/>
              <w:jc w:val="both"/>
              <w:rPr>
                <w:rFonts w:ascii="Times New Roman" w:hAnsi="Times New Roman" w:cs="Times New Roman"/>
              </w:rPr>
            </w:pPr>
          </w:p>
          <w:p w14:paraId="6081BEBC" w14:textId="41F36D73" w:rsidR="00B363B2" w:rsidRPr="00987B9B" w:rsidRDefault="00B363B2" w:rsidP="00C25CF0">
            <w:pPr>
              <w:spacing w:after="0" w:line="240" w:lineRule="auto"/>
              <w:jc w:val="both"/>
              <w:rPr>
                <w:rFonts w:ascii="Times New Roman" w:hAnsi="Times New Roman" w:cs="Times New Roman"/>
              </w:rPr>
            </w:pPr>
            <w:r w:rsidRPr="00987B9B">
              <w:rPr>
                <w:rFonts w:ascii="Times New Roman" w:hAnsi="Times New Roman" w:cs="Times New Roman"/>
              </w:rPr>
              <w:t>Туз сақлаган синов эритмаларида из элементларини ўлчаш аниқлигини сақлаб қолиш учун намуна матрицасини суюлтириш, тегишли ички стандартлаштириш усулини қўллаш ва/ёки калибрлаш стандартининг ишчи суюлтиргич матрицасини синов эритмалари билан мослаштириш лозим.</w:t>
            </w:r>
          </w:p>
          <w:p w14:paraId="6C7F0FF4" w14:textId="77777777" w:rsidR="00B363B2" w:rsidRPr="00987B9B" w:rsidRDefault="00B363B2" w:rsidP="00C25CF0">
            <w:pPr>
              <w:spacing w:after="0" w:line="240" w:lineRule="auto"/>
              <w:jc w:val="both"/>
              <w:rPr>
                <w:rFonts w:ascii="Times New Roman" w:hAnsi="Times New Roman" w:cs="Times New Roman"/>
              </w:rPr>
            </w:pPr>
          </w:p>
          <w:p w14:paraId="619405CA" w14:textId="2F1F8BA5" w:rsidR="00B363B2" w:rsidRPr="00987B9B" w:rsidRDefault="00B363B2" w:rsidP="00C25CF0">
            <w:pPr>
              <w:spacing w:after="0" w:line="240" w:lineRule="auto"/>
              <w:jc w:val="both"/>
              <w:rPr>
                <w:rFonts w:ascii="Times New Roman" w:hAnsi="Times New Roman" w:cs="Times New Roman"/>
              </w:rPr>
            </w:pPr>
            <w:r w:rsidRPr="00987B9B">
              <w:rPr>
                <w:rFonts w:ascii="Times New Roman" w:hAnsi="Times New Roman" w:cs="Times New Roman"/>
              </w:rPr>
              <w:t xml:space="preserve">Ҳужайра ўстириш муҳитларида мавжуд бўлган органик матрицалардаги углерод мишяк ва селен </w:t>
            </w:r>
            <w:r w:rsidRPr="00987B9B">
              <w:rPr>
                <w:rFonts w:ascii="Times New Roman" w:hAnsi="Times New Roman" w:cs="Times New Roman"/>
                <w:i/>
                <w:iCs/>
              </w:rPr>
              <w:t xml:space="preserve">(6) </w:t>
            </w:r>
            <w:r w:rsidRPr="00987B9B">
              <w:rPr>
                <w:rFonts w:ascii="Times New Roman" w:hAnsi="Times New Roman" w:cs="Times New Roman"/>
              </w:rPr>
              <w:t xml:space="preserve">каби айрим элементлар учун </w:t>
            </w:r>
            <w:r w:rsidRPr="00987B9B">
              <w:rPr>
                <w:rFonts w:ascii="Times New Roman" w:hAnsi="Times New Roman" w:cs="Times New Roman"/>
                <w:highlight w:val="lightGray"/>
              </w:rPr>
              <w:t xml:space="preserve">плазма кучайишини </w:t>
            </w:r>
            <w:r w:rsidRPr="00987B9B">
              <w:rPr>
                <w:rFonts w:ascii="Times New Roman" w:hAnsi="Times New Roman" w:cs="Times New Roman"/>
                <w:highlight w:val="magenta"/>
              </w:rPr>
              <w:t xml:space="preserve">плазма стимулланишини </w:t>
            </w:r>
            <w:r w:rsidRPr="00987B9B">
              <w:rPr>
                <w:rFonts w:ascii="Times New Roman" w:hAnsi="Times New Roman" w:cs="Times New Roman"/>
              </w:rPr>
              <w:t>келтириб чиқариши мумкин. Углероднинг кучайтирувчи таъсирига қарши курашиш учун суюлтиргичга спирт каби углерод манбаси қўшилиши мумкин, бу стандарт ва намуна матрицаларининг бир хил таркибини таъминлайди.</w:t>
            </w:r>
          </w:p>
          <w:p w14:paraId="06AF03DB" w14:textId="77777777" w:rsidR="00B363B2" w:rsidRPr="00987B9B" w:rsidRDefault="00B363B2" w:rsidP="00C25CF0">
            <w:pPr>
              <w:spacing w:after="0" w:line="240" w:lineRule="auto"/>
              <w:jc w:val="both"/>
              <w:rPr>
                <w:rFonts w:ascii="Times New Roman" w:hAnsi="Times New Roman" w:cs="Times New Roman"/>
              </w:rPr>
            </w:pPr>
          </w:p>
          <w:p w14:paraId="70209DFB" w14:textId="4966ED90" w:rsidR="00B363B2" w:rsidRPr="00987B9B" w:rsidRDefault="00B363B2" w:rsidP="00C25CF0">
            <w:pPr>
              <w:spacing w:after="0" w:line="240" w:lineRule="auto"/>
              <w:jc w:val="both"/>
              <w:rPr>
                <w:rFonts w:ascii="Times New Roman" w:hAnsi="Times New Roman" w:cs="Times New Roman"/>
              </w:rPr>
            </w:pPr>
            <w:r w:rsidRPr="00987B9B">
              <w:rPr>
                <w:rFonts w:ascii="Times New Roman" w:hAnsi="Times New Roman" w:cs="Times New Roman"/>
                <w:highlight w:val="lightGray"/>
              </w:rPr>
              <w:t>IZOBARIK ТЎSIQLAR</w:t>
            </w:r>
          </w:p>
          <w:p w14:paraId="2E5989D8" w14:textId="713E69A5" w:rsidR="00B363B2" w:rsidRPr="00987B9B" w:rsidRDefault="00B363B2" w:rsidP="00C25CF0">
            <w:pPr>
              <w:spacing w:after="0" w:line="240" w:lineRule="auto"/>
              <w:jc w:val="both"/>
              <w:rPr>
                <w:rFonts w:ascii="Times New Roman" w:hAnsi="Times New Roman" w:cs="Times New Roman"/>
              </w:rPr>
            </w:pPr>
            <w:r w:rsidRPr="00987B9B">
              <w:rPr>
                <w:rFonts w:ascii="Times New Roman" w:hAnsi="Times New Roman" w:cs="Times New Roman"/>
              </w:rPr>
              <w:t xml:space="preserve">ИCП-Қ-МС қурилмалари ягона аниқликдаги масс-спектрометрлардир. Шу сабабли улар яхши тавсифланган тўғридан-тўғри изотоп масса халақит берувчи омиллар (изобарик) ва полиатомик масса халақит берувчи омиллар туфайли ўзига хосликнинг пасайишига дучор бўлади. "Полиатомик" атамаси ICP масс-спектрометрининг биринчи вакуум соҳасидаги таркибий ионлардан ҳосил бўлган ион турларига нисбатан қўлланилади. Типик микроэлементлар ва тегишли халақит берувчи омилларнинг тўлиқ бўлмаган рўйхати </w:t>
            </w:r>
            <w:r w:rsidRPr="00987B9B">
              <w:rPr>
                <w:rFonts w:ascii="Times New Roman" w:hAnsi="Times New Roman" w:cs="Times New Roman"/>
                <w:i/>
                <w:iCs/>
              </w:rPr>
              <w:t xml:space="preserve">7-жадвалда </w:t>
            </w:r>
            <w:r w:rsidRPr="00987B9B">
              <w:rPr>
                <w:rFonts w:ascii="Times New Roman" w:hAnsi="Times New Roman" w:cs="Times New Roman"/>
              </w:rPr>
              <w:t>келтирилган.</w:t>
            </w:r>
          </w:p>
          <w:p w14:paraId="3C09DDFD" w14:textId="77777777" w:rsidR="00B363B2" w:rsidRPr="00987B9B" w:rsidRDefault="00B363B2" w:rsidP="00C25CF0">
            <w:pPr>
              <w:spacing w:after="0" w:line="240" w:lineRule="auto"/>
              <w:jc w:val="both"/>
              <w:rPr>
                <w:rFonts w:ascii="Times New Roman" w:hAnsi="Times New Roman" w:cs="Times New Roman"/>
              </w:rPr>
            </w:pPr>
          </w:p>
          <w:p w14:paraId="6196076D" w14:textId="63E06326" w:rsidR="00B363B2" w:rsidRPr="00987B9B" w:rsidRDefault="00B363B2" w:rsidP="00C25CF0">
            <w:pPr>
              <w:spacing w:after="0" w:line="240" w:lineRule="auto"/>
              <w:jc w:val="both"/>
              <w:rPr>
                <w:rFonts w:ascii="Times New Roman" w:hAnsi="Times New Roman" w:cs="Times New Roman"/>
                <w:b/>
                <w:bCs/>
              </w:rPr>
            </w:pPr>
            <w:r w:rsidRPr="00987B9B">
              <w:rPr>
                <w:rFonts w:ascii="Times New Roman" w:hAnsi="Times New Roman" w:cs="Times New Roman"/>
                <w:b/>
                <w:bCs/>
              </w:rPr>
              <w:t xml:space="preserve">7-жадвал. </w:t>
            </w:r>
            <w:r w:rsidRPr="00987B9B">
              <w:rPr>
                <w:rFonts w:ascii="Times New Roman" w:hAnsi="Times New Roman" w:cs="Times New Roman"/>
                <w:b/>
                <w:bCs/>
                <w:highlight w:val="lightGray"/>
              </w:rPr>
              <w:t>Бирлик аниқлик даражасидаги изобарик ва полиатомик тўсиқлар</w:t>
            </w:r>
          </w:p>
          <w:p w14:paraId="53A7DC9A" w14:textId="77777777" w:rsidR="00B363B2" w:rsidRPr="00987B9B" w:rsidRDefault="00B363B2" w:rsidP="00C25CF0">
            <w:pPr>
              <w:spacing w:after="0" w:line="240" w:lineRule="auto"/>
              <w:jc w:val="both"/>
              <w:rPr>
                <w:rFonts w:ascii="Times New Roman" w:hAnsi="Times New Roman" w:cs="Times New Roman"/>
                <w:b/>
                <w:bCs/>
              </w:rPr>
            </w:pPr>
          </w:p>
          <w:tbl>
            <w:tblPr>
              <w:tblW w:w="51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81"/>
              <w:gridCol w:w="3190"/>
              <w:gridCol w:w="1206"/>
            </w:tblGrid>
            <w:tr w:rsidR="00B363B2" w:rsidRPr="00987B9B" w14:paraId="3CC63466" w14:textId="77777777" w:rsidTr="00E86A68">
              <w:trPr>
                <w:trHeight w:val="496"/>
                <w:tblHeader/>
              </w:trPr>
              <w:tc>
                <w:tcPr>
                  <w:tcW w:w="781" w:type="dxa"/>
                  <w:vAlign w:val="bottom"/>
                  <w:hideMark/>
                </w:tcPr>
                <w:p w14:paraId="69C6F162" w14:textId="324884D1" w:rsidR="00B363B2" w:rsidRPr="00987B9B" w:rsidRDefault="00B363B2" w:rsidP="00C25CF0">
                  <w:pPr>
                    <w:spacing w:after="0" w:line="240" w:lineRule="auto"/>
                    <w:jc w:val="both"/>
                    <w:rPr>
                      <w:rFonts w:ascii="Times New Roman" w:hAnsi="Times New Roman" w:cs="Times New Roman"/>
                      <w:b/>
                      <w:bCs/>
                    </w:rPr>
                  </w:pPr>
                  <w:r w:rsidRPr="00987B9B">
                    <w:rPr>
                      <w:rFonts w:ascii="Times New Roman" w:hAnsi="Times New Roman" w:cs="Times New Roman"/>
                      <w:b/>
                      <w:bCs/>
                    </w:rPr>
                    <w:lastRenderedPageBreak/>
                    <w:t>Element</w:t>
                  </w:r>
                </w:p>
              </w:tc>
              <w:tc>
                <w:tcPr>
                  <w:tcW w:w="3190" w:type="dxa"/>
                  <w:vAlign w:val="bottom"/>
                  <w:hideMark/>
                </w:tcPr>
                <w:p w14:paraId="10273CF5" w14:textId="231C21DD" w:rsidR="00B363B2" w:rsidRPr="00987B9B" w:rsidRDefault="00B363B2" w:rsidP="00C25CF0">
                  <w:pPr>
                    <w:spacing w:after="0" w:line="240" w:lineRule="auto"/>
                    <w:jc w:val="both"/>
                    <w:rPr>
                      <w:rFonts w:ascii="Times New Roman" w:hAnsi="Times New Roman" w:cs="Times New Roman"/>
                      <w:b/>
                      <w:bCs/>
                    </w:rPr>
                  </w:pPr>
                  <w:r w:rsidRPr="00987B9B">
                    <w:rPr>
                      <w:rFonts w:ascii="Times New Roman" w:hAnsi="Times New Roman" w:cs="Times New Roman"/>
                      <w:b/>
                      <w:bCs/>
                    </w:rPr>
                    <w:t xml:space="preserve">Аналитик изотоплар (изобарик ва полиатомик </w:t>
                  </w:r>
                  <w:r w:rsidRPr="00987B9B">
                    <w:rPr>
                      <w:rFonts w:ascii="Times New Roman" w:hAnsi="Times New Roman" w:cs="Times New Roman"/>
                      <w:b/>
                      <w:bCs/>
                      <w:highlight w:val="lightGray"/>
                    </w:rPr>
                    <w:t xml:space="preserve">тўсиқлар </w:t>
                  </w:r>
                  <w:r w:rsidRPr="00987B9B">
                    <w:rPr>
                      <w:rFonts w:ascii="Times New Roman" w:hAnsi="Times New Roman" w:cs="Times New Roman"/>
                      <w:b/>
                      <w:bCs/>
                      <w:highlight w:val="magenta"/>
                    </w:rPr>
                    <w:t>спектрал қопламалар</w:t>
                  </w:r>
                  <w:r w:rsidRPr="00987B9B">
                    <w:rPr>
                      <w:rFonts w:ascii="Times New Roman" w:hAnsi="Times New Roman" w:cs="Times New Roman"/>
                      <w:b/>
                      <w:bCs/>
                    </w:rPr>
                    <w:t>)</w:t>
                  </w:r>
                </w:p>
              </w:tc>
              <w:tc>
                <w:tcPr>
                  <w:tcW w:w="1206" w:type="dxa"/>
                  <w:vAlign w:val="bottom"/>
                  <w:hideMark/>
                </w:tcPr>
                <w:p w14:paraId="4C5A3C40" w14:textId="094BF042" w:rsidR="00B363B2" w:rsidRPr="00987B9B" w:rsidRDefault="00B363B2" w:rsidP="00C25CF0">
                  <w:pPr>
                    <w:spacing w:after="0" w:line="240" w:lineRule="auto"/>
                    <w:jc w:val="both"/>
                    <w:rPr>
                      <w:rFonts w:ascii="Times New Roman" w:hAnsi="Times New Roman" w:cs="Times New Roman"/>
                      <w:b/>
                      <w:bCs/>
                    </w:rPr>
                  </w:pPr>
                  <w:r w:rsidRPr="00987B9B">
                    <w:rPr>
                      <w:rFonts w:ascii="Times New Roman" w:hAnsi="Times New Roman" w:cs="Times New Roman"/>
                      <w:b/>
                      <w:bCs/>
                    </w:rPr>
                    <w:t>Izohlar</w:t>
                  </w:r>
                </w:p>
              </w:tc>
            </w:tr>
            <w:tr w:rsidR="00B363B2" w:rsidRPr="00987B9B" w14:paraId="563ED8AC" w14:textId="77777777" w:rsidTr="00E86A68">
              <w:trPr>
                <w:trHeight w:val="757"/>
              </w:trPr>
              <w:tc>
                <w:tcPr>
                  <w:tcW w:w="781" w:type="dxa"/>
                  <w:vAlign w:val="bottom"/>
                  <w:hideMark/>
                </w:tcPr>
                <w:p w14:paraId="1AD4FC08" w14:textId="414CC6B4"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rPr>
                    <w:t>Alyuminiy</w:t>
                  </w:r>
                </w:p>
              </w:tc>
              <w:tc>
                <w:tcPr>
                  <w:tcW w:w="3190" w:type="dxa"/>
                  <w:vAlign w:val="bottom"/>
                  <w:hideMark/>
                </w:tcPr>
                <w:p w14:paraId="77D5839D" w14:textId="5752BB5A"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27 (</w:t>
                  </w:r>
                  <w:r w:rsidRPr="00987B9B">
                    <w:rPr>
                      <w:rFonts w:ascii="Times New Roman" w:hAnsi="Times New Roman" w:cs="Times New Roman"/>
                      <w:bCs/>
                      <w:vertAlign w:val="superscript"/>
                    </w:rPr>
                    <w:t>13</w:t>
                  </w:r>
                  <w:r w:rsidRPr="00987B9B">
                    <w:rPr>
                      <w:rFonts w:ascii="Times New Roman" w:hAnsi="Times New Roman" w:cs="Times New Roman"/>
                      <w:bCs/>
                    </w:rPr>
                    <w:t>C</w:t>
                  </w:r>
                  <w:r w:rsidRPr="00987B9B">
                    <w:rPr>
                      <w:rFonts w:ascii="Times New Roman" w:hAnsi="Times New Roman" w:cs="Times New Roman"/>
                      <w:bCs/>
                      <w:vertAlign w:val="superscript"/>
                    </w:rPr>
                    <w:t>14</w:t>
                  </w:r>
                  <w:r w:rsidRPr="00987B9B">
                    <w:rPr>
                      <w:rFonts w:ascii="Times New Roman" w:hAnsi="Times New Roman" w:cs="Times New Roman"/>
                      <w:bCs/>
                    </w:rPr>
                    <w:t xml:space="preserve">Н, </w:t>
                  </w:r>
                  <w:r w:rsidRPr="00987B9B">
                    <w:rPr>
                      <w:rFonts w:ascii="Times New Roman" w:hAnsi="Times New Roman" w:cs="Times New Roman"/>
                      <w:bCs/>
                      <w:vertAlign w:val="superscript"/>
                    </w:rPr>
                    <w:t>1</w:t>
                  </w:r>
                  <w:r w:rsidRPr="00987B9B">
                    <w:rPr>
                      <w:rFonts w:ascii="Times New Roman" w:hAnsi="Times New Roman" w:cs="Times New Roman"/>
                      <w:bCs/>
                    </w:rPr>
                    <w:t>Ҳ</w:t>
                  </w:r>
                  <w:r w:rsidRPr="00987B9B">
                    <w:rPr>
                      <w:rFonts w:ascii="Times New Roman" w:hAnsi="Times New Roman" w:cs="Times New Roman"/>
                      <w:bCs/>
                      <w:vertAlign w:val="superscript"/>
                    </w:rPr>
                    <w:t>12</w:t>
                  </w:r>
                  <w:r w:rsidRPr="00987B9B">
                    <w:rPr>
                      <w:rFonts w:ascii="Times New Roman" w:hAnsi="Times New Roman" w:cs="Times New Roman"/>
                      <w:bCs/>
                    </w:rPr>
                    <w:t>C</w:t>
                  </w:r>
                  <w:r w:rsidRPr="00987B9B">
                    <w:rPr>
                      <w:rFonts w:ascii="Times New Roman" w:hAnsi="Times New Roman" w:cs="Times New Roman"/>
                      <w:bCs/>
                      <w:vertAlign w:val="superscript"/>
                    </w:rPr>
                    <w:t>14</w:t>
                  </w:r>
                  <w:r w:rsidRPr="00987B9B">
                    <w:rPr>
                      <w:rFonts w:ascii="Times New Roman" w:hAnsi="Times New Roman" w:cs="Times New Roman"/>
                      <w:bCs/>
                    </w:rPr>
                    <w:t>Н)</w:t>
                  </w:r>
                </w:p>
              </w:tc>
              <w:tc>
                <w:tcPr>
                  <w:tcW w:w="1206" w:type="dxa"/>
                  <w:vAlign w:val="bottom"/>
                  <w:hideMark/>
                </w:tcPr>
                <w:p w14:paraId="55270D87" w14:textId="1BEA55F2"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rPr>
                    <w:t>Паст концентрацияда мураккаблик</w:t>
                  </w:r>
                </w:p>
              </w:tc>
            </w:tr>
            <w:tr w:rsidR="00B363B2" w:rsidRPr="00987B9B" w14:paraId="5FD429C2" w14:textId="77777777" w:rsidTr="00E86A68">
              <w:trPr>
                <w:trHeight w:val="757"/>
              </w:trPr>
              <w:tc>
                <w:tcPr>
                  <w:tcW w:w="781" w:type="dxa"/>
                  <w:vAlign w:val="bottom"/>
                  <w:hideMark/>
                </w:tcPr>
                <w:p w14:paraId="440B1627"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rPr>
                    <w:t>Сурма</w:t>
                  </w:r>
                </w:p>
              </w:tc>
              <w:tc>
                <w:tcPr>
                  <w:tcW w:w="3190" w:type="dxa"/>
                  <w:vAlign w:val="bottom"/>
                  <w:hideMark/>
                </w:tcPr>
                <w:p w14:paraId="785D9D92"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121, 123</w:t>
                  </w:r>
                </w:p>
              </w:tc>
              <w:tc>
                <w:tcPr>
                  <w:tcW w:w="1206" w:type="dxa"/>
                  <w:vAlign w:val="bottom"/>
                  <w:hideMark/>
                </w:tcPr>
                <w:p w14:paraId="66297757" w14:textId="1A8EE080"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rPr>
                    <w:t>Аралашма; сезиларли тўсиқлар йўқ</w:t>
                  </w:r>
                </w:p>
              </w:tc>
            </w:tr>
            <w:tr w:rsidR="00B363B2" w:rsidRPr="00987B9B" w14:paraId="54E0107C" w14:textId="77777777" w:rsidTr="00E86A68">
              <w:trPr>
                <w:trHeight w:val="1532"/>
              </w:trPr>
              <w:tc>
                <w:tcPr>
                  <w:tcW w:w="781" w:type="dxa"/>
                  <w:vAlign w:val="bottom"/>
                  <w:hideMark/>
                </w:tcPr>
                <w:p w14:paraId="6952D98E"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rPr>
                    <w:t>Кадмий</w:t>
                  </w:r>
                </w:p>
              </w:tc>
              <w:tc>
                <w:tcPr>
                  <w:tcW w:w="3190" w:type="dxa"/>
                  <w:vAlign w:val="bottom"/>
                  <w:hideMark/>
                </w:tcPr>
                <w:p w14:paraId="2A7113E0" w14:textId="55264431"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111 (</w:t>
                  </w:r>
                  <w:r w:rsidRPr="00987B9B">
                    <w:rPr>
                      <w:rFonts w:ascii="Times New Roman" w:hAnsi="Times New Roman" w:cs="Times New Roman"/>
                      <w:bCs/>
                      <w:vertAlign w:val="superscript"/>
                    </w:rPr>
                    <w:t xml:space="preserve">16095 </w:t>
                  </w:r>
                  <w:r w:rsidRPr="00987B9B">
                    <w:rPr>
                      <w:rFonts w:ascii="Times New Roman" w:hAnsi="Times New Roman" w:cs="Times New Roman"/>
                      <w:bCs/>
                    </w:rPr>
                    <w:t>Мо), 114 (</w:t>
                  </w:r>
                  <w:r w:rsidRPr="00987B9B">
                    <w:rPr>
                      <w:rFonts w:ascii="Times New Roman" w:hAnsi="Times New Roman" w:cs="Times New Roman"/>
                      <w:bCs/>
                      <w:vertAlign w:val="superscript"/>
                    </w:rPr>
                    <w:t>114</w:t>
                  </w:r>
                  <w:r w:rsidRPr="00987B9B">
                    <w:rPr>
                      <w:rFonts w:ascii="Times New Roman" w:hAnsi="Times New Roman" w:cs="Times New Roman"/>
                      <w:bCs/>
                    </w:rPr>
                    <w:t>Сн)</w:t>
                  </w:r>
                </w:p>
              </w:tc>
              <w:tc>
                <w:tcPr>
                  <w:tcW w:w="1206" w:type="dxa"/>
                  <w:vAlign w:val="bottom"/>
                  <w:hideMark/>
                </w:tcPr>
                <w:p w14:paraId="4F143272" w14:textId="48BE4DB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rPr>
                    <w:t xml:space="preserve">Aralashma; </w:t>
                  </w:r>
                  <w:r w:rsidRPr="00987B9B">
                    <w:rPr>
                      <w:rFonts w:ascii="Times New Roman" w:hAnsi="Times New Roman" w:cs="Times New Roman"/>
                      <w:vertAlign w:val="superscript"/>
                    </w:rPr>
                    <w:t xml:space="preserve">16095Мо </w:t>
                  </w:r>
                  <w:r w:rsidRPr="00987B9B">
                    <w:rPr>
                      <w:rFonts w:ascii="Times New Roman" w:hAnsi="Times New Roman" w:cs="Times New Roman"/>
                    </w:rPr>
                    <w:t xml:space="preserve">ни сусайтириш учун кинетик энергия бўйича дискриминация; </w:t>
                  </w:r>
                  <w:r w:rsidRPr="00987B9B">
                    <w:rPr>
                      <w:rFonts w:ascii="Times New Roman" w:hAnsi="Times New Roman" w:cs="Times New Roman"/>
                      <w:vertAlign w:val="superscript"/>
                    </w:rPr>
                    <w:t xml:space="preserve">114Сн </w:t>
                  </w:r>
                  <w:r w:rsidRPr="00987B9B">
                    <w:rPr>
                      <w:rFonts w:ascii="Times New Roman" w:hAnsi="Times New Roman" w:cs="Times New Roman"/>
                    </w:rPr>
                    <w:t>учун элементлараро тузатиш</w:t>
                  </w:r>
                </w:p>
              </w:tc>
            </w:tr>
            <w:tr w:rsidR="00B363B2" w:rsidRPr="00987B9B" w14:paraId="6E8FA597" w14:textId="77777777" w:rsidTr="00E86A68">
              <w:trPr>
                <w:trHeight w:val="993"/>
              </w:trPr>
              <w:tc>
                <w:tcPr>
                  <w:tcW w:w="781" w:type="dxa"/>
                  <w:vAlign w:val="bottom"/>
                  <w:hideMark/>
                </w:tcPr>
                <w:p w14:paraId="32E5536B" w14:textId="47B83B6C"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rPr>
                    <w:t>Kobalt</w:t>
                  </w:r>
                </w:p>
              </w:tc>
              <w:tc>
                <w:tcPr>
                  <w:tcW w:w="3190" w:type="dxa"/>
                  <w:vAlign w:val="bottom"/>
                  <w:hideMark/>
                </w:tcPr>
                <w:p w14:paraId="22BDF8B4" w14:textId="39CE5676"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59 (</w:t>
                  </w:r>
                  <w:r w:rsidRPr="00987B9B">
                    <w:rPr>
                      <w:rFonts w:ascii="Times New Roman" w:hAnsi="Times New Roman" w:cs="Times New Roman"/>
                      <w:bCs/>
                      <w:vertAlign w:val="superscript"/>
                    </w:rPr>
                    <w:t>1</w:t>
                  </w:r>
                  <w:r w:rsidRPr="00987B9B">
                    <w:rPr>
                      <w:rFonts w:ascii="Times New Roman" w:hAnsi="Times New Roman" w:cs="Times New Roman"/>
                      <w:bCs/>
                    </w:rPr>
                    <w:t>Ҳ</w:t>
                  </w:r>
                  <w:r w:rsidRPr="00987B9B">
                    <w:rPr>
                      <w:rFonts w:ascii="Times New Roman" w:hAnsi="Times New Roman" w:cs="Times New Roman"/>
                      <w:bCs/>
                      <w:vertAlign w:val="superscript"/>
                    </w:rPr>
                    <w:t>58</w:t>
                  </w:r>
                  <w:r w:rsidRPr="00987B9B">
                    <w:rPr>
                      <w:rFonts w:ascii="Times New Roman" w:hAnsi="Times New Roman" w:cs="Times New Roman"/>
                      <w:bCs/>
                    </w:rPr>
                    <w:t>Ни)</w:t>
                  </w:r>
                </w:p>
              </w:tc>
              <w:tc>
                <w:tcPr>
                  <w:tcW w:w="1206" w:type="dxa"/>
                  <w:vAlign w:val="bottom"/>
                  <w:hideMark/>
                </w:tcPr>
                <w:p w14:paraId="6CFADA25" w14:textId="3BD7AD15"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rPr>
                    <w:t xml:space="preserve">Plazma ёки вакуум </w:t>
                  </w:r>
                  <w:r w:rsidRPr="00987B9B">
                    <w:rPr>
                      <w:rFonts w:ascii="Times New Roman" w:hAnsi="Times New Roman" w:cs="Times New Roman"/>
                      <w:highlight w:val="lightGray"/>
                    </w:rPr>
                    <w:t xml:space="preserve">интерфейсидан </w:t>
                  </w:r>
                  <w:r w:rsidRPr="00987B9B">
                    <w:rPr>
                      <w:rFonts w:ascii="Times New Roman" w:hAnsi="Times New Roman" w:cs="Times New Roman"/>
                    </w:rPr>
                    <w:t>никель foni</w:t>
                  </w:r>
                </w:p>
              </w:tc>
            </w:tr>
            <w:tr w:rsidR="00B363B2" w:rsidRPr="00987B9B" w14:paraId="5D4C8241" w14:textId="77777777" w:rsidTr="00E86A68">
              <w:trPr>
                <w:trHeight w:val="508"/>
              </w:trPr>
              <w:tc>
                <w:tcPr>
                  <w:tcW w:w="781" w:type="dxa"/>
                  <w:vAlign w:val="bottom"/>
                  <w:hideMark/>
                </w:tcPr>
                <w:p w14:paraId="17D07E48" w14:textId="5C17CBA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rPr>
                    <w:t>Xrom</w:t>
                  </w:r>
                </w:p>
              </w:tc>
              <w:tc>
                <w:tcPr>
                  <w:tcW w:w="3190" w:type="dxa"/>
                  <w:vAlign w:val="bottom"/>
                  <w:hideMark/>
                </w:tcPr>
                <w:p w14:paraId="34893D57" w14:textId="0A20A59F" w:rsidR="00B363B2" w:rsidRPr="00987B9B" w:rsidRDefault="00B363B2" w:rsidP="00C25CF0">
                  <w:pPr>
                    <w:spacing w:after="0" w:line="240" w:lineRule="auto"/>
                    <w:jc w:val="both"/>
                    <w:rPr>
                      <w:rFonts w:ascii="Times New Roman" w:hAnsi="Times New Roman" w:cs="Times New Roman"/>
                      <w:bCs/>
                      <w:lang w:val="en-US"/>
                    </w:rPr>
                  </w:pPr>
                  <w:r w:rsidRPr="00987B9B">
                    <w:rPr>
                      <w:rFonts w:ascii="Times New Roman" w:hAnsi="Times New Roman" w:cs="Times New Roman"/>
                      <w:bCs/>
                      <w:lang w:val="en-US"/>
                    </w:rPr>
                    <w:t>52 (</w:t>
                  </w:r>
                  <w:r w:rsidRPr="00987B9B">
                    <w:rPr>
                      <w:rFonts w:ascii="Times New Roman" w:hAnsi="Times New Roman" w:cs="Times New Roman"/>
                      <w:bCs/>
                      <w:vertAlign w:val="superscript"/>
                      <w:lang w:val="en-US"/>
                    </w:rPr>
                    <w:t>12</w:t>
                  </w:r>
                  <w:r w:rsidRPr="00987B9B">
                    <w:rPr>
                      <w:rFonts w:ascii="Times New Roman" w:hAnsi="Times New Roman" w:cs="Times New Roman"/>
                      <w:bCs/>
                      <w:lang w:val="en-US"/>
                    </w:rPr>
                    <w:t>C</w:t>
                  </w:r>
                  <w:r w:rsidRPr="00987B9B">
                    <w:rPr>
                      <w:rFonts w:ascii="Times New Roman" w:hAnsi="Times New Roman" w:cs="Times New Roman"/>
                      <w:bCs/>
                      <w:vertAlign w:val="superscript"/>
                      <w:lang w:val="en-US"/>
                    </w:rPr>
                    <w:t>40</w:t>
                  </w:r>
                  <w:r w:rsidRPr="00987B9B">
                    <w:rPr>
                      <w:rFonts w:ascii="Times New Roman" w:hAnsi="Times New Roman" w:cs="Times New Roman"/>
                      <w:bCs/>
                      <w:lang w:val="en-US"/>
                    </w:rPr>
                    <w:t xml:space="preserve">Ар, </w:t>
                  </w:r>
                  <w:r w:rsidRPr="00987B9B">
                    <w:rPr>
                      <w:rFonts w:ascii="Times New Roman" w:hAnsi="Times New Roman" w:cs="Times New Roman"/>
                      <w:bCs/>
                      <w:vertAlign w:val="superscript"/>
                      <w:lang w:val="en-US"/>
                    </w:rPr>
                    <w:t>12</w:t>
                  </w:r>
                  <w:r w:rsidRPr="00987B9B">
                    <w:rPr>
                      <w:rFonts w:ascii="Times New Roman" w:hAnsi="Times New Roman" w:cs="Times New Roman"/>
                      <w:bCs/>
                      <w:lang w:val="en-US"/>
                    </w:rPr>
                    <w:t>C</w:t>
                  </w:r>
                  <w:r w:rsidRPr="00987B9B">
                    <w:rPr>
                      <w:rFonts w:ascii="Times New Roman" w:hAnsi="Times New Roman" w:cs="Times New Roman"/>
                      <w:bCs/>
                      <w:vertAlign w:val="superscript"/>
                      <w:lang w:val="en-US"/>
                    </w:rPr>
                    <w:t>40</w:t>
                  </w:r>
                  <w:r w:rsidRPr="00987B9B">
                    <w:rPr>
                      <w:rFonts w:ascii="Times New Roman" w:hAnsi="Times New Roman" w:cs="Times New Roman"/>
                      <w:bCs/>
                      <w:lang w:val="en-US"/>
                    </w:rPr>
                    <w:t>Ca), 53 (</w:t>
                  </w:r>
                  <w:r w:rsidRPr="00987B9B">
                    <w:rPr>
                      <w:rFonts w:ascii="Times New Roman" w:hAnsi="Times New Roman" w:cs="Times New Roman"/>
                      <w:bCs/>
                      <w:vertAlign w:val="superscript"/>
                      <w:lang w:val="en-US"/>
                    </w:rPr>
                    <w:t>16</w:t>
                  </w:r>
                  <w:r w:rsidRPr="00987B9B">
                    <w:rPr>
                      <w:rFonts w:ascii="Times New Roman" w:hAnsi="Times New Roman" w:cs="Times New Roman"/>
                      <w:bCs/>
                      <w:lang w:val="en-US"/>
                    </w:rPr>
                    <w:t>О</w:t>
                  </w:r>
                  <w:r w:rsidRPr="00987B9B">
                    <w:rPr>
                      <w:rFonts w:ascii="Times New Roman" w:hAnsi="Times New Roman" w:cs="Times New Roman"/>
                      <w:bCs/>
                      <w:vertAlign w:val="superscript"/>
                      <w:lang w:val="en-US"/>
                    </w:rPr>
                    <w:t>37</w:t>
                  </w:r>
                  <w:r w:rsidRPr="00987B9B">
                    <w:rPr>
                      <w:rFonts w:ascii="Times New Roman" w:hAnsi="Times New Roman" w:cs="Times New Roman"/>
                      <w:bCs/>
                      <w:lang w:val="en-US"/>
                    </w:rPr>
                    <w:t xml:space="preserve">Cl, </w:t>
                  </w:r>
                  <w:r w:rsidRPr="00987B9B">
                    <w:rPr>
                      <w:rFonts w:ascii="Times New Roman" w:hAnsi="Times New Roman" w:cs="Times New Roman"/>
                      <w:bCs/>
                      <w:vertAlign w:val="superscript"/>
                      <w:lang w:val="en-US"/>
                    </w:rPr>
                    <w:t>1</w:t>
                  </w:r>
                  <w:r w:rsidRPr="00987B9B">
                    <w:rPr>
                      <w:rFonts w:ascii="Times New Roman" w:hAnsi="Times New Roman" w:cs="Times New Roman"/>
                      <w:bCs/>
                      <w:lang w:val="en-US"/>
                    </w:rPr>
                    <w:t>H</w:t>
                  </w:r>
                  <w:r w:rsidRPr="00987B9B">
                    <w:rPr>
                      <w:rFonts w:ascii="Times New Roman" w:hAnsi="Times New Roman" w:cs="Times New Roman"/>
                      <w:bCs/>
                      <w:vertAlign w:val="superscript"/>
                      <w:lang w:val="en-US"/>
                    </w:rPr>
                    <w:t>12</w:t>
                  </w:r>
                  <w:r w:rsidRPr="00987B9B">
                    <w:rPr>
                      <w:rFonts w:ascii="Times New Roman" w:hAnsi="Times New Roman" w:cs="Times New Roman"/>
                      <w:bCs/>
                      <w:lang w:val="en-US"/>
                    </w:rPr>
                    <w:t>C</w:t>
                  </w:r>
                  <w:r w:rsidRPr="00987B9B">
                    <w:rPr>
                      <w:rFonts w:ascii="Times New Roman" w:hAnsi="Times New Roman" w:cs="Times New Roman"/>
                      <w:bCs/>
                      <w:vertAlign w:val="superscript"/>
                      <w:lang w:val="en-US"/>
                    </w:rPr>
                    <w:t>40</w:t>
                  </w:r>
                  <w:r w:rsidRPr="00987B9B">
                    <w:rPr>
                      <w:rFonts w:ascii="Times New Roman" w:hAnsi="Times New Roman" w:cs="Times New Roman"/>
                      <w:bCs/>
                      <w:lang w:val="en-US"/>
                    </w:rPr>
                    <w:t xml:space="preserve">Ar, </w:t>
                  </w:r>
                  <w:r w:rsidRPr="00987B9B">
                    <w:rPr>
                      <w:rFonts w:ascii="Times New Roman" w:hAnsi="Times New Roman" w:cs="Times New Roman"/>
                      <w:bCs/>
                      <w:vertAlign w:val="superscript"/>
                      <w:lang w:val="en-US"/>
                    </w:rPr>
                    <w:t>1</w:t>
                  </w:r>
                  <w:r w:rsidRPr="00987B9B">
                    <w:rPr>
                      <w:rFonts w:ascii="Times New Roman" w:hAnsi="Times New Roman" w:cs="Times New Roman"/>
                      <w:bCs/>
                      <w:lang w:val="en-US"/>
                    </w:rPr>
                    <w:t>H</w:t>
                  </w:r>
                  <w:r w:rsidRPr="00987B9B">
                    <w:rPr>
                      <w:rFonts w:ascii="Times New Roman" w:hAnsi="Times New Roman" w:cs="Times New Roman"/>
                      <w:bCs/>
                      <w:vertAlign w:val="superscript"/>
                      <w:lang w:val="en-US"/>
                    </w:rPr>
                    <w:t>12</w:t>
                  </w:r>
                  <w:r w:rsidRPr="00987B9B">
                    <w:rPr>
                      <w:rFonts w:ascii="Times New Roman" w:hAnsi="Times New Roman" w:cs="Times New Roman"/>
                      <w:bCs/>
                      <w:lang w:val="en-US"/>
                    </w:rPr>
                    <w:t>C</w:t>
                  </w:r>
                  <w:r w:rsidRPr="00987B9B">
                    <w:rPr>
                      <w:rFonts w:ascii="Times New Roman" w:hAnsi="Times New Roman" w:cs="Times New Roman"/>
                      <w:bCs/>
                      <w:vertAlign w:val="superscript"/>
                      <w:lang w:val="en-US"/>
                    </w:rPr>
                    <w:t>40</w:t>
                  </w:r>
                  <w:r w:rsidRPr="00987B9B">
                    <w:rPr>
                      <w:rFonts w:ascii="Times New Roman" w:hAnsi="Times New Roman" w:cs="Times New Roman"/>
                      <w:bCs/>
                      <w:lang w:val="en-US"/>
                    </w:rPr>
                    <w:t xml:space="preserve">Ca, </w:t>
                  </w:r>
                  <w:r w:rsidRPr="00987B9B">
                    <w:rPr>
                      <w:rFonts w:ascii="Times New Roman" w:hAnsi="Times New Roman" w:cs="Times New Roman"/>
                      <w:bCs/>
                      <w:vertAlign w:val="superscript"/>
                      <w:lang w:val="en-US"/>
                    </w:rPr>
                    <w:t>13</w:t>
                  </w:r>
                  <w:r w:rsidRPr="00987B9B">
                    <w:rPr>
                      <w:rFonts w:ascii="Times New Roman" w:hAnsi="Times New Roman" w:cs="Times New Roman"/>
                      <w:bCs/>
                      <w:lang w:val="en-US"/>
                    </w:rPr>
                    <w:t>C</w:t>
                  </w:r>
                  <w:r w:rsidRPr="00987B9B">
                    <w:rPr>
                      <w:rFonts w:ascii="Times New Roman" w:hAnsi="Times New Roman" w:cs="Times New Roman"/>
                      <w:bCs/>
                      <w:vertAlign w:val="superscript"/>
                      <w:lang w:val="en-US"/>
                    </w:rPr>
                    <w:t>40</w:t>
                  </w:r>
                  <w:r w:rsidRPr="00987B9B">
                    <w:rPr>
                      <w:rFonts w:ascii="Times New Roman" w:hAnsi="Times New Roman" w:cs="Times New Roman"/>
                      <w:bCs/>
                      <w:lang w:val="en-US"/>
                    </w:rPr>
                    <w:t xml:space="preserve">Ar, </w:t>
                  </w:r>
                  <w:r w:rsidRPr="00987B9B">
                    <w:rPr>
                      <w:rFonts w:ascii="Times New Roman" w:hAnsi="Times New Roman" w:cs="Times New Roman"/>
                      <w:bCs/>
                      <w:vertAlign w:val="superscript"/>
                      <w:lang w:val="en-US"/>
                    </w:rPr>
                    <w:t>13</w:t>
                  </w:r>
                  <w:r w:rsidRPr="00987B9B">
                    <w:rPr>
                      <w:rFonts w:ascii="Times New Roman" w:hAnsi="Times New Roman" w:cs="Times New Roman"/>
                      <w:bCs/>
                      <w:lang w:val="en-US"/>
                    </w:rPr>
                    <w:t>C</w:t>
                  </w:r>
                  <w:r w:rsidRPr="00987B9B">
                    <w:rPr>
                      <w:rFonts w:ascii="Times New Roman" w:hAnsi="Times New Roman" w:cs="Times New Roman"/>
                      <w:bCs/>
                      <w:vertAlign w:val="superscript"/>
                      <w:lang w:val="en-US"/>
                    </w:rPr>
                    <w:t>40</w:t>
                  </w:r>
                  <w:r w:rsidRPr="00987B9B">
                    <w:rPr>
                      <w:rFonts w:ascii="Times New Roman" w:hAnsi="Times New Roman" w:cs="Times New Roman"/>
                      <w:bCs/>
                      <w:lang w:val="en-US"/>
                    </w:rPr>
                    <w:t>Cа)</w:t>
                  </w:r>
                </w:p>
              </w:tc>
              <w:tc>
                <w:tcPr>
                  <w:tcW w:w="1206" w:type="dxa"/>
                  <w:vAlign w:val="bottom"/>
                  <w:hideMark/>
                </w:tcPr>
                <w:p w14:paraId="1002FA64"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rPr>
                    <w:t>Таркибий қисм ёки аралашма</w:t>
                  </w:r>
                </w:p>
              </w:tc>
            </w:tr>
            <w:tr w:rsidR="00B363B2" w:rsidRPr="00987B9B" w14:paraId="2C893618" w14:textId="77777777" w:rsidTr="00E86A68">
              <w:trPr>
                <w:trHeight w:val="745"/>
              </w:trPr>
              <w:tc>
                <w:tcPr>
                  <w:tcW w:w="781" w:type="dxa"/>
                  <w:vAlign w:val="bottom"/>
                  <w:hideMark/>
                </w:tcPr>
                <w:p w14:paraId="5B2DCCBB" w14:textId="217E717F"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rPr>
                    <w:t>Mis</w:t>
                  </w:r>
                </w:p>
              </w:tc>
              <w:tc>
                <w:tcPr>
                  <w:tcW w:w="3190" w:type="dxa"/>
                  <w:vAlign w:val="bottom"/>
                  <w:hideMark/>
                </w:tcPr>
                <w:p w14:paraId="071408F7" w14:textId="539427FB"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63 (</w:t>
                  </w:r>
                  <w:r w:rsidRPr="00987B9B">
                    <w:rPr>
                      <w:rFonts w:ascii="Times New Roman" w:hAnsi="Times New Roman" w:cs="Times New Roman"/>
                      <w:bCs/>
                      <w:vertAlign w:val="superscript"/>
                    </w:rPr>
                    <w:t>40</w:t>
                  </w:r>
                  <w:r w:rsidRPr="00987B9B">
                    <w:rPr>
                      <w:rFonts w:ascii="Times New Roman" w:hAnsi="Times New Roman" w:cs="Times New Roman"/>
                      <w:bCs/>
                    </w:rPr>
                    <w:t>Ар</w:t>
                  </w:r>
                  <w:r w:rsidRPr="00987B9B">
                    <w:rPr>
                      <w:rFonts w:ascii="Times New Roman" w:hAnsi="Times New Roman" w:cs="Times New Roman"/>
                      <w:bCs/>
                      <w:vertAlign w:val="superscript"/>
                    </w:rPr>
                    <w:t>23</w:t>
                  </w:r>
                  <w:r w:rsidRPr="00987B9B">
                    <w:rPr>
                      <w:rFonts w:ascii="Times New Roman" w:hAnsi="Times New Roman" w:cs="Times New Roman"/>
                      <w:bCs/>
                    </w:rPr>
                    <w:t>На), 65 (</w:t>
                  </w:r>
                  <w:r w:rsidRPr="00987B9B">
                    <w:rPr>
                      <w:rFonts w:ascii="Times New Roman" w:hAnsi="Times New Roman" w:cs="Times New Roman"/>
                      <w:bCs/>
                      <w:vertAlign w:val="superscript"/>
                    </w:rPr>
                    <w:t>40</w:t>
                  </w:r>
                  <w:r w:rsidRPr="00987B9B">
                    <w:rPr>
                      <w:rFonts w:ascii="Times New Roman" w:hAnsi="Times New Roman" w:cs="Times New Roman"/>
                      <w:bCs/>
                    </w:rPr>
                    <w:t>Ар</w:t>
                  </w:r>
                  <w:r w:rsidRPr="00987B9B">
                    <w:rPr>
                      <w:rFonts w:ascii="Times New Roman" w:hAnsi="Times New Roman" w:cs="Times New Roman"/>
                      <w:bCs/>
                      <w:vertAlign w:val="superscript"/>
                    </w:rPr>
                    <w:t>25</w:t>
                  </w:r>
                  <w:r w:rsidRPr="00987B9B">
                    <w:rPr>
                      <w:rFonts w:ascii="Times New Roman" w:hAnsi="Times New Roman" w:cs="Times New Roman"/>
                      <w:bCs/>
                    </w:rPr>
                    <w:t>Мг)</w:t>
                  </w:r>
                </w:p>
              </w:tc>
              <w:tc>
                <w:tcPr>
                  <w:tcW w:w="1206" w:type="dxa"/>
                  <w:vAlign w:val="bottom"/>
                  <w:hideMark/>
                </w:tcPr>
                <w:p w14:paraId="26A895D8" w14:textId="75CE9E76"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rPr>
                    <w:t>Муҳитда мавжуд бўлган натрий, магний</w:t>
                  </w:r>
                </w:p>
              </w:tc>
            </w:tr>
            <w:tr w:rsidR="00B363B2" w:rsidRPr="00987B9B" w14:paraId="4D7999EA" w14:textId="77777777" w:rsidTr="00E86A68">
              <w:trPr>
                <w:trHeight w:val="757"/>
              </w:trPr>
              <w:tc>
                <w:tcPr>
                  <w:tcW w:w="781" w:type="dxa"/>
                  <w:vAlign w:val="bottom"/>
                  <w:hideMark/>
                </w:tcPr>
                <w:p w14:paraId="26ECFA28"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rPr>
                    <w:t>Темир</w:t>
                  </w:r>
                </w:p>
              </w:tc>
              <w:tc>
                <w:tcPr>
                  <w:tcW w:w="3190" w:type="dxa"/>
                  <w:vAlign w:val="bottom"/>
                  <w:hideMark/>
                </w:tcPr>
                <w:p w14:paraId="6C45964A" w14:textId="334D24AC"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56 (</w:t>
                  </w:r>
                  <w:r w:rsidRPr="00987B9B">
                    <w:rPr>
                      <w:rFonts w:ascii="Times New Roman" w:hAnsi="Times New Roman" w:cs="Times New Roman"/>
                      <w:bCs/>
                      <w:vertAlign w:val="superscript"/>
                    </w:rPr>
                    <w:t>40</w:t>
                  </w:r>
                  <w:r w:rsidRPr="00987B9B">
                    <w:rPr>
                      <w:rFonts w:ascii="Times New Roman" w:hAnsi="Times New Roman" w:cs="Times New Roman"/>
                      <w:bCs/>
                    </w:rPr>
                    <w:t>Ар</w:t>
                  </w:r>
                  <w:r w:rsidRPr="00987B9B">
                    <w:rPr>
                      <w:rFonts w:ascii="Times New Roman" w:hAnsi="Times New Roman" w:cs="Times New Roman"/>
                      <w:bCs/>
                      <w:vertAlign w:val="superscript"/>
                    </w:rPr>
                    <w:t>16</w:t>
                  </w:r>
                  <w:r w:rsidRPr="00987B9B">
                    <w:rPr>
                      <w:rFonts w:ascii="Times New Roman" w:hAnsi="Times New Roman" w:cs="Times New Roman"/>
                      <w:bCs/>
                    </w:rPr>
                    <w:t xml:space="preserve">О, </w:t>
                  </w:r>
                  <w:r w:rsidRPr="00987B9B">
                    <w:rPr>
                      <w:rFonts w:ascii="Times New Roman" w:hAnsi="Times New Roman" w:cs="Times New Roman"/>
                      <w:bCs/>
                      <w:vertAlign w:val="superscript"/>
                    </w:rPr>
                    <w:t>40</w:t>
                  </w:r>
                  <w:r w:rsidRPr="00987B9B">
                    <w:rPr>
                      <w:rFonts w:ascii="Times New Roman" w:hAnsi="Times New Roman" w:cs="Times New Roman"/>
                      <w:bCs/>
                    </w:rPr>
                    <w:t>Cа</w:t>
                  </w:r>
                  <w:r w:rsidRPr="00987B9B">
                    <w:rPr>
                      <w:rFonts w:ascii="Times New Roman" w:hAnsi="Times New Roman" w:cs="Times New Roman"/>
                      <w:bCs/>
                      <w:vertAlign w:val="superscript"/>
                    </w:rPr>
                    <w:t>16</w:t>
                  </w:r>
                  <w:r w:rsidRPr="00987B9B">
                    <w:rPr>
                      <w:rFonts w:ascii="Times New Roman" w:hAnsi="Times New Roman" w:cs="Times New Roman"/>
                      <w:bCs/>
                    </w:rPr>
                    <w:t>О), 57 (</w:t>
                  </w:r>
                  <w:r w:rsidRPr="00987B9B">
                    <w:rPr>
                      <w:rFonts w:ascii="Times New Roman" w:hAnsi="Times New Roman" w:cs="Times New Roman"/>
                      <w:bCs/>
                      <w:vertAlign w:val="superscript"/>
                    </w:rPr>
                    <w:t>40</w:t>
                  </w:r>
                  <w:r w:rsidRPr="00987B9B">
                    <w:rPr>
                      <w:rFonts w:ascii="Times New Roman" w:hAnsi="Times New Roman" w:cs="Times New Roman"/>
                      <w:bCs/>
                    </w:rPr>
                    <w:t>Ар</w:t>
                  </w:r>
                  <w:r w:rsidRPr="00987B9B">
                    <w:rPr>
                      <w:rFonts w:ascii="Times New Roman" w:hAnsi="Times New Roman" w:cs="Times New Roman"/>
                      <w:bCs/>
                      <w:vertAlign w:val="superscript"/>
                    </w:rPr>
                    <w:t>16</w:t>
                  </w:r>
                  <w:r w:rsidRPr="00987B9B">
                    <w:rPr>
                      <w:rFonts w:ascii="Times New Roman" w:hAnsi="Times New Roman" w:cs="Times New Roman"/>
                      <w:bCs/>
                    </w:rPr>
                    <w:t>О</w:t>
                  </w:r>
                  <w:r w:rsidRPr="00987B9B">
                    <w:rPr>
                      <w:rFonts w:ascii="Times New Roman" w:hAnsi="Times New Roman" w:cs="Times New Roman"/>
                      <w:bCs/>
                      <w:vertAlign w:val="superscript"/>
                    </w:rPr>
                    <w:t>1</w:t>
                  </w:r>
                  <w:r w:rsidRPr="00987B9B">
                    <w:rPr>
                      <w:rFonts w:ascii="Times New Roman" w:hAnsi="Times New Roman" w:cs="Times New Roman"/>
                      <w:bCs/>
                    </w:rPr>
                    <w:t xml:space="preserve">Ҳ, </w:t>
                  </w:r>
                  <w:r w:rsidRPr="00987B9B">
                    <w:rPr>
                      <w:rFonts w:ascii="Times New Roman" w:hAnsi="Times New Roman" w:cs="Times New Roman"/>
                      <w:bCs/>
                      <w:vertAlign w:val="superscript"/>
                    </w:rPr>
                    <w:t>40</w:t>
                  </w:r>
                  <w:r w:rsidRPr="00987B9B">
                    <w:rPr>
                      <w:rFonts w:ascii="Times New Roman" w:hAnsi="Times New Roman" w:cs="Times New Roman"/>
                      <w:bCs/>
                    </w:rPr>
                    <w:t>Cа</w:t>
                  </w:r>
                  <w:r w:rsidRPr="00987B9B">
                    <w:rPr>
                      <w:rFonts w:ascii="Times New Roman" w:hAnsi="Times New Roman" w:cs="Times New Roman"/>
                      <w:bCs/>
                      <w:vertAlign w:val="superscript"/>
                    </w:rPr>
                    <w:t>16</w:t>
                  </w:r>
                  <w:r w:rsidRPr="00987B9B">
                    <w:rPr>
                      <w:rFonts w:ascii="Times New Roman" w:hAnsi="Times New Roman" w:cs="Times New Roman"/>
                      <w:bCs/>
                    </w:rPr>
                    <w:t>О</w:t>
                  </w:r>
                  <w:r w:rsidRPr="00987B9B">
                    <w:rPr>
                      <w:rFonts w:ascii="Times New Roman" w:hAnsi="Times New Roman" w:cs="Times New Roman"/>
                      <w:bCs/>
                      <w:vertAlign w:val="superscript"/>
                    </w:rPr>
                    <w:t>1</w:t>
                  </w:r>
                  <w:r w:rsidRPr="00987B9B">
                    <w:rPr>
                      <w:rFonts w:ascii="Times New Roman" w:hAnsi="Times New Roman" w:cs="Times New Roman"/>
                      <w:bCs/>
                    </w:rPr>
                    <w:t>Ҳ)</w:t>
                  </w:r>
                </w:p>
              </w:tc>
              <w:tc>
                <w:tcPr>
                  <w:tcW w:w="1206" w:type="dxa"/>
                  <w:vAlign w:val="bottom"/>
                  <w:hideMark/>
                </w:tcPr>
                <w:p w14:paraId="44A372D8" w14:textId="3184A976"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rPr>
                    <w:t xml:space="preserve">Юқори консентратсияларда </w:t>
                  </w:r>
                  <w:r w:rsidRPr="00987B9B">
                    <w:rPr>
                      <w:rFonts w:ascii="Times New Roman" w:hAnsi="Times New Roman" w:cs="Times New Roman"/>
                    </w:rPr>
                    <w:lastRenderedPageBreak/>
                    <w:t>мавжуд бўлиши ёки аралашма сифатида ўлчаниши мумкин</w:t>
                  </w:r>
                </w:p>
              </w:tc>
            </w:tr>
            <w:tr w:rsidR="00B363B2" w:rsidRPr="00987B9B" w14:paraId="43F160DE" w14:textId="77777777" w:rsidTr="00E86A68">
              <w:trPr>
                <w:trHeight w:val="1490"/>
              </w:trPr>
              <w:tc>
                <w:tcPr>
                  <w:tcW w:w="781" w:type="dxa"/>
                  <w:vAlign w:val="bottom"/>
                  <w:hideMark/>
                </w:tcPr>
                <w:p w14:paraId="4D1290DB"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rPr>
                    <w:lastRenderedPageBreak/>
                    <w:t>Магний</w:t>
                  </w:r>
                </w:p>
              </w:tc>
              <w:tc>
                <w:tcPr>
                  <w:tcW w:w="3190" w:type="dxa"/>
                  <w:vAlign w:val="bottom"/>
                  <w:hideMark/>
                </w:tcPr>
                <w:p w14:paraId="5C4BFC25" w14:textId="163676D2" w:rsidR="00B363B2" w:rsidRPr="00E42EEE" w:rsidRDefault="00B363B2" w:rsidP="00C25CF0">
                  <w:pPr>
                    <w:spacing w:after="0" w:line="240" w:lineRule="auto"/>
                    <w:jc w:val="both"/>
                    <w:rPr>
                      <w:rFonts w:ascii="Times New Roman" w:hAnsi="Times New Roman" w:cs="Times New Roman"/>
                      <w:bCs/>
                    </w:rPr>
                  </w:pPr>
                  <w:r w:rsidRPr="00E42EEE">
                    <w:rPr>
                      <w:rFonts w:ascii="Times New Roman" w:hAnsi="Times New Roman" w:cs="Times New Roman"/>
                      <w:bCs/>
                    </w:rPr>
                    <w:t>24 (</w:t>
                  </w:r>
                  <w:r w:rsidRPr="00E42EEE">
                    <w:rPr>
                      <w:rFonts w:ascii="Times New Roman" w:hAnsi="Times New Roman" w:cs="Times New Roman"/>
                      <w:bCs/>
                      <w:vertAlign w:val="superscript"/>
                    </w:rPr>
                    <w:t>12</w:t>
                  </w:r>
                  <w:r w:rsidRPr="00987B9B">
                    <w:rPr>
                      <w:rFonts w:ascii="Times New Roman" w:hAnsi="Times New Roman" w:cs="Times New Roman"/>
                      <w:bCs/>
                      <w:lang w:val="en-US"/>
                    </w:rPr>
                    <w:t>C</w:t>
                  </w:r>
                  <w:r w:rsidRPr="00E42EEE">
                    <w:rPr>
                      <w:rFonts w:ascii="Times New Roman" w:hAnsi="Times New Roman" w:cs="Times New Roman"/>
                      <w:bCs/>
                      <w:vertAlign w:val="superscript"/>
                    </w:rPr>
                    <w:t>12</w:t>
                  </w:r>
                  <w:r w:rsidRPr="00987B9B">
                    <w:rPr>
                      <w:rFonts w:ascii="Times New Roman" w:hAnsi="Times New Roman" w:cs="Times New Roman"/>
                      <w:bCs/>
                      <w:lang w:val="en-US"/>
                    </w:rPr>
                    <w:t>C</w:t>
                  </w:r>
                  <w:r w:rsidRPr="00E42EEE">
                    <w:rPr>
                      <w:rFonts w:ascii="Times New Roman" w:hAnsi="Times New Roman" w:cs="Times New Roman"/>
                      <w:bCs/>
                    </w:rPr>
                    <w:t xml:space="preserve">, </w:t>
                  </w:r>
                  <w:r w:rsidRPr="00E42EEE">
                    <w:rPr>
                      <w:rFonts w:ascii="Times New Roman" w:hAnsi="Times New Roman" w:cs="Times New Roman"/>
                      <w:bCs/>
                      <w:vertAlign w:val="superscript"/>
                    </w:rPr>
                    <w:t>1</w:t>
                  </w:r>
                  <w:r w:rsidRPr="00E42EEE">
                    <w:rPr>
                      <w:rFonts w:ascii="Times New Roman" w:hAnsi="Times New Roman" w:cs="Times New Roman"/>
                      <w:bCs/>
                    </w:rPr>
                    <w:t>Ҳ</w:t>
                  </w:r>
                  <w:r w:rsidRPr="00E42EEE">
                    <w:rPr>
                      <w:rFonts w:ascii="Times New Roman" w:hAnsi="Times New Roman" w:cs="Times New Roman"/>
                      <w:bCs/>
                      <w:vertAlign w:val="superscript"/>
                    </w:rPr>
                    <w:t>23</w:t>
                  </w:r>
                  <w:r w:rsidRPr="00E42EEE">
                    <w:rPr>
                      <w:rFonts w:ascii="Times New Roman" w:hAnsi="Times New Roman" w:cs="Times New Roman"/>
                      <w:bCs/>
                    </w:rPr>
                    <w:t>На), 25 (</w:t>
                  </w:r>
                  <w:r w:rsidRPr="00E42EEE">
                    <w:rPr>
                      <w:rFonts w:ascii="Times New Roman" w:hAnsi="Times New Roman" w:cs="Times New Roman"/>
                      <w:bCs/>
                      <w:vertAlign w:val="superscript"/>
                    </w:rPr>
                    <w:t>12</w:t>
                  </w:r>
                  <w:r w:rsidRPr="00987B9B">
                    <w:rPr>
                      <w:rFonts w:ascii="Times New Roman" w:hAnsi="Times New Roman" w:cs="Times New Roman"/>
                      <w:bCs/>
                      <w:lang w:val="en-US"/>
                    </w:rPr>
                    <w:t>C</w:t>
                  </w:r>
                  <w:r w:rsidRPr="00E42EEE">
                    <w:rPr>
                      <w:rFonts w:ascii="Times New Roman" w:hAnsi="Times New Roman" w:cs="Times New Roman"/>
                      <w:bCs/>
                      <w:vertAlign w:val="superscript"/>
                    </w:rPr>
                    <w:t>13</w:t>
                  </w:r>
                  <w:r w:rsidRPr="00987B9B">
                    <w:rPr>
                      <w:rFonts w:ascii="Times New Roman" w:hAnsi="Times New Roman" w:cs="Times New Roman"/>
                      <w:bCs/>
                      <w:lang w:val="en-US"/>
                    </w:rPr>
                    <w:t>C</w:t>
                  </w:r>
                  <w:r w:rsidRPr="00E42EEE">
                    <w:rPr>
                      <w:rFonts w:ascii="Times New Roman" w:hAnsi="Times New Roman" w:cs="Times New Roman"/>
                      <w:bCs/>
                    </w:rPr>
                    <w:t xml:space="preserve">, </w:t>
                  </w:r>
                  <w:r w:rsidRPr="00E42EEE">
                    <w:rPr>
                      <w:rFonts w:ascii="Times New Roman" w:hAnsi="Times New Roman" w:cs="Times New Roman"/>
                      <w:bCs/>
                      <w:vertAlign w:val="superscript"/>
                    </w:rPr>
                    <w:t>12</w:t>
                  </w:r>
                  <w:r w:rsidRPr="00987B9B">
                    <w:rPr>
                      <w:rFonts w:ascii="Times New Roman" w:hAnsi="Times New Roman" w:cs="Times New Roman"/>
                      <w:bCs/>
                      <w:lang w:val="en-US"/>
                    </w:rPr>
                    <w:t>C</w:t>
                  </w:r>
                  <w:r w:rsidRPr="00E42EEE">
                    <w:rPr>
                      <w:rFonts w:ascii="Times New Roman" w:hAnsi="Times New Roman" w:cs="Times New Roman"/>
                      <w:bCs/>
                      <w:vertAlign w:val="superscript"/>
                    </w:rPr>
                    <w:t>12</w:t>
                  </w:r>
                  <w:r w:rsidRPr="00987B9B">
                    <w:rPr>
                      <w:rFonts w:ascii="Times New Roman" w:hAnsi="Times New Roman" w:cs="Times New Roman"/>
                      <w:bCs/>
                      <w:lang w:val="en-US"/>
                    </w:rPr>
                    <w:t>C</w:t>
                  </w:r>
                  <w:r w:rsidRPr="00E42EEE">
                    <w:rPr>
                      <w:rFonts w:ascii="Times New Roman" w:hAnsi="Times New Roman" w:cs="Times New Roman"/>
                      <w:bCs/>
                      <w:vertAlign w:val="superscript"/>
                    </w:rPr>
                    <w:t>1</w:t>
                  </w:r>
                  <w:r w:rsidRPr="00E42EEE">
                    <w:rPr>
                      <w:rFonts w:ascii="Times New Roman" w:hAnsi="Times New Roman" w:cs="Times New Roman"/>
                      <w:bCs/>
                    </w:rPr>
                    <w:t>Ҳ), 26 (</w:t>
                  </w:r>
                  <w:r w:rsidRPr="00E42EEE">
                    <w:rPr>
                      <w:rFonts w:ascii="Times New Roman" w:hAnsi="Times New Roman" w:cs="Times New Roman"/>
                      <w:bCs/>
                      <w:vertAlign w:val="superscript"/>
                    </w:rPr>
                    <w:t>12</w:t>
                  </w:r>
                  <w:r w:rsidRPr="00987B9B">
                    <w:rPr>
                      <w:rFonts w:ascii="Times New Roman" w:hAnsi="Times New Roman" w:cs="Times New Roman"/>
                      <w:bCs/>
                      <w:lang w:val="en-US"/>
                    </w:rPr>
                    <w:t>C</w:t>
                  </w:r>
                  <w:r w:rsidRPr="00E42EEE">
                    <w:rPr>
                      <w:rFonts w:ascii="Times New Roman" w:hAnsi="Times New Roman" w:cs="Times New Roman"/>
                      <w:bCs/>
                      <w:vertAlign w:val="superscript"/>
                    </w:rPr>
                    <w:t>14</w:t>
                  </w:r>
                  <w:r w:rsidRPr="00E42EEE">
                    <w:rPr>
                      <w:rFonts w:ascii="Times New Roman" w:hAnsi="Times New Roman" w:cs="Times New Roman"/>
                      <w:bCs/>
                    </w:rPr>
                    <w:t xml:space="preserve">Н, </w:t>
                  </w:r>
                  <w:r w:rsidRPr="00E42EEE">
                    <w:rPr>
                      <w:rFonts w:ascii="Times New Roman" w:hAnsi="Times New Roman" w:cs="Times New Roman"/>
                      <w:bCs/>
                      <w:vertAlign w:val="superscript"/>
                    </w:rPr>
                    <w:t>12</w:t>
                  </w:r>
                  <w:r w:rsidRPr="00987B9B">
                    <w:rPr>
                      <w:rFonts w:ascii="Times New Roman" w:hAnsi="Times New Roman" w:cs="Times New Roman"/>
                      <w:bCs/>
                      <w:lang w:val="en-US"/>
                    </w:rPr>
                    <w:t>C</w:t>
                  </w:r>
                  <w:r w:rsidRPr="00E42EEE">
                    <w:rPr>
                      <w:rFonts w:ascii="Times New Roman" w:hAnsi="Times New Roman" w:cs="Times New Roman"/>
                      <w:bCs/>
                      <w:vertAlign w:val="superscript"/>
                    </w:rPr>
                    <w:t>13</w:t>
                  </w:r>
                  <w:r w:rsidRPr="00987B9B">
                    <w:rPr>
                      <w:rFonts w:ascii="Times New Roman" w:hAnsi="Times New Roman" w:cs="Times New Roman"/>
                      <w:bCs/>
                      <w:lang w:val="en-US"/>
                    </w:rPr>
                    <w:t>C</w:t>
                  </w:r>
                  <w:r w:rsidRPr="00E42EEE">
                    <w:rPr>
                      <w:rFonts w:ascii="Times New Roman" w:hAnsi="Times New Roman" w:cs="Times New Roman"/>
                      <w:bCs/>
                      <w:vertAlign w:val="superscript"/>
                    </w:rPr>
                    <w:t>1</w:t>
                  </w:r>
                  <w:r w:rsidRPr="00E42EEE">
                    <w:rPr>
                      <w:rFonts w:ascii="Times New Roman" w:hAnsi="Times New Roman" w:cs="Times New Roman"/>
                      <w:bCs/>
                    </w:rPr>
                    <w:t>Ҳ)</w:t>
                  </w:r>
                </w:p>
              </w:tc>
              <w:tc>
                <w:tcPr>
                  <w:tcW w:w="1206" w:type="dxa"/>
                  <w:vAlign w:val="bottom"/>
                  <w:hideMark/>
                </w:tcPr>
                <w:p w14:paraId="6A15086E" w14:textId="3BC2AFFC"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rPr>
                    <w:t>Одатда из миқдорига етмайдиган консентратсияларда таркибий қисм ҳисобланади</w:t>
                  </w:r>
                </w:p>
              </w:tc>
            </w:tr>
            <w:tr w:rsidR="00B363B2" w:rsidRPr="00987B9B" w14:paraId="1E4EF6C1" w14:textId="77777777" w:rsidTr="00E86A68">
              <w:trPr>
                <w:trHeight w:val="757"/>
              </w:trPr>
              <w:tc>
                <w:tcPr>
                  <w:tcW w:w="781" w:type="dxa"/>
                  <w:vAlign w:val="bottom"/>
                  <w:hideMark/>
                </w:tcPr>
                <w:p w14:paraId="1E1DF69F"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rPr>
                    <w:t>Марганец</w:t>
                  </w:r>
                </w:p>
              </w:tc>
              <w:tc>
                <w:tcPr>
                  <w:tcW w:w="3190" w:type="dxa"/>
                  <w:vAlign w:val="bottom"/>
                  <w:hideMark/>
                </w:tcPr>
                <w:p w14:paraId="7E8B00A8" w14:textId="0ED8830C"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55 (</w:t>
                  </w:r>
                  <w:r w:rsidRPr="00987B9B">
                    <w:rPr>
                      <w:rFonts w:ascii="Times New Roman" w:hAnsi="Times New Roman" w:cs="Times New Roman"/>
                      <w:bCs/>
                      <w:vertAlign w:val="superscript"/>
                    </w:rPr>
                    <w:t>16</w:t>
                  </w:r>
                  <w:r w:rsidRPr="00987B9B">
                    <w:rPr>
                      <w:rFonts w:ascii="Times New Roman" w:hAnsi="Times New Roman" w:cs="Times New Roman"/>
                      <w:bCs/>
                    </w:rPr>
                    <w:t>О</w:t>
                  </w:r>
                  <w:r w:rsidRPr="00987B9B">
                    <w:rPr>
                      <w:rFonts w:ascii="Times New Roman" w:hAnsi="Times New Roman" w:cs="Times New Roman"/>
                      <w:bCs/>
                      <w:vertAlign w:val="superscript"/>
                    </w:rPr>
                    <w:t>39</w:t>
                  </w:r>
                  <w:r w:rsidRPr="00987B9B">
                    <w:rPr>
                      <w:rFonts w:ascii="Times New Roman" w:hAnsi="Times New Roman" w:cs="Times New Roman"/>
                      <w:bCs/>
                    </w:rPr>
                    <w:t>К)</w:t>
                  </w:r>
                </w:p>
              </w:tc>
              <w:tc>
                <w:tcPr>
                  <w:tcW w:w="1206" w:type="dxa"/>
                  <w:vAlign w:val="bottom"/>
                  <w:hideMark/>
                </w:tcPr>
                <w:p w14:paraId="35A53780" w14:textId="232829A5"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rPr>
                    <w:t>Муҳитда мавжуд бўлган калий</w:t>
                  </w:r>
                </w:p>
              </w:tc>
            </w:tr>
            <w:tr w:rsidR="00B363B2" w:rsidRPr="00987B9B" w14:paraId="0E00B3BD" w14:textId="77777777" w:rsidTr="00E86A68">
              <w:trPr>
                <w:trHeight w:val="757"/>
              </w:trPr>
              <w:tc>
                <w:tcPr>
                  <w:tcW w:w="781" w:type="dxa"/>
                  <w:vAlign w:val="bottom"/>
                  <w:hideMark/>
                </w:tcPr>
                <w:p w14:paraId="565D0801"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rPr>
                    <w:t>Молибден</w:t>
                  </w:r>
                </w:p>
              </w:tc>
              <w:tc>
                <w:tcPr>
                  <w:tcW w:w="3190" w:type="dxa"/>
                  <w:vAlign w:val="bottom"/>
                  <w:hideMark/>
                </w:tcPr>
                <w:p w14:paraId="4A08E98D"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92, 95, 96, 98</w:t>
                  </w:r>
                </w:p>
              </w:tc>
              <w:tc>
                <w:tcPr>
                  <w:tcW w:w="1206" w:type="dxa"/>
                  <w:vAlign w:val="bottom"/>
                  <w:hideMark/>
                </w:tcPr>
                <w:p w14:paraId="52F4A23C" w14:textId="56D260F4"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rPr>
                    <w:t>Сезиларли халақитларсиз</w:t>
                  </w:r>
                </w:p>
              </w:tc>
            </w:tr>
            <w:tr w:rsidR="00B363B2" w:rsidRPr="00987B9B" w14:paraId="5DD5781A" w14:textId="77777777" w:rsidTr="00E86A68">
              <w:trPr>
                <w:trHeight w:val="993"/>
              </w:trPr>
              <w:tc>
                <w:tcPr>
                  <w:tcW w:w="781" w:type="dxa"/>
                  <w:vAlign w:val="bottom"/>
                  <w:hideMark/>
                </w:tcPr>
                <w:p w14:paraId="4BFC0844"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rPr>
                    <w:t>Никель</w:t>
                  </w:r>
                </w:p>
              </w:tc>
              <w:tc>
                <w:tcPr>
                  <w:tcW w:w="3190" w:type="dxa"/>
                  <w:vAlign w:val="bottom"/>
                  <w:hideMark/>
                </w:tcPr>
                <w:p w14:paraId="1ED5F1CC" w14:textId="34BD9D3A"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58 (</w:t>
                  </w:r>
                  <w:r w:rsidRPr="00987B9B">
                    <w:rPr>
                      <w:rFonts w:ascii="Times New Roman" w:hAnsi="Times New Roman" w:cs="Times New Roman"/>
                      <w:bCs/>
                      <w:vertAlign w:val="superscript"/>
                    </w:rPr>
                    <w:t>58</w:t>
                  </w:r>
                  <w:r w:rsidRPr="00987B9B">
                    <w:rPr>
                      <w:rFonts w:ascii="Times New Roman" w:hAnsi="Times New Roman" w:cs="Times New Roman"/>
                      <w:bCs/>
                    </w:rPr>
                    <w:t>Фе), 60 (</w:t>
                  </w:r>
                  <w:r w:rsidRPr="00987B9B">
                    <w:rPr>
                      <w:rFonts w:ascii="Times New Roman" w:hAnsi="Times New Roman" w:cs="Times New Roman"/>
                      <w:bCs/>
                      <w:vertAlign w:val="superscript"/>
                    </w:rPr>
                    <w:t>1</w:t>
                  </w:r>
                  <w:r w:rsidRPr="00987B9B">
                    <w:rPr>
                      <w:rFonts w:ascii="Times New Roman" w:hAnsi="Times New Roman" w:cs="Times New Roman"/>
                      <w:bCs/>
                    </w:rPr>
                    <w:t>Ҳ</w:t>
                  </w:r>
                  <w:r w:rsidRPr="00987B9B">
                    <w:rPr>
                      <w:rFonts w:ascii="Times New Roman" w:hAnsi="Times New Roman" w:cs="Times New Roman"/>
                      <w:bCs/>
                      <w:vertAlign w:val="superscript"/>
                    </w:rPr>
                    <w:t>59</w:t>
                  </w:r>
                  <w:r w:rsidRPr="00987B9B">
                    <w:rPr>
                      <w:rFonts w:ascii="Times New Roman" w:hAnsi="Times New Roman" w:cs="Times New Roman"/>
                      <w:bCs/>
                    </w:rPr>
                    <w:t xml:space="preserve">Cо, </w:t>
                  </w:r>
                  <w:r w:rsidRPr="00987B9B">
                    <w:rPr>
                      <w:rFonts w:ascii="Times New Roman" w:hAnsi="Times New Roman" w:cs="Times New Roman"/>
                      <w:bCs/>
                      <w:vertAlign w:val="superscript"/>
                    </w:rPr>
                    <w:t>12</w:t>
                  </w:r>
                  <w:r w:rsidRPr="00987B9B">
                    <w:rPr>
                      <w:rFonts w:ascii="Times New Roman" w:hAnsi="Times New Roman" w:cs="Times New Roman"/>
                      <w:bCs/>
                    </w:rPr>
                    <w:t>C</w:t>
                  </w:r>
                  <w:r w:rsidRPr="00987B9B">
                    <w:rPr>
                      <w:rFonts w:ascii="Times New Roman" w:hAnsi="Times New Roman" w:cs="Times New Roman"/>
                      <w:bCs/>
                      <w:vertAlign w:val="superscript"/>
                    </w:rPr>
                    <w:t>48</w:t>
                  </w:r>
                  <w:r w:rsidRPr="00987B9B">
                    <w:rPr>
                      <w:rFonts w:ascii="Times New Roman" w:hAnsi="Times New Roman" w:cs="Times New Roman"/>
                      <w:bCs/>
                    </w:rPr>
                    <w:t>Ти)</w:t>
                  </w:r>
                </w:p>
              </w:tc>
              <w:tc>
                <w:tcPr>
                  <w:tcW w:w="1206" w:type="dxa"/>
                  <w:vAlign w:val="bottom"/>
                  <w:hideMark/>
                </w:tcPr>
                <w:p w14:paraId="10A9D177" w14:textId="28FB34DA"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rPr>
                    <w:t xml:space="preserve">Плазма ёки </w:t>
                  </w:r>
                  <w:r w:rsidRPr="00987B9B">
                    <w:rPr>
                      <w:rFonts w:ascii="Times New Roman" w:hAnsi="Times New Roman" w:cs="Times New Roman"/>
                      <w:highlight w:val="lightGray"/>
                    </w:rPr>
                    <w:t xml:space="preserve">вакуум интерфейсидан </w:t>
                  </w:r>
                  <w:r w:rsidRPr="00987B9B">
                    <w:rPr>
                      <w:rFonts w:ascii="Times New Roman" w:hAnsi="Times New Roman" w:cs="Times New Roman"/>
                    </w:rPr>
                    <w:t>фон никель</w:t>
                  </w:r>
                </w:p>
              </w:tc>
            </w:tr>
            <w:tr w:rsidR="00B363B2" w:rsidRPr="00987B9B" w14:paraId="7B302646" w14:textId="77777777" w:rsidTr="00E86A68">
              <w:trPr>
                <w:trHeight w:val="1502"/>
              </w:trPr>
              <w:tc>
                <w:tcPr>
                  <w:tcW w:w="781" w:type="dxa"/>
                  <w:vAlign w:val="bottom"/>
                  <w:hideMark/>
                </w:tcPr>
                <w:p w14:paraId="616D6E49"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rPr>
                    <w:t>Селен</w:t>
                  </w:r>
                </w:p>
              </w:tc>
              <w:tc>
                <w:tcPr>
                  <w:tcW w:w="3190" w:type="dxa"/>
                  <w:vAlign w:val="bottom"/>
                  <w:hideMark/>
                </w:tcPr>
                <w:p w14:paraId="3E2CD57D" w14:textId="4DE11350" w:rsidR="00B363B2" w:rsidRPr="00E42EEE" w:rsidRDefault="00B363B2" w:rsidP="00C25CF0">
                  <w:pPr>
                    <w:spacing w:after="0" w:line="240" w:lineRule="auto"/>
                    <w:jc w:val="both"/>
                    <w:rPr>
                      <w:rFonts w:ascii="Times New Roman" w:hAnsi="Times New Roman" w:cs="Times New Roman"/>
                      <w:bCs/>
                    </w:rPr>
                  </w:pPr>
                  <w:r w:rsidRPr="00E42EEE">
                    <w:rPr>
                      <w:rFonts w:ascii="Times New Roman" w:hAnsi="Times New Roman" w:cs="Times New Roman"/>
                      <w:bCs/>
                    </w:rPr>
                    <w:t>77 (</w:t>
                  </w:r>
                  <w:r w:rsidRPr="00E42EEE">
                    <w:rPr>
                      <w:rFonts w:ascii="Times New Roman" w:hAnsi="Times New Roman" w:cs="Times New Roman"/>
                      <w:bCs/>
                      <w:vertAlign w:val="superscript"/>
                    </w:rPr>
                    <w:t>40</w:t>
                  </w:r>
                  <w:r w:rsidRPr="00E42EEE">
                    <w:rPr>
                      <w:rFonts w:ascii="Times New Roman" w:hAnsi="Times New Roman" w:cs="Times New Roman"/>
                      <w:bCs/>
                    </w:rPr>
                    <w:t>Ар</w:t>
                  </w:r>
                  <w:r w:rsidRPr="00E42EEE">
                    <w:rPr>
                      <w:rFonts w:ascii="Times New Roman" w:hAnsi="Times New Roman" w:cs="Times New Roman"/>
                      <w:bCs/>
                      <w:vertAlign w:val="superscript"/>
                    </w:rPr>
                    <w:t>37</w:t>
                  </w:r>
                  <w:r w:rsidRPr="00987B9B">
                    <w:rPr>
                      <w:rFonts w:ascii="Times New Roman" w:hAnsi="Times New Roman" w:cs="Times New Roman"/>
                      <w:bCs/>
                      <w:lang w:val="en-US"/>
                    </w:rPr>
                    <w:t>C</w:t>
                  </w:r>
                  <w:r w:rsidRPr="00E42EEE">
                    <w:rPr>
                      <w:rFonts w:ascii="Times New Roman" w:hAnsi="Times New Roman" w:cs="Times New Roman"/>
                      <w:bCs/>
                    </w:rPr>
                    <w:t xml:space="preserve">л, </w:t>
                  </w:r>
                  <w:r w:rsidRPr="00E42EEE">
                    <w:rPr>
                      <w:rFonts w:ascii="Times New Roman" w:hAnsi="Times New Roman" w:cs="Times New Roman"/>
                      <w:bCs/>
                      <w:vertAlign w:val="superscript"/>
                    </w:rPr>
                    <w:t>40</w:t>
                  </w:r>
                  <w:r w:rsidRPr="00987B9B">
                    <w:rPr>
                      <w:rFonts w:ascii="Times New Roman" w:hAnsi="Times New Roman" w:cs="Times New Roman"/>
                      <w:bCs/>
                      <w:lang w:val="en-US"/>
                    </w:rPr>
                    <w:t>C</w:t>
                  </w:r>
                  <w:r w:rsidRPr="00E42EEE">
                    <w:rPr>
                      <w:rFonts w:ascii="Times New Roman" w:hAnsi="Times New Roman" w:cs="Times New Roman"/>
                      <w:bCs/>
                    </w:rPr>
                    <w:t>а</w:t>
                  </w:r>
                  <w:r w:rsidRPr="00E42EEE">
                    <w:rPr>
                      <w:rFonts w:ascii="Times New Roman" w:hAnsi="Times New Roman" w:cs="Times New Roman"/>
                      <w:bCs/>
                      <w:vertAlign w:val="superscript"/>
                    </w:rPr>
                    <w:t>37</w:t>
                  </w:r>
                  <w:r w:rsidRPr="00987B9B">
                    <w:rPr>
                      <w:rFonts w:ascii="Times New Roman" w:hAnsi="Times New Roman" w:cs="Times New Roman"/>
                      <w:bCs/>
                      <w:lang w:val="en-US"/>
                    </w:rPr>
                    <w:t>C</w:t>
                  </w:r>
                  <w:r w:rsidRPr="00E42EEE">
                    <w:rPr>
                      <w:rFonts w:ascii="Times New Roman" w:hAnsi="Times New Roman" w:cs="Times New Roman"/>
                      <w:bCs/>
                    </w:rPr>
                    <w:t>л), 78 (</w:t>
                  </w:r>
                  <w:r w:rsidRPr="00E42EEE">
                    <w:rPr>
                      <w:rFonts w:ascii="Times New Roman" w:hAnsi="Times New Roman" w:cs="Times New Roman"/>
                      <w:bCs/>
                      <w:vertAlign w:val="superscript"/>
                    </w:rPr>
                    <w:t>78</w:t>
                  </w:r>
                  <w:r w:rsidRPr="00E42EEE">
                    <w:rPr>
                      <w:rFonts w:ascii="Times New Roman" w:hAnsi="Times New Roman" w:cs="Times New Roman"/>
                      <w:bCs/>
                    </w:rPr>
                    <w:t xml:space="preserve">Кр, </w:t>
                  </w:r>
                  <w:r w:rsidRPr="00E42EEE">
                    <w:rPr>
                      <w:rFonts w:ascii="Times New Roman" w:hAnsi="Times New Roman" w:cs="Times New Roman"/>
                      <w:bCs/>
                      <w:vertAlign w:val="superscript"/>
                    </w:rPr>
                    <w:t>1</w:t>
                  </w:r>
                  <w:r w:rsidRPr="00E42EEE">
                    <w:rPr>
                      <w:rFonts w:ascii="Times New Roman" w:hAnsi="Times New Roman" w:cs="Times New Roman"/>
                      <w:bCs/>
                    </w:rPr>
                    <w:t>Ҳ</w:t>
                  </w:r>
                  <w:r w:rsidRPr="00E42EEE">
                    <w:rPr>
                      <w:rFonts w:ascii="Times New Roman" w:hAnsi="Times New Roman" w:cs="Times New Roman"/>
                      <w:bCs/>
                      <w:vertAlign w:val="superscript"/>
                    </w:rPr>
                    <w:t>40</w:t>
                  </w:r>
                  <w:r w:rsidRPr="00E42EEE">
                    <w:rPr>
                      <w:rFonts w:ascii="Times New Roman" w:hAnsi="Times New Roman" w:cs="Times New Roman"/>
                      <w:bCs/>
                    </w:rPr>
                    <w:t>Ар</w:t>
                  </w:r>
                  <w:r w:rsidRPr="00E42EEE">
                    <w:rPr>
                      <w:rFonts w:ascii="Times New Roman" w:hAnsi="Times New Roman" w:cs="Times New Roman"/>
                      <w:bCs/>
                      <w:vertAlign w:val="superscript"/>
                    </w:rPr>
                    <w:t>37</w:t>
                  </w:r>
                  <w:r w:rsidRPr="00987B9B">
                    <w:rPr>
                      <w:rFonts w:ascii="Times New Roman" w:hAnsi="Times New Roman" w:cs="Times New Roman"/>
                      <w:bCs/>
                      <w:lang w:val="en-US"/>
                    </w:rPr>
                    <w:t>C</w:t>
                  </w:r>
                  <w:r w:rsidRPr="00E42EEE">
                    <w:rPr>
                      <w:rFonts w:ascii="Times New Roman" w:hAnsi="Times New Roman" w:cs="Times New Roman"/>
                      <w:bCs/>
                    </w:rPr>
                    <w:t xml:space="preserve">л, </w:t>
                  </w:r>
                  <w:r w:rsidRPr="00E42EEE">
                    <w:rPr>
                      <w:rFonts w:ascii="Times New Roman" w:hAnsi="Times New Roman" w:cs="Times New Roman"/>
                      <w:bCs/>
                      <w:vertAlign w:val="superscript"/>
                    </w:rPr>
                    <w:t>14</w:t>
                  </w:r>
                  <w:r w:rsidRPr="00E42EEE">
                    <w:rPr>
                      <w:rFonts w:ascii="Times New Roman" w:hAnsi="Times New Roman" w:cs="Times New Roman"/>
                      <w:bCs/>
                    </w:rPr>
                    <w:t>Н</w:t>
                  </w:r>
                  <w:r w:rsidRPr="00E42EEE">
                    <w:rPr>
                      <w:rFonts w:ascii="Times New Roman" w:hAnsi="Times New Roman" w:cs="Times New Roman"/>
                      <w:bCs/>
                      <w:vertAlign w:val="superscript"/>
                    </w:rPr>
                    <w:t>64</w:t>
                  </w:r>
                  <w:r w:rsidRPr="00E42EEE">
                    <w:rPr>
                      <w:rFonts w:ascii="Times New Roman" w:hAnsi="Times New Roman" w:cs="Times New Roman"/>
                      <w:bCs/>
                    </w:rPr>
                    <w:t xml:space="preserve">Зн, </w:t>
                  </w:r>
                  <w:r w:rsidRPr="00E42EEE">
                    <w:rPr>
                      <w:rFonts w:ascii="Times New Roman" w:hAnsi="Times New Roman" w:cs="Times New Roman"/>
                      <w:bCs/>
                      <w:vertAlign w:val="superscript"/>
                    </w:rPr>
                    <w:t>12</w:t>
                  </w:r>
                  <w:r w:rsidRPr="00987B9B">
                    <w:rPr>
                      <w:rFonts w:ascii="Times New Roman" w:hAnsi="Times New Roman" w:cs="Times New Roman"/>
                      <w:bCs/>
                      <w:lang w:val="en-US"/>
                    </w:rPr>
                    <w:t>C</w:t>
                  </w:r>
                  <w:r w:rsidRPr="00E42EEE">
                    <w:rPr>
                      <w:rFonts w:ascii="Times New Roman" w:hAnsi="Times New Roman" w:cs="Times New Roman"/>
                      <w:bCs/>
                      <w:vertAlign w:val="superscript"/>
                    </w:rPr>
                    <w:t>66</w:t>
                  </w:r>
                  <w:r w:rsidRPr="00E42EEE">
                    <w:rPr>
                      <w:rFonts w:ascii="Times New Roman" w:hAnsi="Times New Roman" w:cs="Times New Roman"/>
                      <w:bCs/>
                    </w:rPr>
                    <w:t>Зн), 80 (</w:t>
                  </w:r>
                  <w:r w:rsidRPr="00E42EEE">
                    <w:rPr>
                      <w:rFonts w:ascii="Times New Roman" w:hAnsi="Times New Roman" w:cs="Times New Roman"/>
                      <w:bCs/>
                      <w:vertAlign w:val="superscript"/>
                    </w:rPr>
                    <w:t>80</w:t>
                  </w:r>
                  <w:r w:rsidRPr="00E42EEE">
                    <w:rPr>
                      <w:rFonts w:ascii="Times New Roman" w:hAnsi="Times New Roman" w:cs="Times New Roman"/>
                      <w:bCs/>
                    </w:rPr>
                    <w:t xml:space="preserve">Кр, </w:t>
                  </w:r>
                  <w:r w:rsidRPr="00E42EEE">
                    <w:rPr>
                      <w:rFonts w:ascii="Times New Roman" w:hAnsi="Times New Roman" w:cs="Times New Roman"/>
                      <w:bCs/>
                      <w:vertAlign w:val="superscript"/>
                    </w:rPr>
                    <w:t>40</w:t>
                  </w:r>
                  <w:r w:rsidRPr="00E42EEE">
                    <w:rPr>
                      <w:rFonts w:ascii="Times New Roman" w:hAnsi="Times New Roman" w:cs="Times New Roman"/>
                      <w:bCs/>
                    </w:rPr>
                    <w:t>Ар</w:t>
                  </w:r>
                  <w:r w:rsidRPr="00E42EEE">
                    <w:rPr>
                      <w:rFonts w:ascii="Times New Roman" w:hAnsi="Times New Roman" w:cs="Times New Roman"/>
                      <w:bCs/>
                      <w:vertAlign w:val="superscript"/>
                    </w:rPr>
                    <w:t>40</w:t>
                  </w:r>
                  <w:r w:rsidRPr="00E42EEE">
                    <w:rPr>
                      <w:rFonts w:ascii="Times New Roman" w:hAnsi="Times New Roman" w:cs="Times New Roman"/>
                      <w:bCs/>
                    </w:rPr>
                    <w:t xml:space="preserve">Ар, </w:t>
                  </w:r>
                  <w:r w:rsidRPr="00E42EEE">
                    <w:rPr>
                      <w:rFonts w:ascii="Times New Roman" w:hAnsi="Times New Roman" w:cs="Times New Roman"/>
                      <w:bCs/>
                      <w:vertAlign w:val="superscript"/>
                    </w:rPr>
                    <w:t>40</w:t>
                  </w:r>
                  <w:r w:rsidRPr="00987B9B">
                    <w:rPr>
                      <w:rFonts w:ascii="Times New Roman" w:hAnsi="Times New Roman" w:cs="Times New Roman"/>
                      <w:bCs/>
                      <w:lang w:val="en-US"/>
                    </w:rPr>
                    <w:t>C</w:t>
                  </w:r>
                  <w:r w:rsidRPr="00E42EEE">
                    <w:rPr>
                      <w:rFonts w:ascii="Times New Roman" w:hAnsi="Times New Roman" w:cs="Times New Roman"/>
                      <w:bCs/>
                    </w:rPr>
                    <w:t>а</w:t>
                  </w:r>
                  <w:r w:rsidRPr="00E42EEE">
                    <w:rPr>
                      <w:rFonts w:ascii="Times New Roman" w:hAnsi="Times New Roman" w:cs="Times New Roman"/>
                      <w:bCs/>
                      <w:vertAlign w:val="superscript"/>
                    </w:rPr>
                    <w:t>40</w:t>
                  </w:r>
                  <w:r w:rsidRPr="00E42EEE">
                    <w:rPr>
                      <w:rFonts w:ascii="Times New Roman" w:hAnsi="Times New Roman" w:cs="Times New Roman"/>
                      <w:bCs/>
                    </w:rPr>
                    <w:t>Ар), 82 (</w:t>
                  </w:r>
                  <w:r w:rsidRPr="00E42EEE">
                    <w:rPr>
                      <w:rFonts w:ascii="Times New Roman" w:hAnsi="Times New Roman" w:cs="Times New Roman"/>
                      <w:bCs/>
                      <w:vertAlign w:val="superscript"/>
                    </w:rPr>
                    <w:t>82</w:t>
                  </w:r>
                  <w:r w:rsidRPr="00E42EEE">
                    <w:rPr>
                      <w:rFonts w:ascii="Times New Roman" w:hAnsi="Times New Roman" w:cs="Times New Roman"/>
                      <w:bCs/>
                    </w:rPr>
                    <w:t xml:space="preserve">Кр, </w:t>
                  </w:r>
                  <w:r w:rsidRPr="00E42EEE">
                    <w:rPr>
                      <w:rFonts w:ascii="Times New Roman" w:hAnsi="Times New Roman" w:cs="Times New Roman"/>
                      <w:bCs/>
                      <w:vertAlign w:val="superscript"/>
                    </w:rPr>
                    <w:t>16</w:t>
                  </w:r>
                  <w:r w:rsidRPr="00E42EEE">
                    <w:rPr>
                      <w:rFonts w:ascii="Times New Roman" w:hAnsi="Times New Roman" w:cs="Times New Roman"/>
                      <w:bCs/>
                    </w:rPr>
                    <w:t>О</w:t>
                  </w:r>
                  <w:r w:rsidRPr="00E42EEE">
                    <w:rPr>
                      <w:rFonts w:ascii="Times New Roman" w:hAnsi="Times New Roman" w:cs="Times New Roman"/>
                      <w:bCs/>
                      <w:vertAlign w:val="superscript"/>
                    </w:rPr>
                    <w:t>66</w:t>
                  </w:r>
                  <w:r w:rsidRPr="00E42EEE">
                    <w:rPr>
                      <w:rFonts w:ascii="Times New Roman" w:hAnsi="Times New Roman" w:cs="Times New Roman"/>
                      <w:bCs/>
                    </w:rPr>
                    <w:t>Зн)</w:t>
                  </w:r>
                </w:p>
              </w:tc>
              <w:tc>
                <w:tcPr>
                  <w:tcW w:w="1206" w:type="dxa"/>
                  <w:vAlign w:val="bottom"/>
                  <w:hideMark/>
                </w:tcPr>
                <w:p w14:paraId="5906F69F" w14:textId="63F376A5"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rPr>
                    <w:t>Суюқ аргон таркибидаги криптон (78 Кр: 0,4%, 80Кр: 2,3%, 82Кр: 12%)</w:t>
                  </w:r>
                </w:p>
              </w:tc>
            </w:tr>
            <w:tr w:rsidR="00B363B2" w:rsidRPr="00987B9B" w14:paraId="4BB11C12" w14:textId="77777777" w:rsidTr="00E86A68">
              <w:trPr>
                <w:trHeight w:val="508"/>
              </w:trPr>
              <w:tc>
                <w:tcPr>
                  <w:tcW w:w="781" w:type="dxa"/>
                  <w:vAlign w:val="bottom"/>
                  <w:hideMark/>
                </w:tcPr>
                <w:p w14:paraId="01393695"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rPr>
                    <w:t>Қалай</w:t>
                  </w:r>
                </w:p>
              </w:tc>
              <w:tc>
                <w:tcPr>
                  <w:tcW w:w="3190" w:type="dxa"/>
                  <w:vAlign w:val="bottom"/>
                  <w:hideMark/>
                </w:tcPr>
                <w:p w14:paraId="0AEF9C04" w14:textId="439F35B2"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116 (</w:t>
                  </w:r>
                  <w:r w:rsidRPr="00987B9B">
                    <w:rPr>
                      <w:rFonts w:ascii="Times New Roman" w:hAnsi="Times New Roman" w:cs="Times New Roman"/>
                      <w:bCs/>
                      <w:vertAlign w:val="superscript"/>
                    </w:rPr>
                    <w:t>116</w:t>
                  </w:r>
                  <w:r w:rsidRPr="00987B9B">
                    <w:rPr>
                      <w:rFonts w:ascii="Times New Roman" w:hAnsi="Times New Roman" w:cs="Times New Roman"/>
                      <w:bCs/>
                    </w:rPr>
                    <w:t xml:space="preserve">Cд, </w:t>
                  </w:r>
                  <w:r w:rsidRPr="00987B9B">
                    <w:rPr>
                      <w:rFonts w:ascii="Times New Roman" w:hAnsi="Times New Roman" w:cs="Times New Roman"/>
                      <w:bCs/>
                      <w:vertAlign w:val="superscript"/>
                    </w:rPr>
                    <w:t>1</w:t>
                  </w:r>
                  <w:r w:rsidRPr="00987B9B">
                    <w:rPr>
                      <w:rFonts w:ascii="Times New Roman" w:hAnsi="Times New Roman" w:cs="Times New Roman"/>
                      <w:bCs/>
                    </w:rPr>
                    <w:t>Ҳ</w:t>
                  </w:r>
                  <w:r w:rsidRPr="00987B9B">
                    <w:rPr>
                      <w:rFonts w:ascii="Times New Roman" w:hAnsi="Times New Roman" w:cs="Times New Roman"/>
                      <w:bCs/>
                      <w:vertAlign w:val="superscript"/>
                    </w:rPr>
                    <w:t>115</w:t>
                  </w:r>
                  <w:r w:rsidRPr="00987B9B">
                    <w:rPr>
                      <w:rFonts w:ascii="Times New Roman" w:hAnsi="Times New Roman" w:cs="Times New Roman"/>
                      <w:bCs/>
                    </w:rPr>
                    <w:t>Ин), 118, 120</w:t>
                  </w:r>
                </w:p>
              </w:tc>
              <w:tc>
                <w:tcPr>
                  <w:tcW w:w="1206" w:type="dxa"/>
                  <w:vAlign w:val="bottom"/>
                  <w:hideMark/>
                </w:tcPr>
                <w:p w14:paraId="25410D8A"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rPr>
                    <w:t>Таркибий қисм ёки аралашма</w:t>
                  </w:r>
                </w:p>
              </w:tc>
            </w:tr>
            <w:tr w:rsidR="00B363B2" w:rsidRPr="00987B9B" w14:paraId="393CFECF" w14:textId="77777777" w:rsidTr="00E86A68">
              <w:trPr>
                <w:trHeight w:val="1059"/>
              </w:trPr>
              <w:tc>
                <w:tcPr>
                  <w:tcW w:w="781" w:type="dxa"/>
                  <w:vAlign w:val="bottom"/>
                  <w:hideMark/>
                </w:tcPr>
                <w:p w14:paraId="648EB1D2"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rPr>
                    <w:lastRenderedPageBreak/>
                    <w:t>Титан</w:t>
                  </w:r>
                </w:p>
              </w:tc>
              <w:tc>
                <w:tcPr>
                  <w:tcW w:w="3190" w:type="dxa"/>
                  <w:vAlign w:val="bottom"/>
                  <w:hideMark/>
                </w:tcPr>
                <w:p w14:paraId="5148AE30" w14:textId="140F6BFF" w:rsidR="00B363B2" w:rsidRPr="00E42EEE" w:rsidRDefault="00B363B2" w:rsidP="00C25CF0">
                  <w:pPr>
                    <w:spacing w:after="0" w:line="240" w:lineRule="auto"/>
                    <w:jc w:val="both"/>
                    <w:rPr>
                      <w:rFonts w:ascii="Times New Roman" w:hAnsi="Times New Roman" w:cs="Times New Roman"/>
                      <w:bCs/>
                    </w:rPr>
                  </w:pPr>
                  <w:r w:rsidRPr="00E42EEE">
                    <w:rPr>
                      <w:rFonts w:ascii="Times New Roman" w:hAnsi="Times New Roman" w:cs="Times New Roman"/>
                      <w:bCs/>
                    </w:rPr>
                    <w:t>46 (</w:t>
                  </w:r>
                  <w:r w:rsidRPr="00E42EEE">
                    <w:rPr>
                      <w:rFonts w:ascii="Times New Roman" w:hAnsi="Times New Roman" w:cs="Times New Roman"/>
                      <w:bCs/>
                      <w:vertAlign w:val="superscript"/>
                    </w:rPr>
                    <w:t>45</w:t>
                  </w:r>
                  <w:r w:rsidRPr="00E42EEE">
                    <w:rPr>
                      <w:rFonts w:ascii="Times New Roman" w:hAnsi="Times New Roman" w:cs="Times New Roman"/>
                      <w:bCs/>
                    </w:rPr>
                    <w:t>С</w:t>
                  </w:r>
                  <w:r w:rsidRPr="00987B9B">
                    <w:rPr>
                      <w:rFonts w:ascii="Times New Roman" w:hAnsi="Times New Roman" w:cs="Times New Roman"/>
                      <w:bCs/>
                      <w:lang w:val="en-US"/>
                    </w:rPr>
                    <w:t>c</w:t>
                  </w:r>
                  <w:r w:rsidRPr="00E42EEE">
                    <w:rPr>
                      <w:rFonts w:ascii="Times New Roman" w:hAnsi="Times New Roman" w:cs="Times New Roman"/>
                      <w:bCs/>
                      <w:vertAlign w:val="superscript"/>
                    </w:rPr>
                    <w:t>1</w:t>
                  </w:r>
                  <w:r w:rsidRPr="00E42EEE">
                    <w:rPr>
                      <w:rFonts w:ascii="Times New Roman" w:hAnsi="Times New Roman" w:cs="Times New Roman"/>
                      <w:bCs/>
                    </w:rPr>
                    <w:t>Ҳ), 47 (</w:t>
                  </w:r>
                  <w:r w:rsidRPr="00E42EEE">
                    <w:rPr>
                      <w:rFonts w:ascii="Times New Roman" w:hAnsi="Times New Roman" w:cs="Times New Roman"/>
                      <w:bCs/>
                      <w:vertAlign w:val="superscript"/>
                    </w:rPr>
                    <w:t>16</w:t>
                  </w:r>
                  <w:r w:rsidRPr="00E42EEE">
                    <w:rPr>
                      <w:rFonts w:ascii="Times New Roman" w:hAnsi="Times New Roman" w:cs="Times New Roman"/>
                      <w:bCs/>
                    </w:rPr>
                    <w:t>О</w:t>
                  </w:r>
                  <w:r w:rsidRPr="00E42EEE">
                    <w:rPr>
                      <w:rFonts w:ascii="Times New Roman" w:hAnsi="Times New Roman" w:cs="Times New Roman"/>
                      <w:bCs/>
                      <w:vertAlign w:val="superscript"/>
                    </w:rPr>
                    <w:t>31</w:t>
                  </w:r>
                  <w:r w:rsidRPr="00E42EEE">
                    <w:rPr>
                      <w:rFonts w:ascii="Times New Roman" w:hAnsi="Times New Roman" w:cs="Times New Roman"/>
                      <w:bCs/>
                    </w:rPr>
                    <w:t xml:space="preserve">П, </w:t>
                  </w:r>
                  <w:r w:rsidRPr="00E42EEE">
                    <w:rPr>
                      <w:rFonts w:ascii="Times New Roman" w:hAnsi="Times New Roman" w:cs="Times New Roman"/>
                      <w:bCs/>
                      <w:vertAlign w:val="superscript"/>
                    </w:rPr>
                    <w:t>12</w:t>
                  </w:r>
                  <w:r w:rsidRPr="00987B9B">
                    <w:rPr>
                      <w:rFonts w:ascii="Times New Roman" w:hAnsi="Times New Roman" w:cs="Times New Roman"/>
                      <w:bCs/>
                      <w:lang w:val="en-US"/>
                    </w:rPr>
                    <w:t>C</w:t>
                  </w:r>
                  <w:r w:rsidRPr="00E42EEE">
                    <w:rPr>
                      <w:rFonts w:ascii="Times New Roman" w:hAnsi="Times New Roman" w:cs="Times New Roman"/>
                      <w:bCs/>
                      <w:vertAlign w:val="superscript"/>
                    </w:rPr>
                    <w:t>35</w:t>
                  </w:r>
                  <w:r w:rsidRPr="00987B9B">
                    <w:rPr>
                      <w:rFonts w:ascii="Times New Roman" w:hAnsi="Times New Roman" w:cs="Times New Roman"/>
                      <w:bCs/>
                      <w:lang w:val="en-US"/>
                    </w:rPr>
                    <w:t>C</w:t>
                  </w:r>
                  <w:r w:rsidRPr="00E42EEE">
                    <w:rPr>
                      <w:rFonts w:ascii="Times New Roman" w:hAnsi="Times New Roman" w:cs="Times New Roman"/>
                      <w:bCs/>
                    </w:rPr>
                    <w:t>л), 48 (</w:t>
                  </w:r>
                  <w:r w:rsidRPr="00E42EEE">
                    <w:rPr>
                      <w:rFonts w:ascii="Times New Roman" w:hAnsi="Times New Roman" w:cs="Times New Roman"/>
                      <w:bCs/>
                      <w:vertAlign w:val="superscript"/>
                    </w:rPr>
                    <w:t>48</w:t>
                  </w:r>
                  <w:r w:rsidRPr="00987B9B">
                    <w:rPr>
                      <w:rFonts w:ascii="Times New Roman" w:hAnsi="Times New Roman" w:cs="Times New Roman"/>
                      <w:bCs/>
                      <w:lang w:val="en-US"/>
                    </w:rPr>
                    <w:t>C</w:t>
                  </w:r>
                  <w:r w:rsidRPr="00E42EEE">
                    <w:rPr>
                      <w:rFonts w:ascii="Times New Roman" w:hAnsi="Times New Roman" w:cs="Times New Roman"/>
                      <w:bCs/>
                    </w:rPr>
                    <w:t>а), 50 (</w:t>
                  </w:r>
                  <w:r w:rsidRPr="00E42EEE">
                    <w:rPr>
                      <w:rFonts w:ascii="Times New Roman" w:hAnsi="Times New Roman" w:cs="Times New Roman"/>
                      <w:bCs/>
                      <w:vertAlign w:val="superscript"/>
                    </w:rPr>
                    <w:t>50</w:t>
                  </w:r>
                  <w:r w:rsidRPr="00987B9B">
                    <w:rPr>
                      <w:rFonts w:ascii="Times New Roman" w:hAnsi="Times New Roman" w:cs="Times New Roman"/>
                      <w:bCs/>
                      <w:lang w:val="en-US"/>
                    </w:rPr>
                    <w:t>C</w:t>
                  </w:r>
                  <w:r w:rsidRPr="00E42EEE">
                    <w:rPr>
                      <w:rFonts w:ascii="Times New Roman" w:hAnsi="Times New Roman" w:cs="Times New Roman"/>
                      <w:bCs/>
                    </w:rPr>
                    <w:t>р)</w:t>
                  </w:r>
                </w:p>
              </w:tc>
              <w:tc>
                <w:tcPr>
                  <w:tcW w:w="1206" w:type="dxa"/>
                  <w:vAlign w:val="bottom"/>
                  <w:hideMark/>
                </w:tcPr>
                <w:p w14:paraId="6C4F4CAA" w14:textId="01523BA0"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rPr>
                    <w:t>Аралашма; 48 ва 50 изотоплари одатда муҳитда синовлар учун мавжуд эмас</w:t>
                  </w:r>
                </w:p>
              </w:tc>
            </w:tr>
            <w:tr w:rsidR="00B363B2" w:rsidRPr="00987B9B" w14:paraId="3F43A1BC" w14:textId="77777777" w:rsidTr="00E86A68">
              <w:trPr>
                <w:trHeight w:val="757"/>
              </w:trPr>
              <w:tc>
                <w:tcPr>
                  <w:tcW w:w="781" w:type="dxa"/>
                  <w:vAlign w:val="bottom"/>
                  <w:hideMark/>
                </w:tcPr>
                <w:p w14:paraId="74081826"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rPr>
                    <w:t>Ванадий</w:t>
                  </w:r>
                </w:p>
              </w:tc>
              <w:tc>
                <w:tcPr>
                  <w:tcW w:w="3190" w:type="dxa"/>
                  <w:vAlign w:val="bottom"/>
                  <w:hideMark/>
                </w:tcPr>
                <w:p w14:paraId="7593588C" w14:textId="00F1593B"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51 (</w:t>
                  </w:r>
                  <w:r w:rsidRPr="00987B9B">
                    <w:rPr>
                      <w:rFonts w:ascii="Times New Roman" w:hAnsi="Times New Roman" w:cs="Times New Roman"/>
                      <w:bCs/>
                      <w:vertAlign w:val="superscript"/>
                    </w:rPr>
                    <w:t>16</w:t>
                  </w:r>
                  <w:r w:rsidRPr="00DB679B">
                    <w:rPr>
                      <w:rFonts w:ascii="Times New Roman" w:hAnsi="Times New Roman" w:cs="Times New Roman"/>
                      <w:bCs/>
                    </w:rPr>
                    <w:t>О</w:t>
                  </w:r>
                  <w:r w:rsidRPr="00987B9B">
                    <w:rPr>
                      <w:rFonts w:ascii="Times New Roman" w:hAnsi="Times New Roman" w:cs="Times New Roman"/>
                      <w:bCs/>
                      <w:vertAlign w:val="superscript"/>
                    </w:rPr>
                    <w:t>35</w:t>
                  </w:r>
                  <w:r w:rsidRPr="00987B9B">
                    <w:rPr>
                      <w:rFonts w:ascii="Times New Roman" w:hAnsi="Times New Roman" w:cs="Times New Roman"/>
                      <w:bCs/>
                      <w:lang w:val="en-US"/>
                    </w:rPr>
                    <w:t>C</w:t>
                  </w:r>
                  <w:r w:rsidRPr="00DB679B">
                    <w:rPr>
                      <w:rFonts w:ascii="Times New Roman" w:hAnsi="Times New Roman" w:cs="Times New Roman"/>
                      <w:bCs/>
                    </w:rPr>
                    <w:t xml:space="preserve">л, </w:t>
                  </w:r>
                  <w:r w:rsidRPr="00987B9B">
                    <w:rPr>
                      <w:rFonts w:ascii="Times New Roman" w:hAnsi="Times New Roman" w:cs="Times New Roman"/>
                      <w:bCs/>
                      <w:vertAlign w:val="superscript"/>
                    </w:rPr>
                    <w:t>14</w:t>
                  </w:r>
                  <w:r w:rsidRPr="00DB679B">
                    <w:rPr>
                      <w:rFonts w:ascii="Times New Roman" w:hAnsi="Times New Roman" w:cs="Times New Roman"/>
                      <w:bCs/>
                    </w:rPr>
                    <w:t>Н</w:t>
                  </w:r>
                  <w:r w:rsidRPr="00987B9B">
                    <w:rPr>
                      <w:rFonts w:ascii="Times New Roman" w:hAnsi="Times New Roman" w:cs="Times New Roman"/>
                      <w:bCs/>
                      <w:vertAlign w:val="superscript"/>
                    </w:rPr>
                    <w:t>37</w:t>
                  </w:r>
                  <w:r w:rsidRPr="00987B9B">
                    <w:rPr>
                      <w:rFonts w:ascii="Times New Roman" w:hAnsi="Times New Roman" w:cs="Times New Roman"/>
                      <w:bCs/>
                      <w:lang w:val="en-US"/>
                    </w:rPr>
                    <w:t>C</w:t>
                  </w:r>
                  <w:r w:rsidRPr="00DB679B">
                    <w:rPr>
                      <w:rFonts w:ascii="Times New Roman" w:hAnsi="Times New Roman" w:cs="Times New Roman"/>
                      <w:bCs/>
                    </w:rPr>
                    <w:t>л)</w:t>
                  </w:r>
                </w:p>
              </w:tc>
              <w:tc>
                <w:tcPr>
                  <w:tcW w:w="1206" w:type="dxa"/>
                  <w:vAlign w:val="bottom"/>
                  <w:hideMark/>
                </w:tcPr>
                <w:p w14:paraId="30B8DEAF"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rPr>
                    <w:t>Муҳитда мавжуд бўлган хлор</w:t>
                  </w:r>
                </w:p>
              </w:tc>
            </w:tr>
            <w:tr w:rsidR="00B363B2" w:rsidRPr="00987B9B" w14:paraId="29EE7BA3" w14:textId="77777777" w:rsidTr="00E86A68">
              <w:trPr>
                <w:trHeight w:val="745"/>
              </w:trPr>
              <w:tc>
                <w:tcPr>
                  <w:tcW w:w="781" w:type="dxa"/>
                  <w:vAlign w:val="bottom"/>
                  <w:hideMark/>
                </w:tcPr>
                <w:p w14:paraId="20A0920D"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rPr>
                    <w:t>Рух</w:t>
                  </w:r>
                </w:p>
              </w:tc>
              <w:tc>
                <w:tcPr>
                  <w:tcW w:w="3190" w:type="dxa"/>
                  <w:vAlign w:val="bottom"/>
                  <w:hideMark/>
                </w:tcPr>
                <w:p w14:paraId="4B0FADA7" w14:textId="660F61E0"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64 (</w:t>
                  </w:r>
                  <w:r w:rsidRPr="00987B9B">
                    <w:rPr>
                      <w:rFonts w:ascii="Times New Roman" w:hAnsi="Times New Roman" w:cs="Times New Roman"/>
                      <w:bCs/>
                      <w:vertAlign w:val="superscript"/>
                    </w:rPr>
                    <w:t>32</w:t>
                  </w:r>
                  <w:r w:rsidRPr="00DB679B">
                    <w:rPr>
                      <w:rFonts w:ascii="Times New Roman" w:hAnsi="Times New Roman" w:cs="Times New Roman"/>
                      <w:bCs/>
                    </w:rPr>
                    <w:t>С</w:t>
                  </w:r>
                  <w:r w:rsidRPr="00987B9B">
                    <w:rPr>
                      <w:rFonts w:ascii="Times New Roman" w:hAnsi="Times New Roman" w:cs="Times New Roman"/>
                      <w:bCs/>
                      <w:vertAlign w:val="superscript"/>
                    </w:rPr>
                    <w:t>32</w:t>
                  </w:r>
                  <w:r w:rsidRPr="00DB679B">
                    <w:rPr>
                      <w:rFonts w:ascii="Times New Roman" w:hAnsi="Times New Roman" w:cs="Times New Roman"/>
                      <w:bCs/>
                    </w:rPr>
                    <w:t>С), 66 (</w:t>
                  </w:r>
                  <w:r w:rsidRPr="00987B9B">
                    <w:rPr>
                      <w:rFonts w:ascii="Times New Roman" w:hAnsi="Times New Roman" w:cs="Times New Roman"/>
                      <w:bCs/>
                      <w:vertAlign w:val="superscript"/>
                    </w:rPr>
                    <w:t>32</w:t>
                  </w:r>
                  <w:r w:rsidRPr="00DB679B">
                    <w:rPr>
                      <w:rFonts w:ascii="Times New Roman" w:hAnsi="Times New Roman" w:cs="Times New Roman"/>
                      <w:bCs/>
                    </w:rPr>
                    <w:t>С</w:t>
                  </w:r>
                  <w:r w:rsidRPr="00987B9B">
                    <w:rPr>
                      <w:rFonts w:ascii="Times New Roman" w:hAnsi="Times New Roman" w:cs="Times New Roman"/>
                      <w:bCs/>
                      <w:vertAlign w:val="superscript"/>
                    </w:rPr>
                    <w:t>34</w:t>
                  </w:r>
                  <w:r w:rsidRPr="00DB679B">
                    <w:rPr>
                      <w:rFonts w:ascii="Times New Roman" w:hAnsi="Times New Roman" w:cs="Times New Roman"/>
                      <w:bCs/>
                    </w:rPr>
                    <w:t>С)</w:t>
                  </w:r>
                </w:p>
              </w:tc>
              <w:tc>
                <w:tcPr>
                  <w:tcW w:w="1206" w:type="dxa"/>
                  <w:vAlign w:val="bottom"/>
                  <w:hideMark/>
                </w:tcPr>
                <w:p w14:paraId="3385AA99"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rPr>
                    <w:t>Муҳитда мавжуд бўлган олтингугурт</w:t>
                  </w:r>
                </w:p>
              </w:tc>
            </w:tr>
          </w:tbl>
          <w:p w14:paraId="3D09DDB4" w14:textId="77777777" w:rsidR="00B363B2" w:rsidRPr="00987B9B" w:rsidRDefault="00B363B2" w:rsidP="00C25CF0">
            <w:pPr>
              <w:spacing w:after="0" w:line="240" w:lineRule="auto"/>
              <w:jc w:val="both"/>
              <w:rPr>
                <w:rFonts w:ascii="Times New Roman" w:hAnsi="Times New Roman" w:cs="Times New Roman"/>
              </w:rPr>
            </w:pPr>
          </w:p>
          <w:p w14:paraId="785CA566" w14:textId="5B9C4617" w:rsidR="00B363B2" w:rsidRPr="00987B9B" w:rsidRDefault="00B363B2" w:rsidP="00C25CF0">
            <w:pPr>
              <w:spacing w:after="0" w:line="240" w:lineRule="auto"/>
              <w:jc w:val="both"/>
              <w:rPr>
                <w:rFonts w:ascii="Times New Roman" w:hAnsi="Times New Roman" w:cs="Times New Roman"/>
              </w:rPr>
            </w:pPr>
            <w:r w:rsidRPr="00987B9B">
              <w:rPr>
                <w:rFonts w:ascii="Times New Roman" w:hAnsi="Times New Roman" w:cs="Times New Roman"/>
              </w:rPr>
              <w:t xml:space="preserve">Кўп атомли </w:t>
            </w:r>
            <w:r w:rsidRPr="00987B9B">
              <w:rPr>
                <w:rFonts w:ascii="Times New Roman" w:hAnsi="Times New Roman" w:cs="Times New Roman"/>
                <w:highlight w:val="lightGray"/>
              </w:rPr>
              <w:t xml:space="preserve">халақитлар </w:t>
            </w:r>
            <w:r w:rsidRPr="00987B9B">
              <w:rPr>
                <w:rFonts w:ascii="Times New Roman" w:hAnsi="Times New Roman" w:cs="Times New Roman"/>
                <w:highlight w:val="magenta"/>
              </w:rPr>
              <w:t xml:space="preserve">ва спектрал қопламалар </w:t>
            </w:r>
            <w:r w:rsidRPr="00987B9B">
              <w:rPr>
                <w:rFonts w:ascii="Times New Roman" w:hAnsi="Times New Roman" w:cs="Times New Roman"/>
              </w:rPr>
              <w:t xml:space="preserve">тўқнашув ёки реакция ячейкалари технологияси ёрдамида кучсизлантирилади. </w:t>
            </w:r>
            <w:r w:rsidRPr="00987B9B">
              <w:rPr>
                <w:rFonts w:ascii="Times New Roman" w:hAnsi="Times New Roman" w:cs="Times New Roman"/>
                <w:highlight w:val="lightGray"/>
              </w:rPr>
              <w:t xml:space="preserve">Тўқнашув </w:t>
            </w:r>
            <w:r w:rsidRPr="00987B9B">
              <w:rPr>
                <w:rFonts w:ascii="Times New Roman" w:hAnsi="Times New Roman" w:cs="Times New Roman"/>
              </w:rPr>
              <w:t xml:space="preserve">ёки реакцион ячейкалар масс-спектрометрнинг ион линзасининг таркибий қисмлари ҳисобланади. Аслида, улар инерт (гелий, водород) </w:t>
            </w:r>
            <w:r w:rsidRPr="00987B9B">
              <w:rPr>
                <w:rFonts w:ascii="Times New Roman" w:hAnsi="Times New Roman" w:cs="Times New Roman"/>
                <w:highlight w:val="lightGray"/>
              </w:rPr>
              <w:t xml:space="preserve">ёки </w:t>
            </w:r>
            <w:r w:rsidRPr="00987B9B">
              <w:rPr>
                <w:rFonts w:ascii="Times New Roman" w:hAnsi="Times New Roman" w:cs="Times New Roman"/>
                <w:highlight w:val="magenta"/>
              </w:rPr>
              <w:t xml:space="preserve">реакцион </w:t>
            </w:r>
            <w:r w:rsidRPr="00987B9B">
              <w:rPr>
                <w:rFonts w:ascii="Times New Roman" w:hAnsi="Times New Roman" w:cs="Times New Roman"/>
              </w:rPr>
              <w:t xml:space="preserve">(кислород, аммиак) газ билан тўлдирилган кўп қутбли ионли йўналтирувчилардир. Инерт газдан фойдаланилганда, маълумотларни йиғиш режими </w:t>
            </w:r>
            <w:r w:rsidRPr="00E42EEE">
              <w:rPr>
                <w:rFonts w:ascii="Times New Roman" w:hAnsi="Times New Roman" w:cs="Times New Roman"/>
                <w:bCs/>
                <w:highlight w:val="magenta"/>
              </w:rPr>
              <w:t>кинетик энергия дискриминацияси (</w:t>
            </w:r>
            <w:r w:rsidRPr="00987B9B">
              <w:rPr>
                <w:rFonts w:ascii="Times New Roman" w:hAnsi="Times New Roman" w:cs="Times New Roman"/>
                <w:bCs/>
                <w:highlight w:val="magenta"/>
                <w:lang w:val="en-US"/>
              </w:rPr>
              <w:t>kinetic</w:t>
            </w:r>
            <w:r w:rsidRPr="00E42EEE">
              <w:rPr>
                <w:rFonts w:ascii="Times New Roman" w:hAnsi="Times New Roman" w:cs="Times New Roman"/>
                <w:bCs/>
                <w:highlight w:val="magenta"/>
              </w:rPr>
              <w:t xml:space="preserve"> </w:t>
            </w:r>
            <w:r w:rsidRPr="00987B9B">
              <w:rPr>
                <w:rFonts w:ascii="Times New Roman" w:hAnsi="Times New Roman" w:cs="Times New Roman"/>
                <w:bCs/>
                <w:highlight w:val="magenta"/>
                <w:lang w:val="en-US"/>
              </w:rPr>
              <w:t>energy</w:t>
            </w:r>
            <w:r w:rsidRPr="00E42EEE">
              <w:rPr>
                <w:rFonts w:ascii="Times New Roman" w:hAnsi="Times New Roman" w:cs="Times New Roman"/>
                <w:bCs/>
                <w:highlight w:val="magenta"/>
              </w:rPr>
              <w:t xml:space="preserve"> </w:t>
            </w:r>
            <w:r w:rsidRPr="00987B9B">
              <w:rPr>
                <w:rFonts w:ascii="Times New Roman" w:hAnsi="Times New Roman" w:cs="Times New Roman"/>
                <w:bCs/>
                <w:highlight w:val="magenta"/>
                <w:lang w:val="en-US"/>
              </w:rPr>
              <w:t>discrimination</w:t>
            </w:r>
            <w:r w:rsidRPr="00E42EEE">
              <w:rPr>
                <w:rFonts w:ascii="Times New Roman" w:hAnsi="Times New Roman" w:cs="Times New Roman"/>
                <w:bCs/>
                <w:highlight w:val="magenta"/>
              </w:rPr>
              <w:t xml:space="preserve">, </w:t>
            </w:r>
            <w:r w:rsidRPr="00987B9B">
              <w:rPr>
                <w:rFonts w:ascii="Times New Roman" w:hAnsi="Times New Roman" w:cs="Times New Roman"/>
                <w:bCs/>
              </w:rPr>
              <w:t xml:space="preserve">КЕД) дейилади. Агар </w:t>
            </w:r>
            <w:r w:rsidRPr="00987B9B">
              <w:rPr>
                <w:rFonts w:ascii="Times New Roman" w:hAnsi="Times New Roman" w:cs="Times New Roman"/>
                <w:highlight w:val="magenta"/>
              </w:rPr>
              <w:t xml:space="preserve">реакцион </w:t>
            </w:r>
            <w:r w:rsidRPr="00987B9B">
              <w:rPr>
                <w:rFonts w:ascii="Times New Roman" w:hAnsi="Times New Roman" w:cs="Times New Roman"/>
              </w:rPr>
              <w:t xml:space="preserve">газ ишлатилса, маълумотларни йиғиш режими </w:t>
            </w:r>
            <w:r w:rsidRPr="00E42EEE">
              <w:rPr>
                <w:rFonts w:ascii="Times New Roman" w:hAnsi="Times New Roman" w:cs="Times New Roman"/>
                <w:bCs/>
                <w:highlight w:val="magenta"/>
              </w:rPr>
              <w:t>динамик реакцион ячейка (</w:t>
            </w:r>
            <w:r w:rsidRPr="00987B9B">
              <w:rPr>
                <w:rFonts w:ascii="Times New Roman" w:hAnsi="Times New Roman" w:cs="Times New Roman"/>
                <w:bCs/>
                <w:highlight w:val="magenta"/>
                <w:lang w:val="en-US"/>
              </w:rPr>
              <w:t>dynamic</w:t>
            </w:r>
            <w:r w:rsidRPr="00E42EEE">
              <w:rPr>
                <w:rFonts w:ascii="Times New Roman" w:hAnsi="Times New Roman" w:cs="Times New Roman"/>
                <w:bCs/>
                <w:highlight w:val="magenta"/>
              </w:rPr>
              <w:t xml:space="preserve"> </w:t>
            </w:r>
            <w:r w:rsidRPr="00987B9B">
              <w:rPr>
                <w:rFonts w:ascii="Times New Roman" w:hAnsi="Times New Roman" w:cs="Times New Roman"/>
                <w:bCs/>
                <w:highlight w:val="magenta"/>
                <w:lang w:val="en-US"/>
              </w:rPr>
              <w:t>reaction</w:t>
            </w:r>
            <w:r w:rsidRPr="00E42EEE">
              <w:rPr>
                <w:rFonts w:ascii="Times New Roman" w:hAnsi="Times New Roman" w:cs="Times New Roman"/>
                <w:bCs/>
                <w:highlight w:val="magenta"/>
              </w:rPr>
              <w:t xml:space="preserve"> </w:t>
            </w:r>
            <w:r w:rsidRPr="00987B9B">
              <w:rPr>
                <w:rFonts w:ascii="Times New Roman" w:hAnsi="Times New Roman" w:cs="Times New Roman"/>
                <w:bCs/>
                <w:highlight w:val="magenta"/>
                <w:lang w:val="en-US"/>
              </w:rPr>
              <w:t>cell</w:t>
            </w:r>
            <w:r w:rsidRPr="00E42EEE">
              <w:rPr>
                <w:rFonts w:ascii="Times New Roman" w:hAnsi="Times New Roman" w:cs="Times New Roman"/>
                <w:bCs/>
                <w:highlight w:val="magenta"/>
              </w:rPr>
              <w:t xml:space="preserve">, </w:t>
            </w:r>
            <w:r w:rsidRPr="00987B9B">
              <w:rPr>
                <w:rFonts w:ascii="Times New Roman" w:hAnsi="Times New Roman" w:cs="Times New Roman"/>
                <w:bCs/>
              </w:rPr>
              <w:t xml:space="preserve">ДРC) ҳисобланади. Мақсад кўп атомли ионнинг физик ёки кимёвий хоссаларидан фойдаланиб, унинг массасини камайтириш ёки нейтраллаштириш орқали кўп атомли ионни элемент ионидан ажратишдир. Агар ион линза иккита ион йўналтирувчи ва масса дискриминацияси учун квадрупол билан конфигурацияланган бўлса, у "уч карра квадрупол" конфигурацияси деб аталади. Уч карра квадруполга эга спектрометр битта ячейкада КЕД тажрибасини, кейин эса иккинчи ячейкада </w:t>
            </w:r>
            <w:r w:rsidRPr="00987B9B">
              <w:rPr>
                <w:rFonts w:ascii="Times New Roman" w:hAnsi="Times New Roman" w:cs="Times New Roman"/>
                <w:bCs/>
              </w:rPr>
              <w:lastRenderedPageBreak/>
              <w:t xml:space="preserve">DRC тажрибасини ўтказиши мумкин. Одатда бу элементнинг барқарор оксидини ҳосил қилиш ва ионни 16 бирлик юқорида жойлашган массага ўтказиш учун амалга оширилади. Масалан, 80 а.б.м. массали селен изотопи 96 а.б.м. массали оксид сифатида ўлчанади ва </w:t>
            </w:r>
            <w:r w:rsidRPr="00987B9B">
              <w:rPr>
                <w:rFonts w:ascii="Times New Roman" w:hAnsi="Times New Roman" w:cs="Times New Roman"/>
                <w:i/>
                <w:iCs/>
              </w:rPr>
              <w:t xml:space="preserve">7-жадвалда </w:t>
            </w:r>
            <w:r w:rsidRPr="00987B9B">
              <w:rPr>
                <w:rFonts w:ascii="Times New Roman" w:hAnsi="Times New Roman" w:cs="Times New Roman"/>
                <w:bCs/>
              </w:rPr>
              <w:t xml:space="preserve">80Се учун санаб ўтилган халақитлардан холи </w:t>
            </w:r>
            <w:r w:rsidRPr="00987B9B">
              <w:rPr>
                <w:rFonts w:ascii="Times New Roman" w:hAnsi="Times New Roman" w:cs="Times New Roman"/>
              </w:rPr>
              <w:t>бўлади.</w:t>
            </w:r>
          </w:p>
          <w:p w14:paraId="154227FA" w14:textId="77777777" w:rsidR="00B363B2" w:rsidRPr="00987B9B" w:rsidRDefault="00B363B2" w:rsidP="00C25CF0">
            <w:pPr>
              <w:spacing w:after="0" w:line="240" w:lineRule="auto"/>
              <w:jc w:val="both"/>
              <w:rPr>
                <w:rFonts w:ascii="Times New Roman" w:hAnsi="Times New Roman" w:cs="Times New Roman"/>
              </w:rPr>
            </w:pPr>
          </w:p>
          <w:p w14:paraId="26046748" w14:textId="2C11247F" w:rsidR="00B363B2" w:rsidRPr="00987B9B" w:rsidRDefault="00B363B2" w:rsidP="00C25CF0">
            <w:pPr>
              <w:spacing w:after="0" w:line="240" w:lineRule="auto"/>
              <w:jc w:val="both"/>
              <w:rPr>
                <w:rFonts w:ascii="Times New Roman" w:hAnsi="Times New Roman" w:cs="Times New Roman"/>
              </w:rPr>
            </w:pPr>
            <w:r w:rsidRPr="00987B9B">
              <w:rPr>
                <w:rFonts w:ascii="Times New Roman" w:hAnsi="Times New Roman" w:cs="Times New Roman"/>
              </w:rPr>
              <w:t>Умуман олганда, ячейкани газ билан тўлдириш сигнал/фон нисбатини сезиларли даражада яхшилайди, аммо одатда аналитнинг барча ўлчовларини ҳисоблаш тезлигини пасайтиради. Замонавий тизимлар буни таҳлил цикли давомида маълумотларни йиғиш режимини тез ўзгартириш ёки маълумотларни йиғиш режимларини алмаштириш ва намуналарни кетма-кет таҳлил қилиш орқали бартараф этади.</w:t>
            </w:r>
          </w:p>
          <w:p w14:paraId="11FAF73F" w14:textId="77777777" w:rsidR="00B363B2" w:rsidRPr="00987B9B" w:rsidRDefault="00B363B2" w:rsidP="00C25CF0">
            <w:pPr>
              <w:spacing w:after="0" w:line="240" w:lineRule="auto"/>
              <w:jc w:val="both"/>
              <w:rPr>
                <w:rFonts w:ascii="Times New Roman" w:hAnsi="Times New Roman" w:cs="Times New Roman"/>
              </w:rPr>
            </w:pPr>
          </w:p>
          <w:p w14:paraId="63EBE74E" w14:textId="77777777" w:rsidR="00B363B2" w:rsidRPr="00987B9B" w:rsidRDefault="00B363B2" w:rsidP="00C25CF0">
            <w:pPr>
              <w:spacing w:after="0" w:line="240" w:lineRule="auto"/>
              <w:jc w:val="both"/>
              <w:rPr>
                <w:rFonts w:ascii="Times New Roman" w:hAnsi="Times New Roman" w:cs="Times New Roman"/>
              </w:rPr>
            </w:pPr>
          </w:p>
          <w:p w14:paraId="6C1576BF" w14:textId="5FA477BB" w:rsidR="00B363B2" w:rsidRPr="00987B9B" w:rsidRDefault="00B363B2" w:rsidP="00C25CF0">
            <w:pPr>
              <w:spacing w:after="0" w:line="240" w:lineRule="auto"/>
              <w:jc w:val="both"/>
              <w:rPr>
                <w:rFonts w:ascii="Times New Roman" w:hAnsi="Times New Roman" w:cs="Times New Roman"/>
              </w:rPr>
            </w:pPr>
            <w:r w:rsidRPr="00987B9B">
              <w:rPr>
                <w:rFonts w:ascii="Times New Roman" w:hAnsi="Times New Roman" w:cs="Times New Roman"/>
              </w:rPr>
              <w:t xml:space="preserve">Тўғридан-тўғри элементлараро </w:t>
            </w:r>
            <w:r w:rsidRPr="00987B9B">
              <w:rPr>
                <w:rFonts w:ascii="Times New Roman" w:hAnsi="Times New Roman" w:cs="Times New Roman"/>
                <w:highlight w:val="lightGray"/>
              </w:rPr>
              <w:t>изобарик тўсиқлар</w:t>
            </w:r>
            <w:r w:rsidRPr="00987B9B">
              <w:rPr>
                <w:rFonts w:ascii="Times New Roman" w:hAnsi="Times New Roman" w:cs="Times New Roman"/>
              </w:rPr>
              <w:t xml:space="preserve"> ҳолатида, ечим бу массани ўлчашдан воз кечиш, элементлараро тузатишдан фойдаланиш ёки юқори аниқликдаги масс-спектрометрни қўллашдир. </w:t>
            </w:r>
            <w:r w:rsidRPr="00987B9B">
              <w:rPr>
                <w:rFonts w:ascii="Times New Roman" w:hAnsi="Times New Roman" w:cs="Times New Roman"/>
                <w:highlight w:val="lightGray"/>
              </w:rPr>
              <w:t xml:space="preserve">Юқори аниқликдаги масс-спектрометр элемент изотопини кўпчилик полиатом ва изобарик тўсиқлардан асосий даражада ажрата олади. </w:t>
            </w:r>
            <w:r w:rsidRPr="00987B9B">
              <w:rPr>
                <w:rFonts w:ascii="Times New Roman" w:hAnsi="Times New Roman" w:cs="Times New Roman"/>
                <w:highlight w:val="magenta"/>
              </w:rPr>
              <w:t>Юқори аниқликдаги масс-спектрометр элемент изотопларини кўпчилик полиатом ва изобарик аралашмалардан асосий чизиқ даражасида ажратиб олишга қодир.</w:t>
            </w:r>
          </w:p>
          <w:p w14:paraId="0E796E4F" w14:textId="77777777" w:rsidR="00B363B2" w:rsidRPr="00987B9B" w:rsidRDefault="00B363B2" w:rsidP="00C25CF0">
            <w:pPr>
              <w:spacing w:after="0" w:line="240" w:lineRule="auto"/>
              <w:jc w:val="both"/>
              <w:rPr>
                <w:rFonts w:ascii="Times New Roman" w:hAnsi="Times New Roman" w:cs="Times New Roman"/>
              </w:rPr>
            </w:pPr>
          </w:p>
          <w:p w14:paraId="638975FC" w14:textId="77777777" w:rsidR="00B363B2" w:rsidRPr="00987B9B" w:rsidRDefault="00B363B2" w:rsidP="00C25CF0">
            <w:pPr>
              <w:spacing w:after="0" w:line="240" w:lineRule="auto"/>
              <w:jc w:val="both"/>
              <w:rPr>
                <w:rFonts w:ascii="Times New Roman" w:hAnsi="Times New Roman" w:cs="Times New Roman"/>
              </w:rPr>
            </w:pPr>
            <w:r w:rsidRPr="00987B9B">
              <w:rPr>
                <w:rFonts w:ascii="Times New Roman" w:hAnsi="Times New Roman" w:cs="Times New Roman"/>
              </w:rPr>
              <w:t>УСУЛ ТАВСИФИ</w:t>
            </w:r>
          </w:p>
          <w:p w14:paraId="2B80219C" w14:textId="2D949EAE" w:rsidR="00B363B2" w:rsidRPr="00987B9B" w:rsidRDefault="00B363B2" w:rsidP="00C25CF0">
            <w:pPr>
              <w:spacing w:after="0" w:line="240" w:lineRule="auto"/>
              <w:jc w:val="both"/>
              <w:rPr>
                <w:rFonts w:ascii="Times New Roman" w:hAnsi="Times New Roman" w:cs="Times New Roman"/>
              </w:rPr>
            </w:pPr>
            <w:r w:rsidRPr="00987B9B">
              <w:rPr>
                <w:rFonts w:ascii="Times New Roman" w:hAnsi="Times New Roman" w:cs="Times New Roman"/>
              </w:rPr>
              <w:t xml:space="preserve">Мос келадиган </w:t>
            </w:r>
            <w:r w:rsidRPr="00987B9B">
              <w:rPr>
                <w:rFonts w:ascii="Times New Roman" w:hAnsi="Times New Roman" w:cs="Times New Roman"/>
                <w:highlight w:val="lightGray"/>
              </w:rPr>
              <w:t xml:space="preserve">стандарт препарат </w:t>
            </w:r>
            <w:r w:rsidRPr="00987B9B">
              <w:rPr>
                <w:rFonts w:ascii="Times New Roman" w:hAnsi="Times New Roman" w:cs="Times New Roman"/>
                <w:highlight w:val="magenta"/>
              </w:rPr>
              <w:t xml:space="preserve">ёки стандарт намунани, </w:t>
            </w:r>
            <w:r w:rsidRPr="00987B9B">
              <w:rPr>
                <w:rFonts w:ascii="Times New Roman" w:hAnsi="Times New Roman" w:cs="Times New Roman"/>
              </w:rPr>
              <w:t xml:space="preserve">суюлтириш ва асбобни созлаш параметрларини аниқлагандан сўнг, аналитик техниканинг имкониятларини тушуниш ва баҳолаш учун усулнинг хусусиятлари бўйича тажрибалар ўтказиш лозим. Одатда, калибрлаш стандартларининг чизиқлилиги, аниқлаш ва миқдорий аниқлаш чегаралари, аниқлик, претсизионлик ҳамда </w:t>
            </w:r>
            <w:r w:rsidRPr="00987B9B">
              <w:rPr>
                <w:rFonts w:ascii="Times New Roman" w:hAnsi="Times New Roman" w:cs="Times New Roman"/>
                <w:highlight w:val="magenta"/>
              </w:rPr>
              <w:t xml:space="preserve">барқарорлик (робастлик) </w:t>
            </w:r>
            <w:r w:rsidRPr="00987B9B">
              <w:rPr>
                <w:rFonts w:ascii="Times New Roman" w:hAnsi="Times New Roman" w:cs="Times New Roman"/>
              </w:rPr>
              <w:t xml:space="preserve">каби </w:t>
            </w:r>
            <w:r w:rsidRPr="00987B9B">
              <w:rPr>
                <w:rFonts w:ascii="Times New Roman" w:hAnsi="Times New Roman" w:cs="Times New Roman"/>
                <w:highlight w:val="magenta"/>
              </w:rPr>
              <w:lastRenderedPageBreak/>
              <w:t xml:space="preserve">ишончлилик </w:t>
            </w:r>
            <w:r w:rsidRPr="00987B9B">
              <w:rPr>
                <w:rFonts w:ascii="Times New Roman" w:hAnsi="Times New Roman" w:cs="Times New Roman"/>
              </w:rPr>
              <w:t xml:space="preserve">аналитик кўрсаткичлари баҳоланади. Намуна матрицаси қўшилган эритмалардан фойдаланиш усулнинг реал шароитлардаги имкониятларини аниқ баҳолаш учун ҳал қилувчи аҳамиятга эга. </w:t>
            </w:r>
            <w:r w:rsidRPr="00987B9B">
              <w:rPr>
                <w:rFonts w:ascii="Times New Roman" w:hAnsi="Times New Roman" w:cs="Times New Roman"/>
                <w:i/>
                <w:iCs/>
              </w:rPr>
              <w:t xml:space="preserve">"Плазма спектрокимёси" </w:t>
            </w:r>
            <w:r w:rsidRPr="00987B9B">
              <w:rPr>
                <w:rFonts w:ascii="Times New Roman" w:hAnsi="Times New Roman" w:cs="Times New Roman"/>
                <w:i/>
                <w:iCs/>
              </w:rPr>
              <w:t>〈</w:t>
            </w:r>
            <w:r w:rsidRPr="00987B9B">
              <w:rPr>
                <w:rFonts w:ascii="Times New Roman" w:hAnsi="Times New Roman" w:cs="Times New Roman"/>
                <w:i/>
                <w:iCs/>
              </w:rPr>
              <w:t>730</w:t>
            </w:r>
            <w:r w:rsidRPr="00987B9B">
              <w:rPr>
                <w:rFonts w:ascii="Times New Roman" w:hAnsi="Times New Roman" w:cs="Times New Roman"/>
                <w:i/>
                <w:iCs/>
              </w:rPr>
              <w:t>〉</w:t>
            </w:r>
            <w:r w:rsidRPr="00987B9B">
              <w:rPr>
                <w:rFonts w:ascii="Times New Roman" w:hAnsi="Times New Roman" w:cs="Times New Roman"/>
                <w:i/>
                <w:iCs/>
              </w:rPr>
              <w:t xml:space="preserve"> </w:t>
            </w:r>
            <w:r w:rsidRPr="00987B9B">
              <w:rPr>
                <w:rFonts w:ascii="Times New Roman" w:hAnsi="Times New Roman" w:cs="Times New Roman"/>
              </w:rPr>
              <w:t xml:space="preserve">ва </w:t>
            </w:r>
            <w:r w:rsidRPr="00987B9B">
              <w:rPr>
                <w:rFonts w:ascii="Times New Roman" w:hAnsi="Times New Roman" w:cs="Times New Roman"/>
                <w:i/>
                <w:iCs/>
              </w:rPr>
              <w:t xml:space="preserve">"Фармакопея процедуралари валидатсияси" </w:t>
            </w:r>
            <w:r w:rsidRPr="00987B9B">
              <w:rPr>
                <w:rFonts w:ascii="Times New Roman" w:hAnsi="Times New Roman" w:cs="Times New Roman"/>
                <w:i/>
                <w:iCs/>
              </w:rPr>
              <w:t>〈</w:t>
            </w:r>
            <w:r w:rsidRPr="00987B9B">
              <w:rPr>
                <w:rFonts w:ascii="Times New Roman" w:hAnsi="Times New Roman" w:cs="Times New Roman"/>
                <w:i/>
                <w:iCs/>
              </w:rPr>
              <w:t>1225</w:t>
            </w:r>
            <w:r w:rsidRPr="00987B9B">
              <w:rPr>
                <w:rFonts w:ascii="Times New Roman" w:hAnsi="Times New Roman" w:cs="Times New Roman"/>
                <w:i/>
                <w:iCs/>
              </w:rPr>
              <w:t>〉</w:t>
            </w:r>
            <w:r w:rsidRPr="00987B9B">
              <w:rPr>
                <w:rFonts w:ascii="Times New Roman" w:hAnsi="Times New Roman" w:cs="Times New Roman"/>
                <w:i/>
                <w:iCs/>
              </w:rPr>
              <w:t xml:space="preserve"> </w:t>
            </w:r>
            <w:r w:rsidRPr="00987B9B">
              <w:rPr>
                <w:rFonts w:ascii="Times New Roman" w:hAnsi="Times New Roman" w:cs="Times New Roman"/>
              </w:rPr>
              <w:t xml:space="preserve">ҳужжатларида из элементларини аниқлаш усулларини тавсифлаш процедуралари бўйича тавсиялар, жумладан, аралашмаларни таҳлил қилиш ва </w:t>
            </w:r>
            <w:r w:rsidRPr="00987B9B">
              <w:rPr>
                <w:rFonts w:ascii="Times New Roman" w:hAnsi="Times New Roman" w:cs="Times New Roman"/>
                <w:highlight w:val="magenta"/>
              </w:rPr>
              <w:t xml:space="preserve">миқдорий аниқлаш </w:t>
            </w:r>
            <w:r w:rsidRPr="00987B9B">
              <w:rPr>
                <w:rFonts w:ascii="Times New Roman" w:hAnsi="Times New Roman" w:cs="Times New Roman"/>
              </w:rPr>
              <w:t>учун аналитик самарадорлик талабларидаги фарқларни муҳокама қилиш келтирилган. Улар тайёрланиши керак бўлган қўшимчасиз ва қўшимчали намуналар сонини, шунингдек, эътиборга олиниши лозим бўлган тавсия этилган мезонларни ўз ичига олади.</w:t>
            </w:r>
          </w:p>
          <w:p w14:paraId="6D962813" w14:textId="77777777" w:rsidR="00B363B2" w:rsidRPr="00987B9B" w:rsidRDefault="00B363B2" w:rsidP="00C25CF0">
            <w:pPr>
              <w:spacing w:after="0" w:line="240" w:lineRule="auto"/>
              <w:jc w:val="both"/>
              <w:rPr>
                <w:rFonts w:ascii="Times New Roman" w:hAnsi="Times New Roman" w:cs="Times New Roman"/>
              </w:rPr>
            </w:pPr>
          </w:p>
          <w:p w14:paraId="348C48E7" w14:textId="20CB813B" w:rsidR="00B363B2" w:rsidRPr="00987B9B" w:rsidRDefault="00B363B2" w:rsidP="00C25CF0">
            <w:pPr>
              <w:spacing w:after="0" w:line="240" w:lineRule="auto"/>
              <w:jc w:val="both"/>
              <w:rPr>
                <w:rFonts w:ascii="Times New Roman" w:hAnsi="Times New Roman" w:cs="Times New Roman"/>
              </w:rPr>
            </w:pPr>
            <w:r w:rsidRPr="00987B9B">
              <w:rPr>
                <w:rFonts w:ascii="Times New Roman" w:hAnsi="Times New Roman" w:cs="Times New Roman"/>
              </w:rPr>
              <w:t xml:space="preserve">Ушбу тажрибаларга қўйиладиган талаблар тўлиқ усулдан фойдаланишнинг аниқ ҳолатига асосланиши керак. Агар усул элементлар концентрациясининг наномоляр ўзгаришларига сезгир бўлган биологик жараён учун хом ашёни тавсифлашга мўлжалланган бўлса, минимал консентратсияларда асбобнинг аниқлиги ва аниқлигига қатъий талаблар ўрнатилиши лозим. Бироқ, агар усул фақат вақт ўтиши билан умумийроқ ўзгаришларни тавсифлаш учун хизмат қилса, </w:t>
            </w:r>
            <w:r w:rsidRPr="00987B9B">
              <w:rPr>
                <w:rFonts w:ascii="Times New Roman" w:hAnsi="Times New Roman" w:cs="Times New Roman"/>
                <w:highlight w:val="magenta"/>
              </w:rPr>
              <w:t xml:space="preserve">қабул қилиш мезони </w:t>
            </w:r>
            <w:r w:rsidRPr="00987B9B">
              <w:rPr>
                <w:rFonts w:ascii="Times New Roman" w:hAnsi="Times New Roman" w:cs="Times New Roman"/>
              </w:rPr>
              <w:t>кенг бўлган ҳолда қўшимчанинг юқорироқ консентратсияларидан фойдаланиш мумкин.</w:t>
            </w:r>
          </w:p>
          <w:p w14:paraId="04D5A442" w14:textId="77777777" w:rsidR="00B363B2" w:rsidRPr="00987B9B" w:rsidRDefault="00B363B2" w:rsidP="00C25CF0">
            <w:pPr>
              <w:spacing w:after="0" w:line="240" w:lineRule="auto"/>
              <w:jc w:val="both"/>
              <w:rPr>
                <w:rFonts w:ascii="Times New Roman" w:hAnsi="Times New Roman" w:cs="Times New Roman"/>
                <w:b/>
                <w:bCs/>
              </w:rPr>
            </w:pPr>
          </w:p>
          <w:p w14:paraId="2CC007A3" w14:textId="23247801" w:rsidR="00B363B2" w:rsidRPr="00987B9B" w:rsidRDefault="00B363B2" w:rsidP="00C25CF0">
            <w:pPr>
              <w:spacing w:after="0" w:line="240" w:lineRule="auto"/>
              <w:jc w:val="both"/>
              <w:rPr>
                <w:rFonts w:ascii="Times New Roman" w:hAnsi="Times New Roman" w:cs="Times New Roman"/>
                <w:b/>
                <w:bCs/>
              </w:rPr>
            </w:pPr>
            <w:r w:rsidRPr="00987B9B">
              <w:rPr>
                <w:rFonts w:ascii="Times New Roman" w:hAnsi="Times New Roman" w:cs="Times New Roman"/>
                <w:b/>
                <w:bCs/>
              </w:rPr>
              <w:t>АМАЛИЁТДАН МИСОЛ</w:t>
            </w:r>
          </w:p>
          <w:p w14:paraId="5DF1B68E" w14:textId="491C901C" w:rsidR="00B363B2" w:rsidRPr="00987B9B" w:rsidRDefault="00B363B2" w:rsidP="00C25CF0">
            <w:pPr>
              <w:spacing w:after="0" w:line="240" w:lineRule="auto"/>
              <w:jc w:val="both"/>
              <w:rPr>
                <w:rFonts w:ascii="Times New Roman" w:hAnsi="Times New Roman" w:cs="Times New Roman"/>
                <w:b/>
                <w:bCs/>
              </w:rPr>
            </w:pPr>
            <w:r w:rsidRPr="00987B9B">
              <w:rPr>
                <w:rFonts w:ascii="Times New Roman" w:hAnsi="Times New Roman" w:cs="Times New Roman"/>
                <w:b/>
                <w:bCs/>
              </w:rPr>
              <w:t>Таҳлил жараёнида из металларини аниқлашга оид мисол</w:t>
            </w:r>
          </w:p>
          <w:p w14:paraId="1CF54439" w14:textId="3A7D2CAC" w:rsidR="00B363B2" w:rsidRPr="00987B9B" w:rsidRDefault="00B363B2" w:rsidP="00C25CF0">
            <w:pPr>
              <w:spacing w:after="0" w:line="240" w:lineRule="auto"/>
              <w:jc w:val="both"/>
              <w:rPr>
                <w:rFonts w:ascii="Times New Roman" w:hAnsi="Times New Roman" w:cs="Times New Roman"/>
              </w:rPr>
            </w:pPr>
            <w:r w:rsidRPr="00987B9B">
              <w:rPr>
                <w:rFonts w:ascii="Times New Roman" w:hAnsi="Times New Roman" w:cs="Times New Roman"/>
              </w:rPr>
              <w:t xml:space="preserve">Ушбу бобнинг қўлланилишини аниқ кўрсатиш учун таҳлил учун USP-1 фараз қилинган муҳити танланди. Ушбу мисол </w:t>
            </w:r>
            <w:r>
              <w:rPr>
                <w:rFonts w:ascii="Times New Roman" w:hAnsi="Times New Roman" w:cs="Times New Roman"/>
              </w:rPr>
              <w:t>ICP-MS</w:t>
            </w:r>
            <w:r w:rsidRPr="00987B9B">
              <w:rPr>
                <w:rFonts w:ascii="Times New Roman" w:hAnsi="Times New Roman" w:cs="Times New Roman"/>
              </w:rPr>
              <w:t xml:space="preserve"> ёрдамида из металлари таркибини қандай баҳолаш мумкинлигини кўрсатади. Компонентлар ва из элементларининг консентратсиялари тижоратда мавжуд бўлган муҳитлардан (7) ва ўтиш металлари </w:t>
            </w:r>
            <w:r w:rsidRPr="00987B9B">
              <w:rPr>
                <w:rFonts w:ascii="Times New Roman" w:hAnsi="Times New Roman" w:cs="Times New Roman"/>
              </w:rPr>
              <w:lastRenderedPageBreak/>
              <w:t>ёки микроэлементларни ўз ичига олган ҳужайраларни ўстириш учун Кенерсон томонидан патентланган муҳитдан (8) олинган.</w:t>
            </w:r>
          </w:p>
          <w:p w14:paraId="084701FF" w14:textId="77777777" w:rsidR="00B363B2" w:rsidRPr="00987B9B" w:rsidRDefault="00B363B2" w:rsidP="00C25CF0">
            <w:pPr>
              <w:spacing w:after="0" w:line="240" w:lineRule="auto"/>
              <w:jc w:val="both"/>
              <w:rPr>
                <w:rFonts w:ascii="Times New Roman" w:hAnsi="Times New Roman" w:cs="Times New Roman"/>
              </w:rPr>
            </w:pPr>
          </w:p>
          <w:p w14:paraId="27244B76" w14:textId="77777777" w:rsidR="00B363B2" w:rsidRPr="00987B9B" w:rsidRDefault="00B363B2" w:rsidP="00C25CF0">
            <w:pPr>
              <w:spacing w:after="0" w:line="240" w:lineRule="auto"/>
              <w:jc w:val="both"/>
              <w:rPr>
                <w:rFonts w:ascii="Times New Roman" w:hAnsi="Times New Roman" w:cs="Times New Roman"/>
              </w:rPr>
            </w:pPr>
          </w:p>
          <w:p w14:paraId="7567C94D" w14:textId="5AF30CDC" w:rsidR="00B363B2" w:rsidRPr="00987B9B" w:rsidRDefault="00B363B2" w:rsidP="00C25CF0">
            <w:pPr>
              <w:spacing w:after="0" w:line="240" w:lineRule="auto"/>
              <w:jc w:val="both"/>
              <w:rPr>
                <w:rFonts w:ascii="Times New Roman" w:hAnsi="Times New Roman" w:cs="Times New Roman"/>
                <w:b/>
                <w:bCs/>
              </w:rPr>
            </w:pPr>
            <w:r w:rsidRPr="00987B9B">
              <w:rPr>
                <w:rFonts w:ascii="Times New Roman" w:hAnsi="Times New Roman" w:cs="Times New Roman"/>
                <w:b/>
                <w:bCs/>
              </w:rPr>
              <w:t>8-жадвал. Муҳит мисолида асосий компонентлар концентрацияси (</w:t>
            </w:r>
            <w:r w:rsidRPr="00987B9B">
              <w:rPr>
                <w:rFonts w:ascii="Times New Roman" w:hAnsi="Times New Roman" w:cs="Times New Roman"/>
                <w:b/>
                <w:bCs/>
                <w:i/>
                <w:iCs/>
              </w:rPr>
              <w:t>6</w:t>
            </w:r>
            <w:r w:rsidRPr="00987B9B">
              <w:rPr>
                <w:rFonts w:ascii="Times New Roman" w:hAnsi="Times New Roman" w:cs="Times New Roman"/>
                <w:b/>
                <w:bCs/>
              </w:rPr>
              <w:t>)</w:t>
            </w:r>
          </w:p>
          <w:tbl>
            <w:tblPr>
              <w:tblW w:w="495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49"/>
              <w:gridCol w:w="1237"/>
              <w:gridCol w:w="2318"/>
            </w:tblGrid>
            <w:tr w:rsidR="00B363B2" w:rsidRPr="00987B9B" w14:paraId="7D81C3BA" w14:textId="77777777" w:rsidTr="00E86A68">
              <w:trPr>
                <w:tblHeader/>
              </w:trPr>
              <w:tc>
                <w:tcPr>
                  <w:tcW w:w="1192" w:type="dxa"/>
                  <w:hideMark/>
                </w:tcPr>
                <w:p w14:paraId="581FD3ED" w14:textId="77777777" w:rsidR="00B363B2" w:rsidRPr="00987B9B" w:rsidRDefault="00B363B2" w:rsidP="00C25CF0">
                  <w:pPr>
                    <w:spacing w:after="0" w:line="240" w:lineRule="auto"/>
                    <w:jc w:val="both"/>
                    <w:rPr>
                      <w:rFonts w:ascii="Times New Roman" w:hAnsi="Times New Roman" w:cs="Times New Roman"/>
                      <w:b/>
                      <w:bCs/>
                    </w:rPr>
                  </w:pPr>
                  <w:r w:rsidRPr="00987B9B">
                    <w:rPr>
                      <w:rFonts w:ascii="Times New Roman" w:hAnsi="Times New Roman" w:cs="Times New Roman"/>
                      <w:b/>
                      <w:bCs/>
                    </w:rPr>
                    <w:t>Komponent</w:t>
                  </w:r>
                </w:p>
              </w:tc>
              <w:tc>
                <w:tcPr>
                  <w:tcW w:w="1180" w:type="dxa"/>
                  <w:vAlign w:val="bottom"/>
                  <w:hideMark/>
                </w:tcPr>
                <w:p w14:paraId="5811FF2B" w14:textId="77777777" w:rsidR="00B363B2" w:rsidRPr="00987B9B" w:rsidRDefault="00B363B2" w:rsidP="00C25CF0">
                  <w:pPr>
                    <w:spacing w:after="0" w:line="240" w:lineRule="auto"/>
                    <w:jc w:val="both"/>
                    <w:rPr>
                      <w:rFonts w:ascii="Times New Roman" w:hAnsi="Times New Roman" w:cs="Times New Roman"/>
                      <w:b/>
                      <w:bCs/>
                    </w:rPr>
                  </w:pPr>
                  <w:r w:rsidRPr="00987B9B">
                    <w:rPr>
                      <w:rFonts w:ascii="Times New Roman" w:hAnsi="Times New Roman" w:cs="Times New Roman"/>
                      <w:b/>
                      <w:bCs/>
                    </w:rPr>
                    <w:t>Концентрация (г/л)</w:t>
                  </w:r>
                </w:p>
              </w:tc>
              <w:tc>
                <w:tcPr>
                  <w:tcW w:w="2212" w:type="dxa"/>
                  <w:vAlign w:val="bottom"/>
                  <w:hideMark/>
                </w:tcPr>
                <w:p w14:paraId="4576E6D1" w14:textId="77777777" w:rsidR="00B363B2" w:rsidRPr="00987B9B" w:rsidRDefault="00B363B2" w:rsidP="00C25CF0">
                  <w:pPr>
                    <w:spacing w:after="0" w:line="240" w:lineRule="auto"/>
                    <w:jc w:val="both"/>
                    <w:rPr>
                      <w:rFonts w:ascii="Times New Roman" w:hAnsi="Times New Roman" w:cs="Times New Roman"/>
                      <w:b/>
                      <w:bCs/>
                    </w:rPr>
                  </w:pPr>
                  <w:r w:rsidRPr="00987B9B">
                    <w:rPr>
                      <w:rFonts w:ascii="Times New Roman" w:hAnsi="Times New Roman" w:cs="Times New Roman"/>
                      <w:b/>
                      <w:bCs/>
                    </w:rPr>
                    <w:t>Концентрация (г/100 мл ёки грамм %)</w:t>
                  </w:r>
                </w:p>
              </w:tc>
            </w:tr>
            <w:tr w:rsidR="00B363B2" w:rsidRPr="00987B9B" w14:paraId="2354018E" w14:textId="77777777" w:rsidTr="00E86A68">
              <w:tc>
                <w:tcPr>
                  <w:tcW w:w="1192" w:type="dxa"/>
                  <w:hideMark/>
                </w:tcPr>
                <w:p w14:paraId="763EB4AC" w14:textId="18F7B04D"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rPr>
                    <w:t>Glyukoza</w:t>
                  </w:r>
                </w:p>
              </w:tc>
              <w:tc>
                <w:tcPr>
                  <w:tcW w:w="1180" w:type="dxa"/>
                  <w:vAlign w:val="bottom"/>
                  <w:hideMark/>
                </w:tcPr>
                <w:p w14:paraId="5EA61F4C"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150</w:t>
                  </w:r>
                </w:p>
              </w:tc>
              <w:tc>
                <w:tcPr>
                  <w:tcW w:w="2212" w:type="dxa"/>
                  <w:vAlign w:val="bottom"/>
                  <w:hideMark/>
                </w:tcPr>
                <w:p w14:paraId="260B8758"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15</w:t>
                  </w:r>
                </w:p>
              </w:tc>
            </w:tr>
            <w:tr w:rsidR="00B363B2" w:rsidRPr="00987B9B" w14:paraId="0E405EDE" w14:textId="77777777" w:rsidTr="00E86A68">
              <w:tc>
                <w:tcPr>
                  <w:tcW w:w="1192" w:type="dxa"/>
                  <w:hideMark/>
                </w:tcPr>
                <w:p w14:paraId="68CC5C1B" w14:textId="71333EAE"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rPr>
                    <w:t>Натрий xlorid</w:t>
                  </w:r>
                </w:p>
              </w:tc>
              <w:tc>
                <w:tcPr>
                  <w:tcW w:w="1180" w:type="dxa"/>
                  <w:vAlign w:val="bottom"/>
                  <w:hideMark/>
                </w:tcPr>
                <w:p w14:paraId="02F66881"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7</w:t>
                  </w:r>
                </w:p>
              </w:tc>
              <w:tc>
                <w:tcPr>
                  <w:tcW w:w="2212" w:type="dxa"/>
                  <w:vAlign w:val="bottom"/>
                  <w:hideMark/>
                </w:tcPr>
                <w:p w14:paraId="4213D788" w14:textId="55F888B4"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0,7</w:t>
                  </w:r>
                </w:p>
              </w:tc>
            </w:tr>
            <w:tr w:rsidR="00B363B2" w:rsidRPr="00987B9B" w14:paraId="63B2FED0" w14:textId="77777777" w:rsidTr="00E86A68">
              <w:tc>
                <w:tcPr>
                  <w:tcW w:w="1192" w:type="dxa"/>
                  <w:hideMark/>
                </w:tcPr>
                <w:p w14:paraId="568428B0" w14:textId="3AA14605"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strike/>
                    </w:rPr>
                    <w:t xml:space="preserve">Икки асосли </w:t>
                  </w:r>
                  <w:r w:rsidRPr="00987B9B">
                    <w:rPr>
                      <w:rFonts w:ascii="Times New Roman" w:hAnsi="Times New Roman" w:cs="Times New Roman"/>
                      <w:highlight w:val="magenta"/>
                    </w:rPr>
                    <w:t xml:space="preserve">калий </w:t>
                  </w:r>
                  <w:r w:rsidRPr="00987B9B">
                    <w:rPr>
                      <w:rFonts w:ascii="Times New Roman" w:hAnsi="Times New Roman" w:cs="Times New Roman"/>
                    </w:rPr>
                    <w:t>дигидрофосфат</w:t>
                  </w:r>
                </w:p>
              </w:tc>
              <w:tc>
                <w:tcPr>
                  <w:tcW w:w="1180" w:type="dxa"/>
                  <w:vAlign w:val="bottom"/>
                  <w:hideMark/>
                </w:tcPr>
                <w:p w14:paraId="2719D110"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7</w:t>
                  </w:r>
                </w:p>
              </w:tc>
              <w:tc>
                <w:tcPr>
                  <w:tcW w:w="2212" w:type="dxa"/>
                  <w:vAlign w:val="bottom"/>
                  <w:hideMark/>
                </w:tcPr>
                <w:p w14:paraId="24762696" w14:textId="5808057B"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0,7</w:t>
                  </w:r>
                </w:p>
              </w:tc>
            </w:tr>
            <w:tr w:rsidR="00B363B2" w:rsidRPr="00987B9B" w14:paraId="3FB4C457" w14:textId="77777777" w:rsidTr="00E86A68">
              <w:tc>
                <w:tcPr>
                  <w:tcW w:w="1192" w:type="dxa"/>
                  <w:hideMark/>
                </w:tcPr>
                <w:p w14:paraId="64E665D9"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rPr>
                    <w:t>Аминокислоталар (жами)</w:t>
                  </w:r>
                </w:p>
              </w:tc>
              <w:tc>
                <w:tcPr>
                  <w:tcW w:w="1180" w:type="dxa"/>
                  <w:vAlign w:val="bottom"/>
                  <w:hideMark/>
                </w:tcPr>
                <w:p w14:paraId="75DE326F" w14:textId="46C72D74"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0,9</w:t>
                  </w:r>
                </w:p>
              </w:tc>
              <w:tc>
                <w:tcPr>
                  <w:tcW w:w="2212" w:type="dxa"/>
                  <w:vAlign w:val="bottom"/>
                  <w:hideMark/>
                </w:tcPr>
                <w:p w14:paraId="6841CF26" w14:textId="622798F3"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0,09</w:t>
                  </w:r>
                </w:p>
              </w:tc>
            </w:tr>
            <w:tr w:rsidR="00B363B2" w:rsidRPr="00987B9B" w14:paraId="72784672" w14:textId="77777777" w:rsidTr="00E86A68">
              <w:tc>
                <w:tcPr>
                  <w:tcW w:w="1192" w:type="dxa"/>
                  <w:hideMark/>
                </w:tcPr>
                <w:p w14:paraId="14DD07CA" w14:textId="24238C01"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rPr>
                    <w:t>Jami</w:t>
                  </w:r>
                </w:p>
              </w:tc>
              <w:tc>
                <w:tcPr>
                  <w:tcW w:w="1180" w:type="dxa"/>
                  <w:vAlign w:val="bottom"/>
                  <w:hideMark/>
                </w:tcPr>
                <w:p w14:paraId="7E807D1D"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165</w:t>
                  </w:r>
                </w:p>
              </w:tc>
              <w:tc>
                <w:tcPr>
                  <w:tcW w:w="2212" w:type="dxa"/>
                  <w:vAlign w:val="bottom"/>
                  <w:hideMark/>
                </w:tcPr>
                <w:p w14:paraId="224CAC3C"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17</w:t>
                  </w:r>
                </w:p>
              </w:tc>
            </w:tr>
          </w:tbl>
          <w:p w14:paraId="0B337CA7" w14:textId="77777777" w:rsidR="00B363B2" w:rsidRPr="00987B9B" w:rsidRDefault="00B363B2" w:rsidP="00C25CF0">
            <w:pPr>
              <w:spacing w:after="0" w:line="240" w:lineRule="auto"/>
              <w:jc w:val="both"/>
              <w:rPr>
                <w:rFonts w:ascii="Times New Roman" w:hAnsi="Times New Roman" w:cs="Times New Roman"/>
              </w:rPr>
            </w:pPr>
          </w:p>
          <w:p w14:paraId="5141C23F" w14:textId="77777777" w:rsidR="00B363B2" w:rsidRPr="00987B9B" w:rsidRDefault="00B363B2" w:rsidP="00C25CF0">
            <w:pPr>
              <w:spacing w:after="0" w:line="240" w:lineRule="auto"/>
              <w:jc w:val="both"/>
              <w:rPr>
                <w:rFonts w:ascii="Times New Roman" w:hAnsi="Times New Roman" w:cs="Times New Roman"/>
              </w:rPr>
            </w:pPr>
            <w:r w:rsidRPr="00987B9B">
              <w:rPr>
                <w:rFonts w:ascii="Times New Roman" w:hAnsi="Times New Roman" w:cs="Times New Roman"/>
              </w:rPr>
              <w:t xml:space="preserve">Муҳит намунасидаги асосий компонентларнинг консентратсиялари </w:t>
            </w:r>
            <w:r w:rsidRPr="00987B9B">
              <w:rPr>
                <w:rFonts w:ascii="Times New Roman" w:hAnsi="Times New Roman" w:cs="Times New Roman"/>
                <w:i/>
                <w:iCs/>
              </w:rPr>
              <w:t>8-жадвалда</w:t>
            </w:r>
            <w:r w:rsidRPr="00987B9B">
              <w:rPr>
                <w:rFonts w:ascii="Times New Roman" w:hAnsi="Times New Roman" w:cs="Times New Roman"/>
              </w:rPr>
              <w:t xml:space="preserve"> келтирилган. Тақдимот мақсадида витаминлар, сирт фаол моддалар ва бошқа органик озуқа моддалари каби компонентлар ҳисобга олинмаган. Муҳит таркибига қараб, бошқа таркибий қисмларнинг таъсирини аниқлаш ва </w:t>
            </w:r>
            <w:r w:rsidRPr="00987B9B">
              <w:rPr>
                <w:rFonts w:ascii="Times New Roman" w:hAnsi="Times New Roman" w:cs="Times New Roman"/>
                <w:highlight w:val="lightGray"/>
              </w:rPr>
              <w:t xml:space="preserve">юмшатиш </w:t>
            </w:r>
            <w:r w:rsidRPr="00987B9B">
              <w:rPr>
                <w:rFonts w:ascii="Times New Roman" w:hAnsi="Times New Roman" w:cs="Times New Roman"/>
                <w:highlight w:val="magenta"/>
              </w:rPr>
              <w:t>камайтириш</w:t>
            </w:r>
            <w:r w:rsidRPr="00987B9B">
              <w:rPr>
                <w:rFonts w:ascii="Times New Roman" w:hAnsi="Times New Roman" w:cs="Times New Roman"/>
              </w:rPr>
              <w:t xml:space="preserve"> зарур бўлиши мумкин.</w:t>
            </w:r>
          </w:p>
          <w:p w14:paraId="62C5D1D6" w14:textId="77777777" w:rsidR="00B363B2" w:rsidRPr="00987B9B" w:rsidRDefault="00B363B2" w:rsidP="00C25CF0">
            <w:pPr>
              <w:spacing w:after="0" w:line="240" w:lineRule="auto"/>
              <w:jc w:val="both"/>
              <w:rPr>
                <w:rFonts w:ascii="Times New Roman" w:hAnsi="Times New Roman" w:cs="Times New Roman"/>
              </w:rPr>
            </w:pPr>
          </w:p>
          <w:p w14:paraId="5A0FEE9C" w14:textId="77777777" w:rsidR="00B363B2" w:rsidRPr="00987B9B" w:rsidRDefault="00B363B2" w:rsidP="00C25CF0">
            <w:pPr>
              <w:spacing w:after="0" w:line="240" w:lineRule="auto"/>
              <w:jc w:val="both"/>
              <w:rPr>
                <w:rFonts w:ascii="Times New Roman" w:hAnsi="Times New Roman" w:cs="Times New Roman"/>
              </w:rPr>
            </w:pPr>
            <w:r w:rsidRPr="00987B9B">
              <w:rPr>
                <w:rFonts w:ascii="Times New Roman" w:hAnsi="Times New Roman" w:cs="Times New Roman"/>
                <w:i/>
                <w:iCs/>
              </w:rPr>
              <w:t xml:space="preserve">9-жадвалга </w:t>
            </w:r>
            <w:r w:rsidRPr="00987B9B">
              <w:rPr>
                <w:rFonts w:ascii="Times New Roman" w:hAnsi="Times New Roman" w:cs="Times New Roman"/>
              </w:rPr>
              <w:t xml:space="preserve">киритилган микроэлементлар USP-1 таркибида ҳам мавжуд. Мақсад ушбу муҳитдаги микроэлементларнинг ҳақиқий концентрациясини ўлчаш ва тасдиқлашдан иборат. USP-1 эрувчи деб ҳисобланади ва консентратсиялар литрга микрограммларда ифодаланади. Шуни эътиборга олиш керакки, </w:t>
            </w:r>
            <w:r>
              <w:rPr>
                <w:rFonts w:ascii="Times New Roman" w:hAnsi="Times New Roman" w:cs="Times New Roman"/>
              </w:rPr>
              <w:t>ICP-MS</w:t>
            </w:r>
            <w:r w:rsidRPr="00987B9B">
              <w:rPr>
                <w:rFonts w:ascii="Times New Roman" w:hAnsi="Times New Roman" w:cs="Times New Roman"/>
              </w:rPr>
              <w:t xml:space="preserve"> таҳлили фақат металл концентрациясини кўрсатади, муҳитда ишлатиладиган тузни эмас. Таҳлилчилар муҳит таркибида қўлланиладиган ушбу металлнинг туз </w:t>
            </w:r>
            <w:r w:rsidRPr="00987B9B">
              <w:rPr>
                <w:rFonts w:ascii="Times New Roman" w:hAnsi="Times New Roman" w:cs="Times New Roman"/>
              </w:rPr>
              <w:lastRenderedPageBreak/>
              <w:t>шакли билан микроэлементлар концентрацияси ўртасидаги боғлиқликни таъминлашлари лозим.</w:t>
            </w:r>
          </w:p>
          <w:p w14:paraId="3041B7C8" w14:textId="77777777" w:rsidR="00B363B2" w:rsidRPr="00987B9B" w:rsidRDefault="00B363B2" w:rsidP="00C25CF0">
            <w:pPr>
              <w:spacing w:after="0" w:line="240" w:lineRule="auto"/>
              <w:jc w:val="both"/>
              <w:rPr>
                <w:rFonts w:ascii="Times New Roman" w:hAnsi="Times New Roman" w:cs="Times New Roman"/>
              </w:rPr>
            </w:pPr>
          </w:p>
          <w:p w14:paraId="4223FA20" w14:textId="6B04D73F" w:rsidR="00B363B2" w:rsidRPr="00987B9B" w:rsidRDefault="00B363B2" w:rsidP="00C25CF0">
            <w:pPr>
              <w:spacing w:after="0" w:line="240" w:lineRule="auto"/>
              <w:jc w:val="both"/>
              <w:rPr>
                <w:rFonts w:ascii="Times New Roman" w:hAnsi="Times New Roman" w:cs="Times New Roman"/>
                <w:b/>
                <w:bCs/>
              </w:rPr>
            </w:pPr>
            <w:r w:rsidRPr="00987B9B">
              <w:rPr>
                <w:rFonts w:ascii="Times New Roman" w:hAnsi="Times New Roman" w:cs="Times New Roman"/>
                <w:b/>
                <w:bCs/>
              </w:rPr>
              <w:t>9-жадвал. Муҳит намунасидаги микроэлементлар концентрацияси (</w:t>
            </w:r>
            <w:r w:rsidRPr="00987B9B">
              <w:rPr>
                <w:rFonts w:ascii="Times New Roman" w:hAnsi="Times New Roman" w:cs="Times New Roman"/>
                <w:b/>
                <w:bCs/>
                <w:i/>
                <w:iCs/>
              </w:rPr>
              <w:t>7</w:t>
            </w:r>
            <w:r w:rsidRPr="00987B9B">
              <w:rPr>
                <w:rFonts w:ascii="Times New Roman" w:hAnsi="Times New Roman" w:cs="Times New Roman"/>
                <w:b/>
                <w:bCs/>
              </w:rPr>
              <w:t>)</w:t>
            </w:r>
          </w:p>
          <w:tbl>
            <w:tblPr>
              <w:tblW w:w="5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58"/>
              <w:gridCol w:w="974"/>
              <w:gridCol w:w="1141"/>
              <w:gridCol w:w="979"/>
              <w:gridCol w:w="978"/>
            </w:tblGrid>
            <w:tr w:rsidR="00B363B2" w:rsidRPr="00987B9B" w14:paraId="2A0D2105" w14:textId="77777777" w:rsidTr="00E86A68">
              <w:trPr>
                <w:trHeight w:val="1303"/>
                <w:tblHeader/>
              </w:trPr>
              <w:tc>
                <w:tcPr>
                  <w:tcW w:w="1158" w:type="dxa"/>
                  <w:vAlign w:val="bottom"/>
                  <w:hideMark/>
                </w:tcPr>
                <w:p w14:paraId="793F69D3" w14:textId="33C2832D" w:rsidR="00B363B2" w:rsidRPr="00987B9B" w:rsidRDefault="00B363B2" w:rsidP="00C25CF0">
                  <w:pPr>
                    <w:spacing w:after="0" w:line="240" w:lineRule="auto"/>
                    <w:jc w:val="both"/>
                    <w:rPr>
                      <w:rFonts w:ascii="Times New Roman" w:hAnsi="Times New Roman" w:cs="Times New Roman"/>
                      <w:b/>
                      <w:bCs/>
                    </w:rPr>
                  </w:pPr>
                  <w:r w:rsidRPr="00987B9B">
                    <w:rPr>
                      <w:rFonts w:ascii="Times New Roman" w:hAnsi="Times New Roman" w:cs="Times New Roman"/>
                      <w:b/>
                      <w:bCs/>
                    </w:rPr>
                    <w:t>Металл микрозарралари манбаи</w:t>
                  </w:r>
                </w:p>
              </w:tc>
              <w:tc>
                <w:tcPr>
                  <w:tcW w:w="974" w:type="dxa"/>
                  <w:vAlign w:val="bottom"/>
                  <w:hideMark/>
                </w:tcPr>
                <w:p w14:paraId="10CBB971" w14:textId="77777777" w:rsidR="00B363B2" w:rsidRPr="00987B9B" w:rsidRDefault="00B363B2" w:rsidP="00C25CF0">
                  <w:pPr>
                    <w:spacing w:after="0" w:line="240" w:lineRule="auto"/>
                    <w:jc w:val="both"/>
                    <w:rPr>
                      <w:rFonts w:ascii="Times New Roman" w:hAnsi="Times New Roman" w:cs="Times New Roman"/>
                      <w:b/>
                      <w:bCs/>
                    </w:rPr>
                  </w:pPr>
                  <w:r w:rsidRPr="00987B9B">
                    <w:rPr>
                      <w:rFonts w:ascii="Times New Roman" w:hAnsi="Times New Roman" w:cs="Times New Roman"/>
                      <w:b/>
                      <w:bCs/>
                    </w:rPr>
                    <w:t>Концентрация (М)</w:t>
                  </w:r>
                </w:p>
              </w:tc>
              <w:tc>
                <w:tcPr>
                  <w:tcW w:w="1141" w:type="dxa"/>
                  <w:vAlign w:val="bottom"/>
                  <w:hideMark/>
                </w:tcPr>
                <w:p w14:paraId="7295EC34" w14:textId="77777777" w:rsidR="00B363B2" w:rsidRPr="00987B9B" w:rsidRDefault="00B363B2" w:rsidP="00C25CF0">
                  <w:pPr>
                    <w:spacing w:after="0" w:line="240" w:lineRule="auto"/>
                    <w:jc w:val="both"/>
                    <w:rPr>
                      <w:rFonts w:ascii="Times New Roman" w:hAnsi="Times New Roman" w:cs="Times New Roman"/>
                      <w:b/>
                      <w:bCs/>
                    </w:rPr>
                  </w:pPr>
                  <w:r w:rsidRPr="00987B9B">
                    <w:rPr>
                      <w:rFonts w:ascii="Times New Roman" w:hAnsi="Times New Roman" w:cs="Times New Roman"/>
                      <w:b/>
                      <w:bCs/>
                    </w:rPr>
                    <w:t>Молекуляр оғирлик (г/мол)</w:t>
                  </w:r>
                </w:p>
              </w:tc>
              <w:tc>
                <w:tcPr>
                  <w:tcW w:w="979" w:type="dxa"/>
                  <w:vAlign w:val="bottom"/>
                  <w:hideMark/>
                </w:tcPr>
                <w:p w14:paraId="7C938404" w14:textId="77777777" w:rsidR="00B363B2" w:rsidRPr="00987B9B" w:rsidRDefault="00B363B2" w:rsidP="00C25CF0">
                  <w:pPr>
                    <w:spacing w:after="0" w:line="240" w:lineRule="auto"/>
                    <w:jc w:val="both"/>
                    <w:rPr>
                      <w:rFonts w:ascii="Times New Roman" w:hAnsi="Times New Roman" w:cs="Times New Roman"/>
                      <w:b/>
                      <w:bCs/>
                    </w:rPr>
                  </w:pPr>
                  <w:r w:rsidRPr="00987B9B">
                    <w:rPr>
                      <w:rFonts w:ascii="Times New Roman" w:hAnsi="Times New Roman" w:cs="Times New Roman"/>
                      <w:b/>
                      <w:bCs/>
                    </w:rPr>
                    <w:t>Молекуляр концентрация (мкг/л)</w:t>
                  </w:r>
                </w:p>
              </w:tc>
              <w:tc>
                <w:tcPr>
                  <w:tcW w:w="978" w:type="dxa"/>
                  <w:vAlign w:val="bottom"/>
                  <w:hideMark/>
                </w:tcPr>
                <w:p w14:paraId="423C9AD8" w14:textId="77777777" w:rsidR="00B363B2" w:rsidRPr="00987B9B" w:rsidRDefault="00B363B2" w:rsidP="00C25CF0">
                  <w:pPr>
                    <w:spacing w:after="0" w:line="240" w:lineRule="auto"/>
                    <w:jc w:val="both"/>
                    <w:rPr>
                      <w:rFonts w:ascii="Times New Roman" w:hAnsi="Times New Roman" w:cs="Times New Roman"/>
                      <w:b/>
                      <w:bCs/>
                    </w:rPr>
                  </w:pPr>
                  <w:r w:rsidRPr="00987B9B">
                    <w:rPr>
                      <w:rFonts w:ascii="Times New Roman" w:hAnsi="Times New Roman" w:cs="Times New Roman"/>
                      <w:b/>
                      <w:bCs/>
                    </w:rPr>
                    <w:t>Элемент концентрацияси (мкг/л)</w:t>
                  </w:r>
                </w:p>
              </w:tc>
            </w:tr>
            <w:tr w:rsidR="00B363B2" w:rsidRPr="00987B9B" w14:paraId="4A7D26AE" w14:textId="77777777" w:rsidTr="00E86A68">
              <w:trPr>
                <w:trHeight w:val="531"/>
              </w:trPr>
              <w:tc>
                <w:tcPr>
                  <w:tcW w:w="1158" w:type="dxa"/>
                  <w:vAlign w:val="bottom"/>
                  <w:hideMark/>
                </w:tcPr>
                <w:p w14:paraId="54B87A68" w14:textId="482F267F"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Аммоний molibdat</w:t>
                  </w:r>
                </w:p>
              </w:tc>
              <w:tc>
                <w:tcPr>
                  <w:tcW w:w="974" w:type="dxa"/>
                  <w:vAlign w:val="bottom"/>
                  <w:hideMark/>
                </w:tcPr>
                <w:p w14:paraId="443CCD76" w14:textId="53E4A51C"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4,39 × 10</w:t>
                  </w:r>
                  <w:r w:rsidRPr="00987B9B">
                    <w:rPr>
                      <w:rFonts w:ascii="Times New Roman" w:hAnsi="Times New Roman" w:cs="Times New Roman"/>
                      <w:bCs/>
                      <w:vertAlign w:val="superscript"/>
                    </w:rPr>
                    <w:t>−10</w:t>
                  </w:r>
                </w:p>
              </w:tc>
              <w:tc>
                <w:tcPr>
                  <w:tcW w:w="1141" w:type="dxa"/>
                  <w:vAlign w:val="bottom"/>
                  <w:hideMark/>
                </w:tcPr>
                <w:p w14:paraId="6BA2EDFF"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196</w:t>
                  </w:r>
                </w:p>
              </w:tc>
              <w:tc>
                <w:tcPr>
                  <w:tcW w:w="979" w:type="dxa"/>
                  <w:vAlign w:val="bottom"/>
                  <w:hideMark/>
                </w:tcPr>
                <w:p w14:paraId="64915070" w14:textId="059F0E40"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0,0858</w:t>
                  </w:r>
                </w:p>
              </w:tc>
              <w:tc>
                <w:tcPr>
                  <w:tcW w:w="978" w:type="dxa"/>
                  <w:vAlign w:val="bottom"/>
                  <w:hideMark/>
                </w:tcPr>
                <w:p w14:paraId="35C7BBD2" w14:textId="07F48E16"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0,0420 (Мо)</w:t>
                  </w:r>
                </w:p>
              </w:tc>
            </w:tr>
            <w:tr w:rsidR="00B363B2" w:rsidRPr="00987B9B" w14:paraId="0FC7A7FD" w14:textId="77777777" w:rsidTr="00E86A68">
              <w:trPr>
                <w:trHeight w:val="784"/>
              </w:trPr>
              <w:tc>
                <w:tcPr>
                  <w:tcW w:w="1158" w:type="dxa"/>
                  <w:vAlign w:val="bottom"/>
                  <w:hideMark/>
                </w:tcPr>
                <w:p w14:paraId="3E41AE50" w14:textId="511FD110"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Хром сульфат ·</w:t>
                  </w:r>
                  <w:r w:rsidRPr="00987B9B">
                    <w:rPr>
                      <w:rFonts w:ascii="Times New Roman" w:hAnsi="Times New Roman" w:cs="Times New Roman"/>
                      <w:bCs/>
                    </w:rPr>
                    <w:br/>
                    <w:t>15Ҳ</w:t>
                  </w:r>
                  <w:r w:rsidRPr="00987B9B">
                    <w:rPr>
                      <w:rFonts w:ascii="Times New Roman" w:hAnsi="Times New Roman" w:cs="Times New Roman"/>
                      <w:bCs/>
                      <w:vertAlign w:val="subscript"/>
                    </w:rPr>
                    <w:t>2</w:t>
                  </w:r>
                  <w:r w:rsidRPr="00DB679B">
                    <w:rPr>
                      <w:rFonts w:ascii="Times New Roman" w:hAnsi="Times New Roman" w:cs="Times New Roman"/>
                      <w:bCs/>
                    </w:rPr>
                    <w:t>О</w:t>
                  </w:r>
                </w:p>
              </w:tc>
              <w:tc>
                <w:tcPr>
                  <w:tcW w:w="974" w:type="dxa"/>
                  <w:vAlign w:val="bottom"/>
                  <w:hideMark/>
                </w:tcPr>
                <w:p w14:paraId="78C90960" w14:textId="4CA437F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7,54 × 10</w:t>
                  </w:r>
                  <w:r w:rsidRPr="00987B9B">
                    <w:rPr>
                      <w:rFonts w:ascii="Times New Roman" w:hAnsi="Times New Roman" w:cs="Times New Roman"/>
                      <w:bCs/>
                      <w:vertAlign w:val="superscript"/>
                    </w:rPr>
                    <w:t>−11</w:t>
                  </w:r>
                </w:p>
              </w:tc>
              <w:tc>
                <w:tcPr>
                  <w:tcW w:w="1141" w:type="dxa"/>
                  <w:vAlign w:val="bottom"/>
                  <w:hideMark/>
                </w:tcPr>
                <w:p w14:paraId="5379B1AB" w14:textId="5303E0D0"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662,4</w:t>
                  </w:r>
                </w:p>
              </w:tc>
              <w:tc>
                <w:tcPr>
                  <w:tcW w:w="979" w:type="dxa"/>
                  <w:vAlign w:val="bottom"/>
                  <w:hideMark/>
                </w:tcPr>
                <w:p w14:paraId="7EA1C875" w14:textId="56D45C7C"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0,0499</w:t>
                  </w:r>
                </w:p>
              </w:tc>
              <w:tc>
                <w:tcPr>
                  <w:tcW w:w="978" w:type="dxa"/>
                  <w:vAlign w:val="bottom"/>
                  <w:hideMark/>
                </w:tcPr>
                <w:p w14:paraId="1F941A74" w14:textId="3992FCC2"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0,00392 (Cр)</w:t>
                  </w:r>
                </w:p>
              </w:tc>
            </w:tr>
            <w:tr w:rsidR="00B363B2" w:rsidRPr="00987B9B" w14:paraId="67E6399A" w14:textId="77777777" w:rsidTr="00E86A68">
              <w:trPr>
                <w:trHeight w:val="784"/>
              </w:trPr>
              <w:tc>
                <w:tcPr>
                  <w:tcW w:w="1158" w:type="dxa"/>
                  <w:vAlign w:val="bottom"/>
                  <w:hideMark/>
                </w:tcPr>
                <w:p w14:paraId="79845233" w14:textId="44D24D00"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lang w:bidi="ru-RU"/>
                    </w:rPr>
                    <w:t>Кобальт хлорид ·</w:t>
                  </w:r>
                  <w:r w:rsidRPr="00987B9B">
                    <w:rPr>
                      <w:rFonts w:ascii="Times New Roman" w:hAnsi="Times New Roman" w:cs="Times New Roman"/>
                      <w:lang w:bidi="ru-RU"/>
                    </w:rPr>
                    <w:br/>
                    <w:t>6Ҳ</w:t>
                  </w:r>
                  <w:r w:rsidRPr="00987B9B">
                    <w:rPr>
                      <w:rFonts w:ascii="Times New Roman" w:hAnsi="Times New Roman" w:cs="Times New Roman"/>
                      <w:bCs/>
                      <w:vertAlign w:val="subscript"/>
                    </w:rPr>
                    <w:t>2</w:t>
                  </w:r>
                  <w:r w:rsidRPr="00DB679B">
                    <w:rPr>
                      <w:rFonts w:ascii="Times New Roman" w:hAnsi="Times New Roman" w:cs="Times New Roman"/>
                      <w:bCs/>
                    </w:rPr>
                    <w:t>О</w:t>
                  </w:r>
                </w:p>
              </w:tc>
              <w:tc>
                <w:tcPr>
                  <w:tcW w:w="974" w:type="dxa"/>
                  <w:vAlign w:val="bottom"/>
                  <w:hideMark/>
                </w:tcPr>
                <w:p w14:paraId="64525EB1" w14:textId="52E0C5E0"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1,82 × 10</w:t>
                  </w:r>
                  <w:r w:rsidRPr="00987B9B">
                    <w:rPr>
                      <w:rFonts w:ascii="Times New Roman" w:hAnsi="Times New Roman" w:cs="Times New Roman"/>
                      <w:bCs/>
                      <w:vertAlign w:val="superscript"/>
                    </w:rPr>
                    <w:t>−9</w:t>
                  </w:r>
                </w:p>
              </w:tc>
              <w:tc>
                <w:tcPr>
                  <w:tcW w:w="1141" w:type="dxa"/>
                  <w:vAlign w:val="bottom"/>
                  <w:hideMark/>
                </w:tcPr>
                <w:p w14:paraId="4707A95B" w14:textId="14140A2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237,93</w:t>
                  </w:r>
                </w:p>
              </w:tc>
              <w:tc>
                <w:tcPr>
                  <w:tcW w:w="979" w:type="dxa"/>
                  <w:vAlign w:val="bottom"/>
                  <w:hideMark/>
                </w:tcPr>
                <w:p w14:paraId="0BF8E7F8" w14:textId="5FD64399"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0,433</w:t>
                  </w:r>
                </w:p>
              </w:tc>
              <w:tc>
                <w:tcPr>
                  <w:tcW w:w="978" w:type="dxa"/>
                  <w:vAlign w:val="bottom"/>
                  <w:hideMark/>
                </w:tcPr>
                <w:p w14:paraId="66E7DBC0" w14:textId="32636664"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0,107 (Cо)</w:t>
                  </w:r>
                </w:p>
              </w:tc>
            </w:tr>
            <w:tr w:rsidR="00B363B2" w:rsidRPr="00987B9B" w14:paraId="0C859BB3" w14:textId="77777777" w:rsidTr="00E86A68">
              <w:trPr>
                <w:trHeight w:val="784"/>
              </w:trPr>
              <w:tc>
                <w:tcPr>
                  <w:tcW w:w="1158" w:type="dxa"/>
                  <w:vAlign w:val="bottom"/>
                  <w:hideMark/>
                </w:tcPr>
                <w:p w14:paraId="063CB585" w14:textId="638C814F"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Мис хлорид ·</w:t>
                  </w:r>
                  <w:r w:rsidRPr="00987B9B">
                    <w:rPr>
                      <w:rFonts w:ascii="Times New Roman" w:hAnsi="Times New Roman" w:cs="Times New Roman"/>
                      <w:bCs/>
                    </w:rPr>
                    <w:br/>
                    <w:t>2Ҳ</w:t>
                  </w:r>
                  <w:r w:rsidRPr="00987B9B">
                    <w:rPr>
                      <w:rFonts w:ascii="Times New Roman" w:hAnsi="Times New Roman" w:cs="Times New Roman"/>
                      <w:bCs/>
                      <w:vertAlign w:val="subscript"/>
                    </w:rPr>
                    <w:t>2</w:t>
                  </w:r>
                  <w:r w:rsidRPr="00DB679B">
                    <w:rPr>
                      <w:rFonts w:ascii="Times New Roman" w:hAnsi="Times New Roman" w:cs="Times New Roman"/>
                      <w:bCs/>
                    </w:rPr>
                    <w:t>О</w:t>
                  </w:r>
                </w:p>
              </w:tc>
              <w:tc>
                <w:tcPr>
                  <w:tcW w:w="974" w:type="dxa"/>
                  <w:vAlign w:val="bottom"/>
                  <w:hideMark/>
                </w:tcPr>
                <w:p w14:paraId="620C6A5C" w14:textId="2049AD29"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2,06 × 10</w:t>
                  </w:r>
                  <w:r w:rsidRPr="00987B9B">
                    <w:rPr>
                      <w:rFonts w:ascii="Times New Roman" w:hAnsi="Times New Roman" w:cs="Times New Roman"/>
                      <w:bCs/>
                      <w:vertAlign w:val="superscript"/>
                    </w:rPr>
                    <w:t>−8</w:t>
                  </w:r>
                </w:p>
              </w:tc>
              <w:tc>
                <w:tcPr>
                  <w:tcW w:w="1141" w:type="dxa"/>
                  <w:vAlign w:val="bottom"/>
                  <w:hideMark/>
                </w:tcPr>
                <w:p w14:paraId="11592A5C" w14:textId="4584C23B"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170,48</w:t>
                  </w:r>
                </w:p>
              </w:tc>
              <w:tc>
                <w:tcPr>
                  <w:tcW w:w="979" w:type="dxa"/>
                  <w:vAlign w:val="bottom"/>
                  <w:hideMark/>
                </w:tcPr>
                <w:p w14:paraId="24BAC438" w14:textId="111C1E1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3,51</w:t>
                  </w:r>
                </w:p>
              </w:tc>
              <w:tc>
                <w:tcPr>
                  <w:tcW w:w="978" w:type="dxa"/>
                  <w:vAlign w:val="bottom"/>
                  <w:hideMark/>
                </w:tcPr>
                <w:p w14:paraId="2C06660C" w14:textId="67B66813"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1,31 (Cу)</w:t>
                  </w:r>
                </w:p>
              </w:tc>
            </w:tr>
            <w:tr w:rsidR="00B363B2" w:rsidRPr="00987B9B" w14:paraId="178BCFC1" w14:textId="77777777" w:rsidTr="00E86A68">
              <w:trPr>
                <w:trHeight w:val="784"/>
              </w:trPr>
              <w:tc>
                <w:tcPr>
                  <w:tcW w:w="1158" w:type="dxa"/>
                  <w:vAlign w:val="bottom"/>
                  <w:hideMark/>
                </w:tcPr>
                <w:p w14:paraId="75F46DAB" w14:textId="7169BBD3"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Мис сульфат ·</w:t>
                  </w:r>
                  <w:r w:rsidRPr="00987B9B">
                    <w:rPr>
                      <w:rFonts w:ascii="Times New Roman" w:hAnsi="Times New Roman" w:cs="Times New Roman"/>
                      <w:bCs/>
                    </w:rPr>
                    <w:br/>
                    <w:t>5Ҳ</w:t>
                  </w:r>
                  <w:r w:rsidRPr="00987B9B">
                    <w:rPr>
                      <w:rFonts w:ascii="Times New Roman" w:hAnsi="Times New Roman" w:cs="Times New Roman"/>
                      <w:bCs/>
                      <w:vertAlign w:val="subscript"/>
                    </w:rPr>
                    <w:t>2</w:t>
                  </w:r>
                  <w:r w:rsidRPr="00DB679B">
                    <w:rPr>
                      <w:rFonts w:ascii="Times New Roman" w:hAnsi="Times New Roman" w:cs="Times New Roman"/>
                      <w:bCs/>
                    </w:rPr>
                    <w:t>О</w:t>
                  </w:r>
                </w:p>
              </w:tc>
              <w:tc>
                <w:tcPr>
                  <w:tcW w:w="974" w:type="dxa"/>
                  <w:vAlign w:val="bottom"/>
                  <w:hideMark/>
                </w:tcPr>
                <w:p w14:paraId="3D202671" w14:textId="0057828B"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1,81 × 10</w:t>
                  </w:r>
                  <w:r w:rsidRPr="00987B9B">
                    <w:rPr>
                      <w:rFonts w:ascii="Times New Roman" w:hAnsi="Times New Roman" w:cs="Times New Roman"/>
                      <w:bCs/>
                      <w:vertAlign w:val="superscript"/>
                    </w:rPr>
                    <w:t>−9</w:t>
                  </w:r>
                </w:p>
              </w:tc>
              <w:tc>
                <w:tcPr>
                  <w:tcW w:w="1141" w:type="dxa"/>
                  <w:vAlign w:val="bottom"/>
                  <w:hideMark/>
                </w:tcPr>
                <w:p w14:paraId="156F977E" w14:textId="3837CFC2"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249,69</w:t>
                  </w:r>
                </w:p>
              </w:tc>
              <w:tc>
                <w:tcPr>
                  <w:tcW w:w="979" w:type="dxa"/>
                  <w:vAlign w:val="bottom"/>
                  <w:hideMark/>
                </w:tcPr>
                <w:p w14:paraId="75137976" w14:textId="502A2755"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0,452</w:t>
                  </w:r>
                </w:p>
              </w:tc>
              <w:tc>
                <w:tcPr>
                  <w:tcW w:w="978" w:type="dxa"/>
                  <w:vAlign w:val="bottom"/>
                  <w:hideMark/>
                </w:tcPr>
                <w:p w14:paraId="0727A905" w14:textId="6C0B19F1"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0,115 (Cу)</w:t>
                  </w:r>
                </w:p>
              </w:tc>
            </w:tr>
            <w:tr w:rsidR="00B363B2" w:rsidRPr="00987B9B" w14:paraId="6BF185F6" w14:textId="77777777" w:rsidTr="00E86A68">
              <w:trPr>
                <w:trHeight w:val="784"/>
              </w:trPr>
              <w:tc>
                <w:tcPr>
                  <w:tcW w:w="1158" w:type="dxa"/>
                  <w:vAlign w:val="bottom"/>
                  <w:hideMark/>
                </w:tcPr>
                <w:p w14:paraId="69ADD5A9" w14:textId="00EF10E4"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Темир аммоний ситрат</w:t>
                  </w:r>
                </w:p>
              </w:tc>
              <w:tc>
                <w:tcPr>
                  <w:tcW w:w="974" w:type="dxa"/>
                  <w:vAlign w:val="bottom"/>
                  <w:hideMark/>
                </w:tcPr>
                <w:p w14:paraId="4CEA9739" w14:textId="6E67A250"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2,35 × 10</w:t>
                  </w:r>
                  <w:r w:rsidRPr="00987B9B">
                    <w:rPr>
                      <w:rFonts w:ascii="Times New Roman" w:hAnsi="Times New Roman" w:cs="Times New Roman"/>
                      <w:bCs/>
                      <w:vertAlign w:val="superscript"/>
                    </w:rPr>
                    <w:t>−3</w:t>
                  </w:r>
                </w:p>
              </w:tc>
              <w:tc>
                <w:tcPr>
                  <w:tcW w:w="1141" w:type="dxa"/>
                  <w:vAlign w:val="bottom"/>
                  <w:hideMark/>
                </w:tcPr>
                <w:p w14:paraId="5EB855F3" w14:textId="18CACCB4"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261,98</w:t>
                  </w:r>
                </w:p>
              </w:tc>
              <w:tc>
                <w:tcPr>
                  <w:tcW w:w="979" w:type="dxa"/>
                  <w:vAlign w:val="bottom"/>
                  <w:hideMark/>
                </w:tcPr>
                <w:p w14:paraId="60C628DC"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615653</w:t>
                  </w:r>
                </w:p>
              </w:tc>
              <w:tc>
                <w:tcPr>
                  <w:tcW w:w="978" w:type="dxa"/>
                  <w:vAlign w:val="bottom"/>
                  <w:hideMark/>
                </w:tcPr>
                <w:p w14:paraId="2D1A7B1B" w14:textId="371BDB26"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131000 (Фе)</w:t>
                  </w:r>
                </w:p>
              </w:tc>
            </w:tr>
            <w:tr w:rsidR="00B363B2" w:rsidRPr="00987B9B" w14:paraId="31B323CD" w14:textId="77777777" w:rsidTr="00E86A68">
              <w:trPr>
                <w:trHeight w:val="1039"/>
              </w:trPr>
              <w:tc>
                <w:tcPr>
                  <w:tcW w:w="1158" w:type="dxa"/>
                  <w:vAlign w:val="bottom"/>
                  <w:hideMark/>
                </w:tcPr>
                <w:p w14:paraId="2931BECB" w14:textId="2FF3B7B3"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rPr>
                    <w:t>Марганец (ИИ) сульфат ·</w:t>
                  </w:r>
                  <w:r w:rsidRPr="00987B9B">
                    <w:rPr>
                      <w:rFonts w:ascii="Times New Roman" w:hAnsi="Times New Roman" w:cs="Times New Roman"/>
                    </w:rPr>
                    <w:br/>
                    <w:t>Ҳ</w:t>
                  </w:r>
                  <w:r w:rsidRPr="00987B9B">
                    <w:rPr>
                      <w:rFonts w:ascii="Times New Roman" w:hAnsi="Times New Roman" w:cs="Times New Roman"/>
                      <w:bCs/>
                      <w:vertAlign w:val="subscript"/>
                    </w:rPr>
                    <w:t>2</w:t>
                  </w:r>
                  <w:r w:rsidRPr="00DB679B">
                    <w:rPr>
                      <w:rFonts w:ascii="Times New Roman" w:hAnsi="Times New Roman" w:cs="Times New Roman"/>
                      <w:bCs/>
                    </w:rPr>
                    <w:t>О</w:t>
                  </w:r>
                </w:p>
              </w:tc>
              <w:tc>
                <w:tcPr>
                  <w:tcW w:w="974" w:type="dxa"/>
                  <w:vAlign w:val="bottom"/>
                  <w:hideMark/>
                </w:tcPr>
                <w:p w14:paraId="74712AD7" w14:textId="33DB2BC4"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8,99 × 10</w:t>
                  </w:r>
                  <w:r w:rsidRPr="00987B9B">
                    <w:rPr>
                      <w:rFonts w:ascii="Times New Roman" w:hAnsi="Times New Roman" w:cs="Times New Roman"/>
                      <w:bCs/>
                      <w:vertAlign w:val="superscript"/>
                    </w:rPr>
                    <w:t>−11</w:t>
                  </w:r>
                </w:p>
              </w:tc>
              <w:tc>
                <w:tcPr>
                  <w:tcW w:w="1141" w:type="dxa"/>
                  <w:vAlign w:val="bottom"/>
                  <w:hideMark/>
                </w:tcPr>
                <w:p w14:paraId="348563AE" w14:textId="7A2ABA98"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169,02</w:t>
                  </w:r>
                </w:p>
              </w:tc>
              <w:tc>
                <w:tcPr>
                  <w:tcW w:w="979" w:type="dxa"/>
                  <w:vAlign w:val="bottom"/>
                  <w:hideMark/>
                </w:tcPr>
                <w:p w14:paraId="7C4DE180" w14:textId="5445427E"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0,0152</w:t>
                  </w:r>
                </w:p>
              </w:tc>
              <w:tc>
                <w:tcPr>
                  <w:tcW w:w="978" w:type="dxa"/>
                  <w:vAlign w:val="bottom"/>
                  <w:hideMark/>
                </w:tcPr>
                <w:p w14:paraId="52D0DCCA" w14:textId="36B8CC00"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0,00494 (Мн)</w:t>
                  </w:r>
                </w:p>
              </w:tc>
            </w:tr>
            <w:tr w:rsidR="00B363B2" w:rsidRPr="00987B9B" w14:paraId="72A0A379" w14:textId="77777777" w:rsidTr="00E86A68">
              <w:trPr>
                <w:trHeight w:val="784"/>
              </w:trPr>
              <w:tc>
                <w:tcPr>
                  <w:tcW w:w="1158" w:type="dxa"/>
                  <w:vAlign w:val="bottom"/>
                  <w:hideMark/>
                </w:tcPr>
                <w:p w14:paraId="407130F6" w14:textId="46D4C9BA"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Никель сульфат ·</w:t>
                  </w:r>
                  <w:r w:rsidRPr="00987B9B">
                    <w:rPr>
                      <w:rFonts w:ascii="Times New Roman" w:hAnsi="Times New Roman" w:cs="Times New Roman"/>
                      <w:bCs/>
                    </w:rPr>
                    <w:br/>
                    <w:t>6Ҳ</w:t>
                  </w:r>
                  <w:r w:rsidRPr="00987B9B">
                    <w:rPr>
                      <w:rFonts w:ascii="Times New Roman" w:hAnsi="Times New Roman" w:cs="Times New Roman"/>
                      <w:bCs/>
                      <w:vertAlign w:val="subscript"/>
                    </w:rPr>
                    <w:t>2</w:t>
                  </w:r>
                  <w:r w:rsidRPr="00DB679B">
                    <w:rPr>
                      <w:rFonts w:ascii="Times New Roman" w:hAnsi="Times New Roman" w:cs="Times New Roman"/>
                      <w:bCs/>
                    </w:rPr>
                    <w:t>О</w:t>
                  </w:r>
                </w:p>
              </w:tc>
              <w:tc>
                <w:tcPr>
                  <w:tcW w:w="974" w:type="dxa"/>
                  <w:vAlign w:val="bottom"/>
                  <w:hideMark/>
                </w:tcPr>
                <w:p w14:paraId="51701DC4" w14:textId="6C4BB2A5"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4,54 × 10</w:t>
                  </w:r>
                  <w:r w:rsidRPr="00987B9B">
                    <w:rPr>
                      <w:rFonts w:ascii="Times New Roman" w:hAnsi="Times New Roman" w:cs="Times New Roman"/>
                      <w:bCs/>
                      <w:vertAlign w:val="superscript"/>
                    </w:rPr>
                    <w:t>−11</w:t>
                  </w:r>
                </w:p>
              </w:tc>
              <w:tc>
                <w:tcPr>
                  <w:tcW w:w="1141" w:type="dxa"/>
                  <w:vAlign w:val="bottom"/>
                  <w:hideMark/>
                </w:tcPr>
                <w:p w14:paraId="5532BE38" w14:textId="2F11481F"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262,85</w:t>
                  </w:r>
                </w:p>
              </w:tc>
              <w:tc>
                <w:tcPr>
                  <w:tcW w:w="979" w:type="dxa"/>
                  <w:vAlign w:val="bottom"/>
                  <w:hideMark/>
                </w:tcPr>
                <w:p w14:paraId="16B85844" w14:textId="4508A18E"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0,0119</w:t>
                  </w:r>
                </w:p>
              </w:tc>
              <w:tc>
                <w:tcPr>
                  <w:tcW w:w="978" w:type="dxa"/>
                  <w:vAlign w:val="bottom"/>
                  <w:hideMark/>
                </w:tcPr>
                <w:p w14:paraId="391EEE16" w14:textId="3B095661"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0,00266 (Ни)</w:t>
                  </w:r>
                </w:p>
              </w:tc>
            </w:tr>
            <w:tr w:rsidR="00B363B2" w:rsidRPr="00987B9B" w14:paraId="180CDFCE" w14:textId="77777777" w:rsidTr="00E86A68">
              <w:trPr>
                <w:trHeight w:val="784"/>
              </w:trPr>
              <w:tc>
                <w:tcPr>
                  <w:tcW w:w="1158" w:type="dxa"/>
                  <w:vAlign w:val="bottom"/>
                  <w:hideMark/>
                </w:tcPr>
                <w:p w14:paraId="17AC3EDD" w14:textId="7043A02D"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Натрий метаванадат</w:t>
                  </w:r>
                </w:p>
              </w:tc>
              <w:tc>
                <w:tcPr>
                  <w:tcW w:w="974" w:type="dxa"/>
                  <w:vAlign w:val="bottom"/>
                  <w:hideMark/>
                </w:tcPr>
                <w:p w14:paraId="45F458F6" w14:textId="6D64CF7D"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4,59 × 10</w:t>
                  </w:r>
                  <w:r w:rsidRPr="00987B9B">
                    <w:rPr>
                      <w:rFonts w:ascii="Times New Roman" w:hAnsi="Times New Roman" w:cs="Times New Roman"/>
                      <w:bCs/>
                      <w:vertAlign w:val="superscript"/>
                    </w:rPr>
                    <w:t>−10</w:t>
                  </w:r>
                </w:p>
              </w:tc>
              <w:tc>
                <w:tcPr>
                  <w:tcW w:w="1141" w:type="dxa"/>
                  <w:vAlign w:val="bottom"/>
                  <w:hideMark/>
                </w:tcPr>
                <w:p w14:paraId="4A05A371" w14:textId="4F78D30A"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121,029</w:t>
                  </w:r>
                </w:p>
              </w:tc>
              <w:tc>
                <w:tcPr>
                  <w:tcW w:w="979" w:type="dxa"/>
                  <w:vAlign w:val="bottom"/>
                  <w:hideMark/>
                </w:tcPr>
                <w:p w14:paraId="555C0A3B" w14:textId="6944FE5F"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0,0556</w:t>
                  </w:r>
                </w:p>
              </w:tc>
              <w:tc>
                <w:tcPr>
                  <w:tcW w:w="978" w:type="dxa"/>
                  <w:vAlign w:val="bottom"/>
                  <w:hideMark/>
                </w:tcPr>
                <w:p w14:paraId="47014DA7" w14:textId="15EEABF1"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0,0234 (В)</w:t>
                  </w:r>
                </w:p>
              </w:tc>
            </w:tr>
            <w:tr w:rsidR="00B363B2" w:rsidRPr="00987B9B" w14:paraId="7126F2EA" w14:textId="77777777" w:rsidTr="00E86A68">
              <w:trPr>
                <w:trHeight w:val="531"/>
              </w:trPr>
              <w:tc>
                <w:tcPr>
                  <w:tcW w:w="1158" w:type="dxa"/>
                  <w:vAlign w:val="bottom"/>
                  <w:hideMark/>
                </w:tcPr>
                <w:p w14:paraId="40F29709" w14:textId="0047004A"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lastRenderedPageBreak/>
                    <w:t>Натрий selenit</w:t>
                  </w:r>
                </w:p>
              </w:tc>
              <w:tc>
                <w:tcPr>
                  <w:tcW w:w="974" w:type="dxa"/>
                  <w:vAlign w:val="bottom"/>
                  <w:hideMark/>
                </w:tcPr>
                <w:p w14:paraId="35990CC3" w14:textId="3EE2D22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9,08 × 10</w:t>
                  </w:r>
                  <w:r w:rsidRPr="00987B9B">
                    <w:rPr>
                      <w:rFonts w:ascii="Times New Roman" w:hAnsi="Times New Roman" w:cs="Times New Roman"/>
                      <w:bCs/>
                      <w:vertAlign w:val="superscript"/>
                    </w:rPr>
                    <w:t>−9</w:t>
                  </w:r>
                </w:p>
              </w:tc>
              <w:tc>
                <w:tcPr>
                  <w:tcW w:w="1141" w:type="dxa"/>
                  <w:vAlign w:val="bottom"/>
                  <w:hideMark/>
                </w:tcPr>
                <w:p w14:paraId="4B8B5C2C" w14:textId="1EA4EFA6"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172,95</w:t>
                  </w:r>
                </w:p>
              </w:tc>
              <w:tc>
                <w:tcPr>
                  <w:tcW w:w="979" w:type="dxa"/>
                  <w:vAlign w:val="bottom"/>
                  <w:hideMark/>
                </w:tcPr>
                <w:p w14:paraId="3C5BDAD4" w14:textId="388A6E20"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1,57</w:t>
                  </w:r>
                </w:p>
              </w:tc>
              <w:tc>
                <w:tcPr>
                  <w:tcW w:w="978" w:type="dxa"/>
                  <w:vAlign w:val="bottom"/>
                  <w:hideMark/>
                </w:tcPr>
                <w:p w14:paraId="2AE6BE80" w14:textId="368D7131"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0,717 (Се)</w:t>
                  </w:r>
                </w:p>
              </w:tc>
            </w:tr>
            <w:tr w:rsidR="00B363B2" w:rsidRPr="00987B9B" w14:paraId="0048D10F" w14:textId="77777777" w:rsidTr="00E86A68">
              <w:trPr>
                <w:trHeight w:val="784"/>
              </w:trPr>
              <w:tc>
                <w:tcPr>
                  <w:tcW w:w="1158" w:type="dxa"/>
                  <w:vAlign w:val="bottom"/>
                  <w:hideMark/>
                </w:tcPr>
                <w:p w14:paraId="4052A633" w14:textId="4362B27F"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lang w:bidi="ru-RU"/>
                    </w:rPr>
                    <w:t>Қалай (ИИ) хлорид</w:t>
                  </w:r>
                  <w:r w:rsidRPr="00987B9B">
                    <w:rPr>
                      <w:rFonts w:ascii="Times New Roman" w:hAnsi="Times New Roman" w:cs="Times New Roman"/>
                      <w:lang w:bidi="ru-RU"/>
                    </w:rPr>
                    <w:br/>
                    <w:t>2H</w:t>
                  </w:r>
                  <w:r w:rsidRPr="00987B9B">
                    <w:rPr>
                      <w:rFonts w:ascii="Times New Roman" w:hAnsi="Times New Roman" w:cs="Times New Roman"/>
                      <w:bCs/>
                      <w:vertAlign w:val="subscript"/>
                    </w:rPr>
                    <w:t>2</w:t>
                  </w:r>
                  <w:r w:rsidRPr="00DB679B">
                    <w:rPr>
                      <w:rFonts w:ascii="Times New Roman" w:hAnsi="Times New Roman" w:cs="Times New Roman"/>
                      <w:bCs/>
                    </w:rPr>
                    <w:t>О</w:t>
                  </w:r>
                </w:p>
              </w:tc>
              <w:tc>
                <w:tcPr>
                  <w:tcW w:w="974" w:type="dxa"/>
                  <w:vAlign w:val="bottom"/>
                  <w:hideMark/>
                </w:tcPr>
                <w:p w14:paraId="3DBED12A" w14:textId="3C6677E5"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4,49 × 10</w:t>
                  </w:r>
                  <w:r w:rsidRPr="00987B9B">
                    <w:rPr>
                      <w:rFonts w:ascii="Times New Roman" w:hAnsi="Times New Roman" w:cs="Times New Roman"/>
                      <w:bCs/>
                      <w:vertAlign w:val="superscript"/>
                    </w:rPr>
                    <w:t>−11</w:t>
                  </w:r>
                </w:p>
              </w:tc>
              <w:tc>
                <w:tcPr>
                  <w:tcW w:w="1141" w:type="dxa"/>
                  <w:vAlign w:val="bottom"/>
                  <w:hideMark/>
                </w:tcPr>
                <w:p w14:paraId="5C6AFB8B" w14:textId="42126A2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225,65</w:t>
                  </w:r>
                </w:p>
              </w:tc>
              <w:tc>
                <w:tcPr>
                  <w:tcW w:w="979" w:type="dxa"/>
                  <w:vAlign w:val="bottom"/>
                  <w:hideMark/>
                </w:tcPr>
                <w:p w14:paraId="0F40E1AF" w14:textId="577F2B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0,0101</w:t>
                  </w:r>
                </w:p>
              </w:tc>
              <w:tc>
                <w:tcPr>
                  <w:tcW w:w="978" w:type="dxa"/>
                  <w:vAlign w:val="bottom"/>
                  <w:hideMark/>
                </w:tcPr>
                <w:p w14:paraId="471EB66A" w14:textId="44B35124"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0,00533 (Sn)</w:t>
                  </w:r>
                </w:p>
              </w:tc>
            </w:tr>
            <w:tr w:rsidR="00B363B2" w:rsidRPr="00987B9B" w14:paraId="5C40991F" w14:textId="77777777" w:rsidTr="00E86A68">
              <w:trPr>
                <w:trHeight w:val="519"/>
              </w:trPr>
              <w:tc>
                <w:tcPr>
                  <w:tcW w:w="1158" w:type="dxa"/>
                  <w:vAlign w:val="bottom"/>
                  <w:hideMark/>
                </w:tcPr>
                <w:p w14:paraId="0488EA0B" w14:textId="69F51886"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Rux xlorid</w:t>
                  </w:r>
                </w:p>
              </w:tc>
              <w:tc>
                <w:tcPr>
                  <w:tcW w:w="974" w:type="dxa"/>
                  <w:vAlign w:val="bottom"/>
                  <w:hideMark/>
                </w:tcPr>
                <w:p w14:paraId="13876751" w14:textId="7ABAAA43"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1,84 × 10</w:t>
                  </w:r>
                  <w:r w:rsidRPr="00987B9B">
                    <w:rPr>
                      <w:rFonts w:ascii="Times New Roman" w:hAnsi="Times New Roman" w:cs="Times New Roman"/>
                      <w:bCs/>
                      <w:vertAlign w:val="superscript"/>
                    </w:rPr>
                    <w:t>−7</w:t>
                  </w:r>
                </w:p>
              </w:tc>
              <w:tc>
                <w:tcPr>
                  <w:tcW w:w="1141" w:type="dxa"/>
                  <w:vAlign w:val="bottom"/>
                  <w:hideMark/>
                </w:tcPr>
                <w:p w14:paraId="4C933C91" w14:textId="6622C785"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136,286</w:t>
                  </w:r>
                </w:p>
              </w:tc>
              <w:tc>
                <w:tcPr>
                  <w:tcW w:w="979" w:type="dxa"/>
                  <w:vAlign w:val="bottom"/>
                  <w:hideMark/>
                </w:tcPr>
                <w:p w14:paraId="47876BCB" w14:textId="5F4D2AD5"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25,1</w:t>
                  </w:r>
                </w:p>
              </w:tc>
              <w:tc>
                <w:tcPr>
                  <w:tcW w:w="978" w:type="dxa"/>
                  <w:vAlign w:val="bottom"/>
                  <w:hideMark/>
                </w:tcPr>
                <w:p w14:paraId="313F1620" w14:textId="423FD4BB"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12,0 (Зн)</w:t>
                  </w:r>
                </w:p>
              </w:tc>
            </w:tr>
          </w:tbl>
          <w:p w14:paraId="353F2FC0" w14:textId="77777777" w:rsidR="00B363B2" w:rsidRPr="00987B9B" w:rsidRDefault="00B363B2" w:rsidP="00C25CF0">
            <w:pPr>
              <w:spacing w:after="0" w:line="240" w:lineRule="auto"/>
              <w:jc w:val="both"/>
              <w:rPr>
                <w:rFonts w:ascii="Times New Roman" w:hAnsi="Times New Roman" w:cs="Times New Roman"/>
              </w:rPr>
            </w:pPr>
          </w:p>
          <w:p w14:paraId="5417AB65" w14:textId="77777777" w:rsidR="00B363B2" w:rsidRPr="00987B9B" w:rsidRDefault="00B363B2" w:rsidP="00C25CF0">
            <w:pPr>
              <w:spacing w:after="0" w:line="240" w:lineRule="auto"/>
              <w:jc w:val="both"/>
              <w:rPr>
                <w:rFonts w:ascii="Times New Roman" w:hAnsi="Times New Roman" w:cs="Times New Roman"/>
              </w:rPr>
            </w:pPr>
          </w:p>
          <w:p w14:paraId="2B1728F2" w14:textId="77777777" w:rsidR="00B363B2" w:rsidRPr="00987B9B" w:rsidRDefault="00B363B2" w:rsidP="00C25CF0">
            <w:pPr>
              <w:spacing w:after="0" w:line="240" w:lineRule="auto"/>
              <w:jc w:val="both"/>
              <w:rPr>
                <w:rFonts w:ascii="Times New Roman" w:hAnsi="Times New Roman" w:cs="Times New Roman"/>
              </w:rPr>
            </w:pPr>
          </w:p>
          <w:p w14:paraId="328A8AEE" w14:textId="77777777" w:rsidR="00B363B2" w:rsidRPr="00987B9B" w:rsidRDefault="00B363B2" w:rsidP="00C25CF0">
            <w:pPr>
              <w:spacing w:after="0" w:line="240" w:lineRule="auto"/>
              <w:jc w:val="both"/>
              <w:rPr>
                <w:rFonts w:ascii="Times New Roman" w:hAnsi="Times New Roman" w:cs="Times New Roman"/>
              </w:rPr>
            </w:pPr>
          </w:p>
          <w:p w14:paraId="08009D16" w14:textId="77777777" w:rsidR="00B363B2" w:rsidRPr="00987B9B" w:rsidRDefault="00B363B2" w:rsidP="00C25CF0">
            <w:pPr>
              <w:spacing w:after="0" w:line="240" w:lineRule="auto"/>
              <w:jc w:val="both"/>
              <w:rPr>
                <w:rFonts w:ascii="Times New Roman" w:hAnsi="Times New Roman" w:cs="Times New Roman"/>
              </w:rPr>
            </w:pPr>
          </w:p>
          <w:p w14:paraId="1A97198E" w14:textId="77777777" w:rsidR="00B363B2" w:rsidRPr="00987B9B" w:rsidRDefault="00B363B2" w:rsidP="00C25CF0">
            <w:pPr>
              <w:spacing w:after="0" w:line="240" w:lineRule="auto"/>
              <w:jc w:val="both"/>
              <w:rPr>
                <w:rFonts w:ascii="Times New Roman" w:hAnsi="Times New Roman" w:cs="Times New Roman"/>
              </w:rPr>
            </w:pPr>
          </w:p>
          <w:p w14:paraId="31BC17C8" w14:textId="309C4784" w:rsidR="00B363B2" w:rsidRPr="00987B9B" w:rsidRDefault="00B363B2" w:rsidP="00C25CF0">
            <w:pPr>
              <w:spacing w:after="0" w:line="240" w:lineRule="auto"/>
              <w:jc w:val="both"/>
              <w:rPr>
                <w:rFonts w:ascii="Times New Roman" w:hAnsi="Times New Roman" w:cs="Times New Roman"/>
              </w:rPr>
            </w:pPr>
            <w:r w:rsidRPr="00987B9B">
              <w:rPr>
                <w:rFonts w:ascii="Times New Roman" w:hAnsi="Times New Roman" w:cs="Times New Roman"/>
              </w:rPr>
              <w:t>Шуни эътиборга олиш керакки, сианокобаламин (Б12 витамини) қўшилиши ҳам муҳитдаги кобальтнинг умумий концентрациясига таъсир кўрсатади. Мисолни соддалаштиришда сианокобаламин концентрацияси ҳисобга олинмаган.</w:t>
            </w:r>
          </w:p>
          <w:p w14:paraId="17E91A2B" w14:textId="77777777" w:rsidR="00B363B2" w:rsidRPr="00987B9B" w:rsidRDefault="00B363B2" w:rsidP="00C25CF0">
            <w:pPr>
              <w:spacing w:after="0" w:line="240" w:lineRule="auto"/>
              <w:jc w:val="both"/>
              <w:rPr>
                <w:rFonts w:ascii="Times New Roman" w:hAnsi="Times New Roman" w:cs="Times New Roman"/>
              </w:rPr>
            </w:pPr>
          </w:p>
          <w:p w14:paraId="649D942C" w14:textId="77777777" w:rsidR="00B363B2" w:rsidRPr="00987B9B" w:rsidRDefault="00B363B2" w:rsidP="00C25CF0">
            <w:pPr>
              <w:spacing w:after="0" w:line="240" w:lineRule="auto"/>
              <w:jc w:val="both"/>
              <w:rPr>
                <w:rFonts w:ascii="Times New Roman" w:hAnsi="Times New Roman" w:cs="Times New Roman"/>
              </w:rPr>
            </w:pPr>
          </w:p>
          <w:p w14:paraId="0C4A50CD" w14:textId="64C68852" w:rsidR="00B363B2" w:rsidRPr="00987B9B" w:rsidRDefault="00B363B2" w:rsidP="00C25CF0">
            <w:pPr>
              <w:spacing w:after="0" w:line="240" w:lineRule="auto"/>
              <w:jc w:val="both"/>
              <w:rPr>
                <w:rFonts w:ascii="Times New Roman" w:hAnsi="Times New Roman" w:cs="Times New Roman"/>
              </w:rPr>
            </w:pPr>
            <w:r w:rsidRPr="00987B9B">
              <w:rPr>
                <w:rFonts w:ascii="Times New Roman" w:hAnsi="Times New Roman" w:cs="Times New Roman"/>
              </w:rPr>
              <w:t>Ушбу мисолда аналитикка дарҳол иккита ҳолат кўзга ташланади: микроэлементлар концентрацияси паст, темир бундан мустасно, муҳит эса углеводлар, аминокислоталар ва ноорганик тузларнинг нисбатан юқори концентрациясини ўз ичига олади. Бу эса, ушбу мисолда муҳитда натрий ва калийнинг сезиларли концентрациясини таъминлайди.</w:t>
            </w:r>
          </w:p>
          <w:p w14:paraId="1A0A82C5" w14:textId="77777777" w:rsidR="00B363B2" w:rsidRPr="00987B9B" w:rsidRDefault="00B363B2" w:rsidP="00C25CF0">
            <w:pPr>
              <w:spacing w:after="0" w:line="240" w:lineRule="auto"/>
              <w:jc w:val="both"/>
              <w:rPr>
                <w:rFonts w:ascii="Times New Roman" w:hAnsi="Times New Roman" w:cs="Times New Roman"/>
              </w:rPr>
            </w:pPr>
          </w:p>
          <w:p w14:paraId="71E6E9B7" w14:textId="6F1B6BFC" w:rsidR="00B363B2" w:rsidRPr="00987B9B" w:rsidRDefault="00B363B2" w:rsidP="00C25CF0">
            <w:pPr>
              <w:spacing w:after="0" w:line="240" w:lineRule="auto"/>
              <w:jc w:val="both"/>
              <w:rPr>
                <w:rFonts w:ascii="Times New Roman" w:hAnsi="Times New Roman" w:cs="Times New Roman"/>
              </w:rPr>
            </w:pPr>
            <w:r w:rsidRPr="00987B9B">
              <w:rPr>
                <w:rFonts w:ascii="Times New Roman" w:hAnsi="Times New Roman" w:cs="Times New Roman"/>
              </w:rPr>
              <w:t xml:space="preserve">Илғор амалиётга кўра, </w:t>
            </w:r>
            <w:r>
              <w:rPr>
                <w:rFonts w:ascii="Times New Roman" w:hAnsi="Times New Roman" w:cs="Times New Roman"/>
              </w:rPr>
              <w:t>ICP-MS</w:t>
            </w:r>
            <w:r w:rsidRPr="00987B9B">
              <w:rPr>
                <w:rFonts w:ascii="Times New Roman" w:hAnsi="Times New Roman" w:cs="Times New Roman"/>
              </w:rPr>
              <w:t xml:space="preserve"> масс-спектрометрига киритиладиган синов эритмасидаги эриган қаттиқ моддаларнинг умумий миқдори 0,1-0,2 г/100 мл ёки 0,1%-0,2% оралиғида бўлиши лозим. Бизнинг муҳитимизда эриган қаттиқ моддаларнинг умумий миқдори тахминан 17 г/100 мл бўлгани учун, қулай 100 баробар суюлтириш шу оралиқда бўлади. Суюлтирилган намунадаги микроэлементлар концентрациясига таъсири </w:t>
            </w:r>
            <w:r w:rsidRPr="00987B9B">
              <w:rPr>
                <w:rFonts w:ascii="Times New Roman" w:hAnsi="Times New Roman" w:cs="Times New Roman"/>
                <w:i/>
                <w:iCs/>
              </w:rPr>
              <w:t xml:space="preserve">қуйидаги 10-жадвалда </w:t>
            </w:r>
            <w:r w:rsidRPr="00987B9B">
              <w:rPr>
                <w:rFonts w:ascii="Times New Roman" w:hAnsi="Times New Roman" w:cs="Times New Roman"/>
              </w:rPr>
              <w:t>кўрсатилган.</w:t>
            </w:r>
          </w:p>
          <w:p w14:paraId="42A101CC" w14:textId="77777777" w:rsidR="00B363B2" w:rsidRPr="00987B9B" w:rsidRDefault="00B363B2" w:rsidP="00C25CF0">
            <w:pPr>
              <w:spacing w:after="0" w:line="240" w:lineRule="auto"/>
              <w:jc w:val="both"/>
              <w:rPr>
                <w:rFonts w:ascii="Times New Roman" w:hAnsi="Times New Roman" w:cs="Times New Roman"/>
                <w:b/>
                <w:bCs/>
              </w:rPr>
            </w:pPr>
          </w:p>
          <w:p w14:paraId="35CED3BD" w14:textId="77777777" w:rsidR="00B363B2" w:rsidRPr="00987B9B" w:rsidRDefault="00B363B2" w:rsidP="00C25CF0">
            <w:pPr>
              <w:spacing w:after="0" w:line="240" w:lineRule="auto"/>
              <w:jc w:val="both"/>
              <w:rPr>
                <w:rFonts w:ascii="Times New Roman" w:hAnsi="Times New Roman" w:cs="Times New Roman"/>
                <w:b/>
                <w:bCs/>
              </w:rPr>
            </w:pPr>
          </w:p>
          <w:p w14:paraId="73744AEB" w14:textId="2A950419" w:rsidR="00B363B2" w:rsidRPr="00987B9B" w:rsidRDefault="00B363B2" w:rsidP="00C25CF0">
            <w:pPr>
              <w:spacing w:after="0" w:line="240" w:lineRule="auto"/>
              <w:jc w:val="both"/>
              <w:rPr>
                <w:rFonts w:ascii="Times New Roman" w:hAnsi="Times New Roman" w:cs="Times New Roman"/>
                <w:b/>
                <w:bCs/>
              </w:rPr>
            </w:pPr>
            <w:r w:rsidRPr="00987B9B">
              <w:rPr>
                <w:rFonts w:ascii="Times New Roman" w:hAnsi="Times New Roman" w:cs="Times New Roman"/>
                <w:b/>
                <w:bCs/>
              </w:rPr>
              <w:t>10-жадвал. Муҳит мисолида микроэлементларнинг 100 каррали суюлтиришдаги консентратсиялари</w:t>
            </w:r>
          </w:p>
          <w:p w14:paraId="4F6B1D8B" w14:textId="77777777" w:rsidR="00B363B2" w:rsidRPr="00987B9B" w:rsidRDefault="00B363B2" w:rsidP="00C25CF0">
            <w:pPr>
              <w:spacing w:after="0" w:line="240" w:lineRule="auto"/>
              <w:jc w:val="both"/>
              <w:rPr>
                <w:rFonts w:ascii="Times New Roman" w:hAnsi="Times New Roman" w:cs="Times New Roman"/>
                <w:b/>
                <w:bCs/>
              </w:rPr>
            </w:pPr>
          </w:p>
          <w:tbl>
            <w:tblPr>
              <w:tblW w:w="51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98"/>
              <w:gridCol w:w="1297"/>
              <w:gridCol w:w="1297"/>
              <w:gridCol w:w="1297"/>
            </w:tblGrid>
            <w:tr w:rsidR="00B363B2" w:rsidRPr="00987B9B" w14:paraId="3C607023" w14:textId="77777777" w:rsidTr="00E86A68">
              <w:trPr>
                <w:trHeight w:val="1287"/>
                <w:tblHeader/>
              </w:trPr>
              <w:tc>
                <w:tcPr>
                  <w:tcW w:w="1298" w:type="dxa"/>
                  <w:hideMark/>
                </w:tcPr>
                <w:p w14:paraId="5B594738" w14:textId="31CB0401" w:rsidR="00B363B2" w:rsidRPr="00987B9B" w:rsidRDefault="00B363B2" w:rsidP="00C25CF0">
                  <w:pPr>
                    <w:spacing w:after="0" w:line="240" w:lineRule="auto"/>
                    <w:jc w:val="both"/>
                    <w:rPr>
                      <w:rFonts w:ascii="Times New Roman" w:hAnsi="Times New Roman" w:cs="Times New Roman"/>
                      <w:b/>
                      <w:bCs/>
                    </w:rPr>
                  </w:pPr>
                  <w:r w:rsidRPr="00987B9B">
                    <w:rPr>
                      <w:rFonts w:ascii="Times New Roman" w:hAnsi="Times New Roman" w:cs="Times New Roman"/>
                      <w:b/>
                      <w:bCs/>
                    </w:rPr>
                    <w:t>Микроэлементлар</w:t>
                  </w:r>
                </w:p>
              </w:tc>
              <w:tc>
                <w:tcPr>
                  <w:tcW w:w="1297" w:type="dxa"/>
                  <w:vAlign w:val="bottom"/>
                  <w:hideMark/>
                </w:tcPr>
                <w:p w14:paraId="0B0E1480" w14:textId="77777777" w:rsidR="00B363B2" w:rsidRPr="00987B9B" w:rsidRDefault="00B363B2" w:rsidP="00C25CF0">
                  <w:pPr>
                    <w:spacing w:after="0" w:line="240" w:lineRule="auto"/>
                    <w:jc w:val="both"/>
                    <w:rPr>
                      <w:rFonts w:ascii="Times New Roman" w:hAnsi="Times New Roman" w:cs="Times New Roman"/>
                      <w:b/>
                      <w:bCs/>
                    </w:rPr>
                  </w:pPr>
                  <w:r w:rsidRPr="00987B9B">
                    <w:rPr>
                      <w:rFonts w:ascii="Times New Roman" w:hAnsi="Times New Roman" w:cs="Times New Roman"/>
                      <w:b/>
                      <w:bCs/>
                    </w:rPr>
                    <w:t>Муҳитдаги микроэлементлар концентрацияси (мкг/л)</w:t>
                  </w:r>
                </w:p>
              </w:tc>
              <w:tc>
                <w:tcPr>
                  <w:tcW w:w="1297" w:type="dxa"/>
                  <w:vAlign w:val="bottom"/>
                  <w:hideMark/>
                </w:tcPr>
                <w:p w14:paraId="36352E38" w14:textId="5424B52E" w:rsidR="00B363B2" w:rsidRPr="00987B9B" w:rsidRDefault="00B363B2" w:rsidP="00C25CF0">
                  <w:pPr>
                    <w:spacing w:after="0" w:line="240" w:lineRule="auto"/>
                    <w:jc w:val="both"/>
                    <w:rPr>
                      <w:rFonts w:ascii="Times New Roman" w:hAnsi="Times New Roman" w:cs="Times New Roman"/>
                      <w:b/>
                      <w:bCs/>
                    </w:rPr>
                  </w:pPr>
                  <w:r w:rsidRPr="00987B9B">
                    <w:rPr>
                      <w:rFonts w:ascii="Times New Roman" w:hAnsi="Times New Roman" w:cs="Times New Roman"/>
                      <w:b/>
                      <w:bCs/>
                    </w:rPr>
                    <w:t>Микроэлементларнинг 100 марта суюлтирилган муҳитдаги концентрацияси (мкг/л)</w:t>
                  </w:r>
                </w:p>
              </w:tc>
              <w:tc>
                <w:tcPr>
                  <w:tcW w:w="1297" w:type="dxa"/>
                  <w:vAlign w:val="bottom"/>
                  <w:hideMark/>
                </w:tcPr>
                <w:p w14:paraId="313AEB44" w14:textId="1808B276" w:rsidR="00B363B2" w:rsidRPr="00987B9B" w:rsidRDefault="00B363B2" w:rsidP="00C25CF0">
                  <w:pPr>
                    <w:spacing w:after="0" w:line="240" w:lineRule="auto"/>
                    <w:jc w:val="both"/>
                    <w:rPr>
                      <w:rFonts w:ascii="Times New Roman" w:hAnsi="Times New Roman" w:cs="Times New Roman"/>
                      <w:b/>
                      <w:bCs/>
                    </w:rPr>
                  </w:pPr>
                  <w:r w:rsidRPr="00987B9B">
                    <w:rPr>
                      <w:rFonts w:ascii="Times New Roman" w:hAnsi="Times New Roman" w:cs="Times New Roman"/>
                      <w:b/>
                      <w:bCs/>
                    </w:rPr>
                    <w:t>Микроэлементларнинг 100 марта суюлтирилган муҳитдаги концентрацияси (нг/л)</w:t>
                  </w:r>
                </w:p>
              </w:tc>
            </w:tr>
            <w:tr w:rsidR="00B363B2" w:rsidRPr="00987B9B" w14:paraId="7AC0BE87" w14:textId="77777777" w:rsidTr="00E86A68">
              <w:trPr>
                <w:trHeight w:val="255"/>
              </w:trPr>
              <w:tc>
                <w:tcPr>
                  <w:tcW w:w="1298" w:type="dxa"/>
                  <w:hideMark/>
                </w:tcPr>
                <w:p w14:paraId="5ABABFC9"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rPr>
                    <w:t>Кобальт</w:t>
                  </w:r>
                </w:p>
              </w:tc>
              <w:tc>
                <w:tcPr>
                  <w:tcW w:w="1297" w:type="dxa"/>
                  <w:vAlign w:val="bottom"/>
                  <w:hideMark/>
                </w:tcPr>
                <w:p w14:paraId="495C7063" w14:textId="20B321A0"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0,107</w:t>
                  </w:r>
                </w:p>
              </w:tc>
              <w:tc>
                <w:tcPr>
                  <w:tcW w:w="1297" w:type="dxa"/>
                  <w:vAlign w:val="bottom"/>
                  <w:hideMark/>
                </w:tcPr>
                <w:p w14:paraId="7A507528" w14:textId="131DB8EA"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0,00107</w:t>
                  </w:r>
                </w:p>
              </w:tc>
              <w:tc>
                <w:tcPr>
                  <w:tcW w:w="1297" w:type="dxa"/>
                  <w:vAlign w:val="bottom"/>
                  <w:hideMark/>
                </w:tcPr>
                <w:p w14:paraId="7BAB6EA6" w14:textId="764BAEEA"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1,07</w:t>
                  </w:r>
                </w:p>
              </w:tc>
            </w:tr>
            <w:tr w:rsidR="00B363B2" w:rsidRPr="00987B9B" w14:paraId="77DF88DD" w14:textId="77777777" w:rsidTr="00E86A68">
              <w:trPr>
                <w:trHeight w:val="244"/>
              </w:trPr>
              <w:tc>
                <w:tcPr>
                  <w:tcW w:w="1298" w:type="dxa"/>
                  <w:hideMark/>
                </w:tcPr>
                <w:p w14:paraId="4F5A345B"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rPr>
                    <w:t>Хром</w:t>
                  </w:r>
                </w:p>
              </w:tc>
              <w:tc>
                <w:tcPr>
                  <w:tcW w:w="1297" w:type="dxa"/>
                  <w:vAlign w:val="bottom"/>
                  <w:hideMark/>
                </w:tcPr>
                <w:p w14:paraId="529775E0" w14:textId="508232E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0,00392</w:t>
                  </w:r>
                </w:p>
              </w:tc>
              <w:tc>
                <w:tcPr>
                  <w:tcW w:w="1297" w:type="dxa"/>
                  <w:vAlign w:val="bottom"/>
                  <w:hideMark/>
                </w:tcPr>
                <w:p w14:paraId="17920505" w14:textId="2DE7B756"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0,0000392</w:t>
                  </w:r>
                </w:p>
              </w:tc>
              <w:tc>
                <w:tcPr>
                  <w:tcW w:w="1297" w:type="dxa"/>
                  <w:vAlign w:val="bottom"/>
                  <w:hideMark/>
                </w:tcPr>
                <w:p w14:paraId="57D740D8" w14:textId="2D713BE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0,0392</w:t>
                  </w:r>
                </w:p>
              </w:tc>
            </w:tr>
            <w:tr w:rsidR="00B363B2" w:rsidRPr="00987B9B" w14:paraId="4BE42C7C" w14:textId="77777777" w:rsidTr="00E86A68">
              <w:trPr>
                <w:trHeight w:val="255"/>
              </w:trPr>
              <w:tc>
                <w:tcPr>
                  <w:tcW w:w="1298" w:type="dxa"/>
                  <w:hideMark/>
                </w:tcPr>
                <w:p w14:paraId="559283CA"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rPr>
                    <w:t>Мис (хлорид)</w:t>
                  </w:r>
                </w:p>
              </w:tc>
              <w:tc>
                <w:tcPr>
                  <w:tcW w:w="1297" w:type="dxa"/>
                  <w:vAlign w:val="bottom"/>
                  <w:hideMark/>
                </w:tcPr>
                <w:p w14:paraId="70D6BFCF" w14:textId="6C13E8B4"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1,31</w:t>
                  </w:r>
                </w:p>
              </w:tc>
              <w:tc>
                <w:tcPr>
                  <w:tcW w:w="1297" w:type="dxa"/>
                  <w:vAlign w:val="bottom"/>
                  <w:hideMark/>
                </w:tcPr>
                <w:p w14:paraId="798969D2" w14:textId="52D32EC9"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0,0131</w:t>
                  </w:r>
                </w:p>
              </w:tc>
              <w:tc>
                <w:tcPr>
                  <w:tcW w:w="1297" w:type="dxa"/>
                  <w:vAlign w:val="bottom"/>
                  <w:hideMark/>
                </w:tcPr>
                <w:p w14:paraId="27ADA6C9" w14:textId="0AB6B65B"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13,1</w:t>
                  </w:r>
                </w:p>
              </w:tc>
            </w:tr>
            <w:tr w:rsidR="00B363B2" w:rsidRPr="00987B9B" w14:paraId="3CA71F9C" w14:textId="77777777" w:rsidTr="00E86A68">
              <w:trPr>
                <w:trHeight w:val="244"/>
              </w:trPr>
              <w:tc>
                <w:tcPr>
                  <w:tcW w:w="1298" w:type="dxa"/>
                  <w:hideMark/>
                </w:tcPr>
                <w:p w14:paraId="0B8B651F"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rPr>
                    <w:t>Мис (сульфат)</w:t>
                  </w:r>
                </w:p>
              </w:tc>
              <w:tc>
                <w:tcPr>
                  <w:tcW w:w="1297" w:type="dxa"/>
                  <w:vAlign w:val="bottom"/>
                  <w:hideMark/>
                </w:tcPr>
                <w:p w14:paraId="7DB30217" w14:textId="1E7E72AA"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0,115</w:t>
                  </w:r>
                </w:p>
              </w:tc>
              <w:tc>
                <w:tcPr>
                  <w:tcW w:w="1297" w:type="dxa"/>
                  <w:vAlign w:val="bottom"/>
                  <w:hideMark/>
                </w:tcPr>
                <w:p w14:paraId="57643686" w14:textId="7401A0AC"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0,00115</w:t>
                  </w:r>
                </w:p>
              </w:tc>
              <w:tc>
                <w:tcPr>
                  <w:tcW w:w="1297" w:type="dxa"/>
                  <w:vAlign w:val="bottom"/>
                  <w:hideMark/>
                </w:tcPr>
                <w:p w14:paraId="3A8C8A6C" w14:textId="7D7DDA2C"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1,15</w:t>
                  </w:r>
                </w:p>
              </w:tc>
            </w:tr>
            <w:tr w:rsidR="00B363B2" w:rsidRPr="00987B9B" w14:paraId="1C8FACC8" w14:textId="77777777" w:rsidTr="00E86A68">
              <w:trPr>
                <w:trHeight w:val="255"/>
              </w:trPr>
              <w:tc>
                <w:tcPr>
                  <w:tcW w:w="1298" w:type="dxa"/>
                  <w:hideMark/>
                </w:tcPr>
                <w:p w14:paraId="72747D5C"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rPr>
                    <w:t>Темир</w:t>
                  </w:r>
                </w:p>
              </w:tc>
              <w:tc>
                <w:tcPr>
                  <w:tcW w:w="1297" w:type="dxa"/>
                  <w:vAlign w:val="bottom"/>
                  <w:hideMark/>
                </w:tcPr>
                <w:p w14:paraId="79FA1C84"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131000</w:t>
                  </w:r>
                </w:p>
              </w:tc>
              <w:tc>
                <w:tcPr>
                  <w:tcW w:w="1297" w:type="dxa"/>
                  <w:vAlign w:val="bottom"/>
                  <w:hideMark/>
                </w:tcPr>
                <w:p w14:paraId="0B24FBF4"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1310</w:t>
                  </w:r>
                </w:p>
              </w:tc>
              <w:tc>
                <w:tcPr>
                  <w:tcW w:w="1297" w:type="dxa"/>
                  <w:vAlign w:val="center"/>
                  <w:hideMark/>
                </w:tcPr>
                <w:p w14:paraId="24E266D5"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w:t>
                  </w:r>
                </w:p>
              </w:tc>
            </w:tr>
            <w:tr w:rsidR="00B363B2" w:rsidRPr="00987B9B" w14:paraId="20C38CD9" w14:textId="77777777" w:rsidTr="00E86A68">
              <w:trPr>
                <w:trHeight w:val="244"/>
              </w:trPr>
              <w:tc>
                <w:tcPr>
                  <w:tcW w:w="1298" w:type="dxa"/>
                  <w:hideMark/>
                </w:tcPr>
                <w:p w14:paraId="4EE43F5C" w14:textId="6027B535"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rPr>
                    <w:t>Marganes</w:t>
                  </w:r>
                </w:p>
              </w:tc>
              <w:tc>
                <w:tcPr>
                  <w:tcW w:w="1297" w:type="dxa"/>
                  <w:vAlign w:val="bottom"/>
                  <w:hideMark/>
                </w:tcPr>
                <w:p w14:paraId="255F89EF" w14:textId="6E5F8965"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0,00494</w:t>
                  </w:r>
                </w:p>
              </w:tc>
              <w:tc>
                <w:tcPr>
                  <w:tcW w:w="1297" w:type="dxa"/>
                  <w:vAlign w:val="bottom"/>
                  <w:hideMark/>
                </w:tcPr>
                <w:p w14:paraId="5D3B63AC" w14:textId="6226CB0B"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0,0000494</w:t>
                  </w:r>
                </w:p>
              </w:tc>
              <w:tc>
                <w:tcPr>
                  <w:tcW w:w="1297" w:type="dxa"/>
                  <w:vAlign w:val="bottom"/>
                  <w:hideMark/>
                </w:tcPr>
                <w:p w14:paraId="4A6BB31F" w14:textId="05485FCF"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0,0494</w:t>
                  </w:r>
                </w:p>
              </w:tc>
            </w:tr>
            <w:tr w:rsidR="00B363B2" w:rsidRPr="00987B9B" w14:paraId="7C79B8A7" w14:textId="77777777" w:rsidTr="00E86A68">
              <w:trPr>
                <w:trHeight w:val="255"/>
              </w:trPr>
              <w:tc>
                <w:tcPr>
                  <w:tcW w:w="1298" w:type="dxa"/>
                  <w:hideMark/>
                </w:tcPr>
                <w:p w14:paraId="08FF197B" w14:textId="44903083"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rPr>
                    <w:t>Molibden</w:t>
                  </w:r>
                </w:p>
              </w:tc>
              <w:tc>
                <w:tcPr>
                  <w:tcW w:w="1297" w:type="dxa"/>
                  <w:vAlign w:val="bottom"/>
                  <w:hideMark/>
                </w:tcPr>
                <w:p w14:paraId="3D814373" w14:textId="6AA1E0C9"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0,0420</w:t>
                  </w:r>
                </w:p>
              </w:tc>
              <w:tc>
                <w:tcPr>
                  <w:tcW w:w="1297" w:type="dxa"/>
                  <w:vAlign w:val="bottom"/>
                  <w:hideMark/>
                </w:tcPr>
                <w:p w14:paraId="23055C5C" w14:textId="5F397EFF"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0,0004203</w:t>
                  </w:r>
                </w:p>
              </w:tc>
              <w:tc>
                <w:tcPr>
                  <w:tcW w:w="1297" w:type="dxa"/>
                  <w:vAlign w:val="bottom"/>
                  <w:hideMark/>
                </w:tcPr>
                <w:p w14:paraId="1FB4F723" w14:textId="3BC9DFC4"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0,420</w:t>
                  </w:r>
                </w:p>
              </w:tc>
            </w:tr>
            <w:tr w:rsidR="00B363B2" w:rsidRPr="00987B9B" w14:paraId="65EF53FF" w14:textId="77777777" w:rsidTr="00E86A68">
              <w:trPr>
                <w:trHeight w:val="244"/>
              </w:trPr>
              <w:tc>
                <w:tcPr>
                  <w:tcW w:w="1298" w:type="dxa"/>
                  <w:hideMark/>
                </w:tcPr>
                <w:p w14:paraId="64ADCEAF" w14:textId="4A9A47F5"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rPr>
                    <w:t>Nikel</w:t>
                  </w:r>
                </w:p>
              </w:tc>
              <w:tc>
                <w:tcPr>
                  <w:tcW w:w="1297" w:type="dxa"/>
                  <w:vAlign w:val="bottom"/>
                  <w:hideMark/>
                </w:tcPr>
                <w:p w14:paraId="7ADEFEB1" w14:textId="1BC74F1C"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0,00266</w:t>
                  </w:r>
                </w:p>
              </w:tc>
              <w:tc>
                <w:tcPr>
                  <w:tcW w:w="1297" w:type="dxa"/>
                  <w:vAlign w:val="bottom"/>
                  <w:hideMark/>
                </w:tcPr>
                <w:p w14:paraId="57DDB473" w14:textId="48329520"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0,0000266</w:t>
                  </w:r>
                </w:p>
              </w:tc>
              <w:tc>
                <w:tcPr>
                  <w:tcW w:w="1297" w:type="dxa"/>
                  <w:vAlign w:val="bottom"/>
                  <w:hideMark/>
                </w:tcPr>
                <w:p w14:paraId="6F608C32" w14:textId="578FD00E"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0,0266</w:t>
                  </w:r>
                </w:p>
              </w:tc>
            </w:tr>
            <w:tr w:rsidR="00B363B2" w:rsidRPr="00987B9B" w14:paraId="4F811DB8" w14:textId="77777777" w:rsidTr="00E86A68">
              <w:trPr>
                <w:trHeight w:val="255"/>
              </w:trPr>
              <w:tc>
                <w:tcPr>
                  <w:tcW w:w="1298" w:type="dxa"/>
                  <w:hideMark/>
                </w:tcPr>
                <w:p w14:paraId="297644F7" w14:textId="432D8459"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rPr>
                    <w:t>Selen</w:t>
                  </w:r>
                </w:p>
              </w:tc>
              <w:tc>
                <w:tcPr>
                  <w:tcW w:w="1297" w:type="dxa"/>
                  <w:vAlign w:val="bottom"/>
                  <w:hideMark/>
                </w:tcPr>
                <w:p w14:paraId="39407DB7" w14:textId="443B2D50"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0,717</w:t>
                  </w:r>
                </w:p>
              </w:tc>
              <w:tc>
                <w:tcPr>
                  <w:tcW w:w="1297" w:type="dxa"/>
                  <w:vAlign w:val="bottom"/>
                  <w:hideMark/>
                </w:tcPr>
                <w:p w14:paraId="7A23A1FB" w14:textId="2D462DE1"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0,00717</w:t>
                  </w:r>
                </w:p>
              </w:tc>
              <w:tc>
                <w:tcPr>
                  <w:tcW w:w="1297" w:type="dxa"/>
                  <w:vAlign w:val="bottom"/>
                  <w:hideMark/>
                </w:tcPr>
                <w:p w14:paraId="440A057B" w14:textId="785AE614"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7,17</w:t>
                  </w:r>
                </w:p>
              </w:tc>
            </w:tr>
            <w:tr w:rsidR="00B363B2" w:rsidRPr="00987B9B" w14:paraId="7C11A0D1" w14:textId="77777777" w:rsidTr="00E86A68">
              <w:trPr>
                <w:trHeight w:val="244"/>
              </w:trPr>
              <w:tc>
                <w:tcPr>
                  <w:tcW w:w="1298" w:type="dxa"/>
                  <w:hideMark/>
                </w:tcPr>
                <w:p w14:paraId="275DF41C" w14:textId="52398932"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rPr>
                    <w:t>Qalay</w:t>
                  </w:r>
                </w:p>
              </w:tc>
              <w:tc>
                <w:tcPr>
                  <w:tcW w:w="1297" w:type="dxa"/>
                  <w:vAlign w:val="bottom"/>
                  <w:hideMark/>
                </w:tcPr>
                <w:p w14:paraId="5A6AAEF6" w14:textId="04512DCA"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0,00533</w:t>
                  </w:r>
                </w:p>
              </w:tc>
              <w:tc>
                <w:tcPr>
                  <w:tcW w:w="1297" w:type="dxa"/>
                  <w:vAlign w:val="bottom"/>
                  <w:hideMark/>
                </w:tcPr>
                <w:p w14:paraId="49C6F692" w14:textId="39566411"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0,0000533</w:t>
                  </w:r>
                </w:p>
              </w:tc>
              <w:tc>
                <w:tcPr>
                  <w:tcW w:w="1297" w:type="dxa"/>
                  <w:vAlign w:val="bottom"/>
                  <w:hideMark/>
                </w:tcPr>
                <w:p w14:paraId="70EE2BC2" w14:textId="4249B72B"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0,0533</w:t>
                  </w:r>
                </w:p>
              </w:tc>
            </w:tr>
            <w:tr w:rsidR="00B363B2" w:rsidRPr="00987B9B" w14:paraId="192A6C16" w14:textId="77777777" w:rsidTr="00E86A68">
              <w:trPr>
                <w:trHeight w:val="56"/>
              </w:trPr>
              <w:tc>
                <w:tcPr>
                  <w:tcW w:w="1298" w:type="dxa"/>
                  <w:hideMark/>
                </w:tcPr>
                <w:p w14:paraId="4B536F21" w14:textId="2104C20B"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rPr>
                    <w:t>Vanadiy</w:t>
                  </w:r>
                </w:p>
              </w:tc>
              <w:tc>
                <w:tcPr>
                  <w:tcW w:w="1297" w:type="dxa"/>
                  <w:vAlign w:val="bottom"/>
                  <w:hideMark/>
                </w:tcPr>
                <w:p w14:paraId="5ADB32E8" w14:textId="4E94D62B"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0,0234</w:t>
                  </w:r>
                </w:p>
              </w:tc>
              <w:tc>
                <w:tcPr>
                  <w:tcW w:w="1297" w:type="dxa"/>
                  <w:vAlign w:val="bottom"/>
                  <w:hideMark/>
                </w:tcPr>
                <w:p w14:paraId="263CDA08" w14:textId="3EE915F9"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0,0002338</w:t>
                  </w:r>
                </w:p>
              </w:tc>
              <w:tc>
                <w:tcPr>
                  <w:tcW w:w="1297" w:type="dxa"/>
                  <w:vAlign w:val="bottom"/>
                  <w:hideMark/>
                </w:tcPr>
                <w:p w14:paraId="07852007" w14:textId="0EFCCFF2"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0,234</w:t>
                  </w:r>
                </w:p>
              </w:tc>
            </w:tr>
            <w:tr w:rsidR="00B363B2" w:rsidRPr="00987B9B" w14:paraId="58D37971" w14:textId="77777777" w:rsidTr="00E86A68">
              <w:trPr>
                <w:trHeight w:val="244"/>
              </w:trPr>
              <w:tc>
                <w:tcPr>
                  <w:tcW w:w="1298" w:type="dxa"/>
                  <w:hideMark/>
                </w:tcPr>
                <w:p w14:paraId="0B813CAC" w14:textId="13C22C44"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rPr>
                    <w:t>Rux</w:t>
                  </w:r>
                </w:p>
              </w:tc>
              <w:tc>
                <w:tcPr>
                  <w:tcW w:w="1297" w:type="dxa"/>
                  <w:vAlign w:val="bottom"/>
                  <w:hideMark/>
                </w:tcPr>
                <w:p w14:paraId="78013A31" w14:textId="1B28ECC5"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12,0</w:t>
                  </w:r>
                </w:p>
              </w:tc>
              <w:tc>
                <w:tcPr>
                  <w:tcW w:w="1297" w:type="dxa"/>
                  <w:vAlign w:val="bottom"/>
                  <w:hideMark/>
                </w:tcPr>
                <w:p w14:paraId="62227457" w14:textId="0C1000A9"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0,120</w:t>
                  </w:r>
                </w:p>
              </w:tc>
              <w:tc>
                <w:tcPr>
                  <w:tcW w:w="1297" w:type="dxa"/>
                  <w:vAlign w:val="bottom"/>
                  <w:hideMark/>
                </w:tcPr>
                <w:p w14:paraId="5ED62843"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120</w:t>
                  </w:r>
                </w:p>
              </w:tc>
            </w:tr>
          </w:tbl>
          <w:p w14:paraId="43E6BB7E" w14:textId="77777777" w:rsidR="00B363B2" w:rsidRPr="00987B9B" w:rsidRDefault="00B363B2" w:rsidP="00C25CF0">
            <w:pPr>
              <w:spacing w:after="0" w:line="240" w:lineRule="auto"/>
              <w:jc w:val="both"/>
              <w:rPr>
                <w:rFonts w:ascii="Times New Roman" w:hAnsi="Times New Roman" w:cs="Times New Roman"/>
                <w:bCs/>
              </w:rPr>
            </w:pPr>
          </w:p>
          <w:p w14:paraId="05B3A9A4" w14:textId="5CF6049F" w:rsidR="00B363B2" w:rsidRPr="00987B9B" w:rsidRDefault="00B363B2" w:rsidP="00C25CF0">
            <w:pPr>
              <w:spacing w:after="0" w:line="240" w:lineRule="auto"/>
              <w:jc w:val="both"/>
              <w:rPr>
                <w:rFonts w:ascii="Times New Roman" w:hAnsi="Times New Roman" w:cs="Times New Roman"/>
                <w:bCs/>
              </w:rPr>
            </w:pPr>
          </w:p>
          <w:p w14:paraId="587FBC63" w14:textId="77777777" w:rsidR="00B363B2" w:rsidRPr="00987B9B" w:rsidRDefault="00B363B2" w:rsidP="00C25CF0">
            <w:pPr>
              <w:spacing w:after="0" w:line="240" w:lineRule="auto"/>
              <w:jc w:val="both"/>
              <w:rPr>
                <w:rFonts w:ascii="Times New Roman" w:hAnsi="Times New Roman" w:cs="Times New Roman"/>
                <w:bCs/>
              </w:rPr>
            </w:pPr>
          </w:p>
          <w:p w14:paraId="376B0A91" w14:textId="77777777" w:rsidR="00B363B2" w:rsidRPr="00987B9B" w:rsidRDefault="00B363B2" w:rsidP="00C25CF0">
            <w:pPr>
              <w:spacing w:after="0" w:line="240" w:lineRule="auto"/>
              <w:jc w:val="both"/>
              <w:rPr>
                <w:rFonts w:ascii="Times New Roman" w:hAnsi="Times New Roman" w:cs="Times New Roman"/>
                <w:bCs/>
              </w:rPr>
            </w:pPr>
          </w:p>
          <w:p w14:paraId="20812608" w14:textId="7EDB5F63"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Кўриниб турибдики, темирдан ташқари, бу элементларнинг консентратсиялари таҳлилчи учун жиддий муаммо туғдиради, шунинг учун синовдан ўтказилаётган эритмаларимизни тайёрлашда суюлтириш даражасини камайтириш мақсадга мувофиқ бўларди.</w:t>
            </w:r>
          </w:p>
          <w:p w14:paraId="159CD414" w14:textId="77777777" w:rsidR="00B363B2" w:rsidRPr="00987B9B" w:rsidRDefault="00B363B2" w:rsidP="00C25CF0">
            <w:pPr>
              <w:spacing w:after="0" w:line="240" w:lineRule="auto"/>
              <w:jc w:val="both"/>
              <w:rPr>
                <w:rFonts w:ascii="Times New Roman" w:hAnsi="Times New Roman" w:cs="Times New Roman"/>
                <w:bCs/>
              </w:rPr>
            </w:pPr>
          </w:p>
          <w:p w14:paraId="3C80CE92" w14:textId="7CCE8009"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lastRenderedPageBreak/>
              <w:t xml:space="preserve">Темирга келсак, унинг концентрацияси етарлича юқори бўлиб, уни </w:t>
            </w:r>
            <w:r>
              <w:rPr>
                <w:rFonts w:ascii="Times New Roman" w:hAnsi="Times New Roman" w:cs="Times New Roman"/>
                <w:bCs/>
              </w:rPr>
              <w:t>ICP-MS</w:t>
            </w:r>
            <w:r w:rsidRPr="00987B9B">
              <w:rPr>
                <w:rFonts w:ascii="Times New Roman" w:hAnsi="Times New Roman" w:cs="Times New Roman"/>
                <w:bCs/>
              </w:rPr>
              <w:t xml:space="preserve"> ўрнига </w:t>
            </w:r>
            <w:r>
              <w:rPr>
                <w:rFonts w:ascii="Times New Roman" w:hAnsi="Times New Roman" w:cs="Times New Roman"/>
                <w:bCs/>
              </w:rPr>
              <w:t>ICP-OES</w:t>
            </w:r>
            <w:r w:rsidRPr="00987B9B">
              <w:rPr>
                <w:rFonts w:ascii="Times New Roman" w:hAnsi="Times New Roman" w:cs="Times New Roman"/>
                <w:bCs/>
              </w:rPr>
              <w:t xml:space="preserve"> ёрдамида осонликча ўлчаш мумкин. Бошқа бир усул сифатида, таҳлилчи темир концентрациясини </w:t>
            </w:r>
            <w:r>
              <w:rPr>
                <w:rFonts w:ascii="Times New Roman" w:hAnsi="Times New Roman" w:cs="Times New Roman"/>
                <w:bCs/>
              </w:rPr>
              <w:t>ICP-MS</w:t>
            </w:r>
            <w:r w:rsidRPr="00987B9B">
              <w:rPr>
                <w:rFonts w:ascii="Times New Roman" w:hAnsi="Times New Roman" w:cs="Times New Roman"/>
                <w:bCs/>
              </w:rPr>
              <w:t xml:space="preserve"> ёрдамида ўлчашдан олдин синовдан ўтказилаётган эритмани қўшимча суюлтиришга қарор қилиши мумкин. Таҳлилчи, шунингдек, темир аммоний ситрат таркибида қўшимча ўтиш элементлари (кобальт, хром, мис, марганец, молибден, никель, ванадий ва/ёки рух) мавжудлигини ва тажриба натижасида олинган ушбу микроэлементларнинг консентратсиялари </w:t>
            </w:r>
            <w:r w:rsidRPr="00987B9B">
              <w:rPr>
                <w:rFonts w:ascii="Times New Roman" w:hAnsi="Times New Roman" w:cs="Times New Roman"/>
                <w:bCs/>
                <w:i/>
                <w:iCs/>
              </w:rPr>
              <w:t>10-жадвалда</w:t>
            </w:r>
          </w:p>
          <w:p w14:paraId="34817F92" w14:textId="77777777" w:rsidR="00B363B2" w:rsidRPr="00987B9B" w:rsidRDefault="00B363B2" w:rsidP="00C25CF0">
            <w:pPr>
              <w:spacing w:after="0" w:line="240" w:lineRule="auto"/>
              <w:jc w:val="both"/>
              <w:rPr>
                <w:rFonts w:ascii="Times New Roman" w:hAnsi="Times New Roman" w:cs="Times New Roman"/>
              </w:rPr>
            </w:pPr>
          </w:p>
          <w:p w14:paraId="6707D748" w14:textId="1912D86D" w:rsidR="00B363B2" w:rsidRPr="00987B9B" w:rsidRDefault="00B363B2" w:rsidP="00C25CF0">
            <w:pPr>
              <w:spacing w:after="0" w:line="240" w:lineRule="auto"/>
              <w:jc w:val="both"/>
              <w:rPr>
                <w:rFonts w:ascii="Times New Roman" w:hAnsi="Times New Roman" w:cs="Times New Roman"/>
              </w:rPr>
            </w:pPr>
          </w:p>
          <w:p w14:paraId="32DADDCB" w14:textId="38470A05" w:rsidR="00B363B2" w:rsidRPr="00987B9B" w:rsidRDefault="00B363B2" w:rsidP="00C25CF0">
            <w:pPr>
              <w:spacing w:after="0" w:line="240" w:lineRule="auto"/>
              <w:jc w:val="both"/>
              <w:rPr>
                <w:rFonts w:ascii="Times New Roman" w:hAnsi="Times New Roman" w:cs="Times New Roman"/>
              </w:rPr>
            </w:pPr>
            <w:r w:rsidRPr="00987B9B">
              <w:rPr>
                <w:rFonts w:ascii="Times New Roman" w:hAnsi="Times New Roman" w:cs="Times New Roman"/>
              </w:rPr>
              <w:t>Муҳитнинг эриган таркибининг катта қисми глюкозадан иборат бўлса-да, таҳлилга энг катта таъсирни натрий ва калий ионлари кўрсатади.</w:t>
            </w:r>
          </w:p>
          <w:p w14:paraId="117B7929" w14:textId="77777777" w:rsidR="00B363B2" w:rsidRPr="00987B9B" w:rsidRDefault="00B363B2" w:rsidP="00C25CF0">
            <w:pPr>
              <w:spacing w:after="0" w:line="240" w:lineRule="auto"/>
              <w:jc w:val="both"/>
              <w:rPr>
                <w:rFonts w:ascii="Times New Roman" w:hAnsi="Times New Roman" w:cs="Times New Roman"/>
              </w:rPr>
            </w:pPr>
          </w:p>
          <w:p w14:paraId="48E3C727" w14:textId="77777777" w:rsidR="00B363B2" w:rsidRPr="00987B9B" w:rsidRDefault="00B363B2" w:rsidP="00C25CF0">
            <w:pPr>
              <w:spacing w:after="0" w:line="240" w:lineRule="auto"/>
              <w:jc w:val="both"/>
              <w:rPr>
                <w:rFonts w:ascii="Times New Roman" w:hAnsi="Times New Roman" w:cs="Times New Roman"/>
              </w:rPr>
            </w:pPr>
          </w:p>
          <w:p w14:paraId="655BF1EA" w14:textId="1524710E"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rPr>
              <w:t xml:space="preserve">Бу икки туздан олинган натрий ва калийнинг ҳақиқий консентратсиялари қуйидагича </w:t>
            </w:r>
            <w:r w:rsidRPr="00987B9B">
              <w:rPr>
                <w:rFonts w:ascii="Times New Roman" w:hAnsi="Times New Roman" w:cs="Times New Roman"/>
                <w:i/>
                <w:iCs/>
              </w:rPr>
              <w:t xml:space="preserve">(11-жадвалга </w:t>
            </w:r>
            <w:r w:rsidRPr="00987B9B">
              <w:rPr>
                <w:rFonts w:ascii="Times New Roman" w:hAnsi="Times New Roman" w:cs="Times New Roman"/>
                <w:bCs/>
              </w:rPr>
              <w:t>қаранг):</w:t>
            </w:r>
          </w:p>
          <w:p w14:paraId="135C9A8B" w14:textId="77777777" w:rsidR="00B363B2" w:rsidRPr="00987B9B" w:rsidRDefault="00B363B2" w:rsidP="00C25CF0">
            <w:pPr>
              <w:spacing w:after="0" w:line="240" w:lineRule="auto"/>
              <w:jc w:val="both"/>
              <w:rPr>
                <w:rFonts w:ascii="Times New Roman" w:hAnsi="Times New Roman" w:cs="Times New Roman"/>
                <w:bCs/>
              </w:rPr>
            </w:pPr>
          </w:p>
          <w:p w14:paraId="62A175A0" w14:textId="77777777" w:rsidR="00B363B2" w:rsidRPr="00987B9B" w:rsidRDefault="00B363B2" w:rsidP="00C25CF0">
            <w:pPr>
              <w:spacing w:after="0" w:line="240" w:lineRule="auto"/>
              <w:jc w:val="both"/>
              <w:rPr>
                <w:rFonts w:ascii="Times New Roman" w:hAnsi="Times New Roman" w:cs="Times New Roman"/>
              </w:rPr>
            </w:pPr>
          </w:p>
          <w:p w14:paraId="672A5EA1" w14:textId="77777777" w:rsidR="00B363B2" w:rsidRPr="00987B9B" w:rsidRDefault="00B363B2" w:rsidP="00C25CF0">
            <w:pPr>
              <w:spacing w:after="0" w:line="240" w:lineRule="auto"/>
              <w:jc w:val="both"/>
              <w:rPr>
                <w:rFonts w:ascii="Times New Roman" w:hAnsi="Times New Roman" w:cs="Times New Roman"/>
              </w:rPr>
            </w:pPr>
          </w:p>
          <w:p w14:paraId="5F8FF9B4" w14:textId="2AD6370D" w:rsidR="00B363B2" w:rsidRPr="00987B9B" w:rsidRDefault="00B363B2" w:rsidP="00C25CF0">
            <w:pPr>
              <w:spacing w:after="0" w:line="240" w:lineRule="auto"/>
              <w:jc w:val="both"/>
              <w:rPr>
                <w:rFonts w:ascii="Times New Roman" w:hAnsi="Times New Roman" w:cs="Times New Roman"/>
                <w:b/>
                <w:bCs/>
              </w:rPr>
            </w:pPr>
            <w:r w:rsidRPr="00987B9B">
              <w:rPr>
                <w:rFonts w:ascii="Times New Roman" w:hAnsi="Times New Roman" w:cs="Times New Roman"/>
                <w:b/>
                <w:bCs/>
              </w:rPr>
              <w:t>11-жадвал. Намуна муҳитидаги натрий/калий консентратсиялари</w:t>
            </w:r>
          </w:p>
          <w:tbl>
            <w:tblPr>
              <w:tblW w:w="51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986"/>
              <w:gridCol w:w="880"/>
              <w:gridCol w:w="943"/>
              <w:gridCol w:w="580"/>
              <w:gridCol w:w="880"/>
              <w:gridCol w:w="880"/>
            </w:tblGrid>
            <w:tr w:rsidR="00B363B2" w:rsidRPr="00987B9B" w14:paraId="2427D2D0" w14:textId="77777777" w:rsidTr="00E86A68">
              <w:trPr>
                <w:trHeight w:val="936"/>
                <w:tblHeader/>
              </w:trPr>
              <w:tc>
                <w:tcPr>
                  <w:tcW w:w="986" w:type="dxa"/>
                  <w:hideMark/>
                </w:tcPr>
                <w:p w14:paraId="316B4695" w14:textId="77777777" w:rsidR="00B363B2" w:rsidRPr="00987B9B" w:rsidRDefault="00B363B2" w:rsidP="00C25CF0">
                  <w:pPr>
                    <w:spacing w:after="0" w:line="240" w:lineRule="auto"/>
                    <w:jc w:val="both"/>
                    <w:rPr>
                      <w:rFonts w:ascii="Times New Roman" w:hAnsi="Times New Roman" w:cs="Times New Roman"/>
                      <w:b/>
                      <w:bCs/>
                    </w:rPr>
                  </w:pPr>
                  <w:r w:rsidRPr="00987B9B">
                    <w:rPr>
                      <w:rFonts w:ascii="Times New Roman" w:hAnsi="Times New Roman" w:cs="Times New Roman"/>
                      <w:b/>
                      <w:bCs/>
                    </w:rPr>
                    <w:t>Анорганик туз</w:t>
                  </w:r>
                </w:p>
              </w:tc>
              <w:tc>
                <w:tcPr>
                  <w:tcW w:w="880" w:type="dxa"/>
                  <w:vAlign w:val="bottom"/>
                  <w:hideMark/>
                </w:tcPr>
                <w:p w14:paraId="7B7F93F3" w14:textId="770AC529" w:rsidR="00B363B2" w:rsidRPr="00987B9B" w:rsidRDefault="00B363B2" w:rsidP="00C25CF0">
                  <w:pPr>
                    <w:spacing w:after="0" w:line="240" w:lineRule="auto"/>
                    <w:jc w:val="both"/>
                    <w:rPr>
                      <w:rFonts w:ascii="Times New Roman" w:hAnsi="Times New Roman" w:cs="Times New Roman"/>
                      <w:b/>
                      <w:bCs/>
                    </w:rPr>
                  </w:pPr>
                  <w:r w:rsidRPr="00987B9B">
                    <w:rPr>
                      <w:rFonts w:ascii="Times New Roman" w:hAnsi="Times New Roman" w:cs="Times New Roman"/>
                      <w:b/>
                      <w:bCs/>
                    </w:rPr>
                    <w:t>Муҳитдаги концентрация (г/л)</w:t>
                  </w:r>
                </w:p>
              </w:tc>
              <w:tc>
                <w:tcPr>
                  <w:tcW w:w="943" w:type="dxa"/>
                  <w:vAlign w:val="bottom"/>
                  <w:hideMark/>
                </w:tcPr>
                <w:p w14:paraId="685BB89A" w14:textId="733AB51F" w:rsidR="00B363B2" w:rsidRPr="00987B9B" w:rsidRDefault="00B363B2" w:rsidP="00C25CF0">
                  <w:pPr>
                    <w:spacing w:after="0" w:line="240" w:lineRule="auto"/>
                    <w:jc w:val="both"/>
                    <w:rPr>
                      <w:rFonts w:ascii="Times New Roman" w:hAnsi="Times New Roman" w:cs="Times New Roman"/>
                      <w:b/>
                      <w:bCs/>
                    </w:rPr>
                  </w:pPr>
                  <w:r w:rsidRPr="00987B9B">
                    <w:rPr>
                      <w:rFonts w:ascii="Times New Roman" w:hAnsi="Times New Roman" w:cs="Times New Roman"/>
                      <w:b/>
                      <w:bCs/>
                    </w:rPr>
                    <w:t>Молекуляр масса (г/мол)</w:t>
                  </w:r>
                </w:p>
              </w:tc>
              <w:tc>
                <w:tcPr>
                  <w:tcW w:w="580" w:type="dxa"/>
                  <w:vAlign w:val="bottom"/>
                  <w:hideMark/>
                </w:tcPr>
                <w:p w14:paraId="21C5D85E" w14:textId="77777777" w:rsidR="00B363B2" w:rsidRPr="00987B9B" w:rsidRDefault="00B363B2" w:rsidP="00C25CF0">
                  <w:pPr>
                    <w:spacing w:after="0" w:line="240" w:lineRule="auto"/>
                    <w:jc w:val="both"/>
                    <w:rPr>
                      <w:rFonts w:ascii="Times New Roman" w:hAnsi="Times New Roman" w:cs="Times New Roman"/>
                      <w:b/>
                      <w:bCs/>
                    </w:rPr>
                  </w:pPr>
                  <w:r w:rsidRPr="00987B9B">
                    <w:rPr>
                      <w:rFonts w:ascii="Times New Roman" w:hAnsi="Times New Roman" w:cs="Times New Roman"/>
                      <w:b/>
                      <w:bCs/>
                    </w:rPr>
                    <w:t>Атом массаси (г/мол)</w:t>
                  </w:r>
                </w:p>
              </w:tc>
              <w:tc>
                <w:tcPr>
                  <w:tcW w:w="880" w:type="dxa"/>
                  <w:vAlign w:val="bottom"/>
                  <w:hideMark/>
                </w:tcPr>
                <w:p w14:paraId="3E0A619E" w14:textId="68E0F31A" w:rsidR="00B363B2" w:rsidRPr="00987B9B" w:rsidRDefault="00B363B2" w:rsidP="00C25CF0">
                  <w:pPr>
                    <w:spacing w:after="0" w:line="240" w:lineRule="auto"/>
                    <w:jc w:val="both"/>
                    <w:rPr>
                      <w:rFonts w:ascii="Times New Roman" w:hAnsi="Times New Roman" w:cs="Times New Roman"/>
                      <w:b/>
                      <w:bCs/>
                    </w:rPr>
                  </w:pPr>
                  <w:r w:rsidRPr="00987B9B">
                    <w:rPr>
                      <w:rFonts w:ascii="Times New Roman" w:hAnsi="Times New Roman" w:cs="Times New Roman"/>
                      <w:b/>
                      <w:bCs/>
                    </w:rPr>
                    <w:t>Муҳитдаги На/К концентрацияси (г/л)</w:t>
                  </w:r>
                </w:p>
              </w:tc>
              <w:tc>
                <w:tcPr>
                  <w:tcW w:w="880" w:type="dxa"/>
                  <w:vAlign w:val="bottom"/>
                  <w:hideMark/>
                </w:tcPr>
                <w:p w14:paraId="2F4FD193" w14:textId="7EDFBBDB" w:rsidR="00B363B2" w:rsidRPr="00987B9B" w:rsidRDefault="00B363B2" w:rsidP="00C25CF0">
                  <w:pPr>
                    <w:spacing w:after="0" w:line="240" w:lineRule="auto"/>
                    <w:jc w:val="both"/>
                    <w:rPr>
                      <w:rFonts w:ascii="Times New Roman" w:hAnsi="Times New Roman" w:cs="Times New Roman"/>
                      <w:b/>
                      <w:bCs/>
                    </w:rPr>
                  </w:pPr>
                  <w:r w:rsidRPr="00987B9B">
                    <w:rPr>
                      <w:rFonts w:ascii="Times New Roman" w:hAnsi="Times New Roman" w:cs="Times New Roman"/>
                      <w:b/>
                      <w:bCs/>
                    </w:rPr>
                    <w:t>Муҳитдаги На/К концентрацияси (г/100 мл)</w:t>
                  </w:r>
                </w:p>
              </w:tc>
            </w:tr>
            <w:tr w:rsidR="00B363B2" w:rsidRPr="00987B9B" w14:paraId="0CE1BF02" w14:textId="77777777" w:rsidTr="00E86A68">
              <w:trPr>
                <w:trHeight w:val="299"/>
              </w:trPr>
              <w:tc>
                <w:tcPr>
                  <w:tcW w:w="986" w:type="dxa"/>
                  <w:hideMark/>
                </w:tcPr>
                <w:p w14:paraId="26CF4A4F"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rPr>
                    <w:t>Натрий хлорид</w:t>
                  </w:r>
                </w:p>
              </w:tc>
              <w:tc>
                <w:tcPr>
                  <w:tcW w:w="880" w:type="dxa"/>
                  <w:vAlign w:val="bottom"/>
                  <w:hideMark/>
                </w:tcPr>
                <w:p w14:paraId="79627CE1"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7</w:t>
                  </w:r>
                </w:p>
              </w:tc>
              <w:tc>
                <w:tcPr>
                  <w:tcW w:w="943" w:type="dxa"/>
                  <w:vAlign w:val="bottom"/>
                  <w:hideMark/>
                </w:tcPr>
                <w:p w14:paraId="525DCF2E" w14:textId="6836CFAB"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58,44</w:t>
                  </w:r>
                </w:p>
              </w:tc>
              <w:tc>
                <w:tcPr>
                  <w:tcW w:w="580" w:type="dxa"/>
                  <w:vAlign w:val="bottom"/>
                  <w:hideMark/>
                </w:tcPr>
                <w:p w14:paraId="73E1F2E5" w14:textId="19C9D0EE"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22,99</w:t>
                  </w:r>
                </w:p>
              </w:tc>
              <w:tc>
                <w:tcPr>
                  <w:tcW w:w="880" w:type="dxa"/>
                  <w:vAlign w:val="bottom"/>
                  <w:hideMark/>
                </w:tcPr>
                <w:p w14:paraId="3E303D91" w14:textId="6E60ECF6"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2,75</w:t>
                  </w:r>
                </w:p>
              </w:tc>
              <w:tc>
                <w:tcPr>
                  <w:tcW w:w="880" w:type="dxa"/>
                  <w:vAlign w:val="bottom"/>
                  <w:hideMark/>
                </w:tcPr>
                <w:p w14:paraId="5BB6BF9D" w14:textId="176F838B"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0,28</w:t>
                  </w:r>
                </w:p>
              </w:tc>
            </w:tr>
            <w:tr w:rsidR="00B363B2" w:rsidRPr="00987B9B" w14:paraId="0E959B72" w14:textId="77777777" w:rsidTr="00E86A68">
              <w:trPr>
                <w:trHeight w:val="624"/>
              </w:trPr>
              <w:tc>
                <w:tcPr>
                  <w:tcW w:w="986" w:type="dxa"/>
                  <w:hideMark/>
                </w:tcPr>
                <w:p w14:paraId="4B696274" w14:textId="2C162DCF" w:rsidR="00B363B2" w:rsidRPr="00987B9B" w:rsidRDefault="00B363B2" w:rsidP="00C25CF0">
                  <w:pPr>
                    <w:spacing w:after="0" w:line="240" w:lineRule="auto"/>
                    <w:jc w:val="both"/>
                    <w:rPr>
                      <w:rFonts w:ascii="Times New Roman" w:hAnsi="Times New Roman" w:cs="Times New Roman"/>
                      <w:strike/>
                    </w:rPr>
                  </w:pPr>
                  <w:r w:rsidRPr="00987B9B">
                    <w:rPr>
                      <w:rFonts w:ascii="Times New Roman" w:hAnsi="Times New Roman" w:cs="Times New Roman"/>
                      <w:strike/>
                    </w:rPr>
                    <w:t>Калий дигидрогенфосфат</w:t>
                  </w:r>
                </w:p>
                <w:p w14:paraId="24F2D4DC"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highlight w:val="magenta"/>
                    </w:rPr>
                    <w:lastRenderedPageBreak/>
                    <w:t>Калий гидрофосфат</w:t>
                  </w:r>
                </w:p>
              </w:tc>
              <w:tc>
                <w:tcPr>
                  <w:tcW w:w="880" w:type="dxa"/>
                  <w:vAlign w:val="bottom"/>
                  <w:hideMark/>
                </w:tcPr>
                <w:p w14:paraId="12DCB1CC"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lastRenderedPageBreak/>
                    <w:t>7</w:t>
                  </w:r>
                </w:p>
              </w:tc>
              <w:tc>
                <w:tcPr>
                  <w:tcW w:w="943" w:type="dxa"/>
                  <w:vAlign w:val="bottom"/>
                  <w:hideMark/>
                </w:tcPr>
                <w:p w14:paraId="379DA997" w14:textId="69E82E85"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174,2</w:t>
                  </w:r>
                </w:p>
              </w:tc>
              <w:tc>
                <w:tcPr>
                  <w:tcW w:w="580" w:type="dxa"/>
                  <w:vAlign w:val="bottom"/>
                  <w:hideMark/>
                </w:tcPr>
                <w:p w14:paraId="367FCE76" w14:textId="0B4D99BC"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39,098</w:t>
                  </w:r>
                </w:p>
              </w:tc>
              <w:tc>
                <w:tcPr>
                  <w:tcW w:w="880" w:type="dxa"/>
                  <w:vAlign w:val="bottom"/>
                  <w:hideMark/>
                </w:tcPr>
                <w:p w14:paraId="60205F14" w14:textId="3B0F669D"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3,14</w:t>
                  </w:r>
                </w:p>
              </w:tc>
              <w:tc>
                <w:tcPr>
                  <w:tcW w:w="880" w:type="dxa"/>
                  <w:vAlign w:val="bottom"/>
                  <w:hideMark/>
                </w:tcPr>
                <w:p w14:paraId="54EC76C7" w14:textId="58E05A0B"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0,31</w:t>
                  </w:r>
                </w:p>
              </w:tc>
            </w:tr>
            <w:tr w:rsidR="00B363B2" w:rsidRPr="00987B9B" w14:paraId="734659A2" w14:textId="77777777" w:rsidTr="00E86A68">
              <w:trPr>
                <w:trHeight w:val="299"/>
              </w:trPr>
              <w:tc>
                <w:tcPr>
                  <w:tcW w:w="986" w:type="dxa"/>
                  <w:hideMark/>
                </w:tcPr>
                <w:p w14:paraId="1C790E27" w14:textId="31EB3D00"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rPr>
                    <w:t>Jami</w:t>
                  </w:r>
                </w:p>
              </w:tc>
              <w:tc>
                <w:tcPr>
                  <w:tcW w:w="880" w:type="dxa"/>
                  <w:vAlign w:val="center"/>
                  <w:hideMark/>
                </w:tcPr>
                <w:p w14:paraId="6B20A84F"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w:t>
                  </w:r>
                </w:p>
              </w:tc>
              <w:tc>
                <w:tcPr>
                  <w:tcW w:w="943" w:type="dxa"/>
                  <w:vAlign w:val="center"/>
                  <w:hideMark/>
                </w:tcPr>
                <w:p w14:paraId="5EE5DD1A"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w:t>
                  </w:r>
                </w:p>
              </w:tc>
              <w:tc>
                <w:tcPr>
                  <w:tcW w:w="580" w:type="dxa"/>
                  <w:vAlign w:val="center"/>
                  <w:hideMark/>
                </w:tcPr>
                <w:p w14:paraId="336018C5"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w:t>
                  </w:r>
                </w:p>
              </w:tc>
              <w:tc>
                <w:tcPr>
                  <w:tcW w:w="880" w:type="dxa"/>
                  <w:vAlign w:val="bottom"/>
                  <w:hideMark/>
                </w:tcPr>
                <w:p w14:paraId="08A30DBE" w14:textId="288FFD25"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5,90</w:t>
                  </w:r>
                </w:p>
              </w:tc>
              <w:tc>
                <w:tcPr>
                  <w:tcW w:w="880" w:type="dxa"/>
                  <w:vAlign w:val="bottom"/>
                  <w:hideMark/>
                </w:tcPr>
                <w:p w14:paraId="7252F322" w14:textId="36EF4D9B"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0,59</w:t>
                  </w:r>
                </w:p>
              </w:tc>
            </w:tr>
          </w:tbl>
          <w:p w14:paraId="6CE98679" w14:textId="77777777" w:rsidR="00B363B2" w:rsidRPr="00987B9B" w:rsidRDefault="00B363B2" w:rsidP="00C25CF0">
            <w:pPr>
              <w:spacing w:after="0" w:line="240" w:lineRule="auto"/>
              <w:jc w:val="both"/>
              <w:rPr>
                <w:rFonts w:ascii="Times New Roman" w:hAnsi="Times New Roman" w:cs="Times New Roman"/>
              </w:rPr>
            </w:pPr>
          </w:p>
          <w:p w14:paraId="55D8BC14" w14:textId="77777777" w:rsidR="00B363B2" w:rsidRPr="00987B9B" w:rsidRDefault="00B363B2" w:rsidP="00C25CF0">
            <w:pPr>
              <w:spacing w:after="0" w:line="240" w:lineRule="auto"/>
              <w:jc w:val="both"/>
              <w:rPr>
                <w:rFonts w:ascii="Times New Roman" w:hAnsi="Times New Roman" w:cs="Times New Roman"/>
              </w:rPr>
            </w:pPr>
          </w:p>
          <w:p w14:paraId="76B4294C" w14:textId="77777777" w:rsidR="00B363B2" w:rsidRPr="00987B9B" w:rsidRDefault="00B363B2" w:rsidP="00C25CF0">
            <w:pPr>
              <w:spacing w:after="0" w:line="240" w:lineRule="auto"/>
              <w:jc w:val="both"/>
              <w:rPr>
                <w:rFonts w:ascii="Times New Roman" w:hAnsi="Times New Roman" w:cs="Times New Roman"/>
              </w:rPr>
            </w:pPr>
          </w:p>
          <w:p w14:paraId="78A1473C" w14:textId="77777777" w:rsidR="00B363B2" w:rsidRPr="00987B9B" w:rsidRDefault="00B363B2" w:rsidP="00C25CF0">
            <w:pPr>
              <w:spacing w:after="0" w:line="240" w:lineRule="auto"/>
              <w:jc w:val="both"/>
              <w:rPr>
                <w:rFonts w:ascii="Times New Roman" w:hAnsi="Times New Roman" w:cs="Times New Roman"/>
              </w:rPr>
            </w:pPr>
          </w:p>
          <w:p w14:paraId="5E36C819" w14:textId="6FD01D8D" w:rsidR="00B363B2" w:rsidRPr="00987B9B" w:rsidRDefault="00B363B2" w:rsidP="00C25CF0">
            <w:pPr>
              <w:spacing w:after="0" w:line="240" w:lineRule="auto"/>
              <w:jc w:val="both"/>
              <w:rPr>
                <w:rFonts w:ascii="Times New Roman" w:hAnsi="Times New Roman" w:cs="Times New Roman"/>
              </w:rPr>
            </w:pPr>
            <w:r w:rsidRPr="00987B9B">
              <w:rPr>
                <w:rFonts w:ascii="Times New Roman" w:hAnsi="Times New Roman" w:cs="Times New Roman"/>
              </w:rPr>
              <w:t>Шуни таъкидлаш керакки, бу муҳит таркибидаги бошқа тузлар киритадиган натрий ва калийнинг (ва бошқа қарама-қарши ионларнинг) умумий миқдорини ўз ичига олмайди. Ушбу мисол мақсадида улар ҳисобга олинмайди, аммо амалда барча тузларнинг (масалан, натрий, калий, магний ва кальций) қарама-қарши ионлари концентрацияларини ҳисобга олиш лозим.</w:t>
            </w:r>
          </w:p>
          <w:p w14:paraId="76A7584C" w14:textId="77777777" w:rsidR="00B363B2" w:rsidRPr="00987B9B" w:rsidRDefault="00B363B2" w:rsidP="00C25CF0">
            <w:pPr>
              <w:spacing w:after="0" w:line="240" w:lineRule="auto"/>
              <w:jc w:val="both"/>
              <w:rPr>
                <w:rFonts w:ascii="Times New Roman" w:hAnsi="Times New Roman" w:cs="Times New Roman"/>
              </w:rPr>
            </w:pPr>
          </w:p>
          <w:p w14:paraId="0CF3470F" w14:textId="77777777" w:rsidR="00B363B2" w:rsidRPr="00987B9B" w:rsidRDefault="00B363B2" w:rsidP="00C25CF0">
            <w:pPr>
              <w:spacing w:after="0" w:line="240" w:lineRule="auto"/>
              <w:jc w:val="both"/>
              <w:rPr>
                <w:rFonts w:ascii="Times New Roman" w:hAnsi="Times New Roman" w:cs="Times New Roman"/>
              </w:rPr>
            </w:pPr>
          </w:p>
          <w:p w14:paraId="6BF9D035" w14:textId="3D5502E2" w:rsidR="00B363B2" w:rsidRPr="00987B9B" w:rsidRDefault="00B363B2" w:rsidP="00C25CF0">
            <w:pPr>
              <w:spacing w:after="0" w:line="240" w:lineRule="auto"/>
              <w:jc w:val="both"/>
              <w:rPr>
                <w:rFonts w:ascii="Times New Roman" w:hAnsi="Times New Roman" w:cs="Times New Roman"/>
              </w:rPr>
            </w:pPr>
            <w:r w:rsidRPr="00987B9B">
              <w:rPr>
                <w:rFonts w:ascii="Times New Roman" w:hAnsi="Times New Roman" w:cs="Times New Roman"/>
              </w:rPr>
              <w:t xml:space="preserve">Мисолдаги муҳит 6 марта суюлтирилганда, синов эритмасидаги натрий/калий умумий концентрацияси тахминан 0,1 г/100 мл (0,1% ёки 1000 ппм) бўлади. 6 марта суюлтирилган муҳитнинг синов эритмаларидаги микроэлементлар консентратсиялари қуйидаги </w:t>
            </w:r>
            <w:r w:rsidRPr="00987B9B">
              <w:rPr>
                <w:rFonts w:ascii="Times New Roman" w:hAnsi="Times New Roman" w:cs="Times New Roman"/>
                <w:i/>
                <w:iCs/>
              </w:rPr>
              <w:t xml:space="preserve">12-жадвалда </w:t>
            </w:r>
            <w:r w:rsidRPr="00987B9B">
              <w:rPr>
                <w:rFonts w:ascii="Times New Roman" w:hAnsi="Times New Roman" w:cs="Times New Roman"/>
              </w:rPr>
              <w:t>келтирилган:</w:t>
            </w:r>
          </w:p>
          <w:p w14:paraId="69B55F36" w14:textId="77777777" w:rsidR="00B363B2" w:rsidRPr="00987B9B" w:rsidRDefault="00B363B2" w:rsidP="00C25CF0">
            <w:pPr>
              <w:spacing w:after="0" w:line="240" w:lineRule="auto"/>
              <w:jc w:val="both"/>
              <w:rPr>
                <w:rFonts w:ascii="Times New Roman" w:hAnsi="Times New Roman" w:cs="Times New Roman"/>
              </w:rPr>
            </w:pPr>
          </w:p>
          <w:p w14:paraId="6E12926D" w14:textId="77777777" w:rsidR="00B363B2" w:rsidRPr="00987B9B" w:rsidRDefault="00B363B2" w:rsidP="00C25CF0">
            <w:pPr>
              <w:spacing w:after="0" w:line="240" w:lineRule="auto"/>
              <w:jc w:val="both"/>
              <w:rPr>
                <w:rFonts w:ascii="Times New Roman" w:hAnsi="Times New Roman" w:cs="Times New Roman"/>
              </w:rPr>
            </w:pPr>
          </w:p>
          <w:p w14:paraId="5C9CD227" w14:textId="6975F5F3" w:rsidR="00B363B2" w:rsidRPr="00987B9B" w:rsidRDefault="00B363B2" w:rsidP="00C25CF0">
            <w:pPr>
              <w:spacing w:after="0" w:line="240" w:lineRule="auto"/>
              <w:jc w:val="both"/>
              <w:rPr>
                <w:rFonts w:ascii="Times New Roman" w:hAnsi="Times New Roman" w:cs="Times New Roman"/>
                <w:b/>
                <w:bCs/>
              </w:rPr>
            </w:pPr>
            <w:r w:rsidRPr="00987B9B">
              <w:rPr>
                <w:rFonts w:ascii="Times New Roman" w:hAnsi="Times New Roman" w:cs="Times New Roman"/>
                <w:b/>
                <w:bCs/>
              </w:rPr>
              <w:t>12-жадвал. Муҳит мисолида микроэлементларнинг 6 каррали суюлтиришдаги консентратсиялари</w:t>
            </w:r>
          </w:p>
          <w:p w14:paraId="0736FABD" w14:textId="77777777" w:rsidR="00B363B2" w:rsidRPr="00987B9B" w:rsidRDefault="00B363B2" w:rsidP="00C25CF0">
            <w:pPr>
              <w:spacing w:after="0" w:line="240" w:lineRule="auto"/>
              <w:jc w:val="both"/>
              <w:rPr>
                <w:rFonts w:ascii="Times New Roman" w:hAnsi="Times New Roman" w:cs="Times New Roman"/>
                <w:b/>
                <w:bCs/>
              </w:rPr>
            </w:pPr>
          </w:p>
          <w:p w14:paraId="633DCC98" w14:textId="77777777" w:rsidR="00B363B2" w:rsidRPr="00987B9B" w:rsidRDefault="00B363B2" w:rsidP="00C25CF0">
            <w:pPr>
              <w:spacing w:after="0" w:line="240" w:lineRule="auto"/>
              <w:jc w:val="both"/>
              <w:rPr>
                <w:rFonts w:ascii="Times New Roman" w:hAnsi="Times New Roman" w:cs="Times New Roman"/>
                <w:b/>
                <w:bCs/>
              </w:rPr>
            </w:pPr>
          </w:p>
          <w:tbl>
            <w:tblPr>
              <w:tblW w:w="5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37"/>
              <w:gridCol w:w="1353"/>
              <w:gridCol w:w="1353"/>
              <w:gridCol w:w="1353"/>
            </w:tblGrid>
            <w:tr w:rsidR="00B363B2" w:rsidRPr="00987B9B" w14:paraId="659C81D0" w14:textId="77777777" w:rsidTr="00E86A68">
              <w:trPr>
                <w:trHeight w:val="1341"/>
                <w:tblHeader/>
              </w:trPr>
              <w:tc>
                <w:tcPr>
                  <w:tcW w:w="1137" w:type="dxa"/>
                  <w:hideMark/>
                </w:tcPr>
                <w:p w14:paraId="54DEDC4D" w14:textId="77777777" w:rsidR="00B363B2" w:rsidRPr="00987B9B" w:rsidRDefault="00B363B2" w:rsidP="00C25CF0">
                  <w:pPr>
                    <w:spacing w:after="0" w:line="240" w:lineRule="auto"/>
                    <w:jc w:val="both"/>
                    <w:rPr>
                      <w:rFonts w:ascii="Times New Roman" w:hAnsi="Times New Roman" w:cs="Times New Roman"/>
                      <w:b/>
                      <w:bCs/>
                    </w:rPr>
                  </w:pPr>
                  <w:r w:rsidRPr="00987B9B">
                    <w:rPr>
                      <w:rFonts w:ascii="Times New Roman" w:hAnsi="Times New Roman" w:cs="Times New Roman"/>
                    </w:rPr>
                    <w:t>Микроэлемент</w:t>
                  </w:r>
                </w:p>
              </w:tc>
              <w:tc>
                <w:tcPr>
                  <w:tcW w:w="1353" w:type="dxa"/>
                  <w:vAlign w:val="bottom"/>
                  <w:hideMark/>
                </w:tcPr>
                <w:p w14:paraId="04B66432" w14:textId="77777777" w:rsidR="00B363B2" w:rsidRPr="00987B9B" w:rsidRDefault="00B363B2" w:rsidP="00C25CF0">
                  <w:pPr>
                    <w:spacing w:after="0" w:line="240" w:lineRule="auto"/>
                    <w:jc w:val="both"/>
                    <w:rPr>
                      <w:rFonts w:ascii="Times New Roman" w:hAnsi="Times New Roman" w:cs="Times New Roman"/>
                      <w:b/>
                      <w:bCs/>
                    </w:rPr>
                  </w:pPr>
                  <w:r w:rsidRPr="00987B9B">
                    <w:rPr>
                      <w:rFonts w:ascii="Times New Roman" w:hAnsi="Times New Roman" w:cs="Times New Roman"/>
                      <w:b/>
                      <w:bCs/>
                    </w:rPr>
                    <w:t>Муҳитдаги микроэлементлар концентрацияси (мкг/л)</w:t>
                  </w:r>
                </w:p>
              </w:tc>
              <w:tc>
                <w:tcPr>
                  <w:tcW w:w="1353" w:type="dxa"/>
                  <w:vAlign w:val="bottom"/>
                  <w:hideMark/>
                </w:tcPr>
                <w:p w14:paraId="642E8D0E" w14:textId="7DE31B28" w:rsidR="00B363B2" w:rsidRPr="00987B9B" w:rsidRDefault="00B363B2" w:rsidP="00C25CF0">
                  <w:pPr>
                    <w:spacing w:after="0" w:line="240" w:lineRule="auto"/>
                    <w:jc w:val="both"/>
                    <w:rPr>
                      <w:rFonts w:ascii="Times New Roman" w:hAnsi="Times New Roman" w:cs="Times New Roman"/>
                      <w:b/>
                      <w:bCs/>
                    </w:rPr>
                  </w:pPr>
                  <w:r w:rsidRPr="00987B9B">
                    <w:rPr>
                      <w:rFonts w:ascii="Times New Roman" w:hAnsi="Times New Roman" w:cs="Times New Roman"/>
                      <w:b/>
                      <w:bCs/>
                    </w:rPr>
                    <w:t>6 марта суюлтирилган муҳитдаги микроэлементлар концентрацияси (мкг/л)</w:t>
                  </w:r>
                </w:p>
              </w:tc>
              <w:tc>
                <w:tcPr>
                  <w:tcW w:w="1353" w:type="dxa"/>
                  <w:vAlign w:val="bottom"/>
                  <w:hideMark/>
                </w:tcPr>
                <w:p w14:paraId="68E64972" w14:textId="6A80F15A" w:rsidR="00B363B2" w:rsidRPr="00987B9B" w:rsidRDefault="00B363B2" w:rsidP="00C25CF0">
                  <w:pPr>
                    <w:spacing w:after="0" w:line="240" w:lineRule="auto"/>
                    <w:jc w:val="both"/>
                    <w:rPr>
                      <w:rFonts w:ascii="Times New Roman" w:hAnsi="Times New Roman" w:cs="Times New Roman"/>
                      <w:b/>
                      <w:bCs/>
                    </w:rPr>
                  </w:pPr>
                  <w:r w:rsidRPr="00987B9B">
                    <w:rPr>
                      <w:rFonts w:ascii="Times New Roman" w:hAnsi="Times New Roman" w:cs="Times New Roman"/>
                      <w:b/>
                      <w:bCs/>
                    </w:rPr>
                    <w:t>6 марта суюлтирилган муҳитдаги микроэлементлар концентрацияси (нг/л)</w:t>
                  </w:r>
                </w:p>
              </w:tc>
            </w:tr>
            <w:tr w:rsidR="00B363B2" w:rsidRPr="00987B9B" w14:paraId="0A0E9F40" w14:textId="77777777" w:rsidTr="00E86A68">
              <w:trPr>
                <w:trHeight w:val="271"/>
              </w:trPr>
              <w:tc>
                <w:tcPr>
                  <w:tcW w:w="1137" w:type="dxa"/>
                  <w:hideMark/>
                </w:tcPr>
                <w:p w14:paraId="402CFBE1"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rPr>
                    <w:t>Кобальт</w:t>
                  </w:r>
                </w:p>
              </w:tc>
              <w:tc>
                <w:tcPr>
                  <w:tcW w:w="1353" w:type="dxa"/>
                  <w:vAlign w:val="bottom"/>
                  <w:hideMark/>
                </w:tcPr>
                <w:p w14:paraId="18C7AF1F" w14:textId="6FB7F48A"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0,107</w:t>
                  </w:r>
                </w:p>
              </w:tc>
              <w:tc>
                <w:tcPr>
                  <w:tcW w:w="1353" w:type="dxa"/>
                  <w:vAlign w:val="bottom"/>
                  <w:hideMark/>
                </w:tcPr>
                <w:p w14:paraId="3F95FD92" w14:textId="7F2D5315"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0,0179</w:t>
                  </w:r>
                </w:p>
              </w:tc>
              <w:tc>
                <w:tcPr>
                  <w:tcW w:w="1353" w:type="dxa"/>
                  <w:vAlign w:val="bottom"/>
                  <w:hideMark/>
                </w:tcPr>
                <w:p w14:paraId="782DA48D" w14:textId="08D93DB3"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17,9</w:t>
                  </w:r>
                </w:p>
              </w:tc>
            </w:tr>
            <w:tr w:rsidR="00B363B2" w:rsidRPr="00987B9B" w14:paraId="243C45C3" w14:textId="77777777" w:rsidTr="00E86A68">
              <w:trPr>
                <w:trHeight w:val="271"/>
              </w:trPr>
              <w:tc>
                <w:tcPr>
                  <w:tcW w:w="1137" w:type="dxa"/>
                  <w:hideMark/>
                </w:tcPr>
                <w:p w14:paraId="6E000E9F" w14:textId="1120B341"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rPr>
                    <w:lastRenderedPageBreak/>
                    <w:t>Xrom</w:t>
                  </w:r>
                </w:p>
              </w:tc>
              <w:tc>
                <w:tcPr>
                  <w:tcW w:w="1353" w:type="dxa"/>
                  <w:vAlign w:val="bottom"/>
                  <w:hideMark/>
                </w:tcPr>
                <w:p w14:paraId="133DE8B1" w14:textId="2E897312"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0,00392</w:t>
                  </w:r>
                </w:p>
              </w:tc>
              <w:tc>
                <w:tcPr>
                  <w:tcW w:w="1353" w:type="dxa"/>
                  <w:vAlign w:val="bottom"/>
                  <w:hideMark/>
                </w:tcPr>
                <w:p w14:paraId="49149CC0" w14:textId="6A1044B1"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0,000653</w:t>
                  </w:r>
                </w:p>
              </w:tc>
              <w:tc>
                <w:tcPr>
                  <w:tcW w:w="1353" w:type="dxa"/>
                  <w:vAlign w:val="bottom"/>
                  <w:hideMark/>
                </w:tcPr>
                <w:p w14:paraId="36CE5269" w14:textId="0D281B43"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0,653</w:t>
                  </w:r>
                </w:p>
              </w:tc>
            </w:tr>
            <w:tr w:rsidR="00B363B2" w:rsidRPr="00987B9B" w14:paraId="7D36680B" w14:textId="77777777" w:rsidTr="00E86A68">
              <w:trPr>
                <w:trHeight w:val="271"/>
              </w:trPr>
              <w:tc>
                <w:tcPr>
                  <w:tcW w:w="1137" w:type="dxa"/>
                  <w:hideMark/>
                </w:tcPr>
                <w:p w14:paraId="374D057C" w14:textId="56AA8E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rPr>
                    <w:t>Mis (хлорид)</w:t>
                  </w:r>
                </w:p>
              </w:tc>
              <w:tc>
                <w:tcPr>
                  <w:tcW w:w="1353" w:type="dxa"/>
                  <w:vAlign w:val="bottom"/>
                  <w:hideMark/>
                </w:tcPr>
                <w:p w14:paraId="20D83001" w14:textId="68283CC0"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1,31</w:t>
                  </w:r>
                </w:p>
              </w:tc>
              <w:tc>
                <w:tcPr>
                  <w:tcW w:w="1353" w:type="dxa"/>
                  <w:vAlign w:val="bottom"/>
                  <w:hideMark/>
                </w:tcPr>
                <w:p w14:paraId="20B6548E" w14:textId="6AAF8390"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0,218</w:t>
                  </w:r>
                </w:p>
              </w:tc>
              <w:tc>
                <w:tcPr>
                  <w:tcW w:w="1353" w:type="dxa"/>
                  <w:vAlign w:val="bottom"/>
                  <w:hideMark/>
                </w:tcPr>
                <w:p w14:paraId="0DD69C49"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218</w:t>
                  </w:r>
                </w:p>
              </w:tc>
            </w:tr>
            <w:tr w:rsidR="00B363B2" w:rsidRPr="00987B9B" w14:paraId="153B7D41" w14:textId="77777777" w:rsidTr="00E86A68">
              <w:trPr>
                <w:trHeight w:val="543"/>
              </w:trPr>
              <w:tc>
                <w:tcPr>
                  <w:tcW w:w="1137" w:type="dxa"/>
                  <w:hideMark/>
                </w:tcPr>
                <w:p w14:paraId="2B4271CC"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rPr>
                    <w:t>Мис (сульфат)</w:t>
                  </w:r>
                </w:p>
              </w:tc>
              <w:tc>
                <w:tcPr>
                  <w:tcW w:w="1353" w:type="dxa"/>
                  <w:vAlign w:val="bottom"/>
                  <w:hideMark/>
                </w:tcPr>
                <w:p w14:paraId="2F146611" w14:textId="6A572824"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0,115</w:t>
                  </w:r>
                </w:p>
              </w:tc>
              <w:tc>
                <w:tcPr>
                  <w:tcW w:w="1353" w:type="dxa"/>
                  <w:vAlign w:val="bottom"/>
                  <w:hideMark/>
                </w:tcPr>
                <w:p w14:paraId="3C9C748A" w14:textId="2CABDE72"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0,0192</w:t>
                  </w:r>
                </w:p>
              </w:tc>
              <w:tc>
                <w:tcPr>
                  <w:tcW w:w="1353" w:type="dxa"/>
                  <w:vAlign w:val="bottom"/>
                  <w:hideMark/>
                </w:tcPr>
                <w:p w14:paraId="592FAE38" w14:textId="58818E6F"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19,2</w:t>
                  </w:r>
                </w:p>
              </w:tc>
            </w:tr>
            <w:tr w:rsidR="00B363B2" w:rsidRPr="00987B9B" w14:paraId="4E00A832" w14:textId="77777777" w:rsidTr="00E86A68">
              <w:trPr>
                <w:trHeight w:val="271"/>
              </w:trPr>
              <w:tc>
                <w:tcPr>
                  <w:tcW w:w="1137" w:type="dxa"/>
                  <w:hideMark/>
                </w:tcPr>
                <w:p w14:paraId="2640D119"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rPr>
                    <w:t>Темир</w:t>
                  </w:r>
                </w:p>
              </w:tc>
              <w:tc>
                <w:tcPr>
                  <w:tcW w:w="1353" w:type="dxa"/>
                  <w:vAlign w:val="bottom"/>
                  <w:hideMark/>
                </w:tcPr>
                <w:p w14:paraId="1FA2858C"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131000</w:t>
                  </w:r>
                </w:p>
              </w:tc>
              <w:tc>
                <w:tcPr>
                  <w:tcW w:w="1353" w:type="dxa"/>
                  <w:vAlign w:val="bottom"/>
                  <w:hideMark/>
                </w:tcPr>
                <w:p w14:paraId="38EA210E"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21900</w:t>
                  </w:r>
                </w:p>
              </w:tc>
              <w:tc>
                <w:tcPr>
                  <w:tcW w:w="1353" w:type="dxa"/>
                  <w:vAlign w:val="center"/>
                  <w:hideMark/>
                </w:tcPr>
                <w:p w14:paraId="0902DDB9"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w:t>
                  </w:r>
                </w:p>
              </w:tc>
            </w:tr>
            <w:tr w:rsidR="00B363B2" w:rsidRPr="00987B9B" w14:paraId="1D7BA0DC" w14:textId="77777777" w:rsidTr="00E86A68">
              <w:trPr>
                <w:trHeight w:val="271"/>
              </w:trPr>
              <w:tc>
                <w:tcPr>
                  <w:tcW w:w="1137" w:type="dxa"/>
                  <w:hideMark/>
                </w:tcPr>
                <w:p w14:paraId="0A416387"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rPr>
                    <w:t>Марганец</w:t>
                  </w:r>
                </w:p>
              </w:tc>
              <w:tc>
                <w:tcPr>
                  <w:tcW w:w="1353" w:type="dxa"/>
                  <w:vAlign w:val="bottom"/>
                  <w:hideMark/>
                </w:tcPr>
                <w:p w14:paraId="0993F1F6" w14:textId="7D421C0D"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0,00494</w:t>
                  </w:r>
                </w:p>
              </w:tc>
              <w:tc>
                <w:tcPr>
                  <w:tcW w:w="1353" w:type="dxa"/>
                  <w:vAlign w:val="bottom"/>
                  <w:hideMark/>
                </w:tcPr>
                <w:p w14:paraId="0BB61B86" w14:textId="6C3B15DB"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0,000823</w:t>
                  </w:r>
                </w:p>
              </w:tc>
              <w:tc>
                <w:tcPr>
                  <w:tcW w:w="1353" w:type="dxa"/>
                  <w:vAlign w:val="bottom"/>
                  <w:hideMark/>
                </w:tcPr>
                <w:p w14:paraId="644A9D26" w14:textId="31C26B92"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0,823</w:t>
                  </w:r>
                </w:p>
              </w:tc>
            </w:tr>
            <w:tr w:rsidR="00B363B2" w:rsidRPr="00987B9B" w14:paraId="70305781" w14:textId="77777777" w:rsidTr="00E86A68">
              <w:trPr>
                <w:trHeight w:val="289"/>
              </w:trPr>
              <w:tc>
                <w:tcPr>
                  <w:tcW w:w="1137" w:type="dxa"/>
                  <w:hideMark/>
                </w:tcPr>
                <w:p w14:paraId="2AD6DA89"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rPr>
                    <w:t>Молибден</w:t>
                  </w:r>
                </w:p>
              </w:tc>
              <w:tc>
                <w:tcPr>
                  <w:tcW w:w="1353" w:type="dxa"/>
                  <w:vAlign w:val="bottom"/>
                  <w:hideMark/>
                </w:tcPr>
                <w:p w14:paraId="0F8A7F9B" w14:textId="0AA58101"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0,0420</w:t>
                  </w:r>
                </w:p>
              </w:tc>
              <w:tc>
                <w:tcPr>
                  <w:tcW w:w="1353" w:type="dxa"/>
                  <w:vAlign w:val="bottom"/>
                  <w:hideMark/>
                </w:tcPr>
                <w:p w14:paraId="4F4E1BE0" w14:textId="0A52C95A"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0,00700</w:t>
                  </w:r>
                </w:p>
              </w:tc>
              <w:tc>
                <w:tcPr>
                  <w:tcW w:w="1353" w:type="dxa"/>
                  <w:vAlign w:val="bottom"/>
                  <w:hideMark/>
                </w:tcPr>
                <w:p w14:paraId="02902D8E" w14:textId="250327D6"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7,00</w:t>
                  </w:r>
                </w:p>
              </w:tc>
            </w:tr>
            <w:tr w:rsidR="00B363B2" w:rsidRPr="00987B9B" w14:paraId="64EBCBC8" w14:textId="77777777" w:rsidTr="00E86A68">
              <w:trPr>
                <w:trHeight w:val="271"/>
              </w:trPr>
              <w:tc>
                <w:tcPr>
                  <w:tcW w:w="1137" w:type="dxa"/>
                  <w:hideMark/>
                </w:tcPr>
                <w:p w14:paraId="0999F58B"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rPr>
                    <w:t>Никель</w:t>
                  </w:r>
                </w:p>
              </w:tc>
              <w:tc>
                <w:tcPr>
                  <w:tcW w:w="1353" w:type="dxa"/>
                  <w:vAlign w:val="bottom"/>
                  <w:hideMark/>
                </w:tcPr>
                <w:p w14:paraId="726D7B7B" w14:textId="051C01AE"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0,00266</w:t>
                  </w:r>
                </w:p>
              </w:tc>
              <w:tc>
                <w:tcPr>
                  <w:tcW w:w="1353" w:type="dxa"/>
                  <w:vAlign w:val="bottom"/>
                  <w:hideMark/>
                </w:tcPr>
                <w:p w14:paraId="6D272168" w14:textId="1E7927E3"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0,000444</w:t>
                  </w:r>
                </w:p>
              </w:tc>
              <w:tc>
                <w:tcPr>
                  <w:tcW w:w="1353" w:type="dxa"/>
                  <w:vAlign w:val="bottom"/>
                  <w:hideMark/>
                </w:tcPr>
                <w:p w14:paraId="11397936" w14:textId="28FBE15E"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0,444</w:t>
                  </w:r>
                </w:p>
              </w:tc>
            </w:tr>
            <w:tr w:rsidR="00B363B2" w:rsidRPr="00987B9B" w14:paraId="334F30B4" w14:textId="77777777" w:rsidTr="00E86A68">
              <w:trPr>
                <w:trHeight w:val="271"/>
              </w:trPr>
              <w:tc>
                <w:tcPr>
                  <w:tcW w:w="1137" w:type="dxa"/>
                  <w:hideMark/>
                </w:tcPr>
                <w:p w14:paraId="44F59637"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rPr>
                    <w:t>Селен</w:t>
                  </w:r>
                </w:p>
              </w:tc>
              <w:tc>
                <w:tcPr>
                  <w:tcW w:w="1353" w:type="dxa"/>
                  <w:vAlign w:val="bottom"/>
                  <w:hideMark/>
                </w:tcPr>
                <w:p w14:paraId="1C909EAA" w14:textId="6201ABF0"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0,717</w:t>
                  </w:r>
                </w:p>
              </w:tc>
              <w:tc>
                <w:tcPr>
                  <w:tcW w:w="1353" w:type="dxa"/>
                  <w:vAlign w:val="bottom"/>
                  <w:hideMark/>
                </w:tcPr>
                <w:p w14:paraId="73239BB3" w14:textId="752DF964"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0,119</w:t>
                  </w:r>
                </w:p>
              </w:tc>
              <w:tc>
                <w:tcPr>
                  <w:tcW w:w="1353" w:type="dxa"/>
                  <w:vAlign w:val="bottom"/>
                  <w:hideMark/>
                </w:tcPr>
                <w:p w14:paraId="381907DB"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119</w:t>
                  </w:r>
                </w:p>
              </w:tc>
            </w:tr>
            <w:tr w:rsidR="00B363B2" w:rsidRPr="00987B9B" w14:paraId="6CAD44BF" w14:textId="77777777" w:rsidTr="00E86A68">
              <w:trPr>
                <w:trHeight w:val="271"/>
              </w:trPr>
              <w:tc>
                <w:tcPr>
                  <w:tcW w:w="1137" w:type="dxa"/>
                  <w:hideMark/>
                </w:tcPr>
                <w:p w14:paraId="000C428F"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rPr>
                    <w:t>Қалай</w:t>
                  </w:r>
                </w:p>
              </w:tc>
              <w:tc>
                <w:tcPr>
                  <w:tcW w:w="1353" w:type="dxa"/>
                  <w:vAlign w:val="bottom"/>
                  <w:hideMark/>
                </w:tcPr>
                <w:p w14:paraId="71622144" w14:textId="7FC55E0C"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0,00533</w:t>
                  </w:r>
                </w:p>
              </w:tc>
              <w:tc>
                <w:tcPr>
                  <w:tcW w:w="1353" w:type="dxa"/>
                  <w:vAlign w:val="bottom"/>
                  <w:hideMark/>
                </w:tcPr>
                <w:p w14:paraId="5CA32C2F" w14:textId="51B5E1C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0,000888</w:t>
                  </w:r>
                </w:p>
              </w:tc>
              <w:tc>
                <w:tcPr>
                  <w:tcW w:w="1353" w:type="dxa"/>
                  <w:vAlign w:val="bottom"/>
                  <w:hideMark/>
                </w:tcPr>
                <w:p w14:paraId="7AE2DFB6" w14:textId="49A36D0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0,888</w:t>
                  </w:r>
                </w:p>
              </w:tc>
            </w:tr>
            <w:tr w:rsidR="00B363B2" w:rsidRPr="00987B9B" w14:paraId="338D1B91" w14:textId="77777777" w:rsidTr="00E86A68">
              <w:trPr>
                <w:trHeight w:val="271"/>
              </w:trPr>
              <w:tc>
                <w:tcPr>
                  <w:tcW w:w="1137" w:type="dxa"/>
                  <w:hideMark/>
                </w:tcPr>
                <w:p w14:paraId="4E334880"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rPr>
                    <w:t>Ванадий</w:t>
                  </w:r>
                </w:p>
              </w:tc>
              <w:tc>
                <w:tcPr>
                  <w:tcW w:w="1353" w:type="dxa"/>
                  <w:vAlign w:val="bottom"/>
                  <w:hideMark/>
                </w:tcPr>
                <w:p w14:paraId="20712CBF" w14:textId="1D9A884D"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0,0234</w:t>
                  </w:r>
                </w:p>
              </w:tc>
              <w:tc>
                <w:tcPr>
                  <w:tcW w:w="1353" w:type="dxa"/>
                  <w:vAlign w:val="bottom"/>
                  <w:hideMark/>
                </w:tcPr>
                <w:p w14:paraId="30CE517C" w14:textId="4C6BB4E2"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0,00390</w:t>
                  </w:r>
                </w:p>
              </w:tc>
              <w:tc>
                <w:tcPr>
                  <w:tcW w:w="1353" w:type="dxa"/>
                  <w:vAlign w:val="bottom"/>
                  <w:hideMark/>
                </w:tcPr>
                <w:p w14:paraId="7618E16D" w14:textId="5B0723CF"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3,90</w:t>
                  </w:r>
                </w:p>
              </w:tc>
            </w:tr>
            <w:tr w:rsidR="00B363B2" w:rsidRPr="00987B9B" w14:paraId="1BD77CD9" w14:textId="77777777" w:rsidTr="00E86A68">
              <w:trPr>
                <w:trHeight w:val="289"/>
              </w:trPr>
              <w:tc>
                <w:tcPr>
                  <w:tcW w:w="1137" w:type="dxa"/>
                  <w:hideMark/>
                </w:tcPr>
                <w:p w14:paraId="47676503" w14:textId="77777777"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rPr>
                    <w:t>Рух</w:t>
                  </w:r>
                </w:p>
              </w:tc>
              <w:tc>
                <w:tcPr>
                  <w:tcW w:w="1353" w:type="dxa"/>
                  <w:vAlign w:val="bottom"/>
                  <w:hideMark/>
                </w:tcPr>
                <w:p w14:paraId="649B0E09" w14:textId="3BF590A5"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12,0</w:t>
                  </w:r>
                </w:p>
              </w:tc>
              <w:tc>
                <w:tcPr>
                  <w:tcW w:w="1353" w:type="dxa"/>
                  <w:vAlign w:val="bottom"/>
                  <w:hideMark/>
                </w:tcPr>
                <w:p w14:paraId="2B766954" w14:textId="56BAD89D"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2,00</w:t>
                  </w:r>
                </w:p>
              </w:tc>
              <w:tc>
                <w:tcPr>
                  <w:tcW w:w="1353" w:type="dxa"/>
                  <w:vAlign w:val="bottom"/>
                  <w:hideMark/>
                </w:tcPr>
                <w:p w14:paraId="78B3913B" w14:textId="5914F499" w:rsidR="00B363B2" w:rsidRPr="00987B9B" w:rsidRDefault="00B363B2" w:rsidP="00C25CF0">
                  <w:pPr>
                    <w:spacing w:after="0" w:line="240" w:lineRule="auto"/>
                    <w:jc w:val="both"/>
                    <w:rPr>
                      <w:rFonts w:ascii="Times New Roman" w:hAnsi="Times New Roman" w:cs="Times New Roman"/>
                      <w:bCs/>
                    </w:rPr>
                  </w:pPr>
                  <w:r w:rsidRPr="00987B9B">
                    <w:rPr>
                      <w:rFonts w:ascii="Times New Roman" w:hAnsi="Times New Roman" w:cs="Times New Roman"/>
                      <w:bCs/>
                    </w:rPr>
                    <w:t>2000</w:t>
                  </w:r>
                </w:p>
              </w:tc>
            </w:tr>
          </w:tbl>
          <w:p w14:paraId="34DD406A" w14:textId="77777777" w:rsidR="00B363B2" w:rsidRPr="00987B9B" w:rsidRDefault="00B363B2" w:rsidP="00C25CF0">
            <w:pPr>
              <w:spacing w:after="0" w:line="240" w:lineRule="auto"/>
              <w:jc w:val="both"/>
              <w:rPr>
                <w:rFonts w:ascii="Times New Roman" w:hAnsi="Times New Roman" w:cs="Times New Roman"/>
              </w:rPr>
            </w:pPr>
          </w:p>
          <w:p w14:paraId="26FCE319" w14:textId="77777777" w:rsidR="00B363B2" w:rsidRPr="00987B9B" w:rsidRDefault="00B363B2" w:rsidP="00C25CF0">
            <w:pPr>
              <w:spacing w:after="0" w:line="240" w:lineRule="auto"/>
              <w:jc w:val="both"/>
              <w:rPr>
                <w:rFonts w:ascii="Times New Roman" w:hAnsi="Times New Roman" w:cs="Times New Roman"/>
              </w:rPr>
            </w:pPr>
          </w:p>
          <w:p w14:paraId="4EA0FF96" w14:textId="77777777" w:rsidR="00B363B2" w:rsidRPr="00987B9B" w:rsidRDefault="00B363B2" w:rsidP="00C25CF0">
            <w:pPr>
              <w:spacing w:after="0" w:line="240" w:lineRule="auto"/>
              <w:jc w:val="both"/>
              <w:rPr>
                <w:rFonts w:ascii="Times New Roman" w:hAnsi="Times New Roman" w:cs="Times New Roman"/>
              </w:rPr>
            </w:pPr>
          </w:p>
          <w:p w14:paraId="1179FE9A" w14:textId="77777777" w:rsidR="00B363B2" w:rsidRPr="00987B9B" w:rsidRDefault="00B363B2" w:rsidP="00C25CF0">
            <w:pPr>
              <w:spacing w:after="0" w:line="240" w:lineRule="auto"/>
              <w:jc w:val="both"/>
              <w:rPr>
                <w:rFonts w:ascii="Times New Roman" w:hAnsi="Times New Roman" w:cs="Times New Roman"/>
              </w:rPr>
            </w:pPr>
          </w:p>
          <w:p w14:paraId="10291D02" w14:textId="77777777" w:rsidR="00B363B2" w:rsidRPr="00987B9B" w:rsidRDefault="00B363B2" w:rsidP="00C25CF0">
            <w:pPr>
              <w:spacing w:after="0" w:line="240" w:lineRule="auto"/>
              <w:jc w:val="both"/>
              <w:rPr>
                <w:rFonts w:ascii="Times New Roman" w:hAnsi="Times New Roman" w:cs="Times New Roman"/>
              </w:rPr>
            </w:pPr>
          </w:p>
          <w:p w14:paraId="144A9F02" w14:textId="77777777" w:rsidR="00B363B2" w:rsidRPr="00987B9B" w:rsidRDefault="00B363B2" w:rsidP="00C25CF0">
            <w:pPr>
              <w:spacing w:after="0" w:line="240" w:lineRule="auto"/>
              <w:jc w:val="both"/>
              <w:rPr>
                <w:rFonts w:ascii="Times New Roman" w:hAnsi="Times New Roman" w:cs="Times New Roman"/>
              </w:rPr>
            </w:pPr>
          </w:p>
          <w:p w14:paraId="0DC2DBEF" w14:textId="47484A7F" w:rsidR="00B363B2" w:rsidRPr="00987B9B" w:rsidRDefault="00B363B2" w:rsidP="00C25CF0">
            <w:pPr>
              <w:spacing w:after="0" w:line="240" w:lineRule="auto"/>
              <w:jc w:val="both"/>
              <w:rPr>
                <w:rFonts w:ascii="Times New Roman" w:hAnsi="Times New Roman" w:cs="Times New Roman"/>
              </w:rPr>
            </w:pPr>
            <w:r w:rsidRPr="00987B9B">
              <w:rPr>
                <w:rFonts w:ascii="Times New Roman" w:hAnsi="Times New Roman" w:cs="Times New Roman"/>
                <w:i/>
                <w:iCs/>
              </w:rPr>
              <w:t xml:space="preserve">12-жадвалда </w:t>
            </w:r>
            <w:r w:rsidRPr="00987B9B">
              <w:rPr>
                <w:rFonts w:ascii="Times New Roman" w:hAnsi="Times New Roman" w:cs="Times New Roman"/>
              </w:rPr>
              <w:t xml:space="preserve">келтирилган микроэлементлар консентратсиялари </w:t>
            </w:r>
            <w:r w:rsidRPr="00987B9B">
              <w:rPr>
                <w:rFonts w:ascii="Times New Roman" w:hAnsi="Times New Roman" w:cs="Times New Roman"/>
                <w:i/>
                <w:iCs/>
              </w:rPr>
              <w:t xml:space="preserve">10-жадвалдагига </w:t>
            </w:r>
            <w:r w:rsidRPr="00987B9B">
              <w:rPr>
                <w:rFonts w:ascii="Times New Roman" w:hAnsi="Times New Roman" w:cs="Times New Roman"/>
              </w:rPr>
              <w:t>қараганда анча юқори. Бироқ, агар муҳит таҳлилига тўғридан-тўғри эритиш усули қўлланилса, синов эритмасидаги 1000 ппм натрий/калий, шунингдек, тахминан 2,8% бошқа эриган қаттиқ моддаларнинг таъсирини ҳисобга олиш зарур.</w:t>
            </w:r>
          </w:p>
          <w:p w14:paraId="077C08E4" w14:textId="77777777" w:rsidR="00B363B2" w:rsidRPr="00987B9B" w:rsidRDefault="00B363B2" w:rsidP="00C25CF0">
            <w:pPr>
              <w:spacing w:after="0" w:line="240" w:lineRule="auto"/>
              <w:jc w:val="both"/>
              <w:rPr>
                <w:rFonts w:ascii="Times New Roman" w:hAnsi="Times New Roman" w:cs="Times New Roman"/>
              </w:rPr>
            </w:pPr>
          </w:p>
          <w:p w14:paraId="3C6DB49F" w14:textId="77777777" w:rsidR="00B363B2" w:rsidRPr="00987B9B" w:rsidRDefault="00B363B2" w:rsidP="00C25CF0">
            <w:pPr>
              <w:spacing w:after="0" w:line="240" w:lineRule="auto"/>
              <w:jc w:val="both"/>
              <w:rPr>
                <w:rFonts w:ascii="Times New Roman" w:hAnsi="Times New Roman" w:cs="Times New Roman"/>
              </w:rPr>
            </w:pPr>
          </w:p>
          <w:p w14:paraId="57B70E87" w14:textId="247ABEDC" w:rsidR="00B363B2" w:rsidRPr="00987B9B" w:rsidRDefault="00B363B2" w:rsidP="00C25CF0">
            <w:pPr>
              <w:spacing w:after="0" w:line="240" w:lineRule="auto"/>
              <w:jc w:val="both"/>
              <w:rPr>
                <w:rFonts w:ascii="Times New Roman" w:hAnsi="Times New Roman" w:cs="Times New Roman"/>
              </w:rPr>
            </w:pPr>
            <w:r w:rsidRPr="00987B9B">
              <w:rPr>
                <w:rFonts w:ascii="Times New Roman" w:hAnsi="Times New Roman" w:cs="Times New Roman"/>
              </w:rPr>
              <w:t xml:space="preserve">Аввало, </w:t>
            </w:r>
            <w:r>
              <w:rPr>
                <w:rFonts w:ascii="Times New Roman" w:hAnsi="Times New Roman" w:cs="Times New Roman"/>
              </w:rPr>
              <w:t>ICP-MS</w:t>
            </w:r>
            <w:r w:rsidRPr="00987B9B">
              <w:rPr>
                <w:rFonts w:ascii="Times New Roman" w:hAnsi="Times New Roman" w:cs="Times New Roman"/>
              </w:rPr>
              <w:t xml:space="preserve"> масс-спектрометрига намуналарни киритиш учун ишлаб чиқарувчининг тавсияларига мувофиқ тўғри ускунани танлаш зарур. Бунга пуркагич, пуркаш камераси ва инжектор горелкаси киради. </w:t>
            </w:r>
            <w:r w:rsidRPr="00987B9B">
              <w:rPr>
                <w:rFonts w:ascii="Times New Roman" w:hAnsi="Times New Roman" w:cs="Times New Roman"/>
                <w:highlight w:val="lightGray"/>
              </w:rPr>
              <w:t>Вакуум интерфейсининг</w:t>
            </w:r>
            <w:r w:rsidRPr="00987B9B">
              <w:rPr>
                <w:rFonts w:ascii="Times New Roman" w:hAnsi="Times New Roman" w:cs="Times New Roman"/>
              </w:rPr>
              <w:t xml:space="preserve"> биринчи қисмидаги намуна олувчи ва скиммер конуслари ҳам ишлаб чиқарувчининг юқори миқдордаги эриган қаттиқ моддалар мавжуд бўлган матрицаларни таҳлил қилиш бўйича кўрсатмаларига мувофиқ танланиши лозим.</w:t>
            </w:r>
          </w:p>
          <w:p w14:paraId="24B537EC" w14:textId="77777777" w:rsidR="00B363B2" w:rsidRPr="00987B9B" w:rsidRDefault="00B363B2" w:rsidP="00C25CF0">
            <w:pPr>
              <w:spacing w:after="0" w:line="240" w:lineRule="auto"/>
              <w:jc w:val="both"/>
              <w:rPr>
                <w:rFonts w:ascii="Times New Roman" w:hAnsi="Times New Roman" w:cs="Times New Roman"/>
              </w:rPr>
            </w:pPr>
          </w:p>
          <w:p w14:paraId="572F1B45" w14:textId="17FB5802" w:rsidR="00B363B2" w:rsidRPr="00987B9B" w:rsidRDefault="00B363B2" w:rsidP="00C25CF0">
            <w:pPr>
              <w:spacing w:after="0" w:line="240" w:lineRule="auto"/>
              <w:jc w:val="both"/>
              <w:rPr>
                <w:rFonts w:ascii="Times New Roman" w:hAnsi="Times New Roman" w:cs="Times New Roman"/>
              </w:rPr>
            </w:pPr>
            <w:r w:rsidRPr="00987B9B">
              <w:rPr>
                <w:rFonts w:ascii="Times New Roman" w:hAnsi="Times New Roman" w:cs="Times New Roman"/>
              </w:rPr>
              <w:t>Масс-спектрометрнинг ион оқимида натрий ва калий ионларининг мавжудлиги элементларнинг массасига қараб уларнинг реакциясига сезиларли таъсир кўрсатади. Бизнинг мисолимизда массалар диапазони ванадийдан (51 м.а.б.) молибденгача (96 м.а.б.) бўлган. Натрий ва калийнинг мавжудлиги, эҳтимол, суюлтирилган нитрат кислота матрицасида тайёрланган ишчи стандартга нисбатан ванадий реакциясини кучайтиради ва молибден реакциясини сусайтиради.</w:t>
            </w:r>
          </w:p>
          <w:p w14:paraId="45360B4B" w14:textId="77777777" w:rsidR="00B363B2" w:rsidRPr="00987B9B" w:rsidRDefault="00B363B2" w:rsidP="00C25CF0">
            <w:pPr>
              <w:spacing w:after="0" w:line="240" w:lineRule="auto"/>
              <w:jc w:val="both"/>
              <w:rPr>
                <w:rFonts w:ascii="Times New Roman" w:hAnsi="Times New Roman" w:cs="Times New Roman"/>
              </w:rPr>
            </w:pPr>
          </w:p>
          <w:p w14:paraId="455C254C" w14:textId="77777777" w:rsidR="00B363B2" w:rsidRPr="00987B9B" w:rsidRDefault="00B363B2" w:rsidP="00C25CF0">
            <w:pPr>
              <w:spacing w:after="0" w:line="240" w:lineRule="auto"/>
              <w:jc w:val="both"/>
              <w:rPr>
                <w:rFonts w:ascii="Times New Roman" w:hAnsi="Times New Roman" w:cs="Times New Roman"/>
              </w:rPr>
            </w:pPr>
          </w:p>
          <w:p w14:paraId="7B0FA168" w14:textId="4CA8445B" w:rsidR="00B363B2" w:rsidRPr="00987B9B" w:rsidRDefault="00B363B2" w:rsidP="00C25CF0">
            <w:pPr>
              <w:spacing w:after="0" w:line="240" w:lineRule="auto"/>
              <w:jc w:val="both"/>
              <w:rPr>
                <w:rFonts w:ascii="Times New Roman" w:hAnsi="Times New Roman" w:cs="Times New Roman"/>
              </w:rPr>
            </w:pPr>
            <w:r w:rsidRPr="00987B9B">
              <w:rPr>
                <w:rFonts w:ascii="Times New Roman" w:hAnsi="Times New Roman" w:cs="Times New Roman"/>
              </w:rPr>
              <w:t xml:space="preserve">Бу ҳолда муҳитни тўғридан-тўғри суюлтириш учун иккита нисбатан оддий ечим мавжуд. Биринчиси - натрий хлоридни ишчи стандарт суюлтиргичга қўшиш орқали, унинг концентрациясини 6 марта суюлтирилган синов эритмаларидаги натрий ва калийнинг умумий концентрациясига мослаштириш, яъни бу ҳолда тахминан 1000 ппм га етказиш. Сотувда ўта тоза сифатли натрий хлорид мавжуд бўлиб, унинг таркибида деярли ҳеч қандай элемент аралашмалари йўқ. Иккинчи усул эса </w:t>
            </w:r>
            <w:r w:rsidRPr="00987B9B">
              <w:rPr>
                <w:rFonts w:ascii="Times New Roman" w:hAnsi="Times New Roman" w:cs="Times New Roman"/>
                <w:highlight w:val="magenta"/>
              </w:rPr>
              <w:t xml:space="preserve">таҳлил қилинаётган микрометалларнинг </w:t>
            </w:r>
            <w:r w:rsidRPr="00987B9B">
              <w:rPr>
                <w:rFonts w:ascii="Times New Roman" w:hAnsi="Times New Roman" w:cs="Times New Roman"/>
              </w:rPr>
              <w:t>масса оралиғини қамраб олувчи бир нечта ички стандартлардан фойдаланишдан иборат.</w:t>
            </w:r>
          </w:p>
          <w:p w14:paraId="21B019F4" w14:textId="77777777" w:rsidR="00B363B2" w:rsidRPr="00987B9B" w:rsidRDefault="00B363B2" w:rsidP="00C25CF0">
            <w:pPr>
              <w:spacing w:after="0" w:line="240" w:lineRule="auto"/>
              <w:jc w:val="both"/>
              <w:rPr>
                <w:rFonts w:ascii="Times New Roman" w:hAnsi="Times New Roman" w:cs="Times New Roman"/>
              </w:rPr>
            </w:pPr>
          </w:p>
          <w:p w14:paraId="7BE07330" w14:textId="77777777" w:rsidR="00B363B2" w:rsidRPr="00987B9B" w:rsidRDefault="00B363B2" w:rsidP="00C25CF0">
            <w:pPr>
              <w:spacing w:after="0" w:line="240" w:lineRule="auto"/>
              <w:jc w:val="both"/>
              <w:rPr>
                <w:rFonts w:ascii="Times New Roman" w:hAnsi="Times New Roman" w:cs="Times New Roman"/>
              </w:rPr>
            </w:pPr>
          </w:p>
          <w:p w14:paraId="6CAFF890" w14:textId="77777777" w:rsidR="00B363B2" w:rsidRPr="00987B9B" w:rsidRDefault="00B363B2" w:rsidP="00C25CF0">
            <w:pPr>
              <w:spacing w:after="0" w:line="240" w:lineRule="auto"/>
              <w:jc w:val="both"/>
              <w:rPr>
                <w:rFonts w:ascii="Times New Roman" w:hAnsi="Times New Roman" w:cs="Times New Roman"/>
              </w:rPr>
            </w:pPr>
          </w:p>
          <w:p w14:paraId="35DF9D88" w14:textId="0F89DF94" w:rsidR="00B363B2" w:rsidRPr="00987B9B" w:rsidRDefault="00B363B2" w:rsidP="00C25CF0">
            <w:pPr>
              <w:spacing w:after="0" w:line="240" w:lineRule="auto"/>
              <w:jc w:val="both"/>
              <w:rPr>
                <w:rFonts w:ascii="Times New Roman" w:hAnsi="Times New Roman" w:cs="Times New Roman"/>
              </w:rPr>
            </w:pPr>
            <w:r w:rsidRPr="00987B9B">
              <w:rPr>
                <w:rFonts w:ascii="Times New Roman" w:hAnsi="Times New Roman" w:cs="Times New Roman"/>
              </w:rPr>
              <w:t xml:space="preserve">Агар </w:t>
            </w:r>
            <w:r>
              <w:rPr>
                <w:rFonts w:ascii="Times New Roman" w:hAnsi="Times New Roman" w:cs="Times New Roman"/>
              </w:rPr>
              <w:t>ICP-MS</w:t>
            </w:r>
            <w:r w:rsidRPr="00987B9B">
              <w:rPr>
                <w:rFonts w:ascii="Times New Roman" w:hAnsi="Times New Roman" w:cs="Times New Roman"/>
              </w:rPr>
              <w:t xml:space="preserve"> масс-спектрометри глюкозанинг юқори концентрациясига бардош бера олмаса, муҳитнинг углеродли таркибий қисмларини йўқотиш учун материални парчалаш мумкин. Бундай ҳолда ички анорганик тузларнинг </w:t>
            </w:r>
            <w:r w:rsidRPr="00987B9B">
              <w:rPr>
                <w:rFonts w:ascii="Times New Roman" w:hAnsi="Times New Roman" w:cs="Times New Roman"/>
                <w:highlight w:val="lightGray"/>
              </w:rPr>
              <w:t xml:space="preserve">қарши ионлари </w:t>
            </w:r>
            <w:r w:rsidRPr="00987B9B">
              <w:rPr>
                <w:rFonts w:ascii="Times New Roman" w:hAnsi="Times New Roman" w:cs="Times New Roman"/>
                <w:highlight w:val="magenta"/>
              </w:rPr>
              <w:t xml:space="preserve">(қарама-қарши зарядланган ионлар) </w:t>
            </w:r>
            <w:r w:rsidRPr="00987B9B">
              <w:rPr>
                <w:rFonts w:ascii="Times New Roman" w:hAnsi="Times New Roman" w:cs="Times New Roman"/>
                <w:i/>
                <w:iCs/>
              </w:rPr>
              <w:t xml:space="preserve">6-жадвалда </w:t>
            </w:r>
            <w:r w:rsidRPr="00987B9B">
              <w:rPr>
                <w:rFonts w:ascii="Times New Roman" w:hAnsi="Times New Roman" w:cs="Times New Roman"/>
              </w:rPr>
              <w:t>кўрсатилган консентратсияларда қолади. Муҳитда микроэлементларнинг паст консентратсиялари мавжудлигини ҳисобга олган ҳолда, ҳар қандай ифлосланиш манбаларини ёки мақсадли аналитларнинг йўқолишини алоҳида эътибор билан назорат қилиш зарур.</w:t>
            </w:r>
          </w:p>
          <w:p w14:paraId="5EAB2F90" w14:textId="77777777" w:rsidR="00B363B2" w:rsidRPr="00987B9B" w:rsidRDefault="00B363B2" w:rsidP="00C25CF0">
            <w:pPr>
              <w:spacing w:after="0" w:line="240" w:lineRule="auto"/>
              <w:jc w:val="both"/>
              <w:rPr>
                <w:rFonts w:ascii="Times New Roman" w:hAnsi="Times New Roman" w:cs="Times New Roman"/>
              </w:rPr>
            </w:pPr>
          </w:p>
          <w:p w14:paraId="684C9A40" w14:textId="77777777" w:rsidR="00B363B2" w:rsidRPr="00987B9B" w:rsidRDefault="00B363B2" w:rsidP="00C25CF0">
            <w:pPr>
              <w:spacing w:after="0" w:line="240" w:lineRule="auto"/>
              <w:jc w:val="both"/>
              <w:rPr>
                <w:rFonts w:ascii="Times New Roman" w:hAnsi="Times New Roman" w:cs="Times New Roman"/>
              </w:rPr>
            </w:pPr>
            <w:r w:rsidRPr="00987B9B">
              <w:rPr>
                <w:rFonts w:ascii="Times New Roman" w:hAnsi="Times New Roman" w:cs="Times New Roman"/>
              </w:rPr>
              <w:t>Стандарт қўшимчалар усули намунадаги қаттиқ моддаларнинг юқори матрицасини бартараф этиш учун ҳам қўлланилиши мумкин. Бироқ, стандарт қўшимчаларнинг консентратсиялари регрессия таҳлили ёрдамида концентрация ўқининг кесишиш нуқтаси атрофидаги хатолик тарқалишини минималлаштириш учун эҳтиёткорлик билан танланиши лозим. Бундан ташқари, аниқлик қўшиш ёки суюлтириш тажрибалари орқали текширилиши керак.</w:t>
            </w:r>
          </w:p>
          <w:p w14:paraId="5DC67B84" w14:textId="77777777" w:rsidR="00B363B2" w:rsidRPr="00987B9B" w:rsidRDefault="00B363B2" w:rsidP="00C25CF0">
            <w:pPr>
              <w:spacing w:after="0" w:line="240" w:lineRule="auto"/>
              <w:jc w:val="both"/>
              <w:rPr>
                <w:rFonts w:ascii="Times New Roman" w:hAnsi="Times New Roman" w:cs="Times New Roman"/>
              </w:rPr>
            </w:pPr>
          </w:p>
          <w:p w14:paraId="227D50DF" w14:textId="77777777" w:rsidR="00B363B2" w:rsidRPr="00E42EEE" w:rsidRDefault="00B363B2" w:rsidP="00C25CF0">
            <w:pPr>
              <w:spacing w:after="0" w:line="240" w:lineRule="auto"/>
              <w:jc w:val="both"/>
              <w:rPr>
                <w:rFonts w:ascii="Times New Roman" w:hAnsi="Times New Roman" w:cs="Times New Roman"/>
                <w:b/>
                <w:bCs/>
              </w:rPr>
            </w:pPr>
            <w:r w:rsidRPr="00987B9B">
              <w:rPr>
                <w:rFonts w:ascii="Times New Roman" w:hAnsi="Times New Roman" w:cs="Times New Roman"/>
                <w:b/>
                <w:bCs/>
                <w:lang w:val="uz-Cyrl-UZ"/>
              </w:rPr>
              <w:t>STANDART NAMUNALAR</w:t>
            </w:r>
          </w:p>
          <w:p w14:paraId="3C942D4A" w14:textId="77777777" w:rsidR="00B363B2" w:rsidRPr="00480B5B" w:rsidRDefault="00B363B2" w:rsidP="00C25CF0">
            <w:pPr>
              <w:spacing w:after="0" w:line="240" w:lineRule="auto"/>
              <w:jc w:val="both"/>
              <w:rPr>
                <w:rFonts w:ascii="Times New Roman" w:hAnsi="Times New Roman" w:cs="Times New Roman"/>
                <w:bCs/>
              </w:rPr>
            </w:pPr>
            <w:r w:rsidRPr="00E42EEE">
              <w:rPr>
                <w:rFonts w:ascii="Times New Roman" w:hAnsi="Times New Roman" w:cs="Times New Roman"/>
                <w:bCs/>
              </w:rPr>
              <w:t>1.</w:t>
            </w:r>
            <w:r w:rsidRPr="00987B9B">
              <w:rPr>
                <w:rFonts w:ascii="Times New Roman" w:hAnsi="Times New Roman" w:cs="Times New Roman"/>
                <w:bCs/>
                <w:lang w:val="en-US"/>
              </w:rPr>
              <w:t> </w:t>
            </w:r>
            <w:r w:rsidRPr="00E42EEE">
              <w:rPr>
                <w:rFonts w:ascii="Times New Roman" w:hAnsi="Times New Roman" w:cs="Times New Roman"/>
                <w:bCs/>
              </w:rPr>
              <w:t>Халқаро уйғунлаштириш кенгаши (</w:t>
            </w:r>
            <w:r w:rsidRPr="00987B9B">
              <w:rPr>
                <w:rFonts w:ascii="Times New Roman" w:hAnsi="Times New Roman" w:cs="Times New Roman"/>
                <w:bCs/>
                <w:lang w:val="en-US"/>
              </w:rPr>
              <w:t>ICH</w:t>
            </w:r>
            <w:r w:rsidRPr="00E42EEE">
              <w:rPr>
                <w:rFonts w:ascii="Times New Roman" w:hAnsi="Times New Roman" w:cs="Times New Roman"/>
                <w:bCs/>
              </w:rPr>
              <w:t xml:space="preserve">). </w:t>
            </w:r>
            <w:r w:rsidRPr="00987B9B">
              <w:rPr>
                <w:rFonts w:ascii="Times New Roman" w:hAnsi="Times New Roman" w:cs="Times New Roman"/>
                <w:bCs/>
                <w:lang w:val="en-US"/>
              </w:rPr>
              <w:t>Q</w:t>
            </w:r>
            <w:r w:rsidRPr="00480B5B">
              <w:rPr>
                <w:rFonts w:ascii="Times New Roman" w:hAnsi="Times New Roman" w:cs="Times New Roman"/>
                <w:bCs/>
              </w:rPr>
              <w:t xml:space="preserve">9: Сифат хавфини бошқариш. 2005. </w:t>
            </w:r>
            <w:hyperlink r:id="rId87" w:tgtFrame="_blank" w:history="1">
              <w:r w:rsidRPr="00987B9B">
                <w:rPr>
                  <w:rFonts w:ascii="Times New Roman" w:hAnsi="Times New Roman" w:cs="Times New Roman"/>
                  <w:bCs/>
                  <w:i/>
                  <w:iCs/>
                  <w:color w:val="0563C1" w:themeColor="hyperlink"/>
                  <w:u w:val="single"/>
                  <w:lang w:val="en-US"/>
                </w:rPr>
                <w:t>https</w:t>
              </w:r>
              <w:r w:rsidRPr="00480B5B">
                <w:rPr>
                  <w:rFonts w:ascii="Times New Roman" w:hAnsi="Times New Roman" w:cs="Times New Roman"/>
                  <w:bCs/>
                  <w:i/>
                  <w:iCs/>
                  <w:color w:val="0563C1" w:themeColor="hyperlink"/>
                  <w:u w:val="single"/>
                </w:rPr>
                <w:t>://</w:t>
              </w:r>
              <w:r w:rsidRPr="00987B9B">
                <w:rPr>
                  <w:rFonts w:ascii="Times New Roman" w:hAnsi="Times New Roman" w:cs="Times New Roman"/>
                  <w:bCs/>
                  <w:i/>
                  <w:iCs/>
                  <w:color w:val="0563C1" w:themeColor="hyperlink"/>
                  <w:u w:val="single"/>
                  <w:lang w:val="en-US"/>
                </w:rPr>
                <w:t>database</w:t>
              </w:r>
              <w:r w:rsidRPr="00480B5B">
                <w:rPr>
                  <w:rFonts w:ascii="Times New Roman" w:hAnsi="Times New Roman" w:cs="Times New Roman"/>
                  <w:bCs/>
                  <w:i/>
                  <w:iCs/>
                  <w:color w:val="0563C1" w:themeColor="hyperlink"/>
                  <w:u w:val="single"/>
                </w:rPr>
                <w:t>.</w:t>
              </w:r>
              <w:r w:rsidRPr="00987B9B">
                <w:rPr>
                  <w:rFonts w:ascii="Times New Roman" w:hAnsi="Times New Roman" w:cs="Times New Roman"/>
                  <w:bCs/>
                  <w:i/>
                  <w:iCs/>
                  <w:color w:val="0563C1" w:themeColor="hyperlink"/>
                  <w:u w:val="single"/>
                  <w:lang w:val="en-US"/>
                </w:rPr>
                <w:t>ich</w:t>
              </w:r>
              <w:r w:rsidRPr="00480B5B">
                <w:rPr>
                  <w:rFonts w:ascii="Times New Roman" w:hAnsi="Times New Roman" w:cs="Times New Roman"/>
                  <w:bCs/>
                  <w:i/>
                  <w:iCs/>
                  <w:color w:val="0563C1" w:themeColor="hyperlink"/>
                  <w:u w:val="single"/>
                </w:rPr>
                <w:t>.</w:t>
              </w:r>
              <w:r w:rsidRPr="00987B9B">
                <w:rPr>
                  <w:rFonts w:ascii="Times New Roman" w:hAnsi="Times New Roman" w:cs="Times New Roman"/>
                  <w:bCs/>
                  <w:i/>
                  <w:iCs/>
                  <w:color w:val="0563C1" w:themeColor="hyperlink"/>
                  <w:u w:val="single"/>
                  <w:lang w:val="en-US"/>
                </w:rPr>
                <w:t>org</w:t>
              </w:r>
              <w:r w:rsidRPr="00480B5B">
                <w:rPr>
                  <w:rFonts w:ascii="Times New Roman" w:hAnsi="Times New Roman" w:cs="Times New Roman"/>
                  <w:bCs/>
                  <w:i/>
                  <w:iCs/>
                  <w:color w:val="0563C1" w:themeColor="hyperlink"/>
                  <w:u w:val="single"/>
                </w:rPr>
                <w:t>/</w:t>
              </w:r>
              <w:r w:rsidRPr="00987B9B">
                <w:rPr>
                  <w:rFonts w:ascii="Times New Roman" w:hAnsi="Times New Roman" w:cs="Times New Roman"/>
                  <w:bCs/>
                  <w:i/>
                  <w:iCs/>
                  <w:color w:val="0563C1" w:themeColor="hyperlink"/>
                  <w:u w:val="single"/>
                  <w:lang w:val="en-US"/>
                </w:rPr>
                <w:t>sites</w:t>
              </w:r>
              <w:r w:rsidRPr="00480B5B">
                <w:rPr>
                  <w:rFonts w:ascii="Times New Roman" w:hAnsi="Times New Roman" w:cs="Times New Roman"/>
                  <w:bCs/>
                  <w:i/>
                  <w:iCs/>
                  <w:color w:val="0563C1" w:themeColor="hyperlink"/>
                  <w:u w:val="single"/>
                </w:rPr>
                <w:t>/</w:t>
              </w:r>
              <w:r w:rsidRPr="00987B9B">
                <w:rPr>
                  <w:rFonts w:ascii="Times New Roman" w:hAnsi="Times New Roman" w:cs="Times New Roman"/>
                  <w:bCs/>
                  <w:i/>
                  <w:iCs/>
                  <w:color w:val="0563C1" w:themeColor="hyperlink"/>
                  <w:u w:val="single"/>
                  <w:lang w:val="en-US"/>
                </w:rPr>
                <w:t>default</w:t>
              </w:r>
              <w:r w:rsidRPr="00480B5B">
                <w:rPr>
                  <w:rFonts w:ascii="Times New Roman" w:hAnsi="Times New Roman" w:cs="Times New Roman"/>
                  <w:bCs/>
                  <w:i/>
                  <w:iCs/>
                  <w:color w:val="0563C1" w:themeColor="hyperlink"/>
                  <w:u w:val="single"/>
                </w:rPr>
                <w:t>/</w:t>
              </w:r>
              <w:r w:rsidRPr="00987B9B">
                <w:rPr>
                  <w:rFonts w:ascii="Times New Roman" w:hAnsi="Times New Roman" w:cs="Times New Roman"/>
                  <w:bCs/>
                  <w:i/>
                  <w:iCs/>
                  <w:color w:val="0563C1" w:themeColor="hyperlink"/>
                  <w:u w:val="single"/>
                  <w:lang w:val="en-US"/>
                </w:rPr>
                <w:t>files</w:t>
              </w:r>
              <w:r w:rsidRPr="00480B5B">
                <w:rPr>
                  <w:rFonts w:ascii="Times New Roman" w:hAnsi="Times New Roman" w:cs="Times New Roman"/>
                  <w:bCs/>
                  <w:i/>
                  <w:iCs/>
                  <w:color w:val="0563C1" w:themeColor="hyperlink"/>
                  <w:u w:val="single"/>
                </w:rPr>
                <w:t>/</w:t>
              </w:r>
              <w:r w:rsidRPr="00987B9B">
                <w:rPr>
                  <w:rFonts w:ascii="Times New Roman" w:hAnsi="Times New Roman" w:cs="Times New Roman"/>
                  <w:bCs/>
                  <w:i/>
                  <w:iCs/>
                  <w:color w:val="0563C1" w:themeColor="hyperlink"/>
                  <w:u w:val="single"/>
                  <w:lang w:val="en-US"/>
                </w:rPr>
                <w:t>Q</w:t>
              </w:r>
              <w:r w:rsidRPr="00480B5B">
                <w:rPr>
                  <w:rFonts w:ascii="Times New Roman" w:hAnsi="Times New Roman" w:cs="Times New Roman"/>
                  <w:bCs/>
                  <w:i/>
                  <w:iCs/>
                  <w:color w:val="0563C1" w:themeColor="hyperlink"/>
                  <w:u w:val="single"/>
                </w:rPr>
                <w:t>9%20</w:t>
              </w:r>
              <w:r w:rsidRPr="00987B9B">
                <w:rPr>
                  <w:rFonts w:ascii="Times New Roman" w:hAnsi="Times New Roman" w:cs="Times New Roman"/>
                  <w:bCs/>
                  <w:i/>
                  <w:iCs/>
                  <w:color w:val="0563C1" w:themeColor="hyperlink"/>
                  <w:u w:val="single"/>
                  <w:lang w:val="en-US"/>
                </w:rPr>
                <w:t>Guideline</w:t>
              </w:r>
              <w:r w:rsidRPr="00480B5B">
                <w:rPr>
                  <w:rFonts w:ascii="Times New Roman" w:hAnsi="Times New Roman" w:cs="Times New Roman"/>
                  <w:bCs/>
                  <w:i/>
                  <w:iCs/>
                  <w:color w:val="0563C1" w:themeColor="hyperlink"/>
                  <w:u w:val="single"/>
                </w:rPr>
                <w:t>.</w:t>
              </w:r>
              <w:r w:rsidRPr="00987B9B">
                <w:rPr>
                  <w:rFonts w:ascii="Times New Roman" w:hAnsi="Times New Roman" w:cs="Times New Roman"/>
                  <w:bCs/>
                  <w:i/>
                  <w:iCs/>
                  <w:color w:val="0563C1" w:themeColor="hyperlink"/>
                  <w:u w:val="single"/>
                  <w:lang w:val="en-US"/>
                </w:rPr>
                <w:t>pdf</w:t>
              </w:r>
            </w:hyperlink>
            <w:r w:rsidRPr="00480B5B">
              <w:rPr>
                <w:rFonts w:ascii="Times New Roman" w:hAnsi="Times New Roman" w:cs="Times New Roman"/>
                <w:bCs/>
              </w:rPr>
              <w:t>.</w:t>
            </w:r>
          </w:p>
          <w:p w14:paraId="1B9A4527" w14:textId="77777777" w:rsidR="00B363B2" w:rsidRPr="00DF5304" w:rsidRDefault="00B363B2" w:rsidP="00C25CF0">
            <w:pPr>
              <w:spacing w:after="0" w:line="240" w:lineRule="auto"/>
              <w:jc w:val="both"/>
              <w:rPr>
                <w:rFonts w:ascii="Times New Roman" w:hAnsi="Times New Roman" w:cs="Times New Roman"/>
                <w:bCs/>
              </w:rPr>
            </w:pPr>
            <w:r w:rsidRPr="0016655C">
              <w:rPr>
                <w:rFonts w:ascii="Times New Roman" w:hAnsi="Times New Roman" w:cs="Times New Roman"/>
                <w:bCs/>
              </w:rPr>
              <w:t>2.</w:t>
            </w:r>
            <w:r w:rsidRPr="00987B9B">
              <w:rPr>
                <w:rFonts w:ascii="Times New Roman" w:hAnsi="Times New Roman" w:cs="Times New Roman"/>
                <w:bCs/>
                <w:lang w:val="en-US"/>
              </w:rPr>
              <w:t> </w:t>
            </w:r>
            <w:r w:rsidRPr="0016655C">
              <w:rPr>
                <w:rFonts w:ascii="Times New Roman" w:hAnsi="Times New Roman" w:cs="Times New Roman"/>
                <w:bCs/>
              </w:rPr>
              <w:t xml:space="preserve">Халқаро уйғунлаштириш кенгаши (ИЧ). </w:t>
            </w:r>
            <w:r w:rsidRPr="00987B9B">
              <w:rPr>
                <w:rFonts w:ascii="Times New Roman" w:hAnsi="Times New Roman" w:cs="Times New Roman"/>
                <w:bCs/>
                <w:lang w:val="en-US"/>
              </w:rPr>
              <w:t>Q</w:t>
            </w:r>
            <w:r w:rsidRPr="0016655C">
              <w:rPr>
                <w:rFonts w:ascii="Times New Roman" w:hAnsi="Times New Roman" w:cs="Times New Roman"/>
                <w:bCs/>
              </w:rPr>
              <w:t xml:space="preserve">11: Дори моддаларини ишлаб чиқиш ва ишлаб чиқариш (кимёвий ва биотехнологик/биологик объектлар). </w:t>
            </w:r>
            <w:r w:rsidRPr="00DF5304">
              <w:rPr>
                <w:rFonts w:ascii="Times New Roman" w:hAnsi="Times New Roman" w:cs="Times New Roman"/>
                <w:bCs/>
              </w:rPr>
              <w:t xml:space="preserve">2012. </w:t>
            </w:r>
            <w:hyperlink r:id="rId88" w:tgtFrame="_blank" w:history="1">
              <w:r w:rsidRPr="00987B9B">
                <w:rPr>
                  <w:rFonts w:ascii="Times New Roman" w:hAnsi="Times New Roman" w:cs="Times New Roman"/>
                  <w:bCs/>
                  <w:i/>
                  <w:iCs/>
                  <w:color w:val="0563C1" w:themeColor="hyperlink"/>
                  <w:u w:val="single"/>
                  <w:lang w:val="en-US"/>
                </w:rPr>
                <w:t>https</w:t>
              </w:r>
              <w:r w:rsidRPr="00DF5304">
                <w:rPr>
                  <w:rFonts w:ascii="Times New Roman" w:hAnsi="Times New Roman" w:cs="Times New Roman"/>
                  <w:bCs/>
                  <w:i/>
                  <w:iCs/>
                  <w:color w:val="0563C1" w:themeColor="hyperlink"/>
                  <w:u w:val="single"/>
                </w:rPr>
                <w:t>://</w:t>
              </w:r>
              <w:r w:rsidRPr="00987B9B">
                <w:rPr>
                  <w:rFonts w:ascii="Times New Roman" w:hAnsi="Times New Roman" w:cs="Times New Roman"/>
                  <w:bCs/>
                  <w:i/>
                  <w:iCs/>
                  <w:color w:val="0563C1" w:themeColor="hyperlink"/>
                  <w:u w:val="single"/>
                  <w:lang w:val="en-US"/>
                </w:rPr>
                <w:t>database</w:t>
              </w:r>
              <w:r w:rsidRPr="00DF5304">
                <w:rPr>
                  <w:rFonts w:ascii="Times New Roman" w:hAnsi="Times New Roman" w:cs="Times New Roman"/>
                  <w:bCs/>
                  <w:i/>
                  <w:iCs/>
                  <w:color w:val="0563C1" w:themeColor="hyperlink"/>
                  <w:u w:val="single"/>
                </w:rPr>
                <w:t>.</w:t>
              </w:r>
              <w:r w:rsidRPr="00987B9B">
                <w:rPr>
                  <w:rFonts w:ascii="Times New Roman" w:hAnsi="Times New Roman" w:cs="Times New Roman"/>
                  <w:bCs/>
                  <w:i/>
                  <w:iCs/>
                  <w:color w:val="0563C1" w:themeColor="hyperlink"/>
                  <w:u w:val="single"/>
                  <w:lang w:val="en-US"/>
                </w:rPr>
                <w:t>ich</w:t>
              </w:r>
              <w:r w:rsidRPr="00DF5304">
                <w:rPr>
                  <w:rFonts w:ascii="Times New Roman" w:hAnsi="Times New Roman" w:cs="Times New Roman"/>
                  <w:bCs/>
                  <w:i/>
                  <w:iCs/>
                  <w:color w:val="0563C1" w:themeColor="hyperlink"/>
                  <w:u w:val="single"/>
                </w:rPr>
                <w:t>.</w:t>
              </w:r>
              <w:r w:rsidRPr="00987B9B">
                <w:rPr>
                  <w:rFonts w:ascii="Times New Roman" w:hAnsi="Times New Roman" w:cs="Times New Roman"/>
                  <w:bCs/>
                  <w:i/>
                  <w:iCs/>
                  <w:color w:val="0563C1" w:themeColor="hyperlink"/>
                  <w:u w:val="single"/>
                  <w:lang w:val="en-US"/>
                </w:rPr>
                <w:t>org</w:t>
              </w:r>
              <w:r w:rsidRPr="00DF5304">
                <w:rPr>
                  <w:rFonts w:ascii="Times New Roman" w:hAnsi="Times New Roman" w:cs="Times New Roman"/>
                  <w:bCs/>
                  <w:i/>
                  <w:iCs/>
                  <w:color w:val="0563C1" w:themeColor="hyperlink"/>
                  <w:u w:val="single"/>
                </w:rPr>
                <w:t>/</w:t>
              </w:r>
              <w:r w:rsidRPr="00987B9B">
                <w:rPr>
                  <w:rFonts w:ascii="Times New Roman" w:hAnsi="Times New Roman" w:cs="Times New Roman"/>
                  <w:bCs/>
                  <w:i/>
                  <w:iCs/>
                  <w:color w:val="0563C1" w:themeColor="hyperlink"/>
                  <w:u w:val="single"/>
                  <w:lang w:val="en-US"/>
                </w:rPr>
                <w:t>sites</w:t>
              </w:r>
              <w:r w:rsidRPr="00DF5304">
                <w:rPr>
                  <w:rFonts w:ascii="Times New Roman" w:hAnsi="Times New Roman" w:cs="Times New Roman"/>
                  <w:bCs/>
                  <w:i/>
                  <w:iCs/>
                  <w:color w:val="0563C1" w:themeColor="hyperlink"/>
                  <w:u w:val="single"/>
                </w:rPr>
                <w:t>/</w:t>
              </w:r>
              <w:r w:rsidRPr="00987B9B">
                <w:rPr>
                  <w:rFonts w:ascii="Times New Roman" w:hAnsi="Times New Roman" w:cs="Times New Roman"/>
                  <w:bCs/>
                  <w:i/>
                  <w:iCs/>
                  <w:color w:val="0563C1" w:themeColor="hyperlink"/>
                  <w:u w:val="single"/>
                  <w:lang w:val="en-US"/>
                </w:rPr>
                <w:t>default</w:t>
              </w:r>
              <w:r w:rsidRPr="00DF5304">
                <w:rPr>
                  <w:rFonts w:ascii="Times New Roman" w:hAnsi="Times New Roman" w:cs="Times New Roman"/>
                  <w:bCs/>
                  <w:i/>
                  <w:iCs/>
                  <w:color w:val="0563C1" w:themeColor="hyperlink"/>
                  <w:u w:val="single"/>
                </w:rPr>
                <w:t>/</w:t>
              </w:r>
              <w:r w:rsidRPr="00987B9B">
                <w:rPr>
                  <w:rFonts w:ascii="Times New Roman" w:hAnsi="Times New Roman" w:cs="Times New Roman"/>
                  <w:bCs/>
                  <w:i/>
                  <w:iCs/>
                  <w:color w:val="0563C1" w:themeColor="hyperlink"/>
                  <w:u w:val="single"/>
                  <w:lang w:val="en-US"/>
                </w:rPr>
                <w:t>files</w:t>
              </w:r>
              <w:r w:rsidRPr="00DF5304">
                <w:rPr>
                  <w:rFonts w:ascii="Times New Roman" w:hAnsi="Times New Roman" w:cs="Times New Roman"/>
                  <w:bCs/>
                  <w:i/>
                  <w:iCs/>
                  <w:color w:val="0563C1" w:themeColor="hyperlink"/>
                  <w:u w:val="single"/>
                </w:rPr>
                <w:t>/</w:t>
              </w:r>
              <w:r w:rsidRPr="00987B9B">
                <w:rPr>
                  <w:rFonts w:ascii="Times New Roman" w:hAnsi="Times New Roman" w:cs="Times New Roman"/>
                  <w:bCs/>
                  <w:i/>
                  <w:iCs/>
                  <w:color w:val="0563C1" w:themeColor="hyperlink"/>
                  <w:u w:val="single"/>
                  <w:lang w:val="en-US"/>
                </w:rPr>
                <w:t>Q</w:t>
              </w:r>
              <w:r w:rsidRPr="00DF5304">
                <w:rPr>
                  <w:rFonts w:ascii="Times New Roman" w:hAnsi="Times New Roman" w:cs="Times New Roman"/>
                  <w:bCs/>
                  <w:i/>
                  <w:iCs/>
                  <w:color w:val="0563C1" w:themeColor="hyperlink"/>
                  <w:u w:val="single"/>
                </w:rPr>
                <w:t>11%20</w:t>
              </w:r>
              <w:r w:rsidRPr="00987B9B">
                <w:rPr>
                  <w:rFonts w:ascii="Times New Roman" w:hAnsi="Times New Roman" w:cs="Times New Roman"/>
                  <w:bCs/>
                  <w:i/>
                  <w:iCs/>
                  <w:color w:val="0563C1" w:themeColor="hyperlink"/>
                  <w:u w:val="single"/>
                  <w:lang w:val="en-US"/>
                </w:rPr>
                <w:t>Guideline</w:t>
              </w:r>
              <w:r w:rsidRPr="00DF5304">
                <w:rPr>
                  <w:rFonts w:ascii="Times New Roman" w:hAnsi="Times New Roman" w:cs="Times New Roman"/>
                  <w:bCs/>
                  <w:i/>
                  <w:iCs/>
                  <w:color w:val="0563C1" w:themeColor="hyperlink"/>
                  <w:u w:val="single"/>
                </w:rPr>
                <w:t>.</w:t>
              </w:r>
              <w:r w:rsidRPr="00987B9B">
                <w:rPr>
                  <w:rFonts w:ascii="Times New Roman" w:hAnsi="Times New Roman" w:cs="Times New Roman"/>
                  <w:bCs/>
                  <w:i/>
                  <w:iCs/>
                  <w:color w:val="0563C1" w:themeColor="hyperlink"/>
                  <w:u w:val="single"/>
                  <w:lang w:val="en-US"/>
                </w:rPr>
                <w:t>pdf</w:t>
              </w:r>
            </w:hyperlink>
            <w:r w:rsidRPr="00DF5304">
              <w:rPr>
                <w:rFonts w:ascii="Times New Roman" w:hAnsi="Times New Roman" w:cs="Times New Roman"/>
                <w:bCs/>
              </w:rPr>
              <w:t>.</w:t>
            </w:r>
          </w:p>
          <w:p w14:paraId="085BB7C5" w14:textId="77777777" w:rsidR="00B363B2" w:rsidRPr="00E42EEE" w:rsidRDefault="00B363B2" w:rsidP="00C25CF0">
            <w:pPr>
              <w:spacing w:after="0" w:line="240" w:lineRule="auto"/>
              <w:jc w:val="both"/>
              <w:rPr>
                <w:rFonts w:ascii="Times New Roman" w:hAnsi="Times New Roman" w:cs="Times New Roman"/>
                <w:bCs/>
              </w:rPr>
            </w:pPr>
            <w:r w:rsidRPr="00FD0625">
              <w:rPr>
                <w:rFonts w:ascii="Times New Roman" w:hAnsi="Times New Roman" w:cs="Times New Roman"/>
                <w:bCs/>
              </w:rPr>
              <w:t>3.</w:t>
            </w:r>
            <w:r w:rsidRPr="00987B9B">
              <w:rPr>
                <w:rFonts w:ascii="Times New Roman" w:hAnsi="Times New Roman" w:cs="Times New Roman"/>
                <w:bCs/>
                <w:lang w:val="en-US"/>
              </w:rPr>
              <w:t> </w:t>
            </w:r>
            <w:r w:rsidRPr="00FD0625">
              <w:rPr>
                <w:rFonts w:ascii="Times New Roman" w:hAnsi="Times New Roman" w:cs="Times New Roman"/>
                <w:bCs/>
              </w:rPr>
              <w:t xml:space="preserve">Жаҳон соғлиқни сақлаш ташкилоти (ЖССТ). </w:t>
            </w:r>
            <w:r w:rsidRPr="00E42EEE">
              <w:rPr>
                <w:rFonts w:ascii="Times New Roman" w:hAnsi="Times New Roman" w:cs="Times New Roman"/>
                <w:bCs/>
              </w:rPr>
              <w:t xml:space="preserve">4-илова: ЖССТнинг фармацевтика маҳсулотлари ва тегишли материаллардан намуна олиш бўйича кўрсатмалари. ЖССТ техник ҳисоботлар тўплами, 929-сон. 2005 йил. </w:t>
            </w:r>
            <w:hyperlink r:id="rId89" w:tgtFrame="_blank" w:history="1">
              <w:r w:rsidRPr="00987B9B">
                <w:rPr>
                  <w:rFonts w:ascii="Times New Roman" w:hAnsi="Times New Roman" w:cs="Times New Roman"/>
                  <w:bCs/>
                  <w:i/>
                  <w:iCs/>
                  <w:color w:val="0563C1" w:themeColor="hyperlink"/>
                  <w:u w:val="single"/>
                  <w:lang w:val="en-US"/>
                </w:rPr>
                <w:t>https</w:t>
              </w:r>
              <w:r w:rsidRPr="00E42EEE">
                <w:rPr>
                  <w:rFonts w:ascii="Times New Roman" w:hAnsi="Times New Roman" w:cs="Times New Roman"/>
                  <w:bCs/>
                  <w:i/>
                  <w:iCs/>
                  <w:color w:val="0563C1" w:themeColor="hyperlink"/>
                  <w:u w:val="single"/>
                </w:rPr>
                <w:t>://</w:t>
              </w:r>
              <w:r w:rsidRPr="00987B9B">
                <w:rPr>
                  <w:rFonts w:ascii="Times New Roman" w:hAnsi="Times New Roman" w:cs="Times New Roman"/>
                  <w:bCs/>
                  <w:i/>
                  <w:iCs/>
                  <w:color w:val="0563C1" w:themeColor="hyperlink"/>
                  <w:u w:val="single"/>
                  <w:lang w:val="en-US"/>
                </w:rPr>
                <w:t>www</w:t>
              </w:r>
              <w:r w:rsidRPr="00E42EEE">
                <w:rPr>
                  <w:rFonts w:ascii="Times New Roman" w:hAnsi="Times New Roman" w:cs="Times New Roman"/>
                  <w:bCs/>
                  <w:i/>
                  <w:iCs/>
                  <w:color w:val="0563C1" w:themeColor="hyperlink"/>
                  <w:u w:val="single"/>
                </w:rPr>
                <w:t>.</w:t>
              </w:r>
              <w:r w:rsidRPr="00987B9B">
                <w:rPr>
                  <w:rFonts w:ascii="Times New Roman" w:hAnsi="Times New Roman" w:cs="Times New Roman"/>
                  <w:bCs/>
                  <w:i/>
                  <w:iCs/>
                  <w:color w:val="0563C1" w:themeColor="hyperlink"/>
                  <w:u w:val="single"/>
                  <w:lang w:val="en-US"/>
                </w:rPr>
                <w:t>who</w:t>
              </w:r>
              <w:r w:rsidRPr="00E42EEE">
                <w:rPr>
                  <w:rFonts w:ascii="Times New Roman" w:hAnsi="Times New Roman" w:cs="Times New Roman"/>
                  <w:bCs/>
                  <w:i/>
                  <w:iCs/>
                  <w:color w:val="0563C1" w:themeColor="hyperlink"/>
                  <w:u w:val="single"/>
                </w:rPr>
                <w:t>.</w:t>
              </w:r>
              <w:r w:rsidRPr="00987B9B">
                <w:rPr>
                  <w:rFonts w:ascii="Times New Roman" w:hAnsi="Times New Roman" w:cs="Times New Roman"/>
                  <w:bCs/>
                  <w:i/>
                  <w:iCs/>
                  <w:color w:val="0563C1" w:themeColor="hyperlink"/>
                  <w:u w:val="single"/>
                  <w:lang w:val="en-US"/>
                </w:rPr>
                <w:t>int</w:t>
              </w:r>
              <w:r w:rsidRPr="00E42EEE">
                <w:rPr>
                  <w:rFonts w:ascii="Times New Roman" w:hAnsi="Times New Roman" w:cs="Times New Roman"/>
                  <w:bCs/>
                  <w:i/>
                  <w:iCs/>
                  <w:color w:val="0563C1" w:themeColor="hyperlink"/>
                  <w:u w:val="single"/>
                </w:rPr>
                <w:t>/</w:t>
              </w:r>
              <w:r w:rsidRPr="00987B9B">
                <w:rPr>
                  <w:rFonts w:ascii="Times New Roman" w:hAnsi="Times New Roman" w:cs="Times New Roman"/>
                  <w:bCs/>
                  <w:i/>
                  <w:iCs/>
                  <w:color w:val="0563C1" w:themeColor="hyperlink"/>
                  <w:u w:val="single"/>
                  <w:lang w:val="en-US"/>
                </w:rPr>
                <w:t>docs</w:t>
              </w:r>
              <w:r w:rsidRPr="00E42EEE">
                <w:rPr>
                  <w:rFonts w:ascii="Times New Roman" w:hAnsi="Times New Roman" w:cs="Times New Roman"/>
                  <w:bCs/>
                  <w:i/>
                  <w:iCs/>
                  <w:color w:val="0563C1" w:themeColor="hyperlink"/>
                  <w:u w:val="single"/>
                </w:rPr>
                <w:t>/</w:t>
              </w:r>
              <w:r w:rsidRPr="00987B9B">
                <w:rPr>
                  <w:rFonts w:ascii="Times New Roman" w:hAnsi="Times New Roman" w:cs="Times New Roman"/>
                  <w:bCs/>
                  <w:i/>
                  <w:iCs/>
                  <w:color w:val="0563C1" w:themeColor="hyperlink"/>
                  <w:u w:val="single"/>
                  <w:lang w:val="en-US"/>
                </w:rPr>
                <w:t>default</w:t>
              </w:r>
              <w:r w:rsidRPr="00E42EEE">
                <w:rPr>
                  <w:rFonts w:ascii="Times New Roman" w:hAnsi="Times New Roman" w:cs="Times New Roman"/>
                  <w:bCs/>
                  <w:i/>
                  <w:iCs/>
                  <w:color w:val="0563C1" w:themeColor="hyperlink"/>
                  <w:u w:val="single"/>
                </w:rPr>
                <w:t>-</w:t>
              </w:r>
              <w:r w:rsidRPr="00987B9B">
                <w:rPr>
                  <w:rFonts w:ascii="Times New Roman" w:hAnsi="Times New Roman" w:cs="Times New Roman"/>
                  <w:bCs/>
                  <w:i/>
                  <w:iCs/>
                  <w:color w:val="0563C1" w:themeColor="hyperlink"/>
                  <w:u w:val="single"/>
                  <w:lang w:val="en-US"/>
                </w:rPr>
                <w:t>source</w:t>
              </w:r>
              <w:r w:rsidRPr="00E42EEE">
                <w:rPr>
                  <w:rFonts w:ascii="Times New Roman" w:hAnsi="Times New Roman" w:cs="Times New Roman"/>
                  <w:bCs/>
                  <w:i/>
                  <w:iCs/>
                  <w:color w:val="0563C1" w:themeColor="hyperlink"/>
                  <w:u w:val="single"/>
                </w:rPr>
                <w:t>/</w:t>
              </w:r>
              <w:r w:rsidRPr="00987B9B">
                <w:rPr>
                  <w:rFonts w:ascii="Times New Roman" w:hAnsi="Times New Roman" w:cs="Times New Roman"/>
                  <w:bCs/>
                  <w:i/>
                  <w:iCs/>
                  <w:color w:val="0563C1" w:themeColor="hyperlink"/>
                  <w:u w:val="single"/>
                  <w:lang w:val="en-US"/>
                </w:rPr>
                <w:t>medicines</w:t>
              </w:r>
              <w:r w:rsidRPr="00E42EEE">
                <w:rPr>
                  <w:rFonts w:ascii="Times New Roman" w:hAnsi="Times New Roman" w:cs="Times New Roman"/>
                  <w:bCs/>
                  <w:i/>
                  <w:iCs/>
                  <w:color w:val="0563C1" w:themeColor="hyperlink"/>
                  <w:u w:val="single"/>
                </w:rPr>
                <w:t>/</w:t>
              </w:r>
              <w:r w:rsidRPr="00987B9B">
                <w:rPr>
                  <w:rFonts w:ascii="Times New Roman" w:hAnsi="Times New Roman" w:cs="Times New Roman"/>
                  <w:bCs/>
                  <w:i/>
                  <w:iCs/>
                  <w:color w:val="0563C1" w:themeColor="hyperlink"/>
                  <w:u w:val="single"/>
                  <w:lang w:val="en-US"/>
                </w:rPr>
                <w:t>norms</w:t>
              </w:r>
              <w:r w:rsidRPr="00E42EEE">
                <w:rPr>
                  <w:rFonts w:ascii="Times New Roman" w:hAnsi="Times New Roman" w:cs="Times New Roman"/>
                  <w:bCs/>
                  <w:i/>
                  <w:iCs/>
                  <w:color w:val="0563C1" w:themeColor="hyperlink"/>
                  <w:u w:val="single"/>
                </w:rPr>
                <w:t>-</w:t>
              </w:r>
              <w:r w:rsidRPr="00987B9B">
                <w:rPr>
                  <w:rFonts w:ascii="Times New Roman" w:hAnsi="Times New Roman" w:cs="Times New Roman"/>
                  <w:bCs/>
                  <w:i/>
                  <w:iCs/>
                  <w:color w:val="0563C1" w:themeColor="hyperlink"/>
                  <w:u w:val="single"/>
                  <w:lang w:val="en-US"/>
                </w:rPr>
                <w:t>and</w:t>
              </w:r>
              <w:r w:rsidRPr="00E42EEE">
                <w:rPr>
                  <w:rFonts w:ascii="Times New Roman" w:hAnsi="Times New Roman" w:cs="Times New Roman"/>
                  <w:bCs/>
                  <w:i/>
                  <w:iCs/>
                  <w:color w:val="0563C1" w:themeColor="hyperlink"/>
                  <w:u w:val="single"/>
                </w:rPr>
                <w:t>-</w:t>
              </w:r>
              <w:r w:rsidRPr="00987B9B">
                <w:rPr>
                  <w:rFonts w:ascii="Times New Roman" w:hAnsi="Times New Roman" w:cs="Times New Roman"/>
                  <w:bCs/>
                  <w:i/>
                  <w:iCs/>
                  <w:color w:val="0563C1" w:themeColor="hyperlink"/>
                  <w:u w:val="single"/>
                  <w:lang w:val="en-US"/>
                </w:rPr>
                <w:t>standards</w:t>
              </w:r>
              <w:r w:rsidRPr="00E42EEE">
                <w:rPr>
                  <w:rFonts w:ascii="Times New Roman" w:hAnsi="Times New Roman" w:cs="Times New Roman"/>
                  <w:bCs/>
                  <w:i/>
                  <w:iCs/>
                  <w:color w:val="0563C1" w:themeColor="hyperlink"/>
                  <w:u w:val="single"/>
                </w:rPr>
                <w:t>/</w:t>
              </w:r>
              <w:r w:rsidRPr="00987B9B">
                <w:rPr>
                  <w:rFonts w:ascii="Times New Roman" w:hAnsi="Times New Roman" w:cs="Times New Roman"/>
                  <w:bCs/>
                  <w:i/>
                  <w:iCs/>
                  <w:color w:val="0563C1" w:themeColor="hyperlink"/>
                  <w:u w:val="single"/>
                  <w:lang w:val="en-US"/>
                </w:rPr>
                <w:t>guidelines</w:t>
              </w:r>
              <w:r w:rsidRPr="00E42EEE">
                <w:rPr>
                  <w:rFonts w:ascii="Times New Roman" w:hAnsi="Times New Roman" w:cs="Times New Roman"/>
                  <w:bCs/>
                  <w:i/>
                  <w:iCs/>
                  <w:color w:val="0563C1" w:themeColor="hyperlink"/>
                  <w:u w:val="single"/>
                </w:rPr>
                <w:t>/</w:t>
              </w:r>
              <w:r w:rsidRPr="00987B9B">
                <w:rPr>
                  <w:rFonts w:ascii="Times New Roman" w:hAnsi="Times New Roman" w:cs="Times New Roman"/>
                  <w:bCs/>
                  <w:i/>
                  <w:iCs/>
                  <w:color w:val="0563C1" w:themeColor="hyperlink"/>
                  <w:u w:val="single"/>
                  <w:lang w:val="en-US"/>
                </w:rPr>
                <w:t>quality</w:t>
              </w:r>
              <w:r w:rsidRPr="00E42EEE">
                <w:rPr>
                  <w:rFonts w:ascii="Times New Roman" w:hAnsi="Times New Roman" w:cs="Times New Roman"/>
                  <w:bCs/>
                  <w:i/>
                  <w:iCs/>
                  <w:color w:val="0563C1" w:themeColor="hyperlink"/>
                  <w:u w:val="single"/>
                </w:rPr>
                <w:t>-</w:t>
              </w:r>
              <w:r w:rsidRPr="00987B9B">
                <w:rPr>
                  <w:rFonts w:ascii="Times New Roman" w:hAnsi="Times New Roman" w:cs="Times New Roman"/>
                  <w:bCs/>
                  <w:i/>
                  <w:iCs/>
                  <w:color w:val="0563C1" w:themeColor="hyperlink"/>
                  <w:u w:val="single"/>
                  <w:lang w:val="en-US"/>
                </w:rPr>
                <w:t>control</w:t>
              </w:r>
              <w:r w:rsidRPr="00E42EEE">
                <w:rPr>
                  <w:rFonts w:ascii="Times New Roman" w:hAnsi="Times New Roman" w:cs="Times New Roman"/>
                  <w:bCs/>
                  <w:i/>
                  <w:iCs/>
                  <w:color w:val="0563C1" w:themeColor="hyperlink"/>
                  <w:u w:val="single"/>
                </w:rPr>
                <w:t>/</w:t>
              </w:r>
              <w:r w:rsidRPr="00987B9B">
                <w:rPr>
                  <w:rFonts w:ascii="Times New Roman" w:hAnsi="Times New Roman" w:cs="Times New Roman"/>
                  <w:bCs/>
                  <w:i/>
                  <w:iCs/>
                  <w:color w:val="0563C1" w:themeColor="hyperlink"/>
                  <w:u w:val="single"/>
                  <w:lang w:val="en-US"/>
                </w:rPr>
                <w:t>trs</w:t>
              </w:r>
              <w:r w:rsidRPr="00E42EEE">
                <w:rPr>
                  <w:rFonts w:ascii="Times New Roman" w:hAnsi="Times New Roman" w:cs="Times New Roman"/>
                  <w:bCs/>
                  <w:i/>
                  <w:iCs/>
                  <w:color w:val="0563C1" w:themeColor="hyperlink"/>
                  <w:u w:val="single"/>
                </w:rPr>
                <w:t>929-</w:t>
              </w:r>
              <w:r w:rsidRPr="00987B9B">
                <w:rPr>
                  <w:rFonts w:ascii="Times New Roman" w:hAnsi="Times New Roman" w:cs="Times New Roman"/>
                  <w:bCs/>
                  <w:i/>
                  <w:iCs/>
                  <w:color w:val="0563C1" w:themeColor="hyperlink"/>
                  <w:u w:val="single"/>
                  <w:lang w:val="en-US"/>
                </w:rPr>
                <w:t>annex</w:t>
              </w:r>
              <w:r w:rsidRPr="00E42EEE">
                <w:rPr>
                  <w:rFonts w:ascii="Times New Roman" w:hAnsi="Times New Roman" w:cs="Times New Roman"/>
                  <w:bCs/>
                  <w:i/>
                  <w:iCs/>
                  <w:color w:val="0563C1" w:themeColor="hyperlink"/>
                  <w:u w:val="single"/>
                </w:rPr>
                <w:t>4-</w:t>
              </w:r>
              <w:r w:rsidRPr="00987B9B">
                <w:rPr>
                  <w:rFonts w:ascii="Times New Roman" w:hAnsi="Times New Roman" w:cs="Times New Roman"/>
                  <w:bCs/>
                  <w:i/>
                  <w:iCs/>
                  <w:color w:val="0563C1" w:themeColor="hyperlink"/>
                  <w:u w:val="single"/>
                  <w:lang w:val="en-US"/>
                </w:rPr>
                <w:t>guidelinessamplingpharmproducts</w:t>
              </w:r>
              <w:r w:rsidRPr="00E42EEE">
                <w:rPr>
                  <w:rFonts w:ascii="Times New Roman" w:hAnsi="Times New Roman" w:cs="Times New Roman"/>
                  <w:bCs/>
                  <w:i/>
                  <w:iCs/>
                  <w:color w:val="0563C1" w:themeColor="hyperlink"/>
                  <w:u w:val="single"/>
                </w:rPr>
                <w:t>.</w:t>
              </w:r>
              <w:r w:rsidRPr="00987B9B">
                <w:rPr>
                  <w:rFonts w:ascii="Times New Roman" w:hAnsi="Times New Roman" w:cs="Times New Roman"/>
                  <w:bCs/>
                  <w:i/>
                  <w:iCs/>
                  <w:color w:val="0563C1" w:themeColor="hyperlink"/>
                  <w:u w:val="single"/>
                  <w:lang w:val="en-US"/>
                </w:rPr>
                <w:t>pdf</w:t>
              </w:r>
            </w:hyperlink>
            <w:r w:rsidRPr="00E42EEE">
              <w:rPr>
                <w:rFonts w:ascii="Times New Roman" w:hAnsi="Times New Roman" w:cs="Times New Roman"/>
                <w:bCs/>
              </w:rPr>
              <w:t>.</w:t>
            </w:r>
          </w:p>
          <w:p w14:paraId="41A5C8CC" w14:textId="77777777" w:rsidR="00B363B2" w:rsidRPr="00E42EEE" w:rsidRDefault="00B363B2" w:rsidP="00C25CF0">
            <w:pPr>
              <w:spacing w:after="0" w:line="240" w:lineRule="auto"/>
              <w:jc w:val="both"/>
              <w:rPr>
                <w:rFonts w:ascii="Times New Roman" w:hAnsi="Times New Roman" w:cs="Times New Roman"/>
                <w:bCs/>
              </w:rPr>
            </w:pPr>
          </w:p>
          <w:p w14:paraId="101517D9" w14:textId="77777777" w:rsidR="00B363B2" w:rsidRPr="00E42EEE" w:rsidRDefault="00B363B2" w:rsidP="00C25CF0">
            <w:pPr>
              <w:spacing w:after="0" w:line="240" w:lineRule="auto"/>
              <w:jc w:val="both"/>
              <w:rPr>
                <w:rFonts w:ascii="Times New Roman" w:hAnsi="Times New Roman" w:cs="Times New Roman"/>
                <w:bCs/>
              </w:rPr>
            </w:pPr>
          </w:p>
          <w:p w14:paraId="14409C3A" w14:textId="77777777" w:rsidR="00B363B2" w:rsidRPr="00E42EEE" w:rsidRDefault="00B363B2" w:rsidP="00C25CF0">
            <w:pPr>
              <w:spacing w:after="0" w:line="240" w:lineRule="auto"/>
              <w:jc w:val="both"/>
              <w:rPr>
                <w:rFonts w:ascii="Times New Roman" w:hAnsi="Times New Roman" w:cs="Times New Roman"/>
                <w:bCs/>
              </w:rPr>
            </w:pPr>
            <w:r w:rsidRPr="00E42EEE">
              <w:rPr>
                <w:rFonts w:ascii="Times New Roman" w:hAnsi="Times New Roman" w:cs="Times New Roman"/>
                <w:bCs/>
              </w:rPr>
              <w:t>4. Халқаро уйғунлаштириш кенгаши (</w:t>
            </w:r>
            <w:r w:rsidRPr="00987B9B">
              <w:rPr>
                <w:rFonts w:ascii="Times New Roman" w:hAnsi="Times New Roman" w:cs="Times New Roman"/>
                <w:bCs/>
                <w:lang w:val="en-US"/>
              </w:rPr>
              <w:t>ICH</w:t>
            </w:r>
            <w:r w:rsidRPr="00E42EEE">
              <w:rPr>
                <w:rFonts w:ascii="Times New Roman" w:hAnsi="Times New Roman" w:cs="Times New Roman"/>
                <w:bCs/>
              </w:rPr>
              <w:t xml:space="preserve">). </w:t>
            </w:r>
            <w:r w:rsidRPr="00987B9B">
              <w:rPr>
                <w:rFonts w:ascii="Times New Roman" w:hAnsi="Times New Roman" w:cs="Times New Roman"/>
                <w:bCs/>
                <w:lang w:val="en-US"/>
              </w:rPr>
              <w:t>Q</w:t>
            </w:r>
            <w:r w:rsidRPr="00E42EEE">
              <w:rPr>
                <w:rFonts w:ascii="Times New Roman" w:hAnsi="Times New Roman" w:cs="Times New Roman"/>
                <w:bCs/>
              </w:rPr>
              <w:t>7: Фаол фарматсевтик ингредиэнтлар учун яхши ишлаб чиқариш амалиёти қўлланмаси. 2000 йил.</w:t>
            </w:r>
          </w:p>
          <w:p w14:paraId="0DB61FFC" w14:textId="77777777" w:rsidR="00B363B2" w:rsidRPr="00E42EEE" w:rsidRDefault="00B363B2" w:rsidP="00C25CF0">
            <w:pPr>
              <w:spacing w:after="0" w:line="240" w:lineRule="auto"/>
              <w:jc w:val="both"/>
              <w:rPr>
                <w:rFonts w:ascii="Times New Roman" w:hAnsi="Times New Roman" w:cs="Times New Roman"/>
                <w:bCs/>
              </w:rPr>
            </w:pPr>
            <w:r w:rsidRPr="00E42EEE">
              <w:rPr>
                <w:rFonts w:ascii="Times New Roman" w:hAnsi="Times New Roman" w:cs="Times New Roman"/>
                <w:bCs/>
              </w:rPr>
              <w:t xml:space="preserve">5. </w:t>
            </w:r>
            <w:r w:rsidRPr="00987B9B">
              <w:rPr>
                <w:rFonts w:ascii="Times New Roman" w:hAnsi="Times New Roman" w:cs="Times New Roman"/>
                <w:bCs/>
                <w:lang w:val="en-US"/>
              </w:rPr>
              <w:t>Montaser</w:t>
            </w:r>
            <w:r w:rsidRPr="00E42EEE">
              <w:rPr>
                <w:rFonts w:ascii="Times New Roman" w:hAnsi="Times New Roman" w:cs="Times New Roman"/>
                <w:bCs/>
              </w:rPr>
              <w:t xml:space="preserve"> А, </w:t>
            </w:r>
            <w:r w:rsidRPr="00987B9B">
              <w:rPr>
                <w:rFonts w:ascii="Times New Roman" w:hAnsi="Times New Roman" w:cs="Times New Roman"/>
                <w:bCs/>
                <w:lang w:val="en-US"/>
              </w:rPr>
              <w:t>Golightly</w:t>
            </w:r>
            <w:r w:rsidRPr="00E42EEE">
              <w:rPr>
                <w:rFonts w:ascii="Times New Roman" w:hAnsi="Times New Roman" w:cs="Times New Roman"/>
                <w:bCs/>
              </w:rPr>
              <w:t xml:space="preserve"> </w:t>
            </w:r>
            <w:r w:rsidRPr="00987B9B">
              <w:rPr>
                <w:rFonts w:ascii="Times New Roman" w:hAnsi="Times New Roman" w:cs="Times New Roman"/>
                <w:bCs/>
                <w:lang w:val="en-US"/>
              </w:rPr>
              <w:t>DW</w:t>
            </w:r>
            <w:r w:rsidRPr="00E42EEE">
              <w:rPr>
                <w:rFonts w:ascii="Times New Roman" w:hAnsi="Times New Roman" w:cs="Times New Roman"/>
                <w:bCs/>
              </w:rPr>
              <w:t xml:space="preserve">. Аналитик атом спектрометриясида индуктив боғланган плазма, 2-нашр. Ню-Ёрк: </w:t>
            </w:r>
            <w:r w:rsidRPr="00987B9B">
              <w:rPr>
                <w:rFonts w:ascii="Times New Roman" w:hAnsi="Times New Roman" w:cs="Times New Roman"/>
                <w:bCs/>
                <w:lang w:val="en-US"/>
              </w:rPr>
              <w:t>VCH</w:t>
            </w:r>
            <w:r w:rsidRPr="00E42EEE">
              <w:rPr>
                <w:rFonts w:ascii="Times New Roman" w:hAnsi="Times New Roman" w:cs="Times New Roman"/>
                <w:bCs/>
              </w:rPr>
              <w:t xml:space="preserve"> </w:t>
            </w:r>
            <w:r w:rsidRPr="00987B9B">
              <w:rPr>
                <w:rFonts w:ascii="Times New Roman" w:hAnsi="Times New Roman" w:cs="Times New Roman"/>
                <w:bCs/>
                <w:lang w:val="en-US"/>
              </w:rPr>
              <w:t>Publishers</w:t>
            </w:r>
            <w:r w:rsidRPr="00E42EEE">
              <w:rPr>
                <w:rFonts w:ascii="Times New Roman" w:hAnsi="Times New Roman" w:cs="Times New Roman"/>
                <w:bCs/>
              </w:rPr>
              <w:t>, Ин</w:t>
            </w:r>
            <w:r w:rsidRPr="00987B9B">
              <w:rPr>
                <w:rFonts w:ascii="Times New Roman" w:hAnsi="Times New Roman" w:cs="Times New Roman"/>
                <w:bCs/>
                <w:lang w:val="en-US"/>
              </w:rPr>
              <w:t>c</w:t>
            </w:r>
            <w:r w:rsidRPr="00E42EEE">
              <w:rPr>
                <w:rFonts w:ascii="Times New Roman" w:hAnsi="Times New Roman" w:cs="Times New Roman"/>
                <w:bCs/>
              </w:rPr>
              <w:t>.; 1992:614.</w:t>
            </w:r>
          </w:p>
          <w:p w14:paraId="1EF5C1E4" w14:textId="77777777" w:rsidR="00B363B2" w:rsidRPr="00E42EEE" w:rsidRDefault="00B363B2" w:rsidP="00C25CF0">
            <w:pPr>
              <w:spacing w:after="0" w:line="240" w:lineRule="auto"/>
              <w:jc w:val="both"/>
              <w:rPr>
                <w:rFonts w:ascii="Times New Roman" w:hAnsi="Times New Roman" w:cs="Times New Roman"/>
                <w:bCs/>
              </w:rPr>
            </w:pPr>
          </w:p>
          <w:p w14:paraId="551C1C45" w14:textId="77777777" w:rsidR="00B363B2" w:rsidRPr="00987B9B" w:rsidRDefault="00B363B2" w:rsidP="00C25CF0">
            <w:pPr>
              <w:spacing w:after="0" w:line="240" w:lineRule="auto"/>
              <w:jc w:val="both"/>
              <w:rPr>
                <w:rFonts w:ascii="Times New Roman" w:hAnsi="Times New Roman" w:cs="Times New Roman"/>
                <w:bCs/>
                <w:lang w:val="en-US"/>
              </w:rPr>
            </w:pPr>
            <w:r w:rsidRPr="00E42EEE">
              <w:rPr>
                <w:rFonts w:ascii="Times New Roman" w:hAnsi="Times New Roman" w:cs="Times New Roman"/>
                <w:bCs/>
              </w:rPr>
              <w:lastRenderedPageBreak/>
              <w:t>6.</w:t>
            </w:r>
            <w:r w:rsidRPr="00987B9B">
              <w:rPr>
                <w:rFonts w:ascii="Times New Roman" w:hAnsi="Times New Roman" w:cs="Times New Roman"/>
                <w:bCs/>
                <w:lang w:val="en-US"/>
              </w:rPr>
              <w:t> </w:t>
            </w:r>
            <w:r w:rsidRPr="00E42EEE">
              <w:rPr>
                <w:rFonts w:ascii="Times New Roman" w:hAnsi="Times New Roman" w:cs="Times New Roman"/>
                <w:bCs/>
              </w:rPr>
              <w:t xml:space="preserve">Ларсен </w:t>
            </w:r>
            <w:r w:rsidRPr="00987B9B">
              <w:rPr>
                <w:rFonts w:ascii="Times New Roman" w:hAnsi="Times New Roman" w:cs="Times New Roman"/>
                <w:bCs/>
                <w:lang w:val="en-US"/>
              </w:rPr>
              <w:t>EH</w:t>
            </w:r>
            <w:r w:rsidRPr="00E42EEE">
              <w:rPr>
                <w:rFonts w:ascii="Times New Roman" w:hAnsi="Times New Roman" w:cs="Times New Roman"/>
                <w:bCs/>
              </w:rPr>
              <w:t xml:space="preserve">, Стüруп </w:t>
            </w:r>
            <w:r w:rsidRPr="00987B9B">
              <w:rPr>
                <w:rFonts w:ascii="Times New Roman" w:hAnsi="Times New Roman" w:cs="Times New Roman"/>
                <w:bCs/>
                <w:lang w:val="en-US"/>
              </w:rPr>
              <w:t>S</w:t>
            </w:r>
            <w:r w:rsidRPr="00E42EEE">
              <w:rPr>
                <w:rFonts w:ascii="Times New Roman" w:hAnsi="Times New Roman" w:cs="Times New Roman"/>
                <w:bCs/>
              </w:rPr>
              <w:t>. Углерод билан кучайтирилган индуктив боғланган плазма масс-спектрометрик усулда маргимуш ва селени аниқлаш ҳамда унинг маргимуш турларини ўрганишга қўлланилиши.</w:t>
            </w:r>
            <w:r w:rsidRPr="00987B9B">
              <w:rPr>
                <w:rFonts w:ascii="Times New Roman" w:hAnsi="Times New Roman" w:cs="Times New Roman"/>
                <w:bCs/>
                <w:lang w:val="en-US"/>
              </w:rPr>
              <w:t> </w:t>
            </w:r>
            <w:r w:rsidRPr="00987B9B">
              <w:rPr>
                <w:rFonts w:ascii="Times New Roman" w:hAnsi="Times New Roman" w:cs="Times New Roman"/>
                <w:bCs/>
                <w:i/>
                <w:iCs/>
                <w:lang w:val="en-US"/>
              </w:rPr>
              <w:t>J. Anal. At. Spectrom</w:t>
            </w:r>
            <w:r w:rsidRPr="00987B9B">
              <w:rPr>
                <w:rFonts w:ascii="Times New Roman" w:hAnsi="Times New Roman" w:cs="Times New Roman"/>
                <w:bCs/>
                <w:lang w:val="en-US"/>
              </w:rPr>
              <w:t>. 1994; 9:1099-1105.</w:t>
            </w:r>
          </w:p>
          <w:p w14:paraId="3275781B" w14:textId="77777777" w:rsidR="00B363B2" w:rsidRPr="00987B9B" w:rsidRDefault="00B363B2" w:rsidP="00C25CF0">
            <w:pPr>
              <w:spacing w:after="0" w:line="240" w:lineRule="auto"/>
              <w:jc w:val="both"/>
              <w:rPr>
                <w:rFonts w:ascii="Times New Roman" w:hAnsi="Times New Roman" w:cs="Times New Roman"/>
                <w:bCs/>
                <w:lang w:val="en-US"/>
              </w:rPr>
            </w:pPr>
          </w:p>
          <w:p w14:paraId="5F8D7302" w14:textId="02F55085" w:rsidR="00B363B2" w:rsidRPr="00987B9B" w:rsidRDefault="00B363B2" w:rsidP="00C25CF0">
            <w:pPr>
              <w:spacing w:after="0" w:line="240" w:lineRule="auto"/>
              <w:jc w:val="both"/>
              <w:rPr>
                <w:rFonts w:ascii="Times New Roman" w:hAnsi="Times New Roman" w:cs="Times New Roman"/>
                <w:bCs/>
                <w:lang w:val="en-US"/>
              </w:rPr>
            </w:pPr>
            <w:r w:rsidRPr="00987B9B">
              <w:rPr>
                <w:rFonts w:ascii="Times New Roman" w:hAnsi="Times New Roman" w:cs="Times New Roman"/>
                <w:bCs/>
                <w:lang w:val="en-US"/>
              </w:rPr>
              <w:t xml:space="preserve">7. Reinhart D, Damjanovic L, Kaisermayer C, Kunert R. Антитаначалар ишлаб чиқариш учун тижорат мақсадида мавжуд CHO </w:t>
            </w:r>
            <w:r w:rsidR="00517E1D">
              <w:rPr>
                <w:rFonts w:ascii="Times New Roman" w:hAnsi="Times New Roman" w:cs="Times New Roman"/>
                <w:bCs/>
                <w:lang w:val="en-US"/>
              </w:rPr>
              <w:t>ҳужайра культураси муҳит</w:t>
            </w:r>
            <w:r w:rsidRPr="00987B9B">
              <w:rPr>
                <w:rFonts w:ascii="Times New Roman" w:hAnsi="Times New Roman" w:cs="Times New Roman"/>
                <w:bCs/>
                <w:lang w:val="en-US"/>
              </w:rPr>
              <w:t>ларини қиёсий баҳолаш. </w:t>
            </w:r>
            <w:r w:rsidRPr="00987B9B">
              <w:rPr>
                <w:rFonts w:ascii="Times New Roman" w:hAnsi="Times New Roman" w:cs="Times New Roman"/>
                <w:bCs/>
                <w:i/>
                <w:iCs/>
                <w:lang w:val="en-US"/>
              </w:rPr>
              <w:t>Appl Microbiol Biotechnol</w:t>
            </w:r>
            <w:r w:rsidRPr="00987B9B">
              <w:rPr>
                <w:rFonts w:ascii="Times New Roman" w:hAnsi="Times New Roman" w:cs="Times New Roman"/>
                <w:bCs/>
                <w:lang w:val="en-US"/>
              </w:rPr>
              <w:t>. 2015 йил;99(11):4645-4657.</w:t>
            </w:r>
          </w:p>
          <w:p w14:paraId="5081ED57" w14:textId="77777777" w:rsidR="00B363B2" w:rsidRPr="00987B9B" w:rsidRDefault="00B363B2" w:rsidP="00C25CF0">
            <w:pPr>
              <w:spacing w:after="0" w:line="240" w:lineRule="auto"/>
              <w:jc w:val="both"/>
              <w:rPr>
                <w:rFonts w:ascii="Times New Roman" w:hAnsi="Times New Roman" w:cs="Times New Roman"/>
                <w:bCs/>
                <w:lang w:val="en-US"/>
              </w:rPr>
            </w:pPr>
          </w:p>
          <w:p w14:paraId="237B05BD" w14:textId="6E5AD61D" w:rsidR="00B363B2" w:rsidRPr="00987B9B" w:rsidRDefault="00B363B2" w:rsidP="00C25CF0">
            <w:pPr>
              <w:spacing w:after="0" w:line="240" w:lineRule="auto"/>
              <w:jc w:val="both"/>
              <w:rPr>
                <w:rFonts w:ascii="Times New Roman" w:hAnsi="Times New Roman" w:cs="Times New Roman"/>
                <w:bCs/>
                <w:lang w:val="en-US"/>
              </w:rPr>
            </w:pPr>
            <w:r w:rsidRPr="00987B9B">
              <w:rPr>
                <w:rFonts w:ascii="Times New Roman" w:hAnsi="Times New Roman" w:cs="Times New Roman"/>
                <w:bCs/>
                <w:lang w:val="en-US"/>
              </w:rPr>
              <w:t xml:space="preserve">8. Kenerson R.W. Ўтиш металлари ёки микроэлементларни ўз ичига олган </w:t>
            </w:r>
            <w:r w:rsidR="00517E1D">
              <w:rPr>
                <w:rFonts w:ascii="Times New Roman" w:hAnsi="Times New Roman" w:cs="Times New Roman"/>
                <w:bCs/>
                <w:lang w:val="en-US"/>
              </w:rPr>
              <w:t>ҳужайра культураси муҳит</w:t>
            </w:r>
            <w:r w:rsidRPr="00987B9B">
              <w:rPr>
                <w:rFonts w:ascii="Times New Roman" w:hAnsi="Times New Roman" w:cs="Times New Roman"/>
                <w:bCs/>
                <w:lang w:val="en-US"/>
              </w:rPr>
              <w:t xml:space="preserve">и. 1-жадвал. Google Patent W02006004728A2, PCT/УС2005/022889 рақамли ариза. 2005 йил;13-22. </w:t>
            </w:r>
          </w:p>
          <w:p w14:paraId="4197E30D" w14:textId="77777777" w:rsidR="00B363B2" w:rsidRPr="00987B9B" w:rsidRDefault="00B363B2" w:rsidP="00C25CF0">
            <w:pPr>
              <w:spacing w:after="0" w:line="240" w:lineRule="auto"/>
              <w:jc w:val="both"/>
              <w:rPr>
                <w:rFonts w:ascii="Times New Roman" w:hAnsi="Times New Roman" w:cs="Times New Roman"/>
                <w:bCs/>
                <w:lang w:val="en-US"/>
              </w:rPr>
            </w:pPr>
          </w:p>
          <w:p w14:paraId="7AEE36D2" w14:textId="77777777" w:rsidR="00B363B2" w:rsidRPr="00987B9B" w:rsidRDefault="00B363B2" w:rsidP="00C25CF0">
            <w:pPr>
              <w:spacing w:after="0" w:line="240" w:lineRule="auto"/>
              <w:jc w:val="both"/>
              <w:rPr>
                <w:rFonts w:ascii="Times New Roman" w:hAnsi="Times New Roman" w:cs="Times New Roman"/>
                <w:bCs/>
                <w:lang w:val="en-US"/>
              </w:rPr>
            </w:pPr>
          </w:p>
          <w:p w14:paraId="1FBA12F9" w14:textId="77777777" w:rsidR="00B363B2" w:rsidRPr="00987B9B" w:rsidRDefault="00B363B2" w:rsidP="00C25CF0">
            <w:pPr>
              <w:spacing w:after="0" w:line="240" w:lineRule="auto"/>
              <w:ind w:left="4"/>
              <w:jc w:val="both"/>
              <w:rPr>
                <w:rFonts w:ascii="Times New Roman" w:hAnsi="Times New Roman" w:cs="Times New Roman"/>
                <w:bCs/>
                <w:lang w:val="en-US"/>
              </w:rPr>
            </w:pPr>
            <w:r w:rsidRPr="00987B9B">
              <w:rPr>
                <w:rFonts w:ascii="Times New Roman" w:hAnsi="Times New Roman" w:cs="Times New Roman"/>
                <w:b/>
                <w:bCs/>
              </w:rPr>
              <w:t>ҚЎШИМЧА</w:t>
            </w:r>
            <w:r w:rsidRPr="00E42EEE">
              <w:rPr>
                <w:rFonts w:ascii="Times New Roman" w:hAnsi="Times New Roman" w:cs="Times New Roman"/>
                <w:b/>
                <w:bCs/>
                <w:lang w:val="en-US"/>
              </w:rPr>
              <w:t xml:space="preserve"> </w:t>
            </w:r>
            <w:r w:rsidRPr="00987B9B">
              <w:rPr>
                <w:rFonts w:ascii="Times New Roman" w:hAnsi="Times New Roman" w:cs="Times New Roman"/>
                <w:b/>
                <w:bCs/>
              </w:rPr>
              <w:t>МАЪЛУМОТ</w:t>
            </w:r>
          </w:p>
          <w:p w14:paraId="40769786" w14:textId="613DF4C5" w:rsidR="00B363B2" w:rsidRPr="00987B9B" w:rsidRDefault="00B363B2" w:rsidP="00C25CF0">
            <w:pPr>
              <w:spacing w:after="0" w:line="240" w:lineRule="auto"/>
              <w:jc w:val="both"/>
              <w:rPr>
                <w:rFonts w:ascii="Times New Roman" w:hAnsi="Times New Roman" w:cs="Times New Roman"/>
                <w:bCs/>
                <w:lang w:val="en-US"/>
              </w:rPr>
            </w:pPr>
            <w:r w:rsidRPr="00987B9B">
              <w:rPr>
                <w:rFonts w:ascii="Times New Roman" w:hAnsi="Times New Roman" w:cs="Times New Roman"/>
                <w:lang w:val="en-US"/>
              </w:rPr>
              <w:t xml:space="preserve">• Брантлей Т, Мооре Б, Гриннелл C, Кҳаттак С. Поурбе диаграммалари ёрдамида юқори концентрацияли </w:t>
            </w:r>
            <w:r w:rsidR="00517E1D">
              <w:rPr>
                <w:rFonts w:ascii="Times New Roman" w:hAnsi="Times New Roman" w:cs="Times New Roman"/>
                <w:lang w:val="en-US"/>
              </w:rPr>
              <w:t>ҳужайра культураси муҳит</w:t>
            </w:r>
            <w:r w:rsidRPr="00987B9B">
              <w:rPr>
                <w:rFonts w:ascii="Times New Roman" w:hAnsi="Times New Roman" w:cs="Times New Roman"/>
                <w:lang w:val="en-US"/>
              </w:rPr>
              <w:t>ларида из металларнинг чўкиши тадқиқоти. </w:t>
            </w:r>
            <w:r w:rsidRPr="00987B9B">
              <w:rPr>
                <w:rFonts w:ascii="Times New Roman" w:hAnsi="Times New Roman" w:cs="Times New Roman"/>
                <w:bCs/>
                <w:i/>
                <w:iCs/>
                <w:lang w:val="en-US"/>
              </w:rPr>
              <w:t>Биотехнология ва биоинженерия</w:t>
            </w:r>
            <w:r w:rsidRPr="00987B9B">
              <w:rPr>
                <w:rFonts w:ascii="Times New Roman" w:hAnsi="Times New Roman" w:cs="Times New Roman"/>
                <w:bCs/>
                <w:lang w:val="en-US"/>
              </w:rPr>
              <w:t>. 2021 йил;118(12):3888-3897.</w:t>
            </w:r>
          </w:p>
          <w:p w14:paraId="209FCAF2" w14:textId="77777777" w:rsidR="00B363B2" w:rsidRPr="00987B9B" w:rsidRDefault="00B363B2" w:rsidP="00C25CF0">
            <w:pPr>
              <w:spacing w:after="0" w:line="240" w:lineRule="auto"/>
              <w:ind w:left="4"/>
              <w:jc w:val="both"/>
              <w:rPr>
                <w:rFonts w:ascii="Times New Roman" w:hAnsi="Times New Roman" w:cs="Times New Roman"/>
                <w:bCs/>
                <w:lang w:val="en-US"/>
              </w:rPr>
            </w:pPr>
            <w:r w:rsidRPr="00987B9B">
              <w:rPr>
                <w:rFonts w:ascii="Times New Roman" w:hAnsi="Times New Roman" w:cs="Times New Roman"/>
                <w:lang w:val="en-US"/>
              </w:rPr>
              <w:t>• Graham RJ, Bhatia H, Ёон S. Из элементлар ўзгарувчанлиги ва қўшимча киритилишининг хитой олмахон тухумдон (ЧО) ҳужайра култураси фаолиятига таъсири: асосий механизмлар ва эътиборга олиниши керак бўлган жиҳатлар таҳлили. </w:t>
            </w:r>
            <w:r w:rsidRPr="00987B9B">
              <w:rPr>
                <w:rFonts w:ascii="Times New Roman" w:hAnsi="Times New Roman" w:cs="Times New Roman"/>
                <w:bCs/>
                <w:i/>
                <w:iCs/>
                <w:lang w:val="en-US"/>
              </w:rPr>
              <w:t>Биотехнология ва биоинженерия</w:t>
            </w:r>
            <w:r w:rsidRPr="00987B9B">
              <w:rPr>
                <w:rFonts w:ascii="Times New Roman" w:hAnsi="Times New Roman" w:cs="Times New Roman"/>
                <w:bCs/>
                <w:lang w:val="en-US"/>
              </w:rPr>
              <w:t>. 2019;116(12):3446-3456.</w:t>
            </w:r>
          </w:p>
          <w:p w14:paraId="2D396288" w14:textId="77777777" w:rsidR="00B363B2" w:rsidRPr="00987B9B" w:rsidRDefault="00B363B2" w:rsidP="00C25CF0">
            <w:pPr>
              <w:spacing w:after="0" w:line="240" w:lineRule="auto"/>
              <w:ind w:left="4"/>
              <w:jc w:val="both"/>
              <w:rPr>
                <w:rFonts w:ascii="Times New Roman" w:hAnsi="Times New Roman" w:cs="Times New Roman"/>
                <w:bCs/>
                <w:lang w:val="en-US"/>
              </w:rPr>
            </w:pPr>
            <w:r w:rsidRPr="00987B9B">
              <w:rPr>
                <w:rFonts w:ascii="Times New Roman" w:hAnsi="Times New Roman" w:cs="Times New Roman"/>
                <w:lang w:val="en-US"/>
              </w:rPr>
              <w:t>• Hossler P, Racicot C, McDermott S. Kobalt қўшиш орқали сут эмизувчилар ҳужайра културасида оқсиллар гликозилятсия профилини мақсадли ўзгартириш. </w:t>
            </w:r>
            <w:r w:rsidRPr="00987B9B">
              <w:rPr>
                <w:rFonts w:ascii="Times New Roman" w:hAnsi="Times New Roman" w:cs="Times New Roman"/>
                <w:bCs/>
                <w:i/>
                <w:iCs/>
                <w:lang w:val="en-US"/>
              </w:rPr>
              <w:t>J Glikobiologiya</w:t>
            </w:r>
            <w:r w:rsidRPr="00987B9B">
              <w:rPr>
                <w:rFonts w:ascii="Times New Roman" w:hAnsi="Times New Roman" w:cs="Times New Roman"/>
                <w:bCs/>
                <w:lang w:val="en-US"/>
              </w:rPr>
              <w:t>. 2014;3(1).</w:t>
            </w:r>
          </w:p>
          <w:p w14:paraId="0D85D33A" w14:textId="77777777" w:rsidR="00B363B2" w:rsidRPr="00987B9B" w:rsidRDefault="00B363B2" w:rsidP="00C25CF0">
            <w:pPr>
              <w:spacing w:after="0" w:line="240" w:lineRule="auto"/>
              <w:ind w:left="4"/>
              <w:jc w:val="both"/>
              <w:rPr>
                <w:rFonts w:ascii="Times New Roman" w:hAnsi="Times New Roman" w:cs="Times New Roman"/>
                <w:bCs/>
                <w:lang w:val="en-US"/>
              </w:rPr>
            </w:pPr>
          </w:p>
          <w:p w14:paraId="6205070C" w14:textId="77777777" w:rsidR="00B363B2" w:rsidRPr="00987B9B" w:rsidRDefault="00B363B2" w:rsidP="00C25CF0">
            <w:pPr>
              <w:spacing w:after="0" w:line="240" w:lineRule="auto"/>
              <w:ind w:left="4"/>
              <w:jc w:val="both"/>
              <w:rPr>
                <w:rFonts w:ascii="Times New Roman" w:hAnsi="Times New Roman" w:cs="Times New Roman"/>
                <w:bCs/>
                <w:lang w:val="en-US"/>
              </w:rPr>
            </w:pPr>
            <w:r w:rsidRPr="00987B9B">
              <w:rPr>
                <w:rFonts w:ascii="Times New Roman" w:hAnsi="Times New Roman" w:cs="Times New Roman"/>
                <w:lang w:val="en-US"/>
              </w:rPr>
              <w:t xml:space="preserve">• Selenius LA, Lundgren MW, Jawad R, Danielsson O, Бжўrnstedt М. Ҳужайра култураси муҳити А549 ва </w:t>
            </w:r>
            <w:r w:rsidRPr="00987B9B">
              <w:rPr>
                <w:rFonts w:ascii="Times New Roman" w:hAnsi="Times New Roman" w:cs="Times New Roman"/>
                <w:lang w:val="en-US"/>
              </w:rPr>
              <w:lastRenderedPageBreak/>
              <w:t>HepG2 ҳужайраларининг ўсиши, фенотип ифодаланиши ва селен ситотоксиклигига жавобига таъсир кўрсатади. </w:t>
            </w:r>
            <w:r w:rsidRPr="00987B9B">
              <w:rPr>
                <w:rFonts w:ascii="Times New Roman" w:hAnsi="Times New Roman" w:cs="Times New Roman"/>
                <w:bCs/>
                <w:i/>
                <w:iCs/>
                <w:lang w:val="en-US"/>
              </w:rPr>
              <w:t>Антиоксидантлар</w:t>
            </w:r>
            <w:r w:rsidRPr="00987B9B">
              <w:rPr>
                <w:rFonts w:ascii="Times New Roman" w:hAnsi="Times New Roman" w:cs="Times New Roman"/>
                <w:bCs/>
                <w:lang w:val="en-US"/>
              </w:rPr>
              <w:t>. 2019;8(4):130.</w:t>
            </w:r>
          </w:p>
          <w:p w14:paraId="75EC534A" w14:textId="77777777" w:rsidR="00B363B2" w:rsidRPr="00987B9B" w:rsidRDefault="00B363B2" w:rsidP="00C25CF0">
            <w:pPr>
              <w:spacing w:after="0" w:line="240" w:lineRule="auto"/>
              <w:ind w:left="4"/>
              <w:jc w:val="both"/>
              <w:rPr>
                <w:rFonts w:ascii="Times New Roman" w:hAnsi="Times New Roman" w:cs="Times New Roman"/>
                <w:bCs/>
                <w:lang w:val="en-US"/>
              </w:rPr>
            </w:pPr>
            <w:r w:rsidRPr="00987B9B">
              <w:rPr>
                <w:rFonts w:ascii="Times New Roman" w:hAnsi="Times New Roman" w:cs="Times New Roman"/>
                <w:lang w:val="en-US"/>
              </w:rPr>
              <w:t>• Trunfio N, Леэ H, Starkey J, Agarabi C, Лию J, Ёон S. Спектроскопия ва химиометрияни бирлаштириш орқали сут эмизувчилар ҳужайра култураси хом ашёларини тавсифлаш. </w:t>
            </w:r>
            <w:r w:rsidRPr="00987B9B">
              <w:rPr>
                <w:rFonts w:ascii="Times New Roman" w:hAnsi="Times New Roman" w:cs="Times New Roman"/>
                <w:bCs/>
                <w:i/>
                <w:iCs/>
                <w:lang w:val="en-US"/>
              </w:rPr>
              <w:t>Биотехнология тараққиёти</w:t>
            </w:r>
            <w:r w:rsidRPr="00987B9B">
              <w:rPr>
                <w:rFonts w:ascii="Times New Roman" w:hAnsi="Times New Roman" w:cs="Times New Roman"/>
                <w:bCs/>
                <w:lang w:val="en-US"/>
              </w:rPr>
              <w:t>. 2017;33(5):1127-1138.</w:t>
            </w:r>
          </w:p>
          <w:p w14:paraId="0644285C" w14:textId="77777777" w:rsidR="00B363B2" w:rsidRDefault="00B363B2" w:rsidP="00C25CF0">
            <w:pPr>
              <w:spacing w:after="0" w:line="240" w:lineRule="auto"/>
            </w:pPr>
            <w:r w:rsidRPr="00987B9B">
              <w:rPr>
                <w:rFonts w:ascii="Times New Roman" w:hAnsi="Times New Roman" w:cs="Times New Roman"/>
                <w:bCs/>
                <w:lang w:val="en-US"/>
              </w:rPr>
              <w:t>Zwolak I. Анорганик селен мавжудлигида ванадийнинг ЧО-К1 ҳужайраларига нисбатан ситотоксиклигининг кучайиши. </w:t>
            </w:r>
            <w:r w:rsidRPr="00987B9B">
              <w:rPr>
                <w:rFonts w:ascii="Times New Roman" w:hAnsi="Times New Roman" w:cs="Times New Roman"/>
                <w:bCs/>
                <w:i/>
                <w:iCs/>
                <w:lang w:val="en-US"/>
              </w:rPr>
              <w:t>Bull Environ Contam Toxicol</w:t>
            </w:r>
            <w:r w:rsidRPr="00987B9B">
              <w:rPr>
                <w:rFonts w:ascii="Times New Roman" w:hAnsi="Times New Roman" w:cs="Times New Roman"/>
                <w:bCs/>
                <w:lang w:val="en-US"/>
              </w:rPr>
              <w:t>. 2015;95(5):593-598.</w:t>
            </w:r>
          </w:p>
          <w:p w14:paraId="55AA8143" w14:textId="33B5E438" w:rsidR="00FA6D62" w:rsidRPr="00106C0D" w:rsidRDefault="00FA6D62" w:rsidP="00C25CF0">
            <w:pPr>
              <w:spacing w:after="0" w:line="240" w:lineRule="auto"/>
              <w:jc w:val="both"/>
              <w:rPr>
                <w:rFonts w:ascii="Times New Roman" w:hAnsi="Times New Roman" w:cs="Times New Roman"/>
                <w:bCs/>
                <w:lang w:val="uz-Cyrl-UZ"/>
              </w:rPr>
            </w:pPr>
          </w:p>
        </w:tc>
      </w:tr>
    </w:tbl>
    <w:p w14:paraId="3D1CEEAC" w14:textId="7AA16CA1" w:rsidR="00FC1E56" w:rsidRDefault="00FC1E56" w:rsidP="00AD4EFC">
      <w:pPr>
        <w:spacing w:after="0" w:line="240" w:lineRule="auto"/>
        <w:rPr>
          <w:rFonts w:ascii="Times New Roman" w:hAnsi="Times New Roman" w:cs="Times New Roman"/>
          <w:lang w:val="uz-Cyrl-UZ"/>
        </w:rPr>
      </w:pPr>
    </w:p>
    <w:p w14:paraId="1DD15F2A" w14:textId="4D6322A4" w:rsidR="0092420A" w:rsidRDefault="0092420A" w:rsidP="00AD4EFC">
      <w:pPr>
        <w:spacing w:after="0" w:line="240" w:lineRule="auto"/>
        <w:rPr>
          <w:rFonts w:ascii="Times New Roman" w:hAnsi="Times New Roman" w:cs="Times New Roman"/>
        </w:rPr>
      </w:pPr>
      <w:r>
        <w:rPr>
          <w:rFonts w:ascii="Times New Roman" w:hAnsi="Times New Roman" w:cs="Times New Roman"/>
        </w:rPr>
        <w:t>Примечание</w:t>
      </w:r>
    </w:p>
    <w:p w14:paraId="6F34DC78" w14:textId="0E377C44" w:rsidR="0092420A" w:rsidRDefault="0092420A" w:rsidP="00AD4EFC">
      <w:pPr>
        <w:spacing w:after="0" w:line="240" w:lineRule="auto"/>
        <w:rPr>
          <w:rFonts w:ascii="Times New Roman" w:hAnsi="Times New Roman" w:cs="Times New Roman"/>
        </w:rPr>
      </w:pPr>
      <w:r w:rsidRPr="0092420A">
        <w:rPr>
          <w:rFonts w:ascii="Times New Roman" w:hAnsi="Times New Roman" w:cs="Times New Roman"/>
          <w:highlight w:val="magenta"/>
        </w:rPr>
        <w:t>Гршыва</w:t>
      </w:r>
      <w:r>
        <w:rPr>
          <w:rFonts w:ascii="Times New Roman" w:hAnsi="Times New Roman" w:cs="Times New Roman"/>
        </w:rPr>
        <w:t xml:space="preserve"> – правильный перевод</w:t>
      </w:r>
    </w:p>
    <w:p w14:paraId="01A70829" w14:textId="09395809" w:rsidR="0092420A" w:rsidRDefault="0092420A" w:rsidP="00AD4EFC">
      <w:pPr>
        <w:spacing w:after="0" w:line="240" w:lineRule="auto"/>
        <w:rPr>
          <w:rFonts w:ascii="Times New Roman" w:hAnsi="Times New Roman" w:cs="Times New Roman"/>
        </w:rPr>
      </w:pPr>
      <w:r w:rsidRPr="008D1EE1">
        <w:rPr>
          <w:rFonts w:ascii="Times New Roman" w:hAnsi="Times New Roman" w:cs="Times New Roman"/>
          <w:highlight w:val="lightGray"/>
        </w:rPr>
        <w:t>Оуашгцрау</w:t>
      </w:r>
      <w:r>
        <w:rPr>
          <w:rFonts w:ascii="Times New Roman" w:hAnsi="Times New Roman" w:cs="Times New Roman"/>
        </w:rPr>
        <w:t xml:space="preserve"> – перевод вызывающий сомнение</w:t>
      </w:r>
    </w:p>
    <w:p w14:paraId="77F30651" w14:textId="486CB64F" w:rsidR="0092420A" w:rsidRDefault="0092420A" w:rsidP="00AD4EFC">
      <w:pPr>
        <w:spacing w:after="0" w:line="240" w:lineRule="auto"/>
        <w:rPr>
          <w:rFonts w:ascii="Times New Roman" w:hAnsi="Times New Roman" w:cs="Times New Roman"/>
        </w:rPr>
      </w:pPr>
    </w:p>
    <w:p w14:paraId="0D9AD356" w14:textId="232D4E4C" w:rsidR="008D1EE1" w:rsidRDefault="008D1EE1" w:rsidP="00AD4EFC">
      <w:pPr>
        <w:spacing w:after="0" w:line="240" w:lineRule="auto"/>
        <w:rPr>
          <w:rFonts w:ascii="Times New Roman" w:hAnsi="Times New Roman" w:cs="Times New Roman"/>
        </w:rPr>
      </w:pPr>
      <w:r w:rsidRPr="008D1EE1">
        <w:rPr>
          <w:rFonts w:ascii="Times New Roman" w:hAnsi="Times New Roman" w:cs="Times New Roman"/>
          <w:strike/>
        </w:rPr>
        <w:t xml:space="preserve">Ваыршгыв </w:t>
      </w:r>
      <w:r>
        <w:rPr>
          <w:rFonts w:ascii="Times New Roman" w:hAnsi="Times New Roman" w:cs="Times New Roman"/>
        </w:rPr>
        <w:t>- Предлагаю к удалению</w:t>
      </w:r>
    </w:p>
    <w:p w14:paraId="1C218C1C" w14:textId="6719531F" w:rsidR="008D1EE1" w:rsidRDefault="008D1EE1" w:rsidP="00AD4EFC">
      <w:pPr>
        <w:spacing w:after="0" w:line="240" w:lineRule="auto"/>
        <w:rPr>
          <w:rFonts w:ascii="Times New Roman" w:hAnsi="Times New Roman" w:cs="Times New Roman"/>
        </w:rPr>
      </w:pPr>
      <w:r w:rsidRPr="008D1EE1">
        <w:rPr>
          <w:rFonts w:ascii="Times New Roman" w:hAnsi="Times New Roman" w:cs="Times New Roman"/>
          <w:highlight w:val="lightGray"/>
        </w:rPr>
        <w:t>Ывагршгыва</w:t>
      </w:r>
      <w:r>
        <w:rPr>
          <w:rFonts w:ascii="Times New Roman" w:hAnsi="Times New Roman" w:cs="Times New Roman"/>
        </w:rPr>
        <w:t xml:space="preserve"> </w:t>
      </w:r>
      <w:r w:rsidRPr="008D1EE1">
        <w:rPr>
          <w:rFonts w:ascii="Times New Roman" w:hAnsi="Times New Roman" w:cs="Times New Roman"/>
          <w:highlight w:val="magenta"/>
        </w:rPr>
        <w:t>грушаршц</w:t>
      </w:r>
      <w:r>
        <w:rPr>
          <w:rFonts w:ascii="Times New Roman" w:hAnsi="Times New Roman" w:cs="Times New Roman"/>
        </w:rPr>
        <w:t xml:space="preserve"> – прошлый вариант и улучшенная версия</w:t>
      </w:r>
    </w:p>
    <w:p w14:paraId="5196BFCD" w14:textId="1F48F8C3" w:rsidR="003F23CC" w:rsidRDefault="003F23CC" w:rsidP="00AD4EFC">
      <w:pPr>
        <w:spacing w:after="0" w:line="240" w:lineRule="auto"/>
        <w:rPr>
          <w:rFonts w:ascii="Times New Roman" w:hAnsi="Times New Roman" w:cs="Times New Roman"/>
        </w:rPr>
      </w:pPr>
    </w:p>
    <w:p w14:paraId="4D7C09C9" w14:textId="2A903FA9" w:rsidR="003F23CC" w:rsidRDefault="003F23CC" w:rsidP="00AD4EFC">
      <w:pPr>
        <w:spacing w:after="0" w:line="240" w:lineRule="auto"/>
        <w:rPr>
          <w:rFonts w:ascii="Times New Roman" w:hAnsi="Times New Roman" w:cs="Times New Roman"/>
        </w:rPr>
      </w:pPr>
    </w:p>
    <w:p w14:paraId="7AE6EF7D" w14:textId="5A8B60B7" w:rsidR="003F23CC" w:rsidRDefault="003F23CC" w:rsidP="00AD4EFC">
      <w:pPr>
        <w:spacing w:after="0" w:line="240" w:lineRule="auto"/>
        <w:rPr>
          <w:rFonts w:ascii="Times New Roman" w:hAnsi="Times New Roman" w:cs="Times New Roman"/>
        </w:rPr>
      </w:pPr>
      <w:r w:rsidRPr="003F23CC">
        <w:rPr>
          <w:rFonts w:ascii="Times New Roman" w:hAnsi="Times New Roman" w:cs="Times New Roman"/>
          <w:b/>
          <w:bCs/>
        </w:rPr>
        <w:t>Upstream (Апстрим):</w:t>
      </w:r>
      <w:r w:rsidRPr="003F23CC">
        <w:rPr>
          <w:rFonts w:ascii="Times New Roman" w:hAnsi="Times New Roman" w:cs="Times New Roman"/>
        </w:rPr>
        <w:t xml:space="preserve"> Начальные стадии биотехнологического процесса, включающие подготовку сред, работу с посевным материалом и культивирование в биореакторе.</w:t>
      </w:r>
    </w:p>
    <w:p w14:paraId="300A245F" w14:textId="10222CD4" w:rsidR="003F23CC" w:rsidRDefault="003F23CC" w:rsidP="00AD4EFC">
      <w:pPr>
        <w:spacing w:after="0" w:line="240" w:lineRule="auto"/>
        <w:rPr>
          <w:rFonts w:ascii="Times New Roman" w:hAnsi="Times New Roman" w:cs="Times New Roman"/>
        </w:rPr>
      </w:pPr>
    </w:p>
    <w:p w14:paraId="0A1E6C1A" w14:textId="77777777" w:rsidR="003F23CC" w:rsidRDefault="003F23CC" w:rsidP="00AD4EFC">
      <w:pPr>
        <w:spacing w:after="0" w:line="240" w:lineRule="auto"/>
        <w:rPr>
          <w:rFonts w:ascii="Times New Roman" w:hAnsi="Times New Roman" w:cs="Times New Roman"/>
        </w:rPr>
      </w:pPr>
    </w:p>
    <w:p w14:paraId="76CDD5D6" w14:textId="51916408" w:rsidR="003F23CC" w:rsidRDefault="003F23CC" w:rsidP="00AD4EFC">
      <w:pPr>
        <w:spacing w:after="0" w:line="240" w:lineRule="auto"/>
        <w:rPr>
          <w:rFonts w:ascii="Times New Roman" w:hAnsi="Times New Roman" w:cs="Times New Roman"/>
        </w:rPr>
      </w:pPr>
    </w:p>
    <w:p w14:paraId="51B77952" w14:textId="06B626A5" w:rsidR="003F23CC" w:rsidRDefault="003F23CC" w:rsidP="00AD4EFC">
      <w:pPr>
        <w:spacing w:after="0" w:line="240" w:lineRule="auto"/>
        <w:rPr>
          <w:rFonts w:ascii="Times New Roman" w:hAnsi="Times New Roman" w:cs="Times New Roman"/>
        </w:rPr>
      </w:pPr>
    </w:p>
    <w:p w14:paraId="14F531FB" w14:textId="1D8B19D7" w:rsidR="003F23CC" w:rsidRDefault="003F23CC" w:rsidP="00AD4EFC">
      <w:pPr>
        <w:spacing w:after="0" w:line="240" w:lineRule="auto"/>
        <w:rPr>
          <w:rFonts w:ascii="Times New Roman" w:hAnsi="Times New Roman" w:cs="Times New Roman"/>
        </w:rPr>
      </w:pPr>
    </w:p>
    <w:p w14:paraId="7C6B14A9" w14:textId="77777777" w:rsidR="003F23CC" w:rsidRPr="0092420A" w:rsidRDefault="003F23CC" w:rsidP="00AD4EFC">
      <w:pPr>
        <w:spacing w:after="0" w:line="240" w:lineRule="auto"/>
        <w:rPr>
          <w:rFonts w:ascii="Times New Roman" w:hAnsi="Times New Roman" w:cs="Times New Roman"/>
        </w:rPr>
      </w:pPr>
    </w:p>
    <w:sectPr w:rsidR="003F23CC" w:rsidRPr="0092420A" w:rsidSect="00400B65">
      <w:pgSz w:w="16838" w:h="11906" w:orient="landscape"/>
      <w:pgMar w:top="567" w:right="1134" w:bottom="85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A9C622" w14:textId="77777777" w:rsidR="002F2159" w:rsidRDefault="002F2159" w:rsidP="008D7284">
      <w:pPr>
        <w:spacing w:after="0" w:line="240" w:lineRule="auto"/>
      </w:pPr>
      <w:r>
        <w:separator/>
      </w:r>
    </w:p>
  </w:endnote>
  <w:endnote w:type="continuationSeparator" w:id="0">
    <w:p w14:paraId="3EBDC378" w14:textId="77777777" w:rsidR="002F2159" w:rsidRDefault="002F2159" w:rsidP="008D72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6AE0B6" w14:textId="77777777" w:rsidR="002F2159" w:rsidRDefault="002F2159" w:rsidP="008D7284">
      <w:pPr>
        <w:spacing w:after="0" w:line="240" w:lineRule="auto"/>
      </w:pPr>
      <w:r>
        <w:separator/>
      </w:r>
    </w:p>
  </w:footnote>
  <w:footnote w:type="continuationSeparator" w:id="0">
    <w:p w14:paraId="1C617CF4" w14:textId="77777777" w:rsidR="002F2159" w:rsidRDefault="002F2159" w:rsidP="008D72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B2BDF"/>
    <w:multiLevelType w:val="multilevel"/>
    <w:tmpl w:val="94586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92FA0"/>
    <w:multiLevelType w:val="multilevel"/>
    <w:tmpl w:val="7F1E2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E3449"/>
    <w:multiLevelType w:val="multilevel"/>
    <w:tmpl w:val="27E25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B77EE"/>
    <w:multiLevelType w:val="multilevel"/>
    <w:tmpl w:val="6682D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56238F"/>
    <w:multiLevelType w:val="multilevel"/>
    <w:tmpl w:val="A9243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E937C5"/>
    <w:multiLevelType w:val="multilevel"/>
    <w:tmpl w:val="5DB43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373195"/>
    <w:multiLevelType w:val="multilevel"/>
    <w:tmpl w:val="B060D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6E451E"/>
    <w:multiLevelType w:val="multilevel"/>
    <w:tmpl w:val="AAFC1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DD50B4"/>
    <w:multiLevelType w:val="multilevel"/>
    <w:tmpl w:val="8446DE16"/>
    <w:lvl w:ilvl="0">
      <w:start w:val="2"/>
      <w:numFmt w:val="decimal"/>
      <w:lvlText w:val="(2.7.%1)"/>
      <w:lvlJc w:val="left"/>
      <w:rPr>
        <w:rFonts w:ascii="Times New Roman" w:eastAsia="Times New Roman" w:hAnsi="Times New Roman" w:cs="Times New Roman"/>
        <w:b w:val="0"/>
        <w:bCs w:val="0"/>
        <w:i w:val="0"/>
        <w:iCs w:val="0"/>
        <w:smallCaps w:val="0"/>
        <w:strike w:val="0"/>
        <w:color w:val="000000"/>
        <w:spacing w:val="0"/>
        <w:w w:val="100"/>
        <w:position w:val="0"/>
        <w:sz w:val="40"/>
        <w:szCs w:val="40"/>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A5E00BB"/>
    <w:multiLevelType w:val="multilevel"/>
    <w:tmpl w:val="42AE9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C040B4"/>
    <w:multiLevelType w:val="multilevel"/>
    <w:tmpl w:val="16D2E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EC2F38"/>
    <w:multiLevelType w:val="multilevel"/>
    <w:tmpl w:val="555AB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603BAD"/>
    <w:multiLevelType w:val="multilevel"/>
    <w:tmpl w:val="4B92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A840C5"/>
    <w:multiLevelType w:val="multilevel"/>
    <w:tmpl w:val="FBE66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0E129B"/>
    <w:multiLevelType w:val="hybridMultilevel"/>
    <w:tmpl w:val="FD9288E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3E034138"/>
    <w:multiLevelType w:val="hybridMultilevel"/>
    <w:tmpl w:val="A6D0FE6E"/>
    <w:lvl w:ilvl="0" w:tplc="04190001">
      <w:start w:val="1"/>
      <w:numFmt w:val="bullet"/>
      <w:lvlText w:val=""/>
      <w:lvlJc w:val="left"/>
      <w:pPr>
        <w:ind w:left="724" w:hanging="360"/>
      </w:pPr>
      <w:rPr>
        <w:rFonts w:ascii="Symbol" w:hAnsi="Symbol" w:hint="default"/>
      </w:rPr>
    </w:lvl>
    <w:lvl w:ilvl="1" w:tplc="04190003" w:tentative="1">
      <w:start w:val="1"/>
      <w:numFmt w:val="bullet"/>
      <w:lvlText w:val="o"/>
      <w:lvlJc w:val="left"/>
      <w:pPr>
        <w:ind w:left="1444" w:hanging="360"/>
      </w:pPr>
      <w:rPr>
        <w:rFonts w:ascii="Courier New" w:hAnsi="Courier New" w:cs="Courier New" w:hint="default"/>
      </w:rPr>
    </w:lvl>
    <w:lvl w:ilvl="2" w:tplc="04190005" w:tentative="1">
      <w:start w:val="1"/>
      <w:numFmt w:val="bullet"/>
      <w:lvlText w:val=""/>
      <w:lvlJc w:val="left"/>
      <w:pPr>
        <w:ind w:left="2164" w:hanging="360"/>
      </w:pPr>
      <w:rPr>
        <w:rFonts w:ascii="Wingdings" w:hAnsi="Wingdings" w:hint="default"/>
      </w:rPr>
    </w:lvl>
    <w:lvl w:ilvl="3" w:tplc="04190001" w:tentative="1">
      <w:start w:val="1"/>
      <w:numFmt w:val="bullet"/>
      <w:lvlText w:val=""/>
      <w:lvlJc w:val="left"/>
      <w:pPr>
        <w:ind w:left="2884" w:hanging="360"/>
      </w:pPr>
      <w:rPr>
        <w:rFonts w:ascii="Symbol" w:hAnsi="Symbol" w:hint="default"/>
      </w:rPr>
    </w:lvl>
    <w:lvl w:ilvl="4" w:tplc="04190003" w:tentative="1">
      <w:start w:val="1"/>
      <w:numFmt w:val="bullet"/>
      <w:lvlText w:val="o"/>
      <w:lvlJc w:val="left"/>
      <w:pPr>
        <w:ind w:left="3604" w:hanging="360"/>
      </w:pPr>
      <w:rPr>
        <w:rFonts w:ascii="Courier New" w:hAnsi="Courier New" w:cs="Courier New" w:hint="default"/>
      </w:rPr>
    </w:lvl>
    <w:lvl w:ilvl="5" w:tplc="04190005" w:tentative="1">
      <w:start w:val="1"/>
      <w:numFmt w:val="bullet"/>
      <w:lvlText w:val=""/>
      <w:lvlJc w:val="left"/>
      <w:pPr>
        <w:ind w:left="4324" w:hanging="360"/>
      </w:pPr>
      <w:rPr>
        <w:rFonts w:ascii="Wingdings" w:hAnsi="Wingdings" w:hint="default"/>
      </w:rPr>
    </w:lvl>
    <w:lvl w:ilvl="6" w:tplc="04190001" w:tentative="1">
      <w:start w:val="1"/>
      <w:numFmt w:val="bullet"/>
      <w:lvlText w:val=""/>
      <w:lvlJc w:val="left"/>
      <w:pPr>
        <w:ind w:left="5044" w:hanging="360"/>
      </w:pPr>
      <w:rPr>
        <w:rFonts w:ascii="Symbol" w:hAnsi="Symbol" w:hint="default"/>
      </w:rPr>
    </w:lvl>
    <w:lvl w:ilvl="7" w:tplc="04190003" w:tentative="1">
      <w:start w:val="1"/>
      <w:numFmt w:val="bullet"/>
      <w:lvlText w:val="o"/>
      <w:lvlJc w:val="left"/>
      <w:pPr>
        <w:ind w:left="5764" w:hanging="360"/>
      </w:pPr>
      <w:rPr>
        <w:rFonts w:ascii="Courier New" w:hAnsi="Courier New" w:cs="Courier New" w:hint="default"/>
      </w:rPr>
    </w:lvl>
    <w:lvl w:ilvl="8" w:tplc="04190005" w:tentative="1">
      <w:start w:val="1"/>
      <w:numFmt w:val="bullet"/>
      <w:lvlText w:val=""/>
      <w:lvlJc w:val="left"/>
      <w:pPr>
        <w:ind w:left="6484" w:hanging="360"/>
      </w:pPr>
      <w:rPr>
        <w:rFonts w:ascii="Wingdings" w:hAnsi="Wingdings" w:hint="default"/>
      </w:rPr>
    </w:lvl>
  </w:abstractNum>
  <w:abstractNum w:abstractNumId="16" w15:restartNumberingAfterBreak="0">
    <w:nsid w:val="46DD4614"/>
    <w:multiLevelType w:val="hybridMultilevel"/>
    <w:tmpl w:val="481E0F5E"/>
    <w:lvl w:ilvl="0" w:tplc="04190001">
      <w:start w:val="1"/>
      <w:numFmt w:val="bullet"/>
      <w:lvlText w:val=""/>
      <w:lvlJc w:val="left"/>
      <w:pPr>
        <w:ind w:left="724" w:hanging="360"/>
      </w:pPr>
      <w:rPr>
        <w:rFonts w:ascii="Symbol" w:hAnsi="Symbol" w:hint="default"/>
      </w:rPr>
    </w:lvl>
    <w:lvl w:ilvl="1" w:tplc="04190003" w:tentative="1">
      <w:start w:val="1"/>
      <w:numFmt w:val="bullet"/>
      <w:lvlText w:val="o"/>
      <w:lvlJc w:val="left"/>
      <w:pPr>
        <w:ind w:left="1444" w:hanging="360"/>
      </w:pPr>
      <w:rPr>
        <w:rFonts w:ascii="Courier New" w:hAnsi="Courier New" w:cs="Courier New" w:hint="default"/>
      </w:rPr>
    </w:lvl>
    <w:lvl w:ilvl="2" w:tplc="04190005" w:tentative="1">
      <w:start w:val="1"/>
      <w:numFmt w:val="bullet"/>
      <w:lvlText w:val=""/>
      <w:lvlJc w:val="left"/>
      <w:pPr>
        <w:ind w:left="2164" w:hanging="360"/>
      </w:pPr>
      <w:rPr>
        <w:rFonts w:ascii="Wingdings" w:hAnsi="Wingdings" w:hint="default"/>
      </w:rPr>
    </w:lvl>
    <w:lvl w:ilvl="3" w:tplc="04190001" w:tentative="1">
      <w:start w:val="1"/>
      <w:numFmt w:val="bullet"/>
      <w:lvlText w:val=""/>
      <w:lvlJc w:val="left"/>
      <w:pPr>
        <w:ind w:left="2884" w:hanging="360"/>
      </w:pPr>
      <w:rPr>
        <w:rFonts w:ascii="Symbol" w:hAnsi="Symbol" w:hint="default"/>
      </w:rPr>
    </w:lvl>
    <w:lvl w:ilvl="4" w:tplc="04190003" w:tentative="1">
      <w:start w:val="1"/>
      <w:numFmt w:val="bullet"/>
      <w:lvlText w:val="o"/>
      <w:lvlJc w:val="left"/>
      <w:pPr>
        <w:ind w:left="3604" w:hanging="360"/>
      </w:pPr>
      <w:rPr>
        <w:rFonts w:ascii="Courier New" w:hAnsi="Courier New" w:cs="Courier New" w:hint="default"/>
      </w:rPr>
    </w:lvl>
    <w:lvl w:ilvl="5" w:tplc="04190005" w:tentative="1">
      <w:start w:val="1"/>
      <w:numFmt w:val="bullet"/>
      <w:lvlText w:val=""/>
      <w:lvlJc w:val="left"/>
      <w:pPr>
        <w:ind w:left="4324" w:hanging="360"/>
      </w:pPr>
      <w:rPr>
        <w:rFonts w:ascii="Wingdings" w:hAnsi="Wingdings" w:hint="default"/>
      </w:rPr>
    </w:lvl>
    <w:lvl w:ilvl="6" w:tplc="04190001" w:tentative="1">
      <w:start w:val="1"/>
      <w:numFmt w:val="bullet"/>
      <w:lvlText w:val=""/>
      <w:lvlJc w:val="left"/>
      <w:pPr>
        <w:ind w:left="5044" w:hanging="360"/>
      </w:pPr>
      <w:rPr>
        <w:rFonts w:ascii="Symbol" w:hAnsi="Symbol" w:hint="default"/>
      </w:rPr>
    </w:lvl>
    <w:lvl w:ilvl="7" w:tplc="04190003" w:tentative="1">
      <w:start w:val="1"/>
      <w:numFmt w:val="bullet"/>
      <w:lvlText w:val="o"/>
      <w:lvlJc w:val="left"/>
      <w:pPr>
        <w:ind w:left="5764" w:hanging="360"/>
      </w:pPr>
      <w:rPr>
        <w:rFonts w:ascii="Courier New" w:hAnsi="Courier New" w:cs="Courier New" w:hint="default"/>
      </w:rPr>
    </w:lvl>
    <w:lvl w:ilvl="8" w:tplc="04190005" w:tentative="1">
      <w:start w:val="1"/>
      <w:numFmt w:val="bullet"/>
      <w:lvlText w:val=""/>
      <w:lvlJc w:val="left"/>
      <w:pPr>
        <w:ind w:left="6484" w:hanging="360"/>
      </w:pPr>
      <w:rPr>
        <w:rFonts w:ascii="Wingdings" w:hAnsi="Wingdings" w:hint="default"/>
      </w:rPr>
    </w:lvl>
  </w:abstractNum>
  <w:abstractNum w:abstractNumId="17" w15:restartNumberingAfterBreak="0">
    <w:nsid w:val="48826FFD"/>
    <w:multiLevelType w:val="multilevel"/>
    <w:tmpl w:val="FF1C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5C76BF"/>
    <w:multiLevelType w:val="multilevel"/>
    <w:tmpl w:val="A7969554"/>
    <w:lvl w:ilvl="0">
      <w:numFmt w:val="decimal"/>
      <w:lvlText w:val="1,%1"/>
      <w:lvlJc w:val="left"/>
      <w:rPr>
        <w:rFonts w:ascii="Times New Roman" w:eastAsia="Times New Roman" w:hAnsi="Times New Roman" w:cs="Times New Roman"/>
        <w:b w:val="0"/>
        <w:bCs w:val="0"/>
        <w:i w:val="0"/>
        <w:iCs w:val="0"/>
        <w:smallCaps w:val="0"/>
        <w:strike w:val="0"/>
        <w:color w:val="000000"/>
        <w:spacing w:val="0"/>
        <w:w w:val="100"/>
        <w:position w:val="0"/>
        <w:sz w:val="40"/>
        <w:szCs w:val="40"/>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4D98073B"/>
    <w:multiLevelType w:val="multilevel"/>
    <w:tmpl w:val="42203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F20C48"/>
    <w:multiLevelType w:val="multilevel"/>
    <w:tmpl w:val="B164D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733A8A"/>
    <w:multiLevelType w:val="multilevel"/>
    <w:tmpl w:val="F2D8C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2D47D4"/>
    <w:multiLevelType w:val="multilevel"/>
    <w:tmpl w:val="8E608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A23321A"/>
    <w:multiLevelType w:val="hybridMultilevel"/>
    <w:tmpl w:val="8A40323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5B3B2084"/>
    <w:multiLevelType w:val="multilevel"/>
    <w:tmpl w:val="39C2120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40"/>
        <w:szCs w:val="40"/>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5C32373C"/>
    <w:multiLevelType w:val="multilevel"/>
    <w:tmpl w:val="7BBA0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C45001"/>
    <w:multiLevelType w:val="multilevel"/>
    <w:tmpl w:val="F956EE72"/>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40"/>
        <w:szCs w:val="4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68C93BF9"/>
    <w:multiLevelType w:val="hybridMultilevel"/>
    <w:tmpl w:val="122EC8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6BCB0D59"/>
    <w:multiLevelType w:val="multilevel"/>
    <w:tmpl w:val="8C681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D63EC6"/>
    <w:multiLevelType w:val="multilevel"/>
    <w:tmpl w:val="E74E3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2E4621"/>
    <w:multiLevelType w:val="multilevel"/>
    <w:tmpl w:val="45AA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8"/>
  </w:num>
  <w:num w:numId="3">
    <w:abstractNumId w:val="24"/>
  </w:num>
  <w:num w:numId="4">
    <w:abstractNumId w:val="18"/>
  </w:num>
  <w:num w:numId="5">
    <w:abstractNumId w:val="9"/>
  </w:num>
  <w:num w:numId="6">
    <w:abstractNumId w:val="22"/>
  </w:num>
  <w:num w:numId="7">
    <w:abstractNumId w:val="5"/>
  </w:num>
  <w:num w:numId="8">
    <w:abstractNumId w:val="13"/>
  </w:num>
  <w:num w:numId="9">
    <w:abstractNumId w:val="19"/>
  </w:num>
  <w:num w:numId="10">
    <w:abstractNumId w:val="0"/>
  </w:num>
  <w:num w:numId="11">
    <w:abstractNumId w:val="17"/>
  </w:num>
  <w:num w:numId="12">
    <w:abstractNumId w:val="21"/>
  </w:num>
  <w:num w:numId="13">
    <w:abstractNumId w:val="2"/>
  </w:num>
  <w:num w:numId="14">
    <w:abstractNumId w:val="20"/>
  </w:num>
  <w:num w:numId="15">
    <w:abstractNumId w:val="29"/>
  </w:num>
  <w:num w:numId="16">
    <w:abstractNumId w:val="10"/>
  </w:num>
  <w:num w:numId="17">
    <w:abstractNumId w:val="1"/>
  </w:num>
  <w:num w:numId="18">
    <w:abstractNumId w:val="7"/>
  </w:num>
  <w:num w:numId="19">
    <w:abstractNumId w:val="3"/>
  </w:num>
  <w:num w:numId="20">
    <w:abstractNumId w:val="6"/>
  </w:num>
  <w:num w:numId="21">
    <w:abstractNumId w:val="28"/>
  </w:num>
  <w:num w:numId="22">
    <w:abstractNumId w:val="12"/>
  </w:num>
  <w:num w:numId="23">
    <w:abstractNumId w:val="30"/>
  </w:num>
  <w:num w:numId="24">
    <w:abstractNumId w:val="11"/>
  </w:num>
  <w:num w:numId="25">
    <w:abstractNumId w:val="4"/>
  </w:num>
  <w:num w:numId="26">
    <w:abstractNumId w:val="25"/>
  </w:num>
  <w:num w:numId="27">
    <w:abstractNumId w:val="23"/>
  </w:num>
  <w:num w:numId="28">
    <w:abstractNumId w:val="14"/>
  </w:num>
  <w:num w:numId="29">
    <w:abstractNumId w:val="27"/>
  </w:num>
  <w:num w:numId="30">
    <w:abstractNumId w:val="16"/>
  </w:num>
  <w:num w:numId="31">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Администратор">
    <w15:presenceInfo w15:providerId="None" w15:userId="Администратор"/>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E56"/>
    <w:rsid w:val="00001EB9"/>
    <w:rsid w:val="00002E6E"/>
    <w:rsid w:val="000046DC"/>
    <w:rsid w:val="00007BD3"/>
    <w:rsid w:val="000124B6"/>
    <w:rsid w:val="0001366D"/>
    <w:rsid w:val="000137E3"/>
    <w:rsid w:val="00014F5B"/>
    <w:rsid w:val="0001655B"/>
    <w:rsid w:val="000216A7"/>
    <w:rsid w:val="00022721"/>
    <w:rsid w:val="00023E11"/>
    <w:rsid w:val="0002447F"/>
    <w:rsid w:val="00027A31"/>
    <w:rsid w:val="00031B2A"/>
    <w:rsid w:val="00035B55"/>
    <w:rsid w:val="0004363D"/>
    <w:rsid w:val="000439A3"/>
    <w:rsid w:val="000472D5"/>
    <w:rsid w:val="000475EF"/>
    <w:rsid w:val="000477FD"/>
    <w:rsid w:val="00050FF5"/>
    <w:rsid w:val="000540CE"/>
    <w:rsid w:val="00054EB1"/>
    <w:rsid w:val="00055867"/>
    <w:rsid w:val="00056B24"/>
    <w:rsid w:val="00060832"/>
    <w:rsid w:val="00062E1F"/>
    <w:rsid w:val="0006594B"/>
    <w:rsid w:val="00067FC2"/>
    <w:rsid w:val="000727CD"/>
    <w:rsid w:val="00074B24"/>
    <w:rsid w:val="00075737"/>
    <w:rsid w:val="000772E7"/>
    <w:rsid w:val="00081D20"/>
    <w:rsid w:val="00081F82"/>
    <w:rsid w:val="000847F6"/>
    <w:rsid w:val="00085E81"/>
    <w:rsid w:val="00090E97"/>
    <w:rsid w:val="000915D2"/>
    <w:rsid w:val="00092567"/>
    <w:rsid w:val="000937F7"/>
    <w:rsid w:val="00096745"/>
    <w:rsid w:val="000A158E"/>
    <w:rsid w:val="000A170E"/>
    <w:rsid w:val="000A26D3"/>
    <w:rsid w:val="000A3261"/>
    <w:rsid w:val="000A39BB"/>
    <w:rsid w:val="000A61BF"/>
    <w:rsid w:val="000A66E6"/>
    <w:rsid w:val="000B006E"/>
    <w:rsid w:val="000B1358"/>
    <w:rsid w:val="000B2696"/>
    <w:rsid w:val="000B43A7"/>
    <w:rsid w:val="000C5783"/>
    <w:rsid w:val="000C5D3E"/>
    <w:rsid w:val="000C7747"/>
    <w:rsid w:val="000D0B75"/>
    <w:rsid w:val="000D1731"/>
    <w:rsid w:val="000D246A"/>
    <w:rsid w:val="000D65F2"/>
    <w:rsid w:val="000D7A9A"/>
    <w:rsid w:val="000D7BEB"/>
    <w:rsid w:val="000E0AF2"/>
    <w:rsid w:val="000E1299"/>
    <w:rsid w:val="000E5838"/>
    <w:rsid w:val="000E5D17"/>
    <w:rsid w:val="000E734A"/>
    <w:rsid w:val="000F2AA3"/>
    <w:rsid w:val="000F3410"/>
    <w:rsid w:val="000F4D36"/>
    <w:rsid w:val="000F6758"/>
    <w:rsid w:val="001010F0"/>
    <w:rsid w:val="00103C99"/>
    <w:rsid w:val="00106C0D"/>
    <w:rsid w:val="0011328D"/>
    <w:rsid w:val="001152F9"/>
    <w:rsid w:val="00116377"/>
    <w:rsid w:val="001209A0"/>
    <w:rsid w:val="00132959"/>
    <w:rsid w:val="00132C76"/>
    <w:rsid w:val="0013349D"/>
    <w:rsid w:val="001353BB"/>
    <w:rsid w:val="001405FE"/>
    <w:rsid w:val="00143814"/>
    <w:rsid w:val="00144E93"/>
    <w:rsid w:val="00144FC5"/>
    <w:rsid w:val="00145BA8"/>
    <w:rsid w:val="00147E98"/>
    <w:rsid w:val="001545CB"/>
    <w:rsid w:val="00155A69"/>
    <w:rsid w:val="001567CD"/>
    <w:rsid w:val="00160DC5"/>
    <w:rsid w:val="00165CEB"/>
    <w:rsid w:val="00166CDE"/>
    <w:rsid w:val="00166CF3"/>
    <w:rsid w:val="00173253"/>
    <w:rsid w:val="00174998"/>
    <w:rsid w:val="001761ED"/>
    <w:rsid w:val="00176C46"/>
    <w:rsid w:val="00177490"/>
    <w:rsid w:val="0018191C"/>
    <w:rsid w:val="001844E0"/>
    <w:rsid w:val="001904EC"/>
    <w:rsid w:val="00190D08"/>
    <w:rsid w:val="00191182"/>
    <w:rsid w:val="00191CEB"/>
    <w:rsid w:val="001922EF"/>
    <w:rsid w:val="00192B6F"/>
    <w:rsid w:val="001937F7"/>
    <w:rsid w:val="00193AC3"/>
    <w:rsid w:val="00195D96"/>
    <w:rsid w:val="0019656F"/>
    <w:rsid w:val="001A1088"/>
    <w:rsid w:val="001A2814"/>
    <w:rsid w:val="001A426F"/>
    <w:rsid w:val="001A4901"/>
    <w:rsid w:val="001A7317"/>
    <w:rsid w:val="001B078E"/>
    <w:rsid w:val="001B1530"/>
    <w:rsid w:val="001B1B50"/>
    <w:rsid w:val="001B38A3"/>
    <w:rsid w:val="001B4908"/>
    <w:rsid w:val="001C0EF5"/>
    <w:rsid w:val="001D5603"/>
    <w:rsid w:val="001D6333"/>
    <w:rsid w:val="001E201A"/>
    <w:rsid w:val="001E223F"/>
    <w:rsid w:val="001E341D"/>
    <w:rsid w:val="001E37D6"/>
    <w:rsid w:val="001E47F5"/>
    <w:rsid w:val="001F19F0"/>
    <w:rsid w:val="001F547B"/>
    <w:rsid w:val="002019A9"/>
    <w:rsid w:val="00202BAF"/>
    <w:rsid w:val="00204042"/>
    <w:rsid w:val="002047A8"/>
    <w:rsid w:val="002114DB"/>
    <w:rsid w:val="00220578"/>
    <w:rsid w:val="00222CBA"/>
    <w:rsid w:val="00227929"/>
    <w:rsid w:val="00235F40"/>
    <w:rsid w:val="002369E8"/>
    <w:rsid w:val="00237407"/>
    <w:rsid w:val="002469FD"/>
    <w:rsid w:val="00247267"/>
    <w:rsid w:val="00247B41"/>
    <w:rsid w:val="00250BF8"/>
    <w:rsid w:val="002514D8"/>
    <w:rsid w:val="00252FAF"/>
    <w:rsid w:val="00254D93"/>
    <w:rsid w:val="0026230B"/>
    <w:rsid w:val="002639F0"/>
    <w:rsid w:val="002710E2"/>
    <w:rsid w:val="002769F7"/>
    <w:rsid w:val="00280E8A"/>
    <w:rsid w:val="002850DD"/>
    <w:rsid w:val="002855BA"/>
    <w:rsid w:val="0029034B"/>
    <w:rsid w:val="00290EAF"/>
    <w:rsid w:val="00291328"/>
    <w:rsid w:val="00291C99"/>
    <w:rsid w:val="0029344C"/>
    <w:rsid w:val="0029567F"/>
    <w:rsid w:val="002A005E"/>
    <w:rsid w:val="002A017C"/>
    <w:rsid w:val="002A48B3"/>
    <w:rsid w:val="002A4BC1"/>
    <w:rsid w:val="002A6C61"/>
    <w:rsid w:val="002B26A9"/>
    <w:rsid w:val="002B2808"/>
    <w:rsid w:val="002B33FE"/>
    <w:rsid w:val="002B5840"/>
    <w:rsid w:val="002C0980"/>
    <w:rsid w:val="002C33C9"/>
    <w:rsid w:val="002C39FF"/>
    <w:rsid w:val="002C5271"/>
    <w:rsid w:val="002C6ED3"/>
    <w:rsid w:val="002D0EA2"/>
    <w:rsid w:val="002D1065"/>
    <w:rsid w:val="002D2F5A"/>
    <w:rsid w:val="002D553D"/>
    <w:rsid w:val="002D58AA"/>
    <w:rsid w:val="002D5E67"/>
    <w:rsid w:val="002D7AEA"/>
    <w:rsid w:val="002E0950"/>
    <w:rsid w:val="002E1D8B"/>
    <w:rsid w:val="002E2C8D"/>
    <w:rsid w:val="002E48C0"/>
    <w:rsid w:val="002E4B7D"/>
    <w:rsid w:val="002F203D"/>
    <w:rsid w:val="002F2159"/>
    <w:rsid w:val="002F30F2"/>
    <w:rsid w:val="002F4444"/>
    <w:rsid w:val="002F65F0"/>
    <w:rsid w:val="00300BC6"/>
    <w:rsid w:val="003015A6"/>
    <w:rsid w:val="00302622"/>
    <w:rsid w:val="0030642D"/>
    <w:rsid w:val="0030663E"/>
    <w:rsid w:val="0031114B"/>
    <w:rsid w:val="00315BE8"/>
    <w:rsid w:val="00316348"/>
    <w:rsid w:val="00316D8F"/>
    <w:rsid w:val="003215A2"/>
    <w:rsid w:val="003227D8"/>
    <w:rsid w:val="00322F85"/>
    <w:rsid w:val="003237C5"/>
    <w:rsid w:val="00333BDA"/>
    <w:rsid w:val="003356EC"/>
    <w:rsid w:val="003425C5"/>
    <w:rsid w:val="00344430"/>
    <w:rsid w:val="003467AC"/>
    <w:rsid w:val="00347578"/>
    <w:rsid w:val="00347EFC"/>
    <w:rsid w:val="00351225"/>
    <w:rsid w:val="00351A33"/>
    <w:rsid w:val="0035393C"/>
    <w:rsid w:val="00356137"/>
    <w:rsid w:val="00356182"/>
    <w:rsid w:val="003606C0"/>
    <w:rsid w:val="00361228"/>
    <w:rsid w:val="00363169"/>
    <w:rsid w:val="003635EF"/>
    <w:rsid w:val="00364C2D"/>
    <w:rsid w:val="00364CE8"/>
    <w:rsid w:val="003656DA"/>
    <w:rsid w:val="00370604"/>
    <w:rsid w:val="0037256D"/>
    <w:rsid w:val="00372639"/>
    <w:rsid w:val="0037281F"/>
    <w:rsid w:val="003728A2"/>
    <w:rsid w:val="0037651F"/>
    <w:rsid w:val="0037727A"/>
    <w:rsid w:val="003778D7"/>
    <w:rsid w:val="003800CD"/>
    <w:rsid w:val="00384114"/>
    <w:rsid w:val="00385873"/>
    <w:rsid w:val="00385FF1"/>
    <w:rsid w:val="003866B8"/>
    <w:rsid w:val="0038775A"/>
    <w:rsid w:val="00387954"/>
    <w:rsid w:val="00390B60"/>
    <w:rsid w:val="00390BFA"/>
    <w:rsid w:val="003915D2"/>
    <w:rsid w:val="00392696"/>
    <w:rsid w:val="003938FD"/>
    <w:rsid w:val="0039477D"/>
    <w:rsid w:val="00394D7B"/>
    <w:rsid w:val="0039516A"/>
    <w:rsid w:val="00395E11"/>
    <w:rsid w:val="003965DF"/>
    <w:rsid w:val="003A00C7"/>
    <w:rsid w:val="003A02FB"/>
    <w:rsid w:val="003A1AC9"/>
    <w:rsid w:val="003A2A3D"/>
    <w:rsid w:val="003A3BE9"/>
    <w:rsid w:val="003A3C30"/>
    <w:rsid w:val="003A445E"/>
    <w:rsid w:val="003A5739"/>
    <w:rsid w:val="003A602E"/>
    <w:rsid w:val="003A76EA"/>
    <w:rsid w:val="003A7CE6"/>
    <w:rsid w:val="003A7F50"/>
    <w:rsid w:val="003B1B62"/>
    <w:rsid w:val="003B23DB"/>
    <w:rsid w:val="003B2939"/>
    <w:rsid w:val="003B5407"/>
    <w:rsid w:val="003B7145"/>
    <w:rsid w:val="003C3CD2"/>
    <w:rsid w:val="003C48CF"/>
    <w:rsid w:val="003D15A9"/>
    <w:rsid w:val="003D24EC"/>
    <w:rsid w:val="003D4412"/>
    <w:rsid w:val="003D5FD8"/>
    <w:rsid w:val="003D61D7"/>
    <w:rsid w:val="003D79FA"/>
    <w:rsid w:val="003E5D90"/>
    <w:rsid w:val="003E6C56"/>
    <w:rsid w:val="003E6D3D"/>
    <w:rsid w:val="003E7259"/>
    <w:rsid w:val="003F23CC"/>
    <w:rsid w:val="003F287E"/>
    <w:rsid w:val="003F2B4F"/>
    <w:rsid w:val="00400442"/>
    <w:rsid w:val="00400B65"/>
    <w:rsid w:val="00401B9E"/>
    <w:rsid w:val="00402170"/>
    <w:rsid w:val="004032DD"/>
    <w:rsid w:val="0040480A"/>
    <w:rsid w:val="00407819"/>
    <w:rsid w:val="004105C2"/>
    <w:rsid w:val="004108FD"/>
    <w:rsid w:val="00411552"/>
    <w:rsid w:val="0041276C"/>
    <w:rsid w:val="00415224"/>
    <w:rsid w:val="004272E1"/>
    <w:rsid w:val="004273C3"/>
    <w:rsid w:val="0043122E"/>
    <w:rsid w:val="0043144D"/>
    <w:rsid w:val="00431ECB"/>
    <w:rsid w:val="004332AE"/>
    <w:rsid w:val="0043361D"/>
    <w:rsid w:val="00436C26"/>
    <w:rsid w:val="00440CF2"/>
    <w:rsid w:val="00442A3C"/>
    <w:rsid w:val="00442A4E"/>
    <w:rsid w:val="004448B5"/>
    <w:rsid w:val="004472E0"/>
    <w:rsid w:val="00447A6A"/>
    <w:rsid w:val="00452F4B"/>
    <w:rsid w:val="004608DE"/>
    <w:rsid w:val="004611A8"/>
    <w:rsid w:val="00461C2E"/>
    <w:rsid w:val="004622A2"/>
    <w:rsid w:val="0046408F"/>
    <w:rsid w:val="00466015"/>
    <w:rsid w:val="00466BF5"/>
    <w:rsid w:val="00467386"/>
    <w:rsid w:val="00470111"/>
    <w:rsid w:val="00477D5A"/>
    <w:rsid w:val="00480354"/>
    <w:rsid w:val="0048637F"/>
    <w:rsid w:val="00492919"/>
    <w:rsid w:val="00493C66"/>
    <w:rsid w:val="00493F1A"/>
    <w:rsid w:val="004940C1"/>
    <w:rsid w:val="00494BBE"/>
    <w:rsid w:val="00494C70"/>
    <w:rsid w:val="004A00B6"/>
    <w:rsid w:val="004A0B86"/>
    <w:rsid w:val="004A27EB"/>
    <w:rsid w:val="004A487C"/>
    <w:rsid w:val="004A56A8"/>
    <w:rsid w:val="004A6136"/>
    <w:rsid w:val="004B0396"/>
    <w:rsid w:val="004B03FE"/>
    <w:rsid w:val="004B0561"/>
    <w:rsid w:val="004B20B1"/>
    <w:rsid w:val="004B5C70"/>
    <w:rsid w:val="004B7610"/>
    <w:rsid w:val="004C30E0"/>
    <w:rsid w:val="004C3CC1"/>
    <w:rsid w:val="004C4F54"/>
    <w:rsid w:val="004C50EF"/>
    <w:rsid w:val="004C5829"/>
    <w:rsid w:val="004C66A9"/>
    <w:rsid w:val="004C66BC"/>
    <w:rsid w:val="004C758F"/>
    <w:rsid w:val="004C7845"/>
    <w:rsid w:val="004C7F6D"/>
    <w:rsid w:val="004D03E8"/>
    <w:rsid w:val="004D083C"/>
    <w:rsid w:val="004D3095"/>
    <w:rsid w:val="004D3303"/>
    <w:rsid w:val="004D3AD3"/>
    <w:rsid w:val="004E42C3"/>
    <w:rsid w:val="004E718D"/>
    <w:rsid w:val="004E7CEB"/>
    <w:rsid w:val="004F11CC"/>
    <w:rsid w:val="004F3CDC"/>
    <w:rsid w:val="004F4D7F"/>
    <w:rsid w:val="004F655B"/>
    <w:rsid w:val="004F6C36"/>
    <w:rsid w:val="004F782E"/>
    <w:rsid w:val="005004F0"/>
    <w:rsid w:val="00504559"/>
    <w:rsid w:val="00504B10"/>
    <w:rsid w:val="00505413"/>
    <w:rsid w:val="005066CB"/>
    <w:rsid w:val="00506FA1"/>
    <w:rsid w:val="00507779"/>
    <w:rsid w:val="00510755"/>
    <w:rsid w:val="005137CA"/>
    <w:rsid w:val="00517E1D"/>
    <w:rsid w:val="0052006A"/>
    <w:rsid w:val="00527451"/>
    <w:rsid w:val="00530544"/>
    <w:rsid w:val="00530A12"/>
    <w:rsid w:val="00531308"/>
    <w:rsid w:val="00531FD2"/>
    <w:rsid w:val="00532F97"/>
    <w:rsid w:val="005365F8"/>
    <w:rsid w:val="00537F63"/>
    <w:rsid w:val="00545BA5"/>
    <w:rsid w:val="00547167"/>
    <w:rsid w:val="00547C5E"/>
    <w:rsid w:val="0055102A"/>
    <w:rsid w:val="005524C2"/>
    <w:rsid w:val="00552D8D"/>
    <w:rsid w:val="00552FAC"/>
    <w:rsid w:val="00555160"/>
    <w:rsid w:val="005558B0"/>
    <w:rsid w:val="0055792A"/>
    <w:rsid w:val="0056028C"/>
    <w:rsid w:val="00562AD3"/>
    <w:rsid w:val="00565FA2"/>
    <w:rsid w:val="00567DDE"/>
    <w:rsid w:val="00570746"/>
    <w:rsid w:val="00570916"/>
    <w:rsid w:val="005721F9"/>
    <w:rsid w:val="00581BA9"/>
    <w:rsid w:val="005820B0"/>
    <w:rsid w:val="00583569"/>
    <w:rsid w:val="00584A12"/>
    <w:rsid w:val="00586C41"/>
    <w:rsid w:val="005934C7"/>
    <w:rsid w:val="005A4A40"/>
    <w:rsid w:val="005A6A66"/>
    <w:rsid w:val="005A6C4B"/>
    <w:rsid w:val="005A7D20"/>
    <w:rsid w:val="005B12FE"/>
    <w:rsid w:val="005B1FEE"/>
    <w:rsid w:val="005B200E"/>
    <w:rsid w:val="005B432A"/>
    <w:rsid w:val="005B475D"/>
    <w:rsid w:val="005B6B78"/>
    <w:rsid w:val="005B72EC"/>
    <w:rsid w:val="005B763F"/>
    <w:rsid w:val="005C196B"/>
    <w:rsid w:val="005C30AC"/>
    <w:rsid w:val="005C372B"/>
    <w:rsid w:val="005C3D6C"/>
    <w:rsid w:val="005C3EBA"/>
    <w:rsid w:val="005C5882"/>
    <w:rsid w:val="005C618A"/>
    <w:rsid w:val="005C6D64"/>
    <w:rsid w:val="005C6EFE"/>
    <w:rsid w:val="005C7802"/>
    <w:rsid w:val="005D131B"/>
    <w:rsid w:val="005D15F6"/>
    <w:rsid w:val="005D1A5A"/>
    <w:rsid w:val="005E01C1"/>
    <w:rsid w:val="005E10C3"/>
    <w:rsid w:val="005E1509"/>
    <w:rsid w:val="005E1E0F"/>
    <w:rsid w:val="005E2277"/>
    <w:rsid w:val="005E2EB0"/>
    <w:rsid w:val="005E5AE2"/>
    <w:rsid w:val="005F0431"/>
    <w:rsid w:val="005F0A0D"/>
    <w:rsid w:val="005F0F50"/>
    <w:rsid w:val="005F2201"/>
    <w:rsid w:val="005F253E"/>
    <w:rsid w:val="005F2DEE"/>
    <w:rsid w:val="005F3CD0"/>
    <w:rsid w:val="005F48C5"/>
    <w:rsid w:val="005F5D4B"/>
    <w:rsid w:val="0060570D"/>
    <w:rsid w:val="00612225"/>
    <w:rsid w:val="00616A53"/>
    <w:rsid w:val="00621B3F"/>
    <w:rsid w:val="006223CA"/>
    <w:rsid w:val="006224BF"/>
    <w:rsid w:val="00624498"/>
    <w:rsid w:val="00627717"/>
    <w:rsid w:val="006300F7"/>
    <w:rsid w:val="00632965"/>
    <w:rsid w:val="00632A24"/>
    <w:rsid w:val="006375E1"/>
    <w:rsid w:val="006410A1"/>
    <w:rsid w:val="0064157A"/>
    <w:rsid w:val="00644867"/>
    <w:rsid w:val="0064522C"/>
    <w:rsid w:val="00650C0A"/>
    <w:rsid w:val="00650D36"/>
    <w:rsid w:val="00651076"/>
    <w:rsid w:val="00653DC5"/>
    <w:rsid w:val="0065533D"/>
    <w:rsid w:val="00657B51"/>
    <w:rsid w:val="00657FE7"/>
    <w:rsid w:val="00660CB7"/>
    <w:rsid w:val="0066314D"/>
    <w:rsid w:val="006632F7"/>
    <w:rsid w:val="006640BF"/>
    <w:rsid w:val="00665DDA"/>
    <w:rsid w:val="006672DC"/>
    <w:rsid w:val="00673608"/>
    <w:rsid w:val="006763E7"/>
    <w:rsid w:val="00676C3B"/>
    <w:rsid w:val="006835C9"/>
    <w:rsid w:val="00683C5C"/>
    <w:rsid w:val="0068562E"/>
    <w:rsid w:val="006869DC"/>
    <w:rsid w:val="006871B2"/>
    <w:rsid w:val="006877BB"/>
    <w:rsid w:val="00687FDA"/>
    <w:rsid w:val="00690EDF"/>
    <w:rsid w:val="00695886"/>
    <w:rsid w:val="006969C8"/>
    <w:rsid w:val="00697564"/>
    <w:rsid w:val="006977C1"/>
    <w:rsid w:val="0069798A"/>
    <w:rsid w:val="006A5E29"/>
    <w:rsid w:val="006A6C8F"/>
    <w:rsid w:val="006B1801"/>
    <w:rsid w:val="006B324C"/>
    <w:rsid w:val="006B4B89"/>
    <w:rsid w:val="006B5E27"/>
    <w:rsid w:val="006B7FF5"/>
    <w:rsid w:val="006C1169"/>
    <w:rsid w:val="006C21C7"/>
    <w:rsid w:val="006C39F5"/>
    <w:rsid w:val="006C5507"/>
    <w:rsid w:val="006C594E"/>
    <w:rsid w:val="006D1772"/>
    <w:rsid w:val="006D40E6"/>
    <w:rsid w:val="006D44A9"/>
    <w:rsid w:val="006D6971"/>
    <w:rsid w:val="006E06E1"/>
    <w:rsid w:val="006E1C6D"/>
    <w:rsid w:val="006E3304"/>
    <w:rsid w:val="006E357C"/>
    <w:rsid w:val="006E4FC9"/>
    <w:rsid w:val="006F0921"/>
    <w:rsid w:val="006F1555"/>
    <w:rsid w:val="006F3100"/>
    <w:rsid w:val="006F687F"/>
    <w:rsid w:val="006F74F7"/>
    <w:rsid w:val="006F79DF"/>
    <w:rsid w:val="00700FD8"/>
    <w:rsid w:val="007033AA"/>
    <w:rsid w:val="007053C1"/>
    <w:rsid w:val="0071234F"/>
    <w:rsid w:val="007131EC"/>
    <w:rsid w:val="00714A17"/>
    <w:rsid w:val="00716DA1"/>
    <w:rsid w:val="00720A44"/>
    <w:rsid w:val="00722BF1"/>
    <w:rsid w:val="0072392F"/>
    <w:rsid w:val="00724F89"/>
    <w:rsid w:val="0072508F"/>
    <w:rsid w:val="00725CB6"/>
    <w:rsid w:val="00727B64"/>
    <w:rsid w:val="00733950"/>
    <w:rsid w:val="00736CB2"/>
    <w:rsid w:val="007375AD"/>
    <w:rsid w:val="00740C91"/>
    <w:rsid w:val="00741F24"/>
    <w:rsid w:val="007421A3"/>
    <w:rsid w:val="00742497"/>
    <w:rsid w:val="007470C2"/>
    <w:rsid w:val="00751E01"/>
    <w:rsid w:val="00755050"/>
    <w:rsid w:val="00756806"/>
    <w:rsid w:val="007573D2"/>
    <w:rsid w:val="0076067B"/>
    <w:rsid w:val="007643AE"/>
    <w:rsid w:val="007703DF"/>
    <w:rsid w:val="00772917"/>
    <w:rsid w:val="0077617E"/>
    <w:rsid w:val="00776647"/>
    <w:rsid w:val="00780FB9"/>
    <w:rsid w:val="0078122F"/>
    <w:rsid w:val="007820A3"/>
    <w:rsid w:val="00785E7E"/>
    <w:rsid w:val="00785EE9"/>
    <w:rsid w:val="00786626"/>
    <w:rsid w:val="00786628"/>
    <w:rsid w:val="0079333A"/>
    <w:rsid w:val="00793549"/>
    <w:rsid w:val="00795684"/>
    <w:rsid w:val="007972BA"/>
    <w:rsid w:val="007A17B8"/>
    <w:rsid w:val="007A1FEB"/>
    <w:rsid w:val="007A275E"/>
    <w:rsid w:val="007A51D6"/>
    <w:rsid w:val="007A6C7A"/>
    <w:rsid w:val="007B0498"/>
    <w:rsid w:val="007B1359"/>
    <w:rsid w:val="007B5249"/>
    <w:rsid w:val="007C1172"/>
    <w:rsid w:val="007C15D2"/>
    <w:rsid w:val="007C285A"/>
    <w:rsid w:val="007C53F6"/>
    <w:rsid w:val="007C60B6"/>
    <w:rsid w:val="007E04EF"/>
    <w:rsid w:val="007E3D00"/>
    <w:rsid w:val="007E477A"/>
    <w:rsid w:val="007E4F0C"/>
    <w:rsid w:val="007E58EB"/>
    <w:rsid w:val="007E6025"/>
    <w:rsid w:val="007E6C1F"/>
    <w:rsid w:val="007E72D8"/>
    <w:rsid w:val="007F0E61"/>
    <w:rsid w:val="007F46D0"/>
    <w:rsid w:val="007F4B5A"/>
    <w:rsid w:val="007F5198"/>
    <w:rsid w:val="007F6014"/>
    <w:rsid w:val="008030C6"/>
    <w:rsid w:val="0080394B"/>
    <w:rsid w:val="008063AF"/>
    <w:rsid w:val="008122FC"/>
    <w:rsid w:val="008134D3"/>
    <w:rsid w:val="008155CE"/>
    <w:rsid w:val="00815CA5"/>
    <w:rsid w:val="00820429"/>
    <w:rsid w:val="008225FE"/>
    <w:rsid w:val="00826A37"/>
    <w:rsid w:val="00827DB2"/>
    <w:rsid w:val="00832B88"/>
    <w:rsid w:val="0083411F"/>
    <w:rsid w:val="00834529"/>
    <w:rsid w:val="0084305F"/>
    <w:rsid w:val="00843894"/>
    <w:rsid w:val="00844D2C"/>
    <w:rsid w:val="00845DC7"/>
    <w:rsid w:val="008501E2"/>
    <w:rsid w:val="0085226B"/>
    <w:rsid w:val="00854C53"/>
    <w:rsid w:val="008564C1"/>
    <w:rsid w:val="008578BD"/>
    <w:rsid w:val="008616A5"/>
    <w:rsid w:val="00861877"/>
    <w:rsid w:val="00862E17"/>
    <w:rsid w:val="008652DA"/>
    <w:rsid w:val="00866C98"/>
    <w:rsid w:val="008704D7"/>
    <w:rsid w:val="008707A7"/>
    <w:rsid w:val="00870EA7"/>
    <w:rsid w:val="00871737"/>
    <w:rsid w:val="00874B26"/>
    <w:rsid w:val="008801CA"/>
    <w:rsid w:val="008829B8"/>
    <w:rsid w:val="0088439D"/>
    <w:rsid w:val="008871F5"/>
    <w:rsid w:val="00890EAD"/>
    <w:rsid w:val="00891B1E"/>
    <w:rsid w:val="00892808"/>
    <w:rsid w:val="00892CA3"/>
    <w:rsid w:val="008943F6"/>
    <w:rsid w:val="00896139"/>
    <w:rsid w:val="0089736D"/>
    <w:rsid w:val="00897E46"/>
    <w:rsid w:val="008A217F"/>
    <w:rsid w:val="008A253B"/>
    <w:rsid w:val="008A3B2A"/>
    <w:rsid w:val="008A64C3"/>
    <w:rsid w:val="008A6E73"/>
    <w:rsid w:val="008B1EA5"/>
    <w:rsid w:val="008C075C"/>
    <w:rsid w:val="008C6C5D"/>
    <w:rsid w:val="008D0802"/>
    <w:rsid w:val="008D0AFC"/>
    <w:rsid w:val="008D1EE1"/>
    <w:rsid w:val="008D40EC"/>
    <w:rsid w:val="008D602F"/>
    <w:rsid w:val="008D6E98"/>
    <w:rsid w:val="008D7284"/>
    <w:rsid w:val="008E0D7B"/>
    <w:rsid w:val="008E149F"/>
    <w:rsid w:val="008E1B99"/>
    <w:rsid w:val="008E1C3D"/>
    <w:rsid w:val="008E2940"/>
    <w:rsid w:val="008E2A02"/>
    <w:rsid w:val="008E2D56"/>
    <w:rsid w:val="008E5DDB"/>
    <w:rsid w:val="008E680A"/>
    <w:rsid w:val="008E6CE6"/>
    <w:rsid w:val="008F321C"/>
    <w:rsid w:val="00900D40"/>
    <w:rsid w:val="00901B41"/>
    <w:rsid w:val="009023A0"/>
    <w:rsid w:val="00903022"/>
    <w:rsid w:val="00905109"/>
    <w:rsid w:val="00905A4C"/>
    <w:rsid w:val="00906043"/>
    <w:rsid w:val="009066BB"/>
    <w:rsid w:val="00906C8B"/>
    <w:rsid w:val="009105CF"/>
    <w:rsid w:val="009126E0"/>
    <w:rsid w:val="00913DAC"/>
    <w:rsid w:val="0091552D"/>
    <w:rsid w:val="00915817"/>
    <w:rsid w:val="0091729A"/>
    <w:rsid w:val="00917558"/>
    <w:rsid w:val="00921324"/>
    <w:rsid w:val="0092225C"/>
    <w:rsid w:val="0092420A"/>
    <w:rsid w:val="0092513B"/>
    <w:rsid w:val="00926847"/>
    <w:rsid w:val="00927C46"/>
    <w:rsid w:val="00932C83"/>
    <w:rsid w:val="00932E83"/>
    <w:rsid w:val="0093326A"/>
    <w:rsid w:val="009340FA"/>
    <w:rsid w:val="00934DAE"/>
    <w:rsid w:val="00941C16"/>
    <w:rsid w:val="00941CAF"/>
    <w:rsid w:val="00942B0E"/>
    <w:rsid w:val="009434C1"/>
    <w:rsid w:val="00944779"/>
    <w:rsid w:val="009460D7"/>
    <w:rsid w:val="0095218D"/>
    <w:rsid w:val="00952618"/>
    <w:rsid w:val="00952BEA"/>
    <w:rsid w:val="00953390"/>
    <w:rsid w:val="00953D31"/>
    <w:rsid w:val="00956B7A"/>
    <w:rsid w:val="0096149A"/>
    <w:rsid w:val="00962750"/>
    <w:rsid w:val="00962875"/>
    <w:rsid w:val="00964990"/>
    <w:rsid w:val="00967CB5"/>
    <w:rsid w:val="009726B5"/>
    <w:rsid w:val="009729E8"/>
    <w:rsid w:val="00977901"/>
    <w:rsid w:val="00981435"/>
    <w:rsid w:val="009818F3"/>
    <w:rsid w:val="00985A33"/>
    <w:rsid w:val="00986775"/>
    <w:rsid w:val="00987037"/>
    <w:rsid w:val="00987856"/>
    <w:rsid w:val="009904EF"/>
    <w:rsid w:val="00991B4C"/>
    <w:rsid w:val="00991ED2"/>
    <w:rsid w:val="00991F07"/>
    <w:rsid w:val="00992524"/>
    <w:rsid w:val="00994BF0"/>
    <w:rsid w:val="009A3494"/>
    <w:rsid w:val="009A6187"/>
    <w:rsid w:val="009A61C0"/>
    <w:rsid w:val="009A67D6"/>
    <w:rsid w:val="009B2A22"/>
    <w:rsid w:val="009B2D21"/>
    <w:rsid w:val="009B70CF"/>
    <w:rsid w:val="009C309A"/>
    <w:rsid w:val="009C3100"/>
    <w:rsid w:val="009C3C29"/>
    <w:rsid w:val="009C41C3"/>
    <w:rsid w:val="009C5324"/>
    <w:rsid w:val="009D0126"/>
    <w:rsid w:val="009D177F"/>
    <w:rsid w:val="009D1FD2"/>
    <w:rsid w:val="009D44CB"/>
    <w:rsid w:val="009D6226"/>
    <w:rsid w:val="009D6738"/>
    <w:rsid w:val="009D6F96"/>
    <w:rsid w:val="009E1B23"/>
    <w:rsid w:val="009E23F1"/>
    <w:rsid w:val="009E686B"/>
    <w:rsid w:val="009F077B"/>
    <w:rsid w:val="009F131B"/>
    <w:rsid w:val="009F5BA9"/>
    <w:rsid w:val="009F72D3"/>
    <w:rsid w:val="009F7C1E"/>
    <w:rsid w:val="00A0373C"/>
    <w:rsid w:val="00A05069"/>
    <w:rsid w:val="00A07B51"/>
    <w:rsid w:val="00A12893"/>
    <w:rsid w:val="00A13141"/>
    <w:rsid w:val="00A1403C"/>
    <w:rsid w:val="00A15582"/>
    <w:rsid w:val="00A17AE4"/>
    <w:rsid w:val="00A20B18"/>
    <w:rsid w:val="00A20C7D"/>
    <w:rsid w:val="00A21854"/>
    <w:rsid w:val="00A235F7"/>
    <w:rsid w:val="00A3121B"/>
    <w:rsid w:val="00A3415C"/>
    <w:rsid w:val="00A37323"/>
    <w:rsid w:val="00A42BA8"/>
    <w:rsid w:val="00A43EC9"/>
    <w:rsid w:val="00A45D62"/>
    <w:rsid w:val="00A460A2"/>
    <w:rsid w:val="00A46368"/>
    <w:rsid w:val="00A47017"/>
    <w:rsid w:val="00A47563"/>
    <w:rsid w:val="00A538E2"/>
    <w:rsid w:val="00A540ED"/>
    <w:rsid w:val="00A55645"/>
    <w:rsid w:val="00A56301"/>
    <w:rsid w:val="00A56686"/>
    <w:rsid w:val="00A57D44"/>
    <w:rsid w:val="00A60B55"/>
    <w:rsid w:val="00A64585"/>
    <w:rsid w:val="00A722F5"/>
    <w:rsid w:val="00A74C69"/>
    <w:rsid w:val="00A768F0"/>
    <w:rsid w:val="00A80811"/>
    <w:rsid w:val="00A81686"/>
    <w:rsid w:val="00A81D25"/>
    <w:rsid w:val="00A83BB4"/>
    <w:rsid w:val="00A84EE9"/>
    <w:rsid w:val="00A85E7E"/>
    <w:rsid w:val="00A87206"/>
    <w:rsid w:val="00A90BCE"/>
    <w:rsid w:val="00A92C72"/>
    <w:rsid w:val="00A94483"/>
    <w:rsid w:val="00A9455C"/>
    <w:rsid w:val="00A9648F"/>
    <w:rsid w:val="00A96AAC"/>
    <w:rsid w:val="00AA23F6"/>
    <w:rsid w:val="00AA3D62"/>
    <w:rsid w:val="00AA4CE6"/>
    <w:rsid w:val="00AA586A"/>
    <w:rsid w:val="00AA6481"/>
    <w:rsid w:val="00AA7D38"/>
    <w:rsid w:val="00AB02A0"/>
    <w:rsid w:val="00AB124B"/>
    <w:rsid w:val="00AB1829"/>
    <w:rsid w:val="00AB3783"/>
    <w:rsid w:val="00AC1591"/>
    <w:rsid w:val="00AC5A7E"/>
    <w:rsid w:val="00AC7E00"/>
    <w:rsid w:val="00AC7EC2"/>
    <w:rsid w:val="00AD0FD5"/>
    <w:rsid w:val="00AD341C"/>
    <w:rsid w:val="00AD3CA1"/>
    <w:rsid w:val="00AD4EFC"/>
    <w:rsid w:val="00AD5C12"/>
    <w:rsid w:val="00AD6571"/>
    <w:rsid w:val="00AD782A"/>
    <w:rsid w:val="00AE25B2"/>
    <w:rsid w:val="00AE4A2C"/>
    <w:rsid w:val="00AE4C9B"/>
    <w:rsid w:val="00AE5F4F"/>
    <w:rsid w:val="00AF14B2"/>
    <w:rsid w:val="00AF1FDD"/>
    <w:rsid w:val="00AF7DAE"/>
    <w:rsid w:val="00B02182"/>
    <w:rsid w:val="00B072E4"/>
    <w:rsid w:val="00B07DF5"/>
    <w:rsid w:val="00B11045"/>
    <w:rsid w:val="00B112BC"/>
    <w:rsid w:val="00B12505"/>
    <w:rsid w:val="00B1297C"/>
    <w:rsid w:val="00B12AC8"/>
    <w:rsid w:val="00B13A86"/>
    <w:rsid w:val="00B13D18"/>
    <w:rsid w:val="00B151E4"/>
    <w:rsid w:val="00B167AC"/>
    <w:rsid w:val="00B16FE4"/>
    <w:rsid w:val="00B20BE0"/>
    <w:rsid w:val="00B20E2D"/>
    <w:rsid w:val="00B223BA"/>
    <w:rsid w:val="00B22EBF"/>
    <w:rsid w:val="00B2651F"/>
    <w:rsid w:val="00B2758E"/>
    <w:rsid w:val="00B33166"/>
    <w:rsid w:val="00B34411"/>
    <w:rsid w:val="00B35B3D"/>
    <w:rsid w:val="00B363B2"/>
    <w:rsid w:val="00B368CE"/>
    <w:rsid w:val="00B40E21"/>
    <w:rsid w:val="00B44FC5"/>
    <w:rsid w:val="00B46CBC"/>
    <w:rsid w:val="00B51BBB"/>
    <w:rsid w:val="00B52E83"/>
    <w:rsid w:val="00B55FFA"/>
    <w:rsid w:val="00B60CB2"/>
    <w:rsid w:val="00B6292A"/>
    <w:rsid w:val="00B6307C"/>
    <w:rsid w:val="00B63246"/>
    <w:rsid w:val="00B6528C"/>
    <w:rsid w:val="00B6579C"/>
    <w:rsid w:val="00B677C3"/>
    <w:rsid w:val="00B67BD7"/>
    <w:rsid w:val="00B70873"/>
    <w:rsid w:val="00B7132E"/>
    <w:rsid w:val="00B74E9F"/>
    <w:rsid w:val="00B76351"/>
    <w:rsid w:val="00B80F1D"/>
    <w:rsid w:val="00B83524"/>
    <w:rsid w:val="00B90D2F"/>
    <w:rsid w:val="00B94071"/>
    <w:rsid w:val="00B946DA"/>
    <w:rsid w:val="00B95247"/>
    <w:rsid w:val="00B96EE8"/>
    <w:rsid w:val="00B97B7F"/>
    <w:rsid w:val="00BA2DF3"/>
    <w:rsid w:val="00BA4780"/>
    <w:rsid w:val="00BA5D51"/>
    <w:rsid w:val="00BB08F3"/>
    <w:rsid w:val="00BB0BAD"/>
    <w:rsid w:val="00BB420F"/>
    <w:rsid w:val="00BB611E"/>
    <w:rsid w:val="00BB6E8C"/>
    <w:rsid w:val="00BC4E18"/>
    <w:rsid w:val="00BD1C59"/>
    <w:rsid w:val="00BD2A5F"/>
    <w:rsid w:val="00BD3B53"/>
    <w:rsid w:val="00BD74B9"/>
    <w:rsid w:val="00BE0839"/>
    <w:rsid w:val="00BE1381"/>
    <w:rsid w:val="00BE530C"/>
    <w:rsid w:val="00BF0BCA"/>
    <w:rsid w:val="00BF1AFE"/>
    <w:rsid w:val="00BF1DD4"/>
    <w:rsid w:val="00BF34F8"/>
    <w:rsid w:val="00BF463F"/>
    <w:rsid w:val="00BF4C6D"/>
    <w:rsid w:val="00BF4F2B"/>
    <w:rsid w:val="00BF5597"/>
    <w:rsid w:val="00BF5BA1"/>
    <w:rsid w:val="00BF7A42"/>
    <w:rsid w:val="00C13C1B"/>
    <w:rsid w:val="00C148D1"/>
    <w:rsid w:val="00C20561"/>
    <w:rsid w:val="00C221B2"/>
    <w:rsid w:val="00C22E3D"/>
    <w:rsid w:val="00C235DA"/>
    <w:rsid w:val="00C23C4A"/>
    <w:rsid w:val="00C25308"/>
    <w:rsid w:val="00C25CF0"/>
    <w:rsid w:val="00C3085A"/>
    <w:rsid w:val="00C31B3E"/>
    <w:rsid w:val="00C34329"/>
    <w:rsid w:val="00C35F92"/>
    <w:rsid w:val="00C37F17"/>
    <w:rsid w:val="00C45BED"/>
    <w:rsid w:val="00C50929"/>
    <w:rsid w:val="00C51E66"/>
    <w:rsid w:val="00C52076"/>
    <w:rsid w:val="00C526EE"/>
    <w:rsid w:val="00C532E0"/>
    <w:rsid w:val="00C56F48"/>
    <w:rsid w:val="00C57176"/>
    <w:rsid w:val="00C6055F"/>
    <w:rsid w:val="00C62268"/>
    <w:rsid w:val="00C6330C"/>
    <w:rsid w:val="00C644B0"/>
    <w:rsid w:val="00C65DED"/>
    <w:rsid w:val="00C71146"/>
    <w:rsid w:val="00C7381F"/>
    <w:rsid w:val="00C74BFD"/>
    <w:rsid w:val="00C76EA5"/>
    <w:rsid w:val="00C80BEC"/>
    <w:rsid w:val="00C82DA7"/>
    <w:rsid w:val="00C85E86"/>
    <w:rsid w:val="00C94B34"/>
    <w:rsid w:val="00C9682C"/>
    <w:rsid w:val="00CA0176"/>
    <w:rsid w:val="00CA6162"/>
    <w:rsid w:val="00CB429A"/>
    <w:rsid w:val="00CB77CE"/>
    <w:rsid w:val="00CC2921"/>
    <w:rsid w:val="00CC463B"/>
    <w:rsid w:val="00CC46F1"/>
    <w:rsid w:val="00CC6B77"/>
    <w:rsid w:val="00CC6C5C"/>
    <w:rsid w:val="00CC6F32"/>
    <w:rsid w:val="00CD1453"/>
    <w:rsid w:val="00CD1E70"/>
    <w:rsid w:val="00CD2278"/>
    <w:rsid w:val="00CD4396"/>
    <w:rsid w:val="00CD60B9"/>
    <w:rsid w:val="00CD7988"/>
    <w:rsid w:val="00CE37C2"/>
    <w:rsid w:val="00CE5900"/>
    <w:rsid w:val="00CF500D"/>
    <w:rsid w:val="00D00D20"/>
    <w:rsid w:val="00D00DBC"/>
    <w:rsid w:val="00D03329"/>
    <w:rsid w:val="00D0721A"/>
    <w:rsid w:val="00D0788E"/>
    <w:rsid w:val="00D111AD"/>
    <w:rsid w:val="00D13EDE"/>
    <w:rsid w:val="00D20153"/>
    <w:rsid w:val="00D20842"/>
    <w:rsid w:val="00D238C8"/>
    <w:rsid w:val="00D261F8"/>
    <w:rsid w:val="00D27BC0"/>
    <w:rsid w:val="00D32200"/>
    <w:rsid w:val="00D33251"/>
    <w:rsid w:val="00D34DC8"/>
    <w:rsid w:val="00D41ED9"/>
    <w:rsid w:val="00D434A6"/>
    <w:rsid w:val="00D5124A"/>
    <w:rsid w:val="00D544E4"/>
    <w:rsid w:val="00D55C83"/>
    <w:rsid w:val="00D5667B"/>
    <w:rsid w:val="00D569A6"/>
    <w:rsid w:val="00D5710E"/>
    <w:rsid w:val="00D57307"/>
    <w:rsid w:val="00D60489"/>
    <w:rsid w:val="00D61CDA"/>
    <w:rsid w:val="00D6524C"/>
    <w:rsid w:val="00D66A89"/>
    <w:rsid w:val="00D6760E"/>
    <w:rsid w:val="00D7031B"/>
    <w:rsid w:val="00D7042D"/>
    <w:rsid w:val="00D71073"/>
    <w:rsid w:val="00D71604"/>
    <w:rsid w:val="00D75D3E"/>
    <w:rsid w:val="00D775F5"/>
    <w:rsid w:val="00D80319"/>
    <w:rsid w:val="00D8473D"/>
    <w:rsid w:val="00D847BB"/>
    <w:rsid w:val="00D853F4"/>
    <w:rsid w:val="00D87372"/>
    <w:rsid w:val="00D9024E"/>
    <w:rsid w:val="00D907E3"/>
    <w:rsid w:val="00D90D48"/>
    <w:rsid w:val="00D9312D"/>
    <w:rsid w:val="00D9542A"/>
    <w:rsid w:val="00DA10BF"/>
    <w:rsid w:val="00DA1166"/>
    <w:rsid w:val="00DA3092"/>
    <w:rsid w:val="00DA3DD8"/>
    <w:rsid w:val="00DA58D7"/>
    <w:rsid w:val="00DB2ED8"/>
    <w:rsid w:val="00DB3714"/>
    <w:rsid w:val="00DB679B"/>
    <w:rsid w:val="00DC03D4"/>
    <w:rsid w:val="00DC2F2D"/>
    <w:rsid w:val="00DD4955"/>
    <w:rsid w:val="00DD54E0"/>
    <w:rsid w:val="00DE104B"/>
    <w:rsid w:val="00DE31F7"/>
    <w:rsid w:val="00DE3659"/>
    <w:rsid w:val="00DE375A"/>
    <w:rsid w:val="00DE5949"/>
    <w:rsid w:val="00DF1089"/>
    <w:rsid w:val="00DF139B"/>
    <w:rsid w:val="00DF2E35"/>
    <w:rsid w:val="00DF35F1"/>
    <w:rsid w:val="00DF3C8E"/>
    <w:rsid w:val="00DF4BF4"/>
    <w:rsid w:val="00DF6BCD"/>
    <w:rsid w:val="00E0031F"/>
    <w:rsid w:val="00E0200D"/>
    <w:rsid w:val="00E044EB"/>
    <w:rsid w:val="00E117B3"/>
    <w:rsid w:val="00E16386"/>
    <w:rsid w:val="00E16B31"/>
    <w:rsid w:val="00E205A8"/>
    <w:rsid w:val="00E22447"/>
    <w:rsid w:val="00E2282A"/>
    <w:rsid w:val="00E230F2"/>
    <w:rsid w:val="00E248E6"/>
    <w:rsid w:val="00E27B08"/>
    <w:rsid w:val="00E3142F"/>
    <w:rsid w:val="00E351CE"/>
    <w:rsid w:val="00E3539C"/>
    <w:rsid w:val="00E37C1E"/>
    <w:rsid w:val="00E41374"/>
    <w:rsid w:val="00E42B38"/>
    <w:rsid w:val="00E433EE"/>
    <w:rsid w:val="00E44926"/>
    <w:rsid w:val="00E45653"/>
    <w:rsid w:val="00E5196A"/>
    <w:rsid w:val="00E543B0"/>
    <w:rsid w:val="00E54EB2"/>
    <w:rsid w:val="00E54F65"/>
    <w:rsid w:val="00E6125F"/>
    <w:rsid w:val="00E62148"/>
    <w:rsid w:val="00E623B7"/>
    <w:rsid w:val="00E637DC"/>
    <w:rsid w:val="00E71189"/>
    <w:rsid w:val="00E71D35"/>
    <w:rsid w:val="00E724AA"/>
    <w:rsid w:val="00E72A53"/>
    <w:rsid w:val="00E74F04"/>
    <w:rsid w:val="00E76620"/>
    <w:rsid w:val="00E77E2B"/>
    <w:rsid w:val="00E80719"/>
    <w:rsid w:val="00E81184"/>
    <w:rsid w:val="00E824D1"/>
    <w:rsid w:val="00E83166"/>
    <w:rsid w:val="00E90B21"/>
    <w:rsid w:val="00E91F2E"/>
    <w:rsid w:val="00E92208"/>
    <w:rsid w:val="00E959C5"/>
    <w:rsid w:val="00E95FDA"/>
    <w:rsid w:val="00E9754E"/>
    <w:rsid w:val="00EA17C3"/>
    <w:rsid w:val="00EA24ED"/>
    <w:rsid w:val="00EA2A46"/>
    <w:rsid w:val="00EA3561"/>
    <w:rsid w:val="00EA621E"/>
    <w:rsid w:val="00EA71E4"/>
    <w:rsid w:val="00EB02AF"/>
    <w:rsid w:val="00EB1AF7"/>
    <w:rsid w:val="00EB1FC8"/>
    <w:rsid w:val="00EB2F32"/>
    <w:rsid w:val="00EB3A21"/>
    <w:rsid w:val="00EB400E"/>
    <w:rsid w:val="00EB65D2"/>
    <w:rsid w:val="00EB7068"/>
    <w:rsid w:val="00EC2DEE"/>
    <w:rsid w:val="00EC2E15"/>
    <w:rsid w:val="00EC44D0"/>
    <w:rsid w:val="00EC6486"/>
    <w:rsid w:val="00ED0021"/>
    <w:rsid w:val="00ED18D7"/>
    <w:rsid w:val="00ED43D1"/>
    <w:rsid w:val="00ED4B73"/>
    <w:rsid w:val="00ED4E2C"/>
    <w:rsid w:val="00ED59F3"/>
    <w:rsid w:val="00ED6B85"/>
    <w:rsid w:val="00ED6E05"/>
    <w:rsid w:val="00ED7F8A"/>
    <w:rsid w:val="00EE0427"/>
    <w:rsid w:val="00EE489C"/>
    <w:rsid w:val="00EE72AE"/>
    <w:rsid w:val="00EF077A"/>
    <w:rsid w:val="00EF0DBE"/>
    <w:rsid w:val="00EF44A2"/>
    <w:rsid w:val="00EF4BA2"/>
    <w:rsid w:val="00EF731A"/>
    <w:rsid w:val="00EF7AE1"/>
    <w:rsid w:val="00F02116"/>
    <w:rsid w:val="00F03423"/>
    <w:rsid w:val="00F049D0"/>
    <w:rsid w:val="00F0545D"/>
    <w:rsid w:val="00F12800"/>
    <w:rsid w:val="00F12FD3"/>
    <w:rsid w:val="00F14E94"/>
    <w:rsid w:val="00F178EC"/>
    <w:rsid w:val="00F20345"/>
    <w:rsid w:val="00F25D5F"/>
    <w:rsid w:val="00F26B31"/>
    <w:rsid w:val="00F30BA3"/>
    <w:rsid w:val="00F32D9A"/>
    <w:rsid w:val="00F37C14"/>
    <w:rsid w:val="00F40F4B"/>
    <w:rsid w:val="00F4140D"/>
    <w:rsid w:val="00F475C0"/>
    <w:rsid w:val="00F500EF"/>
    <w:rsid w:val="00F56E32"/>
    <w:rsid w:val="00F617E6"/>
    <w:rsid w:val="00F6236D"/>
    <w:rsid w:val="00F65E24"/>
    <w:rsid w:val="00F666C4"/>
    <w:rsid w:val="00F722CC"/>
    <w:rsid w:val="00F733A4"/>
    <w:rsid w:val="00F737DD"/>
    <w:rsid w:val="00F80C5F"/>
    <w:rsid w:val="00F81CBC"/>
    <w:rsid w:val="00F85728"/>
    <w:rsid w:val="00F86718"/>
    <w:rsid w:val="00F86BFC"/>
    <w:rsid w:val="00F90D00"/>
    <w:rsid w:val="00F914A0"/>
    <w:rsid w:val="00F93959"/>
    <w:rsid w:val="00F9690F"/>
    <w:rsid w:val="00F97B0E"/>
    <w:rsid w:val="00FA0BD5"/>
    <w:rsid w:val="00FA10FE"/>
    <w:rsid w:val="00FA63AA"/>
    <w:rsid w:val="00FA6D62"/>
    <w:rsid w:val="00FB088F"/>
    <w:rsid w:val="00FB284D"/>
    <w:rsid w:val="00FB3465"/>
    <w:rsid w:val="00FB5041"/>
    <w:rsid w:val="00FB6D16"/>
    <w:rsid w:val="00FB7DF9"/>
    <w:rsid w:val="00FC1E56"/>
    <w:rsid w:val="00FC2BE0"/>
    <w:rsid w:val="00FC3EDF"/>
    <w:rsid w:val="00FC7D10"/>
    <w:rsid w:val="00FC7D9F"/>
    <w:rsid w:val="00FD06FA"/>
    <w:rsid w:val="00FD0A00"/>
    <w:rsid w:val="00FD3A7B"/>
    <w:rsid w:val="00FD3C9D"/>
    <w:rsid w:val="00FD5280"/>
    <w:rsid w:val="00FD5FF1"/>
    <w:rsid w:val="00FD7F6E"/>
    <w:rsid w:val="00FE1AD9"/>
    <w:rsid w:val="00FE1E53"/>
    <w:rsid w:val="00FE362F"/>
    <w:rsid w:val="00FE5796"/>
    <w:rsid w:val="00FF3299"/>
    <w:rsid w:val="00FF3D5A"/>
    <w:rsid w:val="00FF43C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0D3D8"/>
  <w15:docId w15:val="{B2478D1F-E0FF-45D1-960A-CFAAB87F0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A64C3"/>
  </w:style>
  <w:style w:type="paragraph" w:styleId="1">
    <w:name w:val="heading 1"/>
    <w:basedOn w:val="a"/>
    <w:link w:val="10"/>
    <w:uiPriority w:val="9"/>
    <w:qFormat/>
    <w:rsid w:val="00F9690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F9690F"/>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semiHidden/>
    <w:unhideWhenUsed/>
    <w:qFormat/>
    <w:rsid w:val="00103C9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link w:val="40"/>
    <w:uiPriority w:val="9"/>
    <w:qFormat/>
    <w:rsid w:val="00F9690F"/>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9690F"/>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F9690F"/>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semiHidden/>
    <w:rsid w:val="00103C99"/>
    <w:rPr>
      <w:rFonts w:asciiTheme="majorHAnsi" w:eastAsiaTheme="majorEastAsia" w:hAnsiTheme="majorHAnsi" w:cstheme="majorBidi"/>
      <w:color w:val="1F3763" w:themeColor="accent1" w:themeShade="7F"/>
      <w:sz w:val="24"/>
      <w:szCs w:val="24"/>
    </w:rPr>
  </w:style>
  <w:style w:type="character" w:customStyle="1" w:styleId="40">
    <w:name w:val="Заголовок 4 Знак"/>
    <w:basedOn w:val="a0"/>
    <w:link w:val="4"/>
    <w:uiPriority w:val="9"/>
    <w:rsid w:val="00F9690F"/>
    <w:rPr>
      <w:rFonts w:ascii="Times New Roman" w:eastAsia="Times New Roman" w:hAnsi="Times New Roman" w:cs="Times New Roman"/>
      <w:b/>
      <w:bCs/>
      <w:sz w:val="24"/>
      <w:szCs w:val="24"/>
      <w:lang w:eastAsia="ru-RU"/>
    </w:rPr>
  </w:style>
  <w:style w:type="table" w:styleId="a3">
    <w:name w:val="Table Grid"/>
    <w:basedOn w:val="a1"/>
    <w:uiPriority w:val="39"/>
    <w:rsid w:val="00400B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8A64C3"/>
    <w:pPr>
      <w:ind w:left="720"/>
      <w:contextualSpacing/>
    </w:pPr>
  </w:style>
  <w:style w:type="paragraph" w:styleId="a5">
    <w:name w:val="Normal (Web)"/>
    <w:basedOn w:val="a"/>
    <w:uiPriority w:val="99"/>
    <w:semiHidden/>
    <w:unhideWhenUsed/>
    <w:rsid w:val="00F9690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edqm-published">
    <w:name w:val="edqm-published"/>
    <w:basedOn w:val="a0"/>
    <w:rsid w:val="00F9690F"/>
  </w:style>
  <w:style w:type="character" w:customStyle="1" w:styleId="edqm-mononumber">
    <w:name w:val="edqm-mononumber"/>
    <w:basedOn w:val="a0"/>
    <w:rsid w:val="00F9690F"/>
  </w:style>
  <w:style w:type="character" w:customStyle="1" w:styleId="edqm-corrected">
    <w:name w:val="edqm-corrected"/>
    <w:basedOn w:val="a0"/>
    <w:rsid w:val="00F9690F"/>
  </w:style>
  <w:style w:type="character" w:customStyle="1" w:styleId="edqm-casdesc">
    <w:name w:val="edqm-casdesc"/>
    <w:basedOn w:val="a0"/>
    <w:rsid w:val="00F9690F"/>
  </w:style>
  <w:style w:type="character" w:customStyle="1" w:styleId="edqm-casnr">
    <w:name w:val="edqm-casnr"/>
    <w:basedOn w:val="a0"/>
    <w:rsid w:val="00F9690F"/>
  </w:style>
  <w:style w:type="paragraph" w:customStyle="1" w:styleId="edqm-first-added">
    <w:name w:val="edqm-first-added"/>
    <w:basedOn w:val="a"/>
    <w:uiPriority w:val="99"/>
    <w:rsid w:val="00F9690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edqm-lowercase">
    <w:name w:val="edqm-lowercase"/>
    <w:basedOn w:val="a0"/>
    <w:rsid w:val="00103C99"/>
  </w:style>
  <w:style w:type="paragraph" w:customStyle="1" w:styleId="edqm-textalign-center">
    <w:name w:val="edqm-textalign-center"/>
    <w:basedOn w:val="a"/>
    <w:uiPriority w:val="99"/>
    <w:rsid w:val="009066B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edqm-footnote">
    <w:name w:val="edqm-footnote"/>
    <w:basedOn w:val="a0"/>
    <w:rsid w:val="00440CF2"/>
  </w:style>
  <w:style w:type="character" w:styleId="a6">
    <w:name w:val="Hyperlink"/>
    <w:basedOn w:val="a0"/>
    <w:uiPriority w:val="99"/>
    <w:unhideWhenUsed/>
    <w:rsid w:val="00F0545D"/>
    <w:rPr>
      <w:color w:val="0563C1" w:themeColor="hyperlink"/>
      <w:u w:val="single"/>
    </w:rPr>
  </w:style>
  <w:style w:type="paragraph" w:customStyle="1" w:styleId="msonormal0">
    <w:name w:val="msonormal"/>
    <w:basedOn w:val="a"/>
    <w:uiPriority w:val="99"/>
    <w:rsid w:val="00BB08F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hap-num">
    <w:name w:val="chap-num"/>
    <w:basedOn w:val="a0"/>
    <w:rsid w:val="00BB08F3"/>
  </w:style>
  <w:style w:type="character" w:customStyle="1" w:styleId="lang">
    <w:name w:val="lang"/>
    <w:basedOn w:val="a0"/>
    <w:rsid w:val="00BB08F3"/>
  </w:style>
  <w:style w:type="character" w:customStyle="1" w:styleId="shading">
    <w:name w:val="shading"/>
    <w:basedOn w:val="a0"/>
    <w:rsid w:val="00BB08F3"/>
  </w:style>
  <w:style w:type="character" w:customStyle="1" w:styleId="rang">
    <w:name w:val="rang"/>
    <w:basedOn w:val="a0"/>
    <w:rsid w:val="00BB08F3"/>
  </w:style>
  <w:style w:type="character" w:customStyle="1" w:styleId="nobull">
    <w:name w:val="nobull"/>
    <w:basedOn w:val="a0"/>
    <w:rsid w:val="00BB08F3"/>
  </w:style>
  <w:style w:type="paragraph" w:customStyle="1" w:styleId="enlarge-image">
    <w:name w:val="enlarge-image"/>
    <w:basedOn w:val="a"/>
    <w:uiPriority w:val="99"/>
    <w:rsid w:val="00BB08F3"/>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list-group-item-unordered">
    <w:name w:val="list-group-item-unordered"/>
    <w:basedOn w:val="a"/>
    <w:uiPriority w:val="99"/>
    <w:rsid w:val="00BB08F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7">
    <w:name w:val="Emphasis"/>
    <w:basedOn w:val="a0"/>
    <w:uiPriority w:val="20"/>
    <w:qFormat/>
    <w:rsid w:val="00BB08F3"/>
    <w:rPr>
      <w:i/>
      <w:iCs/>
    </w:rPr>
  </w:style>
  <w:style w:type="character" w:customStyle="1" w:styleId="nosmallcaps">
    <w:name w:val="nosmallcaps"/>
    <w:basedOn w:val="a0"/>
    <w:rsid w:val="00BB08F3"/>
  </w:style>
  <w:style w:type="character" w:customStyle="1" w:styleId="sub">
    <w:name w:val="sub"/>
    <w:basedOn w:val="a0"/>
    <w:rsid w:val="00BB08F3"/>
  </w:style>
  <w:style w:type="character" w:customStyle="1" w:styleId="footnote">
    <w:name w:val="footnote"/>
    <w:basedOn w:val="a0"/>
    <w:rsid w:val="00BB08F3"/>
  </w:style>
  <w:style w:type="character" w:customStyle="1" w:styleId="mdashchar">
    <w:name w:val="mdash_char"/>
    <w:basedOn w:val="a0"/>
    <w:rsid w:val="00BB08F3"/>
  </w:style>
  <w:style w:type="character" w:customStyle="1" w:styleId="noteheada">
    <w:name w:val="note_heada"/>
    <w:basedOn w:val="a0"/>
    <w:rsid w:val="00BB08F3"/>
  </w:style>
  <w:style w:type="character" w:customStyle="1" w:styleId="head">
    <w:name w:val="head"/>
    <w:basedOn w:val="a0"/>
    <w:rsid w:val="00BB08F3"/>
  </w:style>
  <w:style w:type="character" w:customStyle="1" w:styleId="bracket">
    <w:name w:val="bracket"/>
    <w:basedOn w:val="a0"/>
    <w:rsid w:val="00BB08F3"/>
  </w:style>
  <w:style w:type="character" w:customStyle="1" w:styleId="note-para">
    <w:name w:val="note-para"/>
    <w:basedOn w:val="a0"/>
    <w:rsid w:val="00BB08F3"/>
  </w:style>
  <w:style w:type="paragraph" w:customStyle="1" w:styleId="list-group-item-ordered">
    <w:name w:val="list-group-item-ordered"/>
    <w:basedOn w:val="a"/>
    <w:uiPriority w:val="99"/>
    <w:rsid w:val="00BB08F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8">
    <w:name w:val="Unresolved Mention"/>
    <w:basedOn w:val="a0"/>
    <w:uiPriority w:val="99"/>
    <w:semiHidden/>
    <w:unhideWhenUsed/>
    <w:rsid w:val="00BB08F3"/>
    <w:rPr>
      <w:color w:val="605E5C"/>
      <w:shd w:val="clear" w:color="auto" w:fill="E1DFDD"/>
    </w:rPr>
  </w:style>
  <w:style w:type="character" w:styleId="a9">
    <w:name w:val="FollowedHyperlink"/>
    <w:basedOn w:val="a0"/>
    <w:uiPriority w:val="99"/>
    <w:semiHidden/>
    <w:unhideWhenUsed/>
    <w:rsid w:val="00B1297C"/>
    <w:rPr>
      <w:color w:val="800080"/>
      <w:u w:val="single"/>
    </w:rPr>
  </w:style>
  <w:style w:type="character" w:customStyle="1" w:styleId="inlinepara">
    <w:name w:val="inline_para"/>
    <w:basedOn w:val="a0"/>
    <w:rsid w:val="00B1297C"/>
  </w:style>
  <w:style w:type="paragraph" w:customStyle="1" w:styleId="leading-8">
    <w:name w:val="leading-8"/>
    <w:basedOn w:val="a"/>
    <w:rsid w:val="00A74C69"/>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Default">
    <w:name w:val="Default"/>
    <w:rsid w:val="00AD4EFC"/>
    <w:pPr>
      <w:autoSpaceDE w:val="0"/>
      <w:autoSpaceDN w:val="0"/>
      <w:adjustRightInd w:val="0"/>
      <w:spacing w:after="0" w:line="240" w:lineRule="auto"/>
    </w:pPr>
    <w:rPr>
      <w:rFonts w:ascii="Times New Roman" w:hAnsi="Times New Roman" w:cs="Times New Roman"/>
      <w:color w:val="000000"/>
      <w:sz w:val="24"/>
      <w:szCs w:val="24"/>
    </w:rPr>
  </w:style>
  <w:style w:type="paragraph" w:styleId="aa">
    <w:name w:val="header"/>
    <w:basedOn w:val="a"/>
    <w:link w:val="ab"/>
    <w:uiPriority w:val="99"/>
    <w:unhideWhenUsed/>
    <w:rsid w:val="008D7284"/>
    <w:pPr>
      <w:tabs>
        <w:tab w:val="center" w:pos="4677"/>
        <w:tab w:val="right" w:pos="9355"/>
      </w:tabs>
      <w:spacing w:after="0" w:line="240" w:lineRule="auto"/>
    </w:pPr>
  </w:style>
  <w:style w:type="character" w:customStyle="1" w:styleId="ab">
    <w:name w:val="Верхний колонтитул Знак"/>
    <w:basedOn w:val="a0"/>
    <w:link w:val="aa"/>
    <w:uiPriority w:val="99"/>
    <w:rsid w:val="008D7284"/>
  </w:style>
  <w:style w:type="paragraph" w:styleId="ac">
    <w:name w:val="footer"/>
    <w:basedOn w:val="a"/>
    <w:link w:val="ad"/>
    <w:uiPriority w:val="99"/>
    <w:unhideWhenUsed/>
    <w:rsid w:val="008D7284"/>
    <w:pPr>
      <w:tabs>
        <w:tab w:val="center" w:pos="4677"/>
        <w:tab w:val="right" w:pos="9355"/>
      </w:tabs>
      <w:spacing w:after="0" w:line="240" w:lineRule="auto"/>
    </w:pPr>
  </w:style>
  <w:style w:type="character" w:customStyle="1" w:styleId="ad">
    <w:name w:val="Нижний колонтитул Знак"/>
    <w:basedOn w:val="a0"/>
    <w:link w:val="ac"/>
    <w:uiPriority w:val="99"/>
    <w:rsid w:val="008D72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14005">
      <w:bodyDiv w:val="1"/>
      <w:marLeft w:val="0"/>
      <w:marRight w:val="0"/>
      <w:marTop w:val="0"/>
      <w:marBottom w:val="0"/>
      <w:divBdr>
        <w:top w:val="none" w:sz="0" w:space="0" w:color="auto"/>
        <w:left w:val="none" w:sz="0" w:space="0" w:color="auto"/>
        <w:bottom w:val="none" w:sz="0" w:space="0" w:color="auto"/>
        <w:right w:val="none" w:sz="0" w:space="0" w:color="auto"/>
      </w:divBdr>
      <w:divsChild>
        <w:div w:id="574124322">
          <w:marLeft w:val="240"/>
          <w:marRight w:val="240"/>
          <w:marTop w:val="240"/>
          <w:marBottom w:val="240"/>
          <w:divBdr>
            <w:top w:val="none" w:sz="0" w:space="0" w:color="auto"/>
            <w:left w:val="none" w:sz="0" w:space="0" w:color="auto"/>
            <w:bottom w:val="none" w:sz="0" w:space="0" w:color="auto"/>
            <w:right w:val="none" w:sz="0" w:space="0" w:color="auto"/>
          </w:divBdr>
        </w:div>
        <w:div w:id="1742750731">
          <w:marLeft w:val="0"/>
          <w:marRight w:val="0"/>
          <w:marTop w:val="0"/>
          <w:marBottom w:val="0"/>
          <w:divBdr>
            <w:top w:val="none" w:sz="0" w:space="0" w:color="auto"/>
            <w:left w:val="none" w:sz="0" w:space="0" w:color="auto"/>
            <w:bottom w:val="none" w:sz="0" w:space="0" w:color="auto"/>
            <w:right w:val="none" w:sz="0" w:space="0" w:color="auto"/>
          </w:divBdr>
          <w:divsChild>
            <w:div w:id="452751007">
              <w:marLeft w:val="0"/>
              <w:marRight w:val="0"/>
              <w:marTop w:val="0"/>
              <w:marBottom w:val="0"/>
              <w:divBdr>
                <w:top w:val="none" w:sz="0" w:space="0" w:color="auto"/>
                <w:left w:val="none" w:sz="0" w:space="0" w:color="auto"/>
                <w:bottom w:val="none" w:sz="0" w:space="0" w:color="auto"/>
                <w:right w:val="none" w:sz="0" w:space="0" w:color="auto"/>
              </w:divBdr>
              <w:divsChild>
                <w:div w:id="1880239805">
                  <w:marLeft w:val="0"/>
                  <w:marRight w:val="0"/>
                  <w:marTop w:val="0"/>
                  <w:marBottom w:val="0"/>
                  <w:divBdr>
                    <w:top w:val="none" w:sz="0" w:space="0" w:color="auto"/>
                    <w:left w:val="none" w:sz="0" w:space="0" w:color="auto"/>
                    <w:bottom w:val="none" w:sz="0" w:space="0" w:color="auto"/>
                    <w:right w:val="none" w:sz="0" w:space="0" w:color="auto"/>
                  </w:divBdr>
                  <w:divsChild>
                    <w:div w:id="157622554">
                      <w:marLeft w:val="0"/>
                      <w:marRight w:val="0"/>
                      <w:marTop w:val="120"/>
                      <w:marBottom w:val="120"/>
                      <w:divBdr>
                        <w:top w:val="none" w:sz="0" w:space="0" w:color="auto"/>
                        <w:left w:val="none" w:sz="0" w:space="0" w:color="auto"/>
                        <w:bottom w:val="none" w:sz="0" w:space="0" w:color="auto"/>
                        <w:right w:val="none" w:sz="0" w:space="0" w:color="auto"/>
                      </w:divBdr>
                    </w:div>
                    <w:div w:id="161898860">
                      <w:marLeft w:val="0"/>
                      <w:marRight w:val="0"/>
                      <w:marTop w:val="120"/>
                      <w:marBottom w:val="120"/>
                      <w:divBdr>
                        <w:top w:val="none" w:sz="0" w:space="0" w:color="auto"/>
                        <w:left w:val="none" w:sz="0" w:space="0" w:color="auto"/>
                        <w:bottom w:val="none" w:sz="0" w:space="0" w:color="auto"/>
                        <w:right w:val="none" w:sz="0" w:space="0" w:color="auto"/>
                      </w:divBdr>
                      <w:divsChild>
                        <w:div w:id="86851699">
                          <w:marLeft w:val="270"/>
                          <w:marRight w:val="0"/>
                          <w:marTop w:val="0"/>
                          <w:marBottom w:val="0"/>
                          <w:divBdr>
                            <w:top w:val="none" w:sz="0" w:space="0" w:color="auto"/>
                            <w:left w:val="none" w:sz="0" w:space="0" w:color="auto"/>
                            <w:bottom w:val="none" w:sz="0" w:space="0" w:color="auto"/>
                            <w:right w:val="none" w:sz="0" w:space="0" w:color="auto"/>
                          </w:divBdr>
                        </w:div>
                        <w:div w:id="90517864">
                          <w:marLeft w:val="270"/>
                          <w:marRight w:val="0"/>
                          <w:marTop w:val="0"/>
                          <w:marBottom w:val="0"/>
                          <w:divBdr>
                            <w:top w:val="none" w:sz="0" w:space="0" w:color="auto"/>
                            <w:left w:val="none" w:sz="0" w:space="0" w:color="auto"/>
                            <w:bottom w:val="none" w:sz="0" w:space="0" w:color="auto"/>
                            <w:right w:val="none" w:sz="0" w:space="0" w:color="auto"/>
                          </w:divBdr>
                        </w:div>
                        <w:div w:id="135877593">
                          <w:marLeft w:val="0"/>
                          <w:marRight w:val="0"/>
                          <w:marTop w:val="0"/>
                          <w:marBottom w:val="0"/>
                          <w:divBdr>
                            <w:top w:val="none" w:sz="0" w:space="0" w:color="auto"/>
                            <w:left w:val="none" w:sz="0" w:space="0" w:color="auto"/>
                            <w:bottom w:val="none" w:sz="0" w:space="0" w:color="auto"/>
                            <w:right w:val="none" w:sz="0" w:space="0" w:color="auto"/>
                          </w:divBdr>
                        </w:div>
                        <w:div w:id="487870440">
                          <w:marLeft w:val="0"/>
                          <w:marRight w:val="0"/>
                          <w:marTop w:val="0"/>
                          <w:marBottom w:val="0"/>
                          <w:divBdr>
                            <w:top w:val="none" w:sz="0" w:space="0" w:color="auto"/>
                            <w:left w:val="none" w:sz="0" w:space="0" w:color="auto"/>
                            <w:bottom w:val="none" w:sz="0" w:space="0" w:color="auto"/>
                            <w:right w:val="none" w:sz="0" w:space="0" w:color="auto"/>
                          </w:divBdr>
                        </w:div>
                        <w:div w:id="776097423">
                          <w:marLeft w:val="270"/>
                          <w:marRight w:val="0"/>
                          <w:marTop w:val="0"/>
                          <w:marBottom w:val="0"/>
                          <w:divBdr>
                            <w:top w:val="none" w:sz="0" w:space="0" w:color="auto"/>
                            <w:left w:val="none" w:sz="0" w:space="0" w:color="auto"/>
                            <w:bottom w:val="none" w:sz="0" w:space="0" w:color="auto"/>
                            <w:right w:val="none" w:sz="0" w:space="0" w:color="auto"/>
                          </w:divBdr>
                        </w:div>
                        <w:div w:id="1575815802">
                          <w:marLeft w:val="270"/>
                          <w:marRight w:val="0"/>
                          <w:marTop w:val="0"/>
                          <w:marBottom w:val="0"/>
                          <w:divBdr>
                            <w:top w:val="none" w:sz="0" w:space="0" w:color="auto"/>
                            <w:left w:val="none" w:sz="0" w:space="0" w:color="auto"/>
                            <w:bottom w:val="none" w:sz="0" w:space="0" w:color="auto"/>
                            <w:right w:val="none" w:sz="0" w:space="0" w:color="auto"/>
                          </w:divBdr>
                        </w:div>
                        <w:div w:id="1809975841">
                          <w:marLeft w:val="0"/>
                          <w:marRight w:val="0"/>
                          <w:marTop w:val="0"/>
                          <w:marBottom w:val="0"/>
                          <w:divBdr>
                            <w:top w:val="none" w:sz="0" w:space="0" w:color="auto"/>
                            <w:left w:val="none" w:sz="0" w:space="0" w:color="auto"/>
                            <w:bottom w:val="none" w:sz="0" w:space="0" w:color="auto"/>
                            <w:right w:val="none" w:sz="0" w:space="0" w:color="auto"/>
                          </w:divBdr>
                        </w:div>
                        <w:div w:id="1818495401">
                          <w:marLeft w:val="270"/>
                          <w:marRight w:val="0"/>
                          <w:marTop w:val="0"/>
                          <w:marBottom w:val="0"/>
                          <w:divBdr>
                            <w:top w:val="none" w:sz="0" w:space="0" w:color="auto"/>
                            <w:left w:val="none" w:sz="0" w:space="0" w:color="auto"/>
                            <w:bottom w:val="none" w:sz="0" w:space="0" w:color="auto"/>
                            <w:right w:val="none" w:sz="0" w:space="0" w:color="auto"/>
                          </w:divBdr>
                        </w:div>
                        <w:div w:id="2099331185">
                          <w:marLeft w:val="270"/>
                          <w:marRight w:val="0"/>
                          <w:marTop w:val="0"/>
                          <w:marBottom w:val="0"/>
                          <w:divBdr>
                            <w:top w:val="none" w:sz="0" w:space="0" w:color="auto"/>
                            <w:left w:val="none" w:sz="0" w:space="0" w:color="auto"/>
                            <w:bottom w:val="none" w:sz="0" w:space="0" w:color="auto"/>
                            <w:right w:val="none" w:sz="0" w:space="0" w:color="auto"/>
                          </w:divBdr>
                        </w:div>
                      </w:divsChild>
                    </w:div>
                    <w:div w:id="349913586">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954479542">
              <w:marLeft w:val="0"/>
              <w:marRight w:val="0"/>
              <w:marTop w:val="0"/>
              <w:marBottom w:val="0"/>
              <w:divBdr>
                <w:top w:val="none" w:sz="0" w:space="0" w:color="auto"/>
                <w:left w:val="none" w:sz="0" w:space="0" w:color="auto"/>
                <w:bottom w:val="none" w:sz="0" w:space="0" w:color="auto"/>
                <w:right w:val="none" w:sz="0" w:space="0" w:color="auto"/>
              </w:divBdr>
            </w:div>
            <w:div w:id="1266040716">
              <w:marLeft w:val="0"/>
              <w:marRight w:val="0"/>
              <w:marTop w:val="0"/>
              <w:marBottom w:val="0"/>
              <w:divBdr>
                <w:top w:val="none" w:sz="0" w:space="0" w:color="auto"/>
                <w:left w:val="none" w:sz="0" w:space="0" w:color="auto"/>
                <w:bottom w:val="none" w:sz="0" w:space="0" w:color="auto"/>
                <w:right w:val="none" w:sz="0" w:space="0" w:color="auto"/>
              </w:divBdr>
            </w:div>
            <w:div w:id="1317108194">
              <w:marLeft w:val="0"/>
              <w:marRight w:val="0"/>
              <w:marTop w:val="0"/>
              <w:marBottom w:val="0"/>
              <w:divBdr>
                <w:top w:val="none" w:sz="0" w:space="0" w:color="auto"/>
                <w:left w:val="none" w:sz="0" w:space="0" w:color="auto"/>
                <w:bottom w:val="none" w:sz="0" w:space="0" w:color="auto"/>
                <w:right w:val="none" w:sz="0" w:space="0" w:color="auto"/>
              </w:divBdr>
            </w:div>
            <w:div w:id="1539049381">
              <w:marLeft w:val="0"/>
              <w:marRight w:val="0"/>
              <w:marTop w:val="0"/>
              <w:marBottom w:val="0"/>
              <w:divBdr>
                <w:top w:val="none" w:sz="0" w:space="0" w:color="auto"/>
                <w:left w:val="none" w:sz="0" w:space="0" w:color="auto"/>
                <w:bottom w:val="none" w:sz="0" w:space="0" w:color="auto"/>
                <w:right w:val="none" w:sz="0" w:space="0" w:color="auto"/>
              </w:divBdr>
              <w:divsChild>
                <w:div w:id="61754496">
                  <w:marLeft w:val="270"/>
                  <w:marRight w:val="0"/>
                  <w:marTop w:val="0"/>
                  <w:marBottom w:val="0"/>
                  <w:divBdr>
                    <w:top w:val="none" w:sz="0" w:space="0" w:color="auto"/>
                    <w:left w:val="none" w:sz="0" w:space="0" w:color="auto"/>
                    <w:bottom w:val="none" w:sz="0" w:space="0" w:color="auto"/>
                    <w:right w:val="none" w:sz="0" w:space="0" w:color="auto"/>
                  </w:divBdr>
                </w:div>
                <w:div w:id="127015825">
                  <w:marLeft w:val="270"/>
                  <w:marRight w:val="0"/>
                  <w:marTop w:val="0"/>
                  <w:marBottom w:val="0"/>
                  <w:divBdr>
                    <w:top w:val="none" w:sz="0" w:space="0" w:color="auto"/>
                    <w:left w:val="none" w:sz="0" w:space="0" w:color="auto"/>
                    <w:bottom w:val="none" w:sz="0" w:space="0" w:color="auto"/>
                    <w:right w:val="none" w:sz="0" w:space="0" w:color="auto"/>
                  </w:divBdr>
                </w:div>
                <w:div w:id="475340469">
                  <w:marLeft w:val="270"/>
                  <w:marRight w:val="0"/>
                  <w:marTop w:val="0"/>
                  <w:marBottom w:val="0"/>
                  <w:divBdr>
                    <w:top w:val="none" w:sz="0" w:space="0" w:color="auto"/>
                    <w:left w:val="none" w:sz="0" w:space="0" w:color="auto"/>
                    <w:bottom w:val="none" w:sz="0" w:space="0" w:color="auto"/>
                    <w:right w:val="none" w:sz="0" w:space="0" w:color="auto"/>
                  </w:divBdr>
                </w:div>
                <w:div w:id="509871891">
                  <w:marLeft w:val="270"/>
                  <w:marRight w:val="0"/>
                  <w:marTop w:val="0"/>
                  <w:marBottom w:val="0"/>
                  <w:divBdr>
                    <w:top w:val="none" w:sz="0" w:space="0" w:color="auto"/>
                    <w:left w:val="none" w:sz="0" w:space="0" w:color="auto"/>
                    <w:bottom w:val="none" w:sz="0" w:space="0" w:color="auto"/>
                    <w:right w:val="none" w:sz="0" w:space="0" w:color="auto"/>
                  </w:divBdr>
                </w:div>
                <w:div w:id="515273024">
                  <w:marLeft w:val="270"/>
                  <w:marRight w:val="0"/>
                  <w:marTop w:val="0"/>
                  <w:marBottom w:val="0"/>
                  <w:divBdr>
                    <w:top w:val="none" w:sz="0" w:space="0" w:color="auto"/>
                    <w:left w:val="none" w:sz="0" w:space="0" w:color="auto"/>
                    <w:bottom w:val="none" w:sz="0" w:space="0" w:color="auto"/>
                    <w:right w:val="none" w:sz="0" w:space="0" w:color="auto"/>
                  </w:divBdr>
                </w:div>
                <w:div w:id="596717530">
                  <w:marLeft w:val="270"/>
                  <w:marRight w:val="0"/>
                  <w:marTop w:val="0"/>
                  <w:marBottom w:val="0"/>
                  <w:divBdr>
                    <w:top w:val="none" w:sz="0" w:space="0" w:color="auto"/>
                    <w:left w:val="none" w:sz="0" w:space="0" w:color="auto"/>
                    <w:bottom w:val="none" w:sz="0" w:space="0" w:color="auto"/>
                    <w:right w:val="none" w:sz="0" w:space="0" w:color="auto"/>
                  </w:divBdr>
                </w:div>
                <w:div w:id="725030514">
                  <w:marLeft w:val="270"/>
                  <w:marRight w:val="0"/>
                  <w:marTop w:val="0"/>
                  <w:marBottom w:val="0"/>
                  <w:divBdr>
                    <w:top w:val="none" w:sz="0" w:space="0" w:color="auto"/>
                    <w:left w:val="none" w:sz="0" w:space="0" w:color="auto"/>
                    <w:bottom w:val="none" w:sz="0" w:space="0" w:color="auto"/>
                    <w:right w:val="none" w:sz="0" w:space="0" w:color="auto"/>
                  </w:divBdr>
                </w:div>
                <w:div w:id="937442893">
                  <w:marLeft w:val="270"/>
                  <w:marRight w:val="0"/>
                  <w:marTop w:val="0"/>
                  <w:marBottom w:val="0"/>
                  <w:divBdr>
                    <w:top w:val="none" w:sz="0" w:space="0" w:color="auto"/>
                    <w:left w:val="none" w:sz="0" w:space="0" w:color="auto"/>
                    <w:bottom w:val="none" w:sz="0" w:space="0" w:color="auto"/>
                    <w:right w:val="none" w:sz="0" w:space="0" w:color="auto"/>
                  </w:divBdr>
                </w:div>
                <w:div w:id="1164054057">
                  <w:marLeft w:val="270"/>
                  <w:marRight w:val="0"/>
                  <w:marTop w:val="0"/>
                  <w:marBottom w:val="0"/>
                  <w:divBdr>
                    <w:top w:val="none" w:sz="0" w:space="0" w:color="auto"/>
                    <w:left w:val="none" w:sz="0" w:space="0" w:color="auto"/>
                    <w:bottom w:val="none" w:sz="0" w:space="0" w:color="auto"/>
                    <w:right w:val="none" w:sz="0" w:space="0" w:color="auto"/>
                  </w:divBdr>
                </w:div>
                <w:div w:id="1431582990">
                  <w:marLeft w:val="270"/>
                  <w:marRight w:val="0"/>
                  <w:marTop w:val="0"/>
                  <w:marBottom w:val="0"/>
                  <w:divBdr>
                    <w:top w:val="none" w:sz="0" w:space="0" w:color="auto"/>
                    <w:left w:val="none" w:sz="0" w:space="0" w:color="auto"/>
                    <w:bottom w:val="none" w:sz="0" w:space="0" w:color="auto"/>
                    <w:right w:val="none" w:sz="0" w:space="0" w:color="auto"/>
                  </w:divBdr>
                  <w:divsChild>
                    <w:div w:id="384834061">
                      <w:marLeft w:val="0"/>
                      <w:marRight w:val="0"/>
                      <w:marTop w:val="0"/>
                      <w:marBottom w:val="0"/>
                      <w:divBdr>
                        <w:top w:val="none" w:sz="0" w:space="0" w:color="auto"/>
                        <w:left w:val="none" w:sz="0" w:space="0" w:color="auto"/>
                        <w:bottom w:val="none" w:sz="0" w:space="0" w:color="auto"/>
                        <w:right w:val="none" w:sz="0" w:space="0" w:color="auto"/>
                      </w:divBdr>
                    </w:div>
                    <w:div w:id="789782300">
                      <w:marLeft w:val="0"/>
                      <w:marRight w:val="0"/>
                      <w:marTop w:val="0"/>
                      <w:marBottom w:val="0"/>
                      <w:divBdr>
                        <w:top w:val="none" w:sz="0" w:space="0" w:color="auto"/>
                        <w:left w:val="none" w:sz="0" w:space="0" w:color="auto"/>
                        <w:bottom w:val="none" w:sz="0" w:space="0" w:color="auto"/>
                        <w:right w:val="none" w:sz="0" w:space="0" w:color="auto"/>
                      </w:divBdr>
                    </w:div>
                    <w:div w:id="1699891643">
                      <w:marLeft w:val="0"/>
                      <w:marRight w:val="0"/>
                      <w:marTop w:val="0"/>
                      <w:marBottom w:val="0"/>
                      <w:divBdr>
                        <w:top w:val="none" w:sz="0" w:space="0" w:color="auto"/>
                        <w:left w:val="none" w:sz="0" w:space="0" w:color="auto"/>
                        <w:bottom w:val="none" w:sz="0" w:space="0" w:color="auto"/>
                        <w:right w:val="none" w:sz="0" w:space="0" w:color="auto"/>
                      </w:divBdr>
                    </w:div>
                  </w:divsChild>
                </w:div>
                <w:div w:id="1499733876">
                  <w:marLeft w:val="270"/>
                  <w:marRight w:val="0"/>
                  <w:marTop w:val="0"/>
                  <w:marBottom w:val="0"/>
                  <w:divBdr>
                    <w:top w:val="none" w:sz="0" w:space="0" w:color="auto"/>
                    <w:left w:val="none" w:sz="0" w:space="0" w:color="auto"/>
                    <w:bottom w:val="none" w:sz="0" w:space="0" w:color="auto"/>
                    <w:right w:val="none" w:sz="0" w:space="0" w:color="auto"/>
                  </w:divBdr>
                </w:div>
                <w:div w:id="1596091164">
                  <w:marLeft w:val="270"/>
                  <w:marRight w:val="0"/>
                  <w:marTop w:val="0"/>
                  <w:marBottom w:val="0"/>
                  <w:divBdr>
                    <w:top w:val="none" w:sz="0" w:space="0" w:color="auto"/>
                    <w:left w:val="none" w:sz="0" w:space="0" w:color="auto"/>
                    <w:bottom w:val="none" w:sz="0" w:space="0" w:color="auto"/>
                    <w:right w:val="none" w:sz="0" w:space="0" w:color="auto"/>
                  </w:divBdr>
                </w:div>
                <w:div w:id="2042002667">
                  <w:marLeft w:val="270"/>
                  <w:marRight w:val="0"/>
                  <w:marTop w:val="0"/>
                  <w:marBottom w:val="0"/>
                  <w:divBdr>
                    <w:top w:val="none" w:sz="0" w:space="0" w:color="auto"/>
                    <w:left w:val="none" w:sz="0" w:space="0" w:color="auto"/>
                    <w:bottom w:val="none" w:sz="0" w:space="0" w:color="auto"/>
                    <w:right w:val="none" w:sz="0" w:space="0" w:color="auto"/>
                  </w:divBdr>
                </w:div>
              </w:divsChild>
            </w:div>
            <w:div w:id="204532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10190">
      <w:bodyDiv w:val="1"/>
      <w:marLeft w:val="0"/>
      <w:marRight w:val="0"/>
      <w:marTop w:val="0"/>
      <w:marBottom w:val="0"/>
      <w:divBdr>
        <w:top w:val="none" w:sz="0" w:space="0" w:color="auto"/>
        <w:left w:val="none" w:sz="0" w:space="0" w:color="auto"/>
        <w:bottom w:val="none" w:sz="0" w:space="0" w:color="auto"/>
        <w:right w:val="none" w:sz="0" w:space="0" w:color="auto"/>
      </w:divBdr>
      <w:divsChild>
        <w:div w:id="783037679">
          <w:marLeft w:val="240"/>
          <w:marRight w:val="240"/>
          <w:marTop w:val="240"/>
          <w:marBottom w:val="240"/>
          <w:divBdr>
            <w:top w:val="none" w:sz="0" w:space="0" w:color="auto"/>
            <w:left w:val="none" w:sz="0" w:space="0" w:color="auto"/>
            <w:bottom w:val="none" w:sz="0" w:space="0" w:color="auto"/>
            <w:right w:val="none" w:sz="0" w:space="0" w:color="auto"/>
          </w:divBdr>
        </w:div>
        <w:div w:id="799151826">
          <w:marLeft w:val="0"/>
          <w:marRight w:val="0"/>
          <w:marTop w:val="0"/>
          <w:marBottom w:val="0"/>
          <w:divBdr>
            <w:top w:val="none" w:sz="0" w:space="0" w:color="auto"/>
            <w:left w:val="none" w:sz="0" w:space="0" w:color="auto"/>
            <w:bottom w:val="none" w:sz="0" w:space="0" w:color="auto"/>
            <w:right w:val="none" w:sz="0" w:space="0" w:color="auto"/>
          </w:divBdr>
          <w:divsChild>
            <w:div w:id="1293057106">
              <w:marLeft w:val="0"/>
              <w:marRight w:val="0"/>
              <w:marTop w:val="0"/>
              <w:marBottom w:val="0"/>
              <w:divBdr>
                <w:top w:val="none" w:sz="0" w:space="0" w:color="auto"/>
                <w:left w:val="none" w:sz="0" w:space="0" w:color="auto"/>
                <w:bottom w:val="none" w:sz="0" w:space="0" w:color="auto"/>
                <w:right w:val="none" w:sz="0" w:space="0" w:color="auto"/>
              </w:divBdr>
              <w:divsChild>
                <w:div w:id="246575157">
                  <w:marLeft w:val="270"/>
                  <w:marRight w:val="0"/>
                  <w:marTop w:val="0"/>
                  <w:marBottom w:val="0"/>
                  <w:divBdr>
                    <w:top w:val="none" w:sz="0" w:space="0" w:color="auto"/>
                    <w:left w:val="none" w:sz="0" w:space="0" w:color="auto"/>
                    <w:bottom w:val="none" w:sz="0" w:space="0" w:color="auto"/>
                    <w:right w:val="none" w:sz="0" w:space="0" w:color="auto"/>
                  </w:divBdr>
                </w:div>
                <w:div w:id="329799660">
                  <w:marLeft w:val="270"/>
                  <w:marRight w:val="0"/>
                  <w:marTop w:val="0"/>
                  <w:marBottom w:val="0"/>
                  <w:divBdr>
                    <w:top w:val="none" w:sz="0" w:space="0" w:color="auto"/>
                    <w:left w:val="none" w:sz="0" w:space="0" w:color="auto"/>
                    <w:bottom w:val="none" w:sz="0" w:space="0" w:color="auto"/>
                    <w:right w:val="none" w:sz="0" w:space="0" w:color="auto"/>
                  </w:divBdr>
                </w:div>
                <w:div w:id="450786244">
                  <w:marLeft w:val="270"/>
                  <w:marRight w:val="0"/>
                  <w:marTop w:val="0"/>
                  <w:marBottom w:val="0"/>
                  <w:divBdr>
                    <w:top w:val="none" w:sz="0" w:space="0" w:color="auto"/>
                    <w:left w:val="none" w:sz="0" w:space="0" w:color="auto"/>
                    <w:bottom w:val="none" w:sz="0" w:space="0" w:color="auto"/>
                    <w:right w:val="none" w:sz="0" w:space="0" w:color="auto"/>
                  </w:divBdr>
                </w:div>
                <w:div w:id="459567647">
                  <w:marLeft w:val="270"/>
                  <w:marRight w:val="0"/>
                  <w:marTop w:val="0"/>
                  <w:marBottom w:val="0"/>
                  <w:divBdr>
                    <w:top w:val="none" w:sz="0" w:space="0" w:color="auto"/>
                    <w:left w:val="none" w:sz="0" w:space="0" w:color="auto"/>
                    <w:bottom w:val="none" w:sz="0" w:space="0" w:color="auto"/>
                    <w:right w:val="none" w:sz="0" w:space="0" w:color="auto"/>
                  </w:divBdr>
                </w:div>
                <w:div w:id="704985615">
                  <w:marLeft w:val="270"/>
                  <w:marRight w:val="0"/>
                  <w:marTop w:val="0"/>
                  <w:marBottom w:val="0"/>
                  <w:divBdr>
                    <w:top w:val="none" w:sz="0" w:space="0" w:color="auto"/>
                    <w:left w:val="none" w:sz="0" w:space="0" w:color="auto"/>
                    <w:bottom w:val="none" w:sz="0" w:space="0" w:color="auto"/>
                    <w:right w:val="none" w:sz="0" w:space="0" w:color="auto"/>
                  </w:divBdr>
                </w:div>
                <w:div w:id="736439771">
                  <w:marLeft w:val="270"/>
                  <w:marRight w:val="0"/>
                  <w:marTop w:val="0"/>
                  <w:marBottom w:val="0"/>
                  <w:divBdr>
                    <w:top w:val="none" w:sz="0" w:space="0" w:color="auto"/>
                    <w:left w:val="none" w:sz="0" w:space="0" w:color="auto"/>
                    <w:bottom w:val="none" w:sz="0" w:space="0" w:color="auto"/>
                    <w:right w:val="none" w:sz="0" w:space="0" w:color="auto"/>
                  </w:divBdr>
                </w:div>
                <w:div w:id="774593451">
                  <w:marLeft w:val="270"/>
                  <w:marRight w:val="0"/>
                  <w:marTop w:val="0"/>
                  <w:marBottom w:val="0"/>
                  <w:divBdr>
                    <w:top w:val="none" w:sz="0" w:space="0" w:color="auto"/>
                    <w:left w:val="none" w:sz="0" w:space="0" w:color="auto"/>
                    <w:bottom w:val="none" w:sz="0" w:space="0" w:color="auto"/>
                    <w:right w:val="none" w:sz="0" w:space="0" w:color="auto"/>
                  </w:divBdr>
                </w:div>
                <w:div w:id="825509873">
                  <w:marLeft w:val="270"/>
                  <w:marRight w:val="0"/>
                  <w:marTop w:val="0"/>
                  <w:marBottom w:val="0"/>
                  <w:divBdr>
                    <w:top w:val="none" w:sz="0" w:space="0" w:color="auto"/>
                    <w:left w:val="none" w:sz="0" w:space="0" w:color="auto"/>
                    <w:bottom w:val="none" w:sz="0" w:space="0" w:color="auto"/>
                    <w:right w:val="none" w:sz="0" w:space="0" w:color="auto"/>
                  </w:divBdr>
                </w:div>
                <w:div w:id="852230876">
                  <w:marLeft w:val="270"/>
                  <w:marRight w:val="0"/>
                  <w:marTop w:val="0"/>
                  <w:marBottom w:val="0"/>
                  <w:divBdr>
                    <w:top w:val="none" w:sz="0" w:space="0" w:color="auto"/>
                    <w:left w:val="none" w:sz="0" w:space="0" w:color="auto"/>
                    <w:bottom w:val="none" w:sz="0" w:space="0" w:color="auto"/>
                    <w:right w:val="none" w:sz="0" w:space="0" w:color="auto"/>
                  </w:divBdr>
                </w:div>
                <w:div w:id="955714746">
                  <w:marLeft w:val="270"/>
                  <w:marRight w:val="0"/>
                  <w:marTop w:val="0"/>
                  <w:marBottom w:val="0"/>
                  <w:divBdr>
                    <w:top w:val="none" w:sz="0" w:space="0" w:color="auto"/>
                    <w:left w:val="none" w:sz="0" w:space="0" w:color="auto"/>
                    <w:bottom w:val="none" w:sz="0" w:space="0" w:color="auto"/>
                    <w:right w:val="none" w:sz="0" w:space="0" w:color="auto"/>
                  </w:divBdr>
                  <w:divsChild>
                    <w:div w:id="129907747">
                      <w:marLeft w:val="0"/>
                      <w:marRight w:val="0"/>
                      <w:marTop w:val="0"/>
                      <w:marBottom w:val="0"/>
                      <w:divBdr>
                        <w:top w:val="none" w:sz="0" w:space="0" w:color="auto"/>
                        <w:left w:val="none" w:sz="0" w:space="0" w:color="auto"/>
                        <w:bottom w:val="none" w:sz="0" w:space="0" w:color="auto"/>
                        <w:right w:val="none" w:sz="0" w:space="0" w:color="auto"/>
                      </w:divBdr>
                    </w:div>
                    <w:div w:id="1300576887">
                      <w:marLeft w:val="0"/>
                      <w:marRight w:val="0"/>
                      <w:marTop w:val="0"/>
                      <w:marBottom w:val="0"/>
                      <w:divBdr>
                        <w:top w:val="none" w:sz="0" w:space="0" w:color="auto"/>
                        <w:left w:val="none" w:sz="0" w:space="0" w:color="auto"/>
                        <w:bottom w:val="none" w:sz="0" w:space="0" w:color="auto"/>
                        <w:right w:val="none" w:sz="0" w:space="0" w:color="auto"/>
                      </w:divBdr>
                    </w:div>
                    <w:div w:id="2072078273">
                      <w:marLeft w:val="0"/>
                      <w:marRight w:val="0"/>
                      <w:marTop w:val="0"/>
                      <w:marBottom w:val="0"/>
                      <w:divBdr>
                        <w:top w:val="none" w:sz="0" w:space="0" w:color="auto"/>
                        <w:left w:val="none" w:sz="0" w:space="0" w:color="auto"/>
                        <w:bottom w:val="none" w:sz="0" w:space="0" w:color="auto"/>
                        <w:right w:val="none" w:sz="0" w:space="0" w:color="auto"/>
                      </w:divBdr>
                    </w:div>
                  </w:divsChild>
                </w:div>
                <w:div w:id="1072511824">
                  <w:marLeft w:val="270"/>
                  <w:marRight w:val="0"/>
                  <w:marTop w:val="0"/>
                  <w:marBottom w:val="0"/>
                  <w:divBdr>
                    <w:top w:val="none" w:sz="0" w:space="0" w:color="auto"/>
                    <w:left w:val="none" w:sz="0" w:space="0" w:color="auto"/>
                    <w:bottom w:val="none" w:sz="0" w:space="0" w:color="auto"/>
                    <w:right w:val="none" w:sz="0" w:space="0" w:color="auto"/>
                  </w:divBdr>
                </w:div>
                <w:div w:id="1163737834">
                  <w:marLeft w:val="270"/>
                  <w:marRight w:val="0"/>
                  <w:marTop w:val="0"/>
                  <w:marBottom w:val="0"/>
                  <w:divBdr>
                    <w:top w:val="none" w:sz="0" w:space="0" w:color="auto"/>
                    <w:left w:val="none" w:sz="0" w:space="0" w:color="auto"/>
                    <w:bottom w:val="none" w:sz="0" w:space="0" w:color="auto"/>
                    <w:right w:val="none" w:sz="0" w:space="0" w:color="auto"/>
                  </w:divBdr>
                </w:div>
                <w:div w:id="1193035522">
                  <w:marLeft w:val="270"/>
                  <w:marRight w:val="0"/>
                  <w:marTop w:val="0"/>
                  <w:marBottom w:val="0"/>
                  <w:divBdr>
                    <w:top w:val="none" w:sz="0" w:space="0" w:color="auto"/>
                    <w:left w:val="none" w:sz="0" w:space="0" w:color="auto"/>
                    <w:bottom w:val="none" w:sz="0" w:space="0" w:color="auto"/>
                    <w:right w:val="none" w:sz="0" w:space="0" w:color="auto"/>
                  </w:divBdr>
                </w:div>
                <w:div w:id="1328285861">
                  <w:marLeft w:val="270"/>
                  <w:marRight w:val="0"/>
                  <w:marTop w:val="0"/>
                  <w:marBottom w:val="0"/>
                  <w:divBdr>
                    <w:top w:val="none" w:sz="0" w:space="0" w:color="auto"/>
                    <w:left w:val="none" w:sz="0" w:space="0" w:color="auto"/>
                    <w:bottom w:val="none" w:sz="0" w:space="0" w:color="auto"/>
                    <w:right w:val="none" w:sz="0" w:space="0" w:color="auto"/>
                  </w:divBdr>
                </w:div>
                <w:div w:id="1566725144">
                  <w:marLeft w:val="540"/>
                  <w:marRight w:val="0"/>
                  <w:marTop w:val="0"/>
                  <w:marBottom w:val="0"/>
                  <w:divBdr>
                    <w:top w:val="none" w:sz="0" w:space="0" w:color="auto"/>
                    <w:left w:val="none" w:sz="0" w:space="0" w:color="auto"/>
                    <w:bottom w:val="none" w:sz="0" w:space="0" w:color="auto"/>
                    <w:right w:val="none" w:sz="0" w:space="0" w:color="auto"/>
                  </w:divBdr>
                </w:div>
                <w:div w:id="1642152996">
                  <w:marLeft w:val="270"/>
                  <w:marRight w:val="0"/>
                  <w:marTop w:val="0"/>
                  <w:marBottom w:val="0"/>
                  <w:divBdr>
                    <w:top w:val="none" w:sz="0" w:space="0" w:color="auto"/>
                    <w:left w:val="none" w:sz="0" w:space="0" w:color="auto"/>
                    <w:bottom w:val="none" w:sz="0" w:space="0" w:color="auto"/>
                    <w:right w:val="none" w:sz="0" w:space="0" w:color="auto"/>
                  </w:divBdr>
                </w:div>
                <w:div w:id="1847792299">
                  <w:marLeft w:val="270"/>
                  <w:marRight w:val="0"/>
                  <w:marTop w:val="0"/>
                  <w:marBottom w:val="0"/>
                  <w:divBdr>
                    <w:top w:val="none" w:sz="0" w:space="0" w:color="auto"/>
                    <w:left w:val="none" w:sz="0" w:space="0" w:color="auto"/>
                    <w:bottom w:val="none" w:sz="0" w:space="0" w:color="auto"/>
                    <w:right w:val="none" w:sz="0" w:space="0" w:color="auto"/>
                  </w:divBdr>
                </w:div>
                <w:div w:id="1938825525">
                  <w:marLeft w:val="270"/>
                  <w:marRight w:val="0"/>
                  <w:marTop w:val="0"/>
                  <w:marBottom w:val="0"/>
                  <w:divBdr>
                    <w:top w:val="none" w:sz="0" w:space="0" w:color="auto"/>
                    <w:left w:val="none" w:sz="0" w:space="0" w:color="auto"/>
                    <w:bottom w:val="none" w:sz="0" w:space="0" w:color="auto"/>
                    <w:right w:val="none" w:sz="0" w:space="0" w:color="auto"/>
                  </w:divBdr>
                </w:div>
              </w:divsChild>
            </w:div>
            <w:div w:id="1431046616">
              <w:marLeft w:val="0"/>
              <w:marRight w:val="0"/>
              <w:marTop w:val="0"/>
              <w:marBottom w:val="0"/>
              <w:divBdr>
                <w:top w:val="none" w:sz="0" w:space="0" w:color="auto"/>
                <w:left w:val="none" w:sz="0" w:space="0" w:color="auto"/>
                <w:bottom w:val="none" w:sz="0" w:space="0" w:color="auto"/>
                <w:right w:val="none" w:sz="0" w:space="0" w:color="auto"/>
              </w:divBdr>
            </w:div>
            <w:div w:id="1569152687">
              <w:marLeft w:val="0"/>
              <w:marRight w:val="0"/>
              <w:marTop w:val="0"/>
              <w:marBottom w:val="0"/>
              <w:divBdr>
                <w:top w:val="none" w:sz="0" w:space="0" w:color="auto"/>
                <w:left w:val="none" w:sz="0" w:space="0" w:color="auto"/>
                <w:bottom w:val="none" w:sz="0" w:space="0" w:color="auto"/>
                <w:right w:val="none" w:sz="0" w:space="0" w:color="auto"/>
              </w:divBdr>
            </w:div>
            <w:div w:id="1979145669">
              <w:marLeft w:val="0"/>
              <w:marRight w:val="0"/>
              <w:marTop w:val="0"/>
              <w:marBottom w:val="0"/>
              <w:divBdr>
                <w:top w:val="none" w:sz="0" w:space="0" w:color="auto"/>
                <w:left w:val="none" w:sz="0" w:space="0" w:color="auto"/>
                <w:bottom w:val="none" w:sz="0" w:space="0" w:color="auto"/>
                <w:right w:val="none" w:sz="0" w:space="0" w:color="auto"/>
              </w:divBdr>
              <w:divsChild>
                <w:div w:id="2079207854">
                  <w:marLeft w:val="0"/>
                  <w:marRight w:val="0"/>
                  <w:marTop w:val="0"/>
                  <w:marBottom w:val="0"/>
                  <w:divBdr>
                    <w:top w:val="none" w:sz="0" w:space="0" w:color="auto"/>
                    <w:left w:val="none" w:sz="0" w:space="0" w:color="auto"/>
                    <w:bottom w:val="none" w:sz="0" w:space="0" w:color="auto"/>
                    <w:right w:val="none" w:sz="0" w:space="0" w:color="auto"/>
                  </w:divBdr>
                  <w:divsChild>
                    <w:div w:id="311298707">
                      <w:marLeft w:val="0"/>
                      <w:marRight w:val="0"/>
                      <w:marTop w:val="120"/>
                      <w:marBottom w:val="120"/>
                      <w:divBdr>
                        <w:top w:val="none" w:sz="0" w:space="0" w:color="auto"/>
                        <w:left w:val="none" w:sz="0" w:space="0" w:color="auto"/>
                        <w:bottom w:val="none" w:sz="0" w:space="0" w:color="auto"/>
                        <w:right w:val="none" w:sz="0" w:space="0" w:color="auto"/>
                      </w:divBdr>
                    </w:div>
                    <w:div w:id="875194795">
                      <w:marLeft w:val="0"/>
                      <w:marRight w:val="0"/>
                      <w:marTop w:val="120"/>
                      <w:marBottom w:val="120"/>
                      <w:divBdr>
                        <w:top w:val="none" w:sz="0" w:space="0" w:color="auto"/>
                        <w:left w:val="none" w:sz="0" w:space="0" w:color="auto"/>
                        <w:bottom w:val="none" w:sz="0" w:space="0" w:color="auto"/>
                        <w:right w:val="none" w:sz="0" w:space="0" w:color="auto"/>
                      </w:divBdr>
                    </w:div>
                    <w:div w:id="2081557535">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 w:id="161430009">
      <w:bodyDiv w:val="1"/>
      <w:marLeft w:val="0"/>
      <w:marRight w:val="0"/>
      <w:marTop w:val="0"/>
      <w:marBottom w:val="0"/>
      <w:divBdr>
        <w:top w:val="none" w:sz="0" w:space="0" w:color="auto"/>
        <w:left w:val="none" w:sz="0" w:space="0" w:color="auto"/>
        <w:bottom w:val="none" w:sz="0" w:space="0" w:color="auto"/>
        <w:right w:val="none" w:sz="0" w:space="0" w:color="auto"/>
      </w:divBdr>
      <w:divsChild>
        <w:div w:id="358623622">
          <w:marLeft w:val="0"/>
          <w:marRight w:val="0"/>
          <w:marTop w:val="0"/>
          <w:marBottom w:val="0"/>
          <w:divBdr>
            <w:top w:val="none" w:sz="0" w:space="0" w:color="auto"/>
            <w:left w:val="none" w:sz="0" w:space="0" w:color="auto"/>
            <w:bottom w:val="none" w:sz="0" w:space="0" w:color="auto"/>
            <w:right w:val="none" w:sz="0" w:space="0" w:color="auto"/>
          </w:divBdr>
          <w:divsChild>
            <w:div w:id="54013871">
              <w:marLeft w:val="0"/>
              <w:marRight w:val="0"/>
              <w:marTop w:val="0"/>
              <w:marBottom w:val="0"/>
              <w:divBdr>
                <w:top w:val="none" w:sz="0" w:space="0" w:color="auto"/>
                <w:left w:val="none" w:sz="0" w:space="0" w:color="auto"/>
                <w:bottom w:val="none" w:sz="0" w:space="0" w:color="auto"/>
                <w:right w:val="none" w:sz="0" w:space="0" w:color="auto"/>
              </w:divBdr>
              <w:divsChild>
                <w:div w:id="1918979548">
                  <w:marLeft w:val="0"/>
                  <w:marRight w:val="0"/>
                  <w:marTop w:val="0"/>
                  <w:marBottom w:val="0"/>
                  <w:divBdr>
                    <w:top w:val="none" w:sz="0" w:space="0" w:color="auto"/>
                    <w:left w:val="none" w:sz="0" w:space="0" w:color="auto"/>
                    <w:bottom w:val="none" w:sz="0" w:space="0" w:color="auto"/>
                    <w:right w:val="none" w:sz="0" w:space="0" w:color="auto"/>
                  </w:divBdr>
                  <w:divsChild>
                    <w:div w:id="320354526">
                      <w:marLeft w:val="0"/>
                      <w:marRight w:val="0"/>
                      <w:marTop w:val="120"/>
                      <w:marBottom w:val="120"/>
                      <w:divBdr>
                        <w:top w:val="none" w:sz="0" w:space="0" w:color="auto"/>
                        <w:left w:val="none" w:sz="0" w:space="0" w:color="auto"/>
                        <w:bottom w:val="none" w:sz="0" w:space="0" w:color="auto"/>
                        <w:right w:val="none" w:sz="0" w:space="0" w:color="auto"/>
                      </w:divBdr>
                    </w:div>
                    <w:div w:id="1199471597">
                      <w:marLeft w:val="0"/>
                      <w:marRight w:val="0"/>
                      <w:marTop w:val="120"/>
                      <w:marBottom w:val="120"/>
                      <w:divBdr>
                        <w:top w:val="none" w:sz="0" w:space="0" w:color="auto"/>
                        <w:left w:val="none" w:sz="0" w:space="0" w:color="auto"/>
                        <w:bottom w:val="none" w:sz="0" w:space="0" w:color="auto"/>
                        <w:right w:val="none" w:sz="0" w:space="0" w:color="auto"/>
                      </w:divBdr>
                    </w:div>
                    <w:div w:id="147039290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736123486">
              <w:marLeft w:val="0"/>
              <w:marRight w:val="0"/>
              <w:marTop w:val="0"/>
              <w:marBottom w:val="0"/>
              <w:divBdr>
                <w:top w:val="none" w:sz="0" w:space="0" w:color="auto"/>
                <w:left w:val="none" w:sz="0" w:space="0" w:color="auto"/>
                <w:bottom w:val="none" w:sz="0" w:space="0" w:color="auto"/>
                <w:right w:val="none" w:sz="0" w:space="0" w:color="auto"/>
              </w:divBdr>
            </w:div>
            <w:div w:id="956133832">
              <w:marLeft w:val="0"/>
              <w:marRight w:val="0"/>
              <w:marTop w:val="0"/>
              <w:marBottom w:val="0"/>
              <w:divBdr>
                <w:top w:val="none" w:sz="0" w:space="0" w:color="auto"/>
                <w:left w:val="none" w:sz="0" w:space="0" w:color="auto"/>
                <w:bottom w:val="none" w:sz="0" w:space="0" w:color="auto"/>
                <w:right w:val="none" w:sz="0" w:space="0" w:color="auto"/>
              </w:divBdr>
            </w:div>
            <w:div w:id="977223884">
              <w:marLeft w:val="0"/>
              <w:marRight w:val="0"/>
              <w:marTop w:val="0"/>
              <w:marBottom w:val="0"/>
              <w:divBdr>
                <w:top w:val="none" w:sz="0" w:space="0" w:color="auto"/>
                <w:left w:val="none" w:sz="0" w:space="0" w:color="auto"/>
                <w:bottom w:val="none" w:sz="0" w:space="0" w:color="auto"/>
                <w:right w:val="none" w:sz="0" w:space="0" w:color="auto"/>
              </w:divBdr>
            </w:div>
            <w:div w:id="1026323616">
              <w:marLeft w:val="0"/>
              <w:marRight w:val="0"/>
              <w:marTop w:val="0"/>
              <w:marBottom w:val="0"/>
              <w:divBdr>
                <w:top w:val="none" w:sz="0" w:space="0" w:color="auto"/>
                <w:left w:val="none" w:sz="0" w:space="0" w:color="auto"/>
                <w:bottom w:val="none" w:sz="0" w:space="0" w:color="auto"/>
                <w:right w:val="none" w:sz="0" w:space="0" w:color="auto"/>
              </w:divBdr>
              <w:divsChild>
                <w:div w:id="1255045650">
                  <w:marLeft w:val="270"/>
                  <w:marRight w:val="0"/>
                  <w:marTop w:val="0"/>
                  <w:marBottom w:val="0"/>
                  <w:divBdr>
                    <w:top w:val="none" w:sz="0" w:space="0" w:color="auto"/>
                    <w:left w:val="none" w:sz="0" w:space="0" w:color="auto"/>
                    <w:bottom w:val="none" w:sz="0" w:space="0" w:color="auto"/>
                    <w:right w:val="none" w:sz="0" w:space="0" w:color="auto"/>
                  </w:divBdr>
                </w:div>
                <w:div w:id="1479153701">
                  <w:marLeft w:val="270"/>
                  <w:marRight w:val="0"/>
                  <w:marTop w:val="0"/>
                  <w:marBottom w:val="0"/>
                  <w:divBdr>
                    <w:top w:val="none" w:sz="0" w:space="0" w:color="auto"/>
                    <w:left w:val="none" w:sz="0" w:space="0" w:color="auto"/>
                    <w:bottom w:val="none" w:sz="0" w:space="0" w:color="auto"/>
                    <w:right w:val="none" w:sz="0" w:space="0" w:color="auto"/>
                  </w:divBdr>
                </w:div>
                <w:div w:id="1903903314">
                  <w:marLeft w:val="270"/>
                  <w:marRight w:val="0"/>
                  <w:marTop w:val="0"/>
                  <w:marBottom w:val="0"/>
                  <w:divBdr>
                    <w:top w:val="none" w:sz="0" w:space="0" w:color="auto"/>
                    <w:left w:val="none" w:sz="0" w:space="0" w:color="auto"/>
                    <w:bottom w:val="none" w:sz="0" w:space="0" w:color="auto"/>
                    <w:right w:val="none" w:sz="0" w:space="0" w:color="auto"/>
                  </w:divBdr>
                </w:div>
              </w:divsChild>
            </w:div>
            <w:div w:id="1372072943">
              <w:marLeft w:val="0"/>
              <w:marRight w:val="0"/>
              <w:marTop w:val="0"/>
              <w:marBottom w:val="0"/>
              <w:divBdr>
                <w:top w:val="none" w:sz="0" w:space="0" w:color="auto"/>
                <w:left w:val="none" w:sz="0" w:space="0" w:color="auto"/>
                <w:bottom w:val="none" w:sz="0" w:space="0" w:color="auto"/>
                <w:right w:val="none" w:sz="0" w:space="0" w:color="auto"/>
              </w:divBdr>
            </w:div>
            <w:div w:id="1651862560">
              <w:marLeft w:val="0"/>
              <w:marRight w:val="0"/>
              <w:marTop w:val="0"/>
              <w:marBottom w:val="0"/>
              <w:divBdr>
                <w:top w:val="none" w:sz="0" w:space="0" w:color="auto"/>
                <w:left w:val="none" w:sz="0" w:space="0" w:color="auto"/>
                <w:bottom w:val="none" w:sz="0" w:space="0" w:color="auto"/>
                <w:right w:val="none" w:sz="0" w:space="0" w:color="auto"/>
              </w:divBdr>
            </w:div>
          </w:divsChild>
        </w:div>
        <w:div w:id="675619089">
          <w:marLeft w:val="0"/>
          <w:marRight w:val="0"/>
          <w:marTop w:val="0"/>
          <w:marBottom w:val="0"/>
          <w:divBdr>
            <w:top w:val="none" w:sz="0" w:space="0" w:color="auto"/>
            <w:left w:val="none" w:sz="0" w:space="0" w:color="auto"/>
            <w:bottom w:val="none" w:sz="0" w:space="0" w:color="auto"/>
            <w:right w:val="none" w:sz="0" w:space="0" w:color="auto"/>
          </w:divBdr>
          <w:divsChild>
            <w:div w:id="531580767">
              <w:marLeft w:val="0"/>
              <w:marRight w:val="0"/>
              <w:marTop w:val="0"/>
              <w:marBottom w:val="0"/>
              <w:divBdr>
                <w:top w:val="none" w:sz="0" w:space="0" w:color="auto"/>
                <w:left w:val="none" w:sz="0" w:space="0" w:color="auto"/>
                <w:bottom w:val="none" w:sz="0" w:space="0" w:color="auto"/>
                <w:right w:val="none" w:sz="0" w:space="0" w:color="auto"/>
              </w:divBdr>
            </w:div>
          </w:divsChild>
        </w:div>
        <w:div w:id="2090495799">
          <w:marLeft w:val="240"/>
          <w:marRight w:val="240"/>
          <w:marTop w:val="240"/>
          <w:marBottom w:val="240"/>
          <w:divBdr>
            <w:top w:val="none" w:sz="0" w:space="0" w:color="auto"/>
            <w:left w:val="none" w:sz="0" w:space="0" w:color="auto"/>
            <w:bottom w:val="none" w:sz="0" w:space="0" w:color="auto"/>
            <w:right w:val="none" w:sz="0" w:space="0" w:color="auto"/>
          </w:divBdr>
        </w:div>
      </w:divsChild>
    </w:div>
    <w:div w:id="162398711">
      <w:bodyDiv w:val="1"/>
      <w:marLeft w:val="0"/>
      <w:marRight w:val="0"/>
      <w:marTop w:val="0"/>
      <w:marBottom w:val="0"/>
      <w:divBdr>
        <w:top w:val="none" w:sz="0" w:space="0" w:color="auto"/>
        <w:left w:val="none" w:sz="0" w:space="0" w:color="auto"/>
        <w:bottom w:val="none" w:sz="0" w:space="0" w:color="auto"/>
        <w:right w:val="none" w:sz="0" w:space="0" w:color="auto"/>
      </w:divBdr>
      <w:divsChild>
        <w:div w:id="267667468">
          <w:marLeft w:val="0"/>
          <w:marRight w:val="0"/>
          <w:marTop w:val="0"/>
          <w:marBottom w:val="0"/>
          <w:divBdr>
            <w:top w:val="none" w:sz="0" w:space="0" w:color="auto"/>
            <w:left w:val="none" w:sz="0" w:space="0" w:color="auto"/>
            <w:bottom w:val="none" w:sz="0" w:space="0" w:color="auto"/>
            <w:right w:val="none" w:sz="0" w:space="0" w:color="auto"/>
          </w:divBdr>
          <w:divsChild>
            <w:div w:id="695233139">
              <w:marLeft w:val="0"/>
              <w:marRight w:val="0"/>
              <w:marTop w:val="0"/>
              <w:marBottom w:val="0"/>
              <w:divBdr>
                <w:top w:val="none" w:sz="0" w:space="0" w:color="auto"/>
                <w:left w:val="none" w:sz="0" w:space="0" w:color="auto"/>
                <w:bottom w:val="none" w:sz="0" w:space="0" w:color="auto"/>
                <w:right w:val="none" w:sz="0" w:space="0" w:color="auto"/>
              </w:divBdr>
              <w:divsChild>
                <w:div w:id="716047525">
                  <w:marLeft w:val="0"/>
                  <w:marRight w:val="0"/>
                  <w:marTop w:val="0"/>
                  <w:marBottom w:val="0"/>
                  <w:divBdr>
                    <w:top w:val="none" w:sz="0" w:space="0" w:color="auto"/>
                    <w:left w:val="none" w:sz="0" w:space="0" w:color="auto"/>
                    <w:bottom w:val="none" w:sz="0" w:space="0" w:color="auto"/>
                    <w:right w:val="none" w:sz="0" w:space="0" w:color="auto"/>
                  </w:divBdr>
                  <w:divsChild>
                    <w:div w:id="547448267">
                      <w:marLeft w:val="0"/>
                      <w:marRight w:val="0"/>
                      <w:marTop w:val="120"/>
                      <w:marBottom w:val="120"/>
                      <w:divBdr>
                        <w:top w:val="none" w:sz="0" w:space="0" w:color="auto"/>
                        <w:left w:val="none" w:sz="0" w:space="0" w:color="auto"/>
                        <w:bottom w:val="none" w:sz="0" w:space="0" w:color="auto"/>
                        <w:right w:val="none" w:sz="0" w:space="0" w:color="auto"/>
                      </w:divBdr>
                    </w:div>
                    <w:div w:id="1246233194">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234315974">
              <w:marLeft w:val="0"/>
              <w:marRight w:val="0"/>
              <w:marTop w:val="0"/>
              <w:marBottom w:val="0"/>
              <w:divBdr>
                <w:top w:val="none" w:sz="0" w:space="0" w:color="auto"/>
                <w:left w:val="none" w:sz="0" w:space="0" w:color="auto"/>
                <w:bottom w:val="none" w:sz="0" w:space="0" w:color="auto"/>
                <w:right w:val="none" w:sz="0" w:space="0" w:color="auto"/>
              </w:divBdr>
              <w:divsChild>
                <w:div w:id="527793852">
                  <w:marLeft w:val="270"/>
                  <w:marRight w:val="0"/>
                  <w:marTop w:val="0"/>
                  <w:marBottom w:val="0"/>
                  <w:divBdr>
                    <w:top w:val="none" w:sz="0" w:space="0" w:color="auto"/>
                    <w:left w:val="none" w:sz="0" w:space="0" w:color="auto"/>
                    <w:bottom w:val="none" w:sz="0" w:space="0" w:color="auto"/>
                    <w:right w:val="none" w:sz="0" w:space="0" w:color="auto"/>
                  </w:divBdr>
                </w:div>
                <w:div w:id="656616101">
                  <w:marLeft w:val="270"/>
                  <w:marRight w:val="0"/>
                  <w:marTop w:val="0"/>
                  <w:marBottom w:val="0"/>
                  <w:divBdr>
                    <w:top w:val="none" w:sz="0" w:space="0" w:color="auto"/>
                    <w:left w:val="none" w:sz="0" w:space="0" w:color="auto"/>
                    <w:bottom w:val="none" w:sz="0" w:space="0" w:color="auto"/>
                    <w:right w:val="none" w:sz="0" w:space="0" w:color="auto"/>
                  </w:divBdr>
                </w:div>
                <w:div w:id="1449277675">
                  <w:marLeft w:val="270"/>
                  <w:marRight w:val="0"/>
                  <w:marTop w:val="0"/>
                  <w:marBottom w:val="0"/>
                  <w:divBdr>
                    <w:top w:val="none" w:sz="0" w:space="0" w:color="auto"/>
                    <w:left w:val="none" w:sz="0" w:space="0" w:color="auto"/>
                    <w:bottom w:val="none" w:sz="0" w:space="0" w:color="auto"/>
                    <w:right w:val="none" w:sz="0" w:space="0" w:color="auto"/>
                  </w:divBdr>
                </w:div>
              </w:divsChild>
            </w:div>
            <w:div w:id="1278562304">
              <w:marLeft w:val="0"/>
              <w:marRight w:val="0"/>
              <w:marTop w:val="0"/>
              <w:marBottom w:val="0"/>
              <w:divBdr>
                <w:top w:val="none" w:sz="0" w:space="0" w:color="auto"/>
                <w:left w:val="none" w:sz="0" w:space="0" w:color="auto"/>
                <w:bottom w:val="none" w:sz="0" w:space="0" w:color="auto"/>
                <w:right w:val="none" w:sz="0" w:space="0" w:color="auto"/>
              </w:divBdr>
              <w:divsChild>
                <w:div w:id="159078206">
                  <w:marLeft w:val="270"/>
                  <w:marRight w:val="0"/>
                  <w:marTop w:val="0"/>
                  <w:marBottom w:val="0"/>
                  <w:divBdr>
                    <w:top w:val="none" w:sz="0" w:space="0" w:color="auto"/>
                    <w:left w:val="none" w:sz="0" w:space="0" w:color="auto"/>
                    <w:bottom w:val="none" w:sz="0" w:space="0" w:color="auto"/>
                    <w:right w:val="none" w:sz="0" w:space="0" w:color="auto"/>
                  </w:divBdr>
                </w:div>
                <w:div w:id="247466179">
                  <w:marLeft w:val="270"/>
                  <w:marRight w:val="0"/>
                  <w:marTop w:val="0"/>
                  <w:marBottom w:val="0"/>
                  <w:divBdr>
                    <w:top w:val="none" w:sz="0" w:space="0" w:color="auto"/>
                    <w:left w:val="none" w:sz="0" w:space="0" w:color="auto"/>
                    <w:bottom w:val="none" w:sz="0" w:space="0" w:color="auto"/>
                    <w:right w:val="none" w:sz="0" w:space="0" w:color="auto"/>
                  </w:divBdr>
                </w:div>
                <w:div w:id="337387141">
                  <w:marLeft w:val="270"/>
                  <w:marRight w:val="0"/>
                  <w:marTop w:val="0"/>
                  <w:marBottom w:val="0"/>
                  <w:divBdr>
                    <w:top w:val="none" w:sz="0" w:space="0" w:color="auto"/>
                    <w:left w:val="none" w:sz="0" w:space="0" w:color="auto"/>
                    <w:bottom w:val="none" w:sz="0" w:space="0" w:color="auto"/>
                    <w:right w:val="none" w:sz="0" w:space="0" w:color="auto"/>
                  </w:divBdr>
                </w:div>
                <w:div w:id="370030845">
                  <w:marLeft w:val="270"/>
                  <w:marRight w:val="0"/>
                  <w:marTop w:val="0"/>
                  <w:marBottom w:val="0"/>
                  <w:divBdr>
                    <w:top w:val="none" w:sz="0" w:space="0" w:color="auto"/>
                    <w:left w:val="none" w:sz="0" w:space="0" w:color="auto"/>
                    <w:bottom w:val="none" w:sz="0" w:space="0" w:color="auto"/>
                    <w:right w:val="none" w:sz="0" w:space="0" w:color="auto"/>
                  </w:divBdr>
                </w:div>
                <w:div w:id="675886306">
                  <w:marLeft w:val="270"/>
                  <w:marRight w:val="0"/>
                  <w:marTop w:val="0"/>
                  <w:marBottom w:val="0"/>
                  <w:divBdr>
                    <w:top w:val="none" w:sz="0" w:space="0" w:color="auto"/>
                    <w:left w:val="none" w:sz="0" w:space="0" w:color="auto"/>
                    <w:bottom w:val="none" w:sz="0" w:space="0" w:color="auto"/>
                    <w:right w:val="none" w:sz="0" w:space="0" w:color="auto"/>
                  </w:divBdr>
                </w:div>
                <w:div w:id="813723044">
                  <w:marLeft w:val="270"/>
                  <w:marRight w:val="0"/>
                  <w:marTop w:val="0"/>
                  <w:marBottom w:val="0"/>
                  <w:divBdr>
                    <w:top w:val="none" w:sz="0" w:space="0" w:color="auto"/>
                    <w:left w:val="none" w:sz="0" w:space="0" w:color="auto"/>
                    <w:bottom w:val="none" w:sz="0" w:space="0" w:color="auto"/>
                    <w:right w:val="none" w:sz="0" w:space="0" w:color="auto"/>
                  </w:divBdr>
                </w:div>
                <w:div w:id="984748098">
                  <w:marLeft w:val="270"/>
                  <w:marRight w:val="0"/>
                  <w:marTop w:val="0"/>
                  <w:marBottom w:val="0"/>
                  <w:divBdr>
                    <w:top w:val="none" w:sz="0" w:space="0" w:color="auto"/>
                    <w:left w:val="none" w:sz="0" w:space="0" w:color="auto"/>
                    <w:bottom w:val="none" w:sz="0" w:space="0" w:color="auto"/>
                    <w:right w:val="none" w:sz="0" w:space="0" w:color="auto"/>
                  </w:divBdr>
                </w:div>
                <w:div w:id="1464272238">
                  <w:marLeft w:val="270"/>
                  <w:marRight w:val="0"/>
                  <w:marTop w:val="0"/>
                  <w:marBottom w:val="0"/>
                  <w:divBdr>
                    <w:top w:val="none" w:sz="0" w:space="0" w:color="auto"/>
                    <w:left w:val="none" w:sz="0" w:space="0" w:color="auto"/>
                    <w:bottom w:val="none" w:sz="0" w:space="0" w:color="auto"/>
                    <w:right w:val="none" w:sz="0" w:space="0" w:color="auto"/>
                  </w:divBdr>
                </w:div>
                <w:div w:id="1568958408">
                  <w:marLeft w:val="270"/>
                  <w:marRight w:val="0"/>
                  <w:marTop w:val="0"/>
                  <w:marBottom w:val="0"/>
                  <w:divBdr>
                    <w:top w:val="none" w:sz="0" w:space="0" w:color="auto"/>
                    <w:left w:val="none" w:sz="0" w:space="0" w:color="auto"/>
                    <w:bottom w:val="none" w:sz="0" w:space="0" w:color="auto"/>
                    <w:right w:val="none" w:sz="0" w:space="0" w:color="auto"/>
                  </w:divBdr>
                </w:div>
                <w:div w:id="1579514210">
                  <w:marLeft w:val="270"/>
                  <w:marRight w:val="0"/>
                  <w:marTop w:val="0"/>
                  <w:marBottom w:val="0"/>
                  <w:divBdr>
                    <w:top w:val="none" w:sz="0" w:space="0" w:color="auto"/>
                    <w:left w:val="none" w:sz="0" w:space="0" w:color="auto"/>
                    <w:bottom w:val="none" w:sz="0" w:space="0" w:color="auto"/>
                    <w:right w:val="none" w:sz="0" w:space="0" w:color="auto"/>
                  </w:divBdr>
                  <w:divsChild>
                    <w:div w:id="602569916">
                      <w:marLeft w:val="0"/>
                      <w:marRight w:val="0"/>
                      <w:marTop w:val="0"/>
                      <w:marBottom w:val="0"/>
                      <w:divBdr>
                        <w:top w:val="none" w:sz="0" w:space="0" w:color="auto"/>
                        <w:left w:val="none" w:sz="0" w:space="0" w:color="auto"/>
                        <w:bottom w:val="none" w:sz="0" w:space="0" w:color="auto"/>
                        <w:right w:val="none" w:sz="0" w:space="0" w:color="auto"/>
                      </w:divBdr>
                    </w:div>
                    <w:div w:id="1011763987">
                      <w:marLeft w:val="0"/>
                      <w:marRight w:val="0"/>
                      <w:marTop w:val="0"/>
                      <w:marBottom w:val="0"/>
                      <w:divBdr>
                        <w:top w:val="none" w:sz="0" w:space="0" w:color="auto"/>
                        <w:left w:val="none" w:sz="0" w:space="0" w:color="auto"/>
                        <w:bottom w:val="none" w:sz="0" w:space="0" w:color="auto"/>
                        <w:right w:val="none" w:sz="0" w:space="0" w:color="auto"/>
                      </w:divBdr>
                    </w:div>
                    <w:div w:id="1986857670">
                      <w:marLeft w:val="0"/>
                      <w:marRight w:val="0"/>
                      <w:marTop w:val="0"/>
                      <w:marBottom w:val="0"/>
                      <w:divBdr>
                        <w:top w:val="none" w:sz="0" w:space="0" w:color="auto"/>
                        <w:left w:val="none" w:sz="0" w:space="0" w:color="auto"/>
                        <w:bottom w:val="none" w:sz="0" w:space="0" w:color="auto"/>
                        <w:right w:val="none" w:sz="0" w:space="0" w:color="auto"/>
                      </w:divBdr>
                    </w:div>
                  </w:divsChild>
                </w:div>
                <w:div w:id="1582760675">
                  <w:marLeft w:val="270"/>
                  <w:marRight w:val="0"/>
                  <w:marTop w:val="0"/>
                  <w:marBottom w:val="0"/>
                  <w:divBdr>
                    <w:top w:val="none" w:sz="0" w:space="0" w:color="auto"/>
                    <w:left w:val="none" w:sz="0" w:space="0" w:color="auto"/>
                    <w:bottom w:val="none" w:sz="0" w:space="0" w:color="auto"/>
                    <w:right w:val="none" w:sz="0" w:space="0" w:color="auto"/>
                  </w:divBdr>
                </w:div>
                <w:div w:id="1625888426">
                  <w:marLeft w:val="270"/>
                  <w:marRight w:val="0"/>
                  <w:marTop w:val="0"/>
                  <w:marBottom w:val="0"/>
                  <w:divBdr>
                    <w:top w:val="none" w:sz="0" w:space="0" w:color="auto"/>
                    <w:left w:val="none" w:sz="0" w:space="0" w:color="auto"/>
                    <w:bottom w:val="none" w:sz="0" w:space="0" w:color="auto"/>
                    <w:right w:val="none" w:sz="0" w:space="0" w:color="auto"/>
                  </w:divBdr>
                </w:div>
                <w:div w:id="1837182523">
                  <w:marLeft w:val="270"/>
                  <w:marRight w:val="0"/>
                  <w:marTop w:val="0"/>
                  <w:marBottom w:val="0"/>
                  <w:divBdr>
                    <w:top w:val="none" w:sz="0" w:space="0" w:color="auto"/>
                    <w:left w:val="none" w:sz="0" w:space="0" w:color="auto"/>
                    <w:bottom w:val="none" w:sz="0" w:space="0" w:color="auto"/>
                    <w:right w:val="none" w:sz="0" w:space="0" w:color="auto"/>
                  </w:divBdr>
                </w:div>
              </w:divsChild>
            </w:div>
            <w:div w:id="1782332722">
              <w:marLeft w:val="0"/>
              <w:marRight w:val="0"/>
              <w:marTop w:val="0"/>
              <w:marBottom w:val="0"/>
              <w:divBdr>
                <w:top w:val="none" w:sz="0" w:space="0" w:color="auto"/>
                <w:left w:val="none" w:sz="0" w:space="0" w:color="auto"/>
                <w:bottom w:val="none" w:sz="0" w:space="0" w:color="auto"/>
                <w:right w:val="none" w:sz="0" w:space="0" w:color="auto"/>
              </w:divBdr>
            </w:div>
          </w:divsChild>
        </w:div>
        <w:div w:id="1570650732">
          <w:marLeft w:val="240"/>
          <w:marRight w:val="240"/>
          <w:marTop w:val="240"/>
          <w:marBottom w:val="240"/>
          <w:divBdr>
            <w:top w:val="none" w:sz="0" w:space="0" w:color="auto"/>
            <w:left w:val="none" w:sz="0" w:space="0" w:color="auto"/>
            <w:bottom w:val="none" w:sz="0" w:space="0" w:color="auto"/>
            <w:right w:val="none" w:sz="0" w:space="0" w:color="auto"/>
          </w:divBdr>
        </w:div>
      </w:divsChild>
    </w:div>
    <w:div w:id="201017339">
      <w:bodyDiv w:val="1"/>
      <w:marLeft w:val="0"/>
      <w:marRight w:val="0"/>
      <w:marTop w:val="0"/>
      <w:marBottom w:val="0"/>
      <w:divBdr>
        <w:top w:val="none" w:sz="0" w:space="0" w:color="auto"/>
        <w:left w:val="none" w:sz="0" w:space="0" w:color="auto"/>
        <w:bottom w:val="none" w:sz="0" w:space="0" w:color="auto"/>
        <w:right w:val="none" w:sz="0" w:space="0" w:color="auto"/>
      </w:divBdr>
      <w:divsChild>
        <w:div w:id="357782090">
          <w:marLeft w:val="0"/>
          <w:marRight w:val="0"/>
          <w:marTop w:val="0"/>
          <w:marBottom w:val="0"/>
          <w:divBdr>
            <w:top w:val="none" w:sz="0" w:space="0" w:color="auto"/>
            <w:left w:val="none" w:sz="0" w:space="0" w:color="auto"/>
            <w:bottom w:val="none" w:sz="0" w:space="0" w:color="auto"/>
            <w:right w:val="none" w:sz="0" w:space="0" w:color="auto"/>
          </w:divBdr>
          <w:divsChild>
            <w:div w:id="447772908">
              <w:marLeft w:val="0"/>
              <w:marRight w:val="0"/>
              <w:marTop w:val="0"/>
              <w:marBottom w:val="0"/>
              <w:divBdr>
                <w:top w:val="none" w:sz="0" w:space="0" w:color="auto"/>
                <w:left w:val="none" w:sz="0" w:space="0" w:color="auto"/>
                <w:bottom w:val="none" w:sz="0" w:space="0" w:color="auto"/>
                <w:right w:val="none" w:sz="0" w:space="0" w:color="auto"/>
              </w:divBdr>
              <w:divsChild>
                <w:div w:id="109714350">
                  <w:marLeft w:val="270"/>
                  <w:marRight w:val="0"/>
                  <w:marTop w:val="0"/>
                  <w:marBottom w:val="0"/>
                  <w:divBdr>
                    <w:top w:val="none" w:sz="0" w:space="0" w:color="auto"/>
                    <w:left w:val="none" w:sz="0" w:space="0" w:color="auto"/>
                    <w:bottom w:val="none" w:sz="0" w:space="0" w:color="auto"/>
                    <w:right w:val="none" w:sz="0" w:space="0" w:color="auto"/>
                  </w:divBdr>
                </w:div>
                <w:div w:id="1622566036">
                  <w:marLeft w:val="270"/>
                  <w:marRight w:val="0"/>
                  <w:marTop w:val="0"/>
                  <w:marBottom w:val="0"/>
                  <w:divBdr>
                    <w:top w:val="none" w:sz="0" w:space="0" w:color="auto"/>
                    <w:left w:val="none" w:sz="0" w:space="0" w:color="auto"/>
                    <w:bottom w:val="none" w:sz="0" w:space="0" w:color="auto"/>
                    <w:right w:val="none" w:sz="0" w:space="0" w:color="auto"/>
                  </w:divBdr>
                </w:div>
              </w:divsChild>
            </w:div>
            <w:div w:id="640843451">
              <w:marLeft w:val="0"/>
              <w:marRight w:val="0"/>
              <w:marTop w:val="0"/>
              <w:marBottom w:val="0"/>
              <w:divBdr>
                <w:top w:val="none" w:sz="0" w:space="0" w:color="auto"/>
                <w:left w:val="none" w:sz="0" w:space="0" w:color="auto"/>
                <w:bottom w:val="none" w:sz="0" w:space="0" w:color="auto"/>
                <w:right w:val="none" w:sz="0" w:space="0" w:color="auto"/>
              </w:divBdr>
            </w:div>
            <w:div w:id="918053247">
              <w:marLeft w:val="0"/>
              <w:marRight w:val="0"/>
              <w:marTop w:val="0"/>
              <w:marBottom w:val="0"/>
              <w:divBdr>
                <w:top w:val="none" w:sz="0" w:space="0" w:color="auto"/>
                <w:left w:val="none" w:sz="0" w:space="0" w:color="auto"/>
                <w:bottom w:val="none" w:sz="0" w:space="0" w:color="auto"/>
                <w:right w:val="none" w:sz="0" w:space="0" w:color="auto"/>
              </w:divBdr>
            </w:div>
            <w:div w:id="1199077729">
              <w:marLeft w:val="0"/>
              <w:marRight w:val="0"/>
              <w:marTop w:val="0"/>
              <w:marBottom w:val="0"/>
              <w:divBdr>
                <w:top w:val="none" w:sz="0" w:space="0" w:color="auto"/>
                <w:left w:val="none" w:sz="0" w:space="0" w:color="auto"/>
                <w:bottom w:val="none" w:sz="0" w:space="0" w:color="auto"/>
                <w:right w:val="none" w:sz="0" w:space="0" w:color="auto"/>
              </w:divBdr>
              <w:divsChild>
                <w:div w:id="118108389">
                  <w:marLeft w:val="270"/>
                  <w:marRight w:val="0"/>
                  <w:marTop w:val="0"/>
                  <w:marBottom w:val="0"/>
                  <w:divBdr>
                    <w:top w:val="none" w:sz="0" w:space="0" w:color="auto"/>
                    <w:left w:val="none" w:sz="0" w:space="0" w:color="auto"/>
                    <w:bottom w:val="none" w:sz="0" w:space="0" w:color="auto"/>
                    <w:right w:val="none" w:sz="0" w:space="0" w:color="auto"/>
                  </w:divBdr>
                </w:div>
                <w:div w:id="344208677">
                  <w:marLeft w:val="270"/>
                  <w:marRight w:val="0"/>
                  <w:marTop w:val="0"/>
                  <w:marBottom w:val="0"/>
                  <w:divBdr>
                    <w:top w:val="none" w:sz="0" w:space="0" w:color="auto"/>
                    <w:left w:val="none" w:sz="0" w:space="0" w:color="auto"/>
                    <w:bottom w:val="none" w:sz="0" w:space="0" w:color="auto"/>
                    <w:right w:val="none" w:sz="0" w:space="0" w:color="auto"/>
                  </w:divBdr>
                </w:div>
                <w:div w:id="380517646">
                  <w:marLeft w:val="270"/>
                  <w:marRight w:val="0"/>
                  <w:marTop w:val="0"/>
                  <w:marBottom w:val="0"/>
                  <w:divBdr>
                    <w:top w:val="none" w:sz="0" w:space="0" w:color="auto"/>
                    <w:left w:val="none" w:sz="0" w:space="0" w:color="auto"/>
                    <w:bottom w:val="none" w:sz="0" w:space="0" w:color="auto"/>
                    <w:right w:val="none" w:sz="0" w:space="0" w:color="auto"/>
                  </w:divBdr>
                </w:div>
                <w:div w:id="535585139">
                  <w:marLeft w:val="270"/>
                  <w:marRight w:val="0"/>
                  <w:marTop w:val="0"/>
                  <w:marBottom w:val="0"/>
                  <w:divBdr>
                    <w:top w:val="none" w:sz="0" w:space="0" w:color="auto"/>
                    <w:left w:val="none" w:sz="0" w:space="0" w:color="auto"/>
                    <w:bottom w:val="none" w:sz="0" w:space="0" w:color="auto"/>
                    <w:right w:val="none" w:sz="0" w:space="0" w:color="auto"/>
                  </w:divBdr>
                </w:div>
                <w:div w:id="781076867">
                  <w:marLeft w:val="270"/>
                  <w:marRight w:val="0"/>
                  <w:marTop w:val="0"/>
                  <w:marBottom w:val="0"/>
                  <w:divBdr>
                    <w:top w:val="none" w:sz="0" w:space="0" w:color="auto"/>
                    <w:left w:val="none" w:sz="0" w:space="0" w:color="auto"/>
                    <w:bottom w:val="none" w:sz="0" w:space="0" w:color="auto"/>
                    <w:right w:val="none" w:sz="0" w:space="0" w:color="auto"/>
                  </w:divBdr>
                </w:div>
                <w:div w:id="832987815">
                  <w:marLeft w:val="270"/>
                  <w:marRight w:val="0"/>
                  <w:marTop w:val="0"/>
                  <w:marBottom w:val="0"/>
                  <w:divBdr>
                    <w:top w:val="none" w:sz="0" w:space="0" w:color="auto"/>
                    <w:left w:val="none" w:sz="0" w:space="0" w:color="auto"/>
                    <w:bottom w:val="none" w:sz="0" w:space="0" w:color="auto"/>
                    <w:right w:val="none" w:sz="0" w:space="0" w:color="auto"/>
                  </w:divBdr>
                </w:div>
                <w:div w:id="931478179">
                  <w:marLeft w:val="270"/>
                  <w:marRight w:val="0"/>
                  <w:marTop w:val="0"/>
                  <w:marBottom w:val="0"/>
                  <w:divBdr>
                    <w:top w:val="none" w:sz="0" w:space="0" w:color="auto"/>
                    <w:left w:val="none" w:sz="0" w:space="0" w:color="auto"/>
                    <w:bottom w:val="none" w:sz="0" w:space="0" w:color="auto"/>
                    <w:right w:val="none" w:sz="0" w:space="0" w:color="auto"/>
                  </w:divBdr>
                </w:div>
                <w:div w:id="1032196000">
                  <w:marLeft w:val="270"/>
                  <w:marRight w:val="0"/>
                  <w:marTop w:val="0"/>
                  <w:marBottom w:val="0"/>
                  <w:divBdr>
                    <w:top w:val="none" w:sz="0" w:space="0" w:color="auto"/>
                    <w:left w:val="none" w:sz="0" w:space="0" w:color="auto"/>
                    <w:bottom w:val="none" w:sz="0" w:space="0" w:color="auto"/>
                    <w:right w:val="none" w:sz="0" w:space="0" w:color="auto"/>
                  </w:divBdr>
                </w:div>
                <w:div w:id="1073240920">
                  <w:marLeft w:val="270"/>
                  <w:marRight w:val="0"/>
                  <w:marTop w:val="0"/>
                  <w:marBottom w:val="0"/>
                  <w:divBdr>
                    <w:top w:val="none" w:sz="0" w:space="0" w:color="auto"/>
                    <w:left w:val="none" w:sz="0" w:space="0" w:color="auto"/>
                    <w:bottom w:val="none" w:sz="0" w:space="0" w:color="auto"/>
                    <w:right w:val="none" w:sz="0" w:space="0" w:color="auto"/>
                  </w:divBdr>
                </w:div>
                <w:div w:id="1244489721">
                  <w:marLeft w:val="270"/>
                  <w:marRight w:val="0"/>
                  <w:marTop w:val="0"/>
                  <w:marBottom w:val="0"/>
                  <w:divBdr>
                    <w:top w:val="none" w:sz="0" w:space="0" w:color="auto"/>
                    <w:left w:val="none" w:sz="0" w:space="0" w:color="auto"/>
                    <w:bottom w:val="none" w:sz="0" w:space="0" w:color="auto"/>
                    <w:right w:val="none" w:sz="0" w:space="0" w:color="auto"/>
                  </w:divBdr>
                </w:div>
                <w:div w:id="1245727053">
                  <w:marLeft w:val="270"/>
                  <w:marRight w:val="0"/>
                  <w:marTop w:val="0"/>
                  <w:marBottom w:val="0"/>
                  <w:divBdr>
                    <w:top w:val="none" w:sz="0" w:space="0" w:color="auto"/>
                    <w:left w:val="none" w:sz="0" w:space="0" w:color="auto"/>
                    <w:bottom w:val="none" w:sz="0" w:space="0" w:color="auto"/>
                    <w:right w:val="none" w:sz="0" w:space="0" w:color="auto"/>
                  </w:divBdr>
                </w:div>
                <w:div w:id="1253200340">
                  <w:marLeft w:val="270"/>
                  <w:marRight w:val="0"/>
                  <w:marTop w:val="0"/>
                  <w:marBottom w:val="0"/>
                  <w:divBdr>
                    <w:top w:val="none" w:sz="0" w:space="0" w:color="auto"/>
                    <w:left w:val="none" w:sz="0" w:space="0" w:color="auto"/>
                    <w:bottom w:val="none" w:sz="0" w:space="0" w:color="auto"/>
                    <w:right w:val="none" w:sz="0" w:space="0" w:color="auto"/>
                  </w:divBdr>
                </w:div>
                <w:div w:id="1272589079">
                  <w:marLeft w:val="270"/>
                  <w:marRight w:val="0"/>
                  <w:marTop w:val="0"/>
                  <w:marBottom w:val="0"/>
                  <w:divBdr>
                    <w:top w:val="none" w:sz="0" w:space="0" w:color="auto"/>
                    <w:left w:val="none" w:sz="0" w:space="0" w:color="auto"/>
                    <w:bottom w:val="none" w:sz="0" w:space="0" w:color="auto"/>
                    <w:right w:val="none" w:sz="0" w:space="0" w:color="auto"/>
                  </w:divBdr>
                </w:div>
                <w:div w:id="1427993836">
                  <w:marLeft w:val="270"/>
                  <w:marRight w:val="0"/>
                  <w:marTop w:val="0"/>
                  <w:marBottom w:val="0"/>
                  <w:divBdr>
                    <w:top w:val="none" w:sz="0" w:space="0" w:color="auto"/>
                    <w:left w:val="none" w:sz="0" w:space="0" w:color="auto"/>
                    <w:bottom w:val="none" w:sz="0" w:space="0" w:color="auto"/>
                    <w:right w:val="none" w:sz="0" w:space="0" w:color="auto"/>
                  </w:divBdr>
                </w:div>
                <w:div w:id="1548100254">
                  <w:marLeft w:val="540"/>
                  <w:marRight w:val="0"/>
                  <w:marTop w:val="0"/>
                  <w:marBottom w:val="0"/>
                  <w:divBdr>
                    <w:top w:val="none" w:sz="0" w:space="0" w:color="auto"/>
                    <w:left w:val="none" w:sz="0" w:space="0" w:color="auto"/>
                    <w:bottom w:val="none" w:sz="0" w:space="0" w:color="auto"/>
                    <w:right w:val="none" w:sz="0" w:space="0" w:color="auto"/>
                  </w:divBdr>
                </w:div>
                <w:div w:id="1747067144">
                  <w:marLeft w:val="270"/>
                  <w:marRight w:val="0"/>
                  <w:marTop w:val="0"/>
                  <w:marBottom w:val="0"/>
                  <w:divBdr>
                    <w:top w:val="none" w:sz="0" w:space="0" w:color="auto"/>
                    <w:left w:val="none" w:sz="0" w:space="0" w:color="auto"/>
                    <w:bottom w:val="none" w:sz="0" w:space="0" w:color="auto"/>
                    <w:right w:val="none" w:sz="0" w:space="0" w:color="auto"/>
                  </w:divBdr>
                </w:div>
                <w:div w:id="1944222900">
                  <w:marLeft w:val="270"/>
                  <w:marRight w:val="0"/>
                  <w:marTop w:val="0"/>
                  <w:marBottom w:val="0"/>
                  <w:divBdr>
                    <w:top w:val="none" w:sz="0" w:space="0" w:color="auto"/>
                    <w:left w:val="none" w:sz="0" w:space="0" w:color="auto"/>
                    <w:bottom w:val="none" w:sz="0" w:space="0" w:color="auto"/>
                    <w:right w:val="none" w:sz="0" w:space="0" w:color="auto"/>
                  </w:divBdr>
                </w:div>
                <w:div w:id="2026862396">
                  <w:marLeft w:val="270"/>
                  <w:marRight w:val="0"/>
                  <w:marTop w:val="0"/>
                  <w:marBottom w:val="0"/>
                  <w:divBdr>
                    <w:top w:val="none" w:sz="0" w:space="0" w:color="auto"/>
                    <w:left w:val="none" w:sz="0" w:space="0" w:color="auto"/>
                    <w:bottom w:val="none" w:sz="0" w:space="0" w:color="auto"/>
                    <w:right w:val="none" w:sz="0" w:space="0" w:color="auto"/>
                  </w:divBdr>
                </w:div>
              </w:divsChild>
            </w:div>
            <w:div w:id="1430466174">
              <w:marLeft w:val="0"/>
              <w:marRight w:val="0"/>
              <w:marTop w:val="0"/>
              <w:marBottom w:val="0"/>
              <w:divBdr>
                <w:top w:val="none" w:sz="0" w:space="0" w:color="auto"/>
                <w:left w:val="none" w:sz="0" w:space="0" w:color="auto"/>
                <w:bottom w:val="none" w:sz="0" w:space="0" w:color="auto"/>
                <w:right w:val="none" w:sz="0" w:space="0" w:color="auto"/>
              </w:divBdr>
              <w:divsChild>
                <w:div w:id="99229822">
                  <w:marLeft w:val="0"/>
                  <w:marRight w:val="0"/>
                  <w:marTop w:val="0"/>
                  <w:marBottom w:val="0"/>
                  <w:divBdr>
                    <w:top w:val="none" w:sz="0" w:space="0" w:color="auto"/>
                    <w:left w:val="none" w:sz="0" w:space="0" w:color="auto"/>
                    <w:bottom w:val="none" w:sz="0" w:space="0" w:color="auto"/>
                    <w:right w:val="none" w:sz="0" w:space="0" w:color="auto"/>
                  </w:divBdr>
                  <w:divsChild>
                    <w:div w:id="192618335">
                      <w:marLeft w:val="0"/>
                      <w:marRight w:val="0"/>
                      <w:marTop w:val="120"/>
                      <w:marBottom w:val="120"/>
                      <w:divBdr>
                        <w:top w:val="none" w:sz="0" w:space="0" w:color="auto"/>
                        <w:left w:val="none" w:sz="0" w:space="0" w:color="auto"/>
                        <w:bottom w:val="none" w:sz="0" w:space="0" w:color="auto"/>
                        <w:right w:val="none" w:sz="0" w:space="0" w:color="auto"/>
                      </w:divBdr>
                    </w:div>
                    <w:div w:id="292949777">
                      <w:marLeft w:val="0"/>
                      <w:marRight w:val="0"/>
                      <w:marTop w:val="120"/>
                      <w:marBottom w:val="120"/>
                      <w:divBdr>
                        <w:top w:val="none" w:sz="0" w:space="0" w:color="auto"/>
                        <w:left w:val="none" w:sz="0" w:space="0" w:color="auto"/>
                        <w:bottom w:val="none" w:sz="0" w:space="0" w:color="auto"/>
                        <w:right w:val="none" w:sz="0" w:space="0" w:color="auto"/>
                      </w:divBdr>
                    </w:div>
                    <w:div w:id="759722158">
                      <w:marLeft w:val="0"/>
                      <w:marRight w:val="0"/>
                      <w:marTop w:val="120"/>
                      <w:marBottom w:val="120"/>
                      <w:divBdr>
                        <w:top w:val="none" w:sz="0" w:space="0" w:color="auto"/>
                        <w:left w:val="none" w:sz="0" w:space="0" w:color="auto"/>
                        <w:bottom w:val="none" w:sz="0" w:space="0" w:color="auto"/>
                        <w:right w:val="none" w:sz="0" w:space="0" w:color="auto"/>
                      </w:divBdr>
                    </w:div>
                    <w:div w:id="1628392770">
                      <w:marLeft w:val="0"/>
                      <w:marRight w:val="0"/>
                      <w:marTop w:val="120"/>
                      <w:marBottom w:val="120"/>
                      <w:divBdr>
                        <w:top w:val="none" w:sz="0" w:space="0" w:color="auto"/>
                        <w:left w:val="none" w:sz="0" w:space="0" w:color="auto"/>
                        <w:bottom w:val="none" w:sz="0" w:space="0" w:color="auto"/>
                        <w:right w:val="none" w:sz="0" w:space="0" w:color="auto"/>
                      </w:divBdr>
                    </w:div>
                  </w:divsChild>
                </w:div>
                <w:div w:id="1941990823">
                  <w:marLeft w:val="0"/>
                  <w:marRight w:val="0"/>
                  <w:marTop w:val="0"/>
                  <w:marBottom w:val="0"/>
                  <w:divBdr>
                    <w:top w:val="none" w:sz="0" w:space="0" w:color="auto"/>
                    <w:left w:val="none" w:sz="0" w:space="0" w:color="auto"/>
                    <w:bottom w:val="none" w:sz="0" w:space="0" w:color="auto"/>
                    <w:right w:val="none" w:sz="0" w:space="0" w:color="auto"/>
                  </w:divBdr>
                  <w:divsChild>
                    <w:div w:id="45569540">
                      <w:marLeft w:val="0"/>
                      <w:marRight w:val="0"/>
                      <w:marTop w:val="120"/>
                      <w:marBottom w:val="120"/>
                      <w:divBdr>
                        <w:top w:val="none" w:sz="0" w:space="0" w:color="auto"/>
                        <w:left w:val="none" w:sz="0" w:space="0" w:color="auto"/>
                        <w:bottom w:val="none" w:sz="0" w:space="0" w:color="auto"/>
                        <w:right w:val="none" w:sz="0" w:space="0" w:color="auto"/>
                      </w:divBdr>
                    </w:div>
                    <w:div w:id="855772687">
                      <w:marLeft w:val="0"/>
                      <w:marRight w:val="0"/>
                      <w:marTop w:val="120"/>
                      <w:marBottom w:val="120"/>
                      <w:divBdr>
                        <w:top w:val="none" w:sz="0" w:space="0" w:color="auto"/>
                        <w:left w:val="none" w:sz="0" w:space="0" w:color="auto"/>
                        <w:bottom w:val="none" w:sz="0" w:space="0" w:color="auto"/>
                        <w:right w:val="none" w:sz="0" w:space="0" w:color="auto"/>
                      </w:divBdr>
                      <w:divsChild>
                        <w:div w:id="1997565256">
                          <w:marLeft w:val="27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508924">
              <w:marLeft w:val="0"/>
              <w:marRight w:val="0"/>
              <w:marTop w:val="0"/>
              <w:marBottom w:val="0"/>
              <w:divBdr>
                <w:top w:val="none" w:sz="0" w:space="0" w:color="auto"/>
                <w:left w:val="none" w:sz="0" w:space="0" w:color="auto"/>
                <w:bottom w:val="none" w:sz="0" w:space="0" w:color="auto"/>
                <w:right w:val="none" w:sz="0" w:space="0" w:color="auto"/>
              </w:divBdr>
            </w:div>
          </w:divsChild>
        </w:div>
        <w:div w:id="1454903495">
          <w:marLeft w:val="240"/>
          <w:marRight w:val="240"/>
          <w:marTop w:val="240"/>
          <w:marBottom w:val="240"/>
          <w:divBdr>
            <w:top w:val="none" w:sz="0" w:space="0" w:color="auto"/>
            <w:left w:val="none" w:sz="0" w:space="0" w:color="auto"/>
            <w:bottom w:val="none" w:sz="0" w:space="0" w:color="auto"/>
            <w:right w:val="none" w:sz="0" w:space="0" w:color="auto"/>
          </w:divBdr>
        </w:div>
      </w:divsChild>
    </w:div>
    <w:div w:id="207494119">
      <w:bodyDiv w:val="1"/>
      <w:marLeft w:val="0"/>
      <w:marRight w:val="0"/>
      <w:marTop w:val="0"/>
      <w:marBottom w:val="0"/>
      <w:divBdr>
        <w:top w:val="none" w:sz="0" w:space="0" w:color="auto"/>
        <w:left w:val="none" w:sz="0" w:space="0" w:color="auto"/>
        <w:bottom w:val="none" w:sz="0" w:space="0" w:color="auto"/>
        <w:right w:val="none" w:sz="0" w:space="0" w:color="auto"/>
      </w:divBdr>
      <w:divsChild>
        <w:div w:id="1855848900">
          <w:marLeft w:val="240"/>
          <w:marRight w:val="240"/>
          <w:marTop w:val="240"/>
          <w:marBottom w:val="240"/>
          <w:divBdr>
            <w:top w:val="none" w:sz="0" w:space="0" w:color="auto"/>
            <w:left w:val="none" w:sz="0" w:space="0" w:color="auto"/>
            <w:bottom w:val="none" w:sz="0" w:space="0" w:color="auto"/>
            <w:right w:val="none" w:sz="0" w:space="0" w:color="auto"/>
          </w:divBdr>
        </w:div>
        <w:div w:id="1973633069">
          <w:marLeft w:val="0"/>
          <w:marRight w:val="0"/>
          <w:marTop w:val="0"/>
          <w:marBottom w:val="0"/>
          <w:divBdr>
            <w:top w:val="none" w:sz="0" w:space="0" w:color="auto"/>
            <w:left w:val="none" w:sz="0" w:space="0" w:color="auto"/>
            <w:bottom w:val="none" w:sz="0" w:space="0" w:color="auto"/>
            <w:right w:val="none" w:sz="0" w:space="0" w:color="auto"/>
          </w:divBdr>
          <w:divsChild>
            <w:div w:id="511145662">
              <w:marLeft w:val="0"/>
              <w:marRight w:val="0"/>
              <w:marTop w:val="0"/>
              <w:marBottom w:val="0"/>
              <w:divBdr>
                <w:top w:val="none" w:sz="0" w:space="0" w:color="auto"/>
                <w:left w:val="none" w:sz="0" w:space="0" w:color="auto"/>
                <w:bottom w:val="none" w:sz="0" w:space="0" w:color="auto"/>
                <w:right w:val="none" w:sz="0" w:space="0" w:color="auto"/>
              </w:divBdr>
            </w:div>
            <w:div w:id="702093319">
              <w:marLeft w:val="0"/>
              <w:marRight w:val="0"/>
              <w:marTop w:val="0"/>
              <w:marBottom w:val="0"/>
              <w:divBdr>
                <w:top w:val="none" w:sz="0" w:space="0" w:color="auto"/>
                <w:left w:val="none" w:sz="0" w:space="0" w:color="auto"/>
                <w:bottom w:val="none" w:sz="0" w:space="0" w:color="auto"/>
                <w:right w:val="none" w:sz="0" w:space="0" w:color="auto"/>
              </w:divBdr>
            </w:div>
            <w:div w:id="1176574935">
              <w:marLeft w:val="0"/>
              <w:marRight w:val="0"/>
              <w:marTop w:val="0"/>
              <w:marBottom w:val="0"/>
              <w:divBdr>
                <w:top w:val="none" w:sz="0" w:space="0" w:color="auto"/>
                <w:left w:val="none" w:sz="0" w:space="0" w:color="auto"/>
                <w:bottom w:val="none" w:sz="0" w:space="0" w:color="auto"/>
                <w:right w:val="none" w:sz="0" w:space="0" w:color="auto"/>
              </w:divBdr>
            </w:div>
            <w:div w:id="1315337709">
              <w:marLeft w:val="0"/>
              <w:marRight w:val="0"/>
              <w:marTop w:val="0"/>
              <w:marBottom w:val="0"/>
              <w:divBdr>
                <w:top w:val="none" w:sz="0" w:space="0" w:color="auto"/>
                <w:left w:val="none" w:sz="0" w:space="0" w:color="auto"/>
                <w:bottom w:val="none" w:sz="0" w:space="0" w:color="auto"/>
                <w:right w:val="none" w:sz="0" w:space="0" w:color="auto"/>
              </w:divBdr>
            </w:div>
            <w:div w:id="1504978421">
              <w:marLeft w:val="0"/>
              <w:marRight w:val="0"/>
              <w:marTop w:val="0"/>
              <w:marBottom w:val="0"/>
              <w:divBdr>
                <w:top w:val="none" w:sz="0" w:space="0" w:color="auto"/>
                <w:left w:val="none" w:sz="0" w:space="0" w:color="auto"/>
                <w:bottom w:val="none" w:sz="0" w:space="0" w:color="auto"/>
                <w:right w:val="none" w:sz="0" w:space="0" w:color="auto"/>
              </w:divBdr>
              <w:divsChild>
                <w:div w:id="420152159">
                  <w:marLeft w:val="0"/>
                  <w:marRight w:val="0"/>
                  <w:marTop w:val="0"/>
                  <w:marBottom w:val="0"/>
                  <w:divBdr>
                    <w:top w:val="none" w:sz="0" w:space="0" w:color="auto"/>
                    <w:left w:val="none" w:sz="0" w:space="0" w:color="auto"/>
                    <w:bottom w:val="none" w:sz="0" w:space="0" w:color="auto"/>
                    <w:right w:val="none" w:sz="0" w:space="0" w:color="auto"/>
                  </w:divBdr>
                  <w:divsChild>
                    <w:div w:id="773938086">
                      <w:marLeft w:val="0"/>
                      <w:marRight w:val="0"/>
                      <w:marTop w:val="120"/>
                      <w:marBottom w:val="120"/>
                      <w:divBdr>
                        <w:top w:val="none" w:sz="0" w:space="0" w:color="auto"/>
                        <w:left w:val="none" w:sz="0" w:space="0" w:color="auto"/>
                        <w:bottom w:val="none" w:sz="0" w:space="0" w:color="auto"/>
                        <w:right w:val="none" w:sz="0" w:space="0" w:color="auto"/>
                      </w:divBdr>
                    </w:div>
                    <w:div w:id="794444700">
                      <w:marLeft w:val="0"/>
                      <w:marRight w:val="0"/>
                      <w:marTop w:val="120"/>
                      <w:marBottom w:val="120"/>
                      <w:divBdr>
                        <w:top w:val="none" w:sz="0" w:space="0" w:color="auto"/>
                        <w:left w:val="none" w:sz="0" w:space="0" w:color="auto"/>
                        <w:bottom w:val="none" w:sz="0" w:space="0" w:color="auto"/>
                        <w:right w:val="none" w:sz="0" w:space="0" w:color="auto"/>
                      </w:divBdr>
                    </w:div>
                    <w:div w:id="1137720135">
                      <w:marLeft w:val="0"/>
                      <w:marRight w:val="0"/>
                      <w:marTop w:val="120"/>
                      <w:marBottom w:val="120"/>
                      <w:divBdr>
                        <w:top w:val="none" w:sz="0" w:space="0" w:color="auto"/>
                        <w:left w:val="none" w:sz="0" w:space="0" w:color="auto"/>
                        <w:bottom w:val="none" w:sz="0" w:space="0" w:color="auto"/>
                        <w:right w:val="none" w:sz="0" w:space="0" w:color="auto"/>
                      </w:divBdr>
                    </w:div>
                    <w:div w:id="1318345669">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628782301">
              <w:marLeft w:val="0"/>
              <w:marRight w:val="0"/>
              <w:marTop w:val="0"/>
              <w:marBottom w:val="0"/>
              <w:divBdr>
                <w:top w:val="none" w:sz="0" w:space="0" w:color="auto"/>
                <w:left w:val="none" w:sz="0" w:space="0" w:color="auto"/>
                <w:bottom w:val="none" w:sz="0" w:space="0" w:color="auto"/>
                <w:right w:val="none" w:sz="0" w:space="0" w:color="auto"/>
              </w:divBdr>
              <w:divsChild>
                <w:div w:id="1022702845">
                  <w:marLeft w:val="270"/>
                  <w:marRight w:val="0"/>
                  <w:marTop w:val="0"/>
                  <w:marBottom w:val="0"/>
                  <w:divBdr>
                    <w:top w:val="none" w:sz="0" w:space="0" w:color="auto"/>
                    <w:left w:val="none" w:sz="0" w:space="0" w:color="auto"/>
                    <w:bottom w:val="none" w:sz="0" w:space="0" w:color="auto"/>
                    <w:right w:val="none" w:sz="0" w:space="0" w:color="auto"/>
                  </w:divBdr>
                </w:div>
                <w:div w:id="1485470718">
                  <w:marLeft w:val="270"/>
                  <w:marRight w:val="0"/>
                  <w:marTop w:val="0"/>
                  <w:marBottom w:val="0"/>
                  <w:divBdr>
                    <w:top w:val="none" w:sz="0" w:space="0" w:color="auto"/>
                    <w:left w:val="none" w:sz="0" w:space="0" w:color="auto"/>
                    <w:bottom w:val="none" w:sz="0" w:space="0" w:color="auto"/>
                    <w:right w:val="none" w:sz="0" w:space="0" w:color="auto"/>
                  </w:divBdr>
                </w:div>
                <w:div w:id="1590968653">
                  <w:marLeft w:val="27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55359">
      <w:bodyDiv w:val="1"/>
      <w:marLeft w:val="0"/>
      <w:marRight w:val="0"/>
      <w:marTop w:val="0"/>
      <w:marBottom w:val="0"/>
      <w:divBdr>
        <w:top w:val="none" w:sz="0" w:space="0" w:color="auto"/>
        <w:left w:val="none" w:sz="0" w:space="0" w:color="auto"/>
        <w:bottom w:val="none" w:sz="0" w:space="0" w:color="auto"/>
        <w:right w:val="none" w:sz="0" w:space="0" w:color="auto"/>
      </w:divBdr>
    </w:div>
    <w:div w:id="294288497">
      <w:bodyDiv w:val="1"/>
      <w:marLeft w:val="0"/>
      <w:marRight w:val="0"/>
      <w:marTop w:val="0"/>
      <w:marBottom w:val="0"/>
      <w:divBdr>
        <w:top w:val="none" w:sz="0" w:space="0" w:color="auto"/>
        <w:left w:val="none" w:sz="0" w:space="0" w:color="auto"/>
        <w:bottom w:val="none" w:sz="0" w:space="0" w:color="auto"/>
        <w:right w:val="none" w:sz="0" w:space="0" w:color="auto"/>
      </w:divBdr>
      <w:divsChild>
        <w:div w:id="657878921">
          <w:marLeft w:val="0"/>
          <w:marRight w:val="0"/>
          <w:marTop w:val="0"/>
          <w:marBottom w:val="0"/>
          <w:divBdr>
            <w:top w:val="none" w:sz="0" w:space="0" w:color="auto"/>
            <w:left w:val="none" w:sz="0" w:space="0" w:color="auto"/>
            <w:bottom w:val="none" w:sz="0" w:space="0" w:color="auto"/>
            <w:right w:val="none" w:sz="0" w:space="0" w:color="auto"/>
          </w:divBdr>
          <w:divsChild>
            <w:div w:id="279145934">
              <w:marLeft w:val="0"/>
              <w:marRight w:val="0"/>
              <w:marTop w:val="0"/>
              <w:marBottom w:val="0"/>
              <w:divBdr>
                <w:top w:val="none" w:sz="0" w:space="0" w:color="auto"/>
                <w:left w:val="none" w:sz="0" w:space="0" w:color="auto"/>
                <w:bottom w:val="none" w:sz="0" w:space="0" w:color="auto"/>
                <w:right w:val="none" w:sz="0" w:space="0" w:color="auto"/>
              </w:divBdr>
              <w:divsChild>
                <w:div w:id="6566734">
                  <w:marLeft w:val="270"/>
                  <w:marRight w:val="0"/>
                  <w:marTop w:val="0"/>
                  <w:marBottom w:val="0"/>
                  <w:divBdr>
                    <w:top w:val="none" w:sz="0" w:space="0" w:color="auto"/>
                    <w:left w:val="none" w:sz="0" w:space="0" w:color="auto"/>
                    <w:bottom w:val="none" w:sz="0" w:space="0" w:color="auto"/>
                    <w:right w:val="none" w:sz="0" w:space="0" w:color="auto"/>
                  </w:divBdr>
                </w:div>
                <w:div w:id="108282196">
                  <w:marLeft w:val="270"/>
                  <w:marRight w:val="0"/>
                  <w:marTop w:val="0"/>
                  <w:marBottom w:val="0"/>
                  <w:divBdr>
                    <w:top w:val="none" w:sz="0" w:space="0" w:color="auto"/>
                    <w:left w:val="none" w:sz="0" w:space="0" w:color="auto"/>
                    <w:bottom w:val="none" w:sz="0" w:space="0" w:color="auto"/>
                    <w:right w:val="none" w:sz="0" w:space="0" w:color="auto"/>
                  </w:divBdr>
                </w:div>
                <w:div w:id="640500993">
                  <w:marLeft w:val="270"/>
                  <w:marRight w:val="0"/>
                  <w:marTop w:val="0"/>
                  <w:marBottom w:val="0"/>
                  <w:divBdr>
                    <w:top w:val="none" w:sz="0" w:space="0" w:color="auto"/>
                    <w:left w:val="none" w:sz="0" w:space="0" w:color="auto"/>
                    <w:bottom w:val="none" w:sz="0" w:space="0" w:color="auto"/>
                    <w:right w:val="none" w:sz="0" w:space="0" w:color="auto"/>
                  </w:divBdr>
                </w:div>
                <w:div w:id="731387395">
                  <w:marLeft w:val="270"/>
                  <w:marRight w:val="0"/>
                  <w:marTop w:val="0"/>
                  <w:marBottom w:val="0"/>
                  <w:divBdr>
                    <w:top w:val="none" w:sz="0" w:space="0" w:color="auto"/>
                    <w:left w:val="none" w:sz="0" w:space="0" w:color="auto"/>
                    <w:bottom w:val="none" w:sz="0" w:space="0" w:color="auto"/>
                    <w:right w:val="none" w:sz="0" w:space="0" w:color="auto"/>
                  </w:divBdr>
                </w:div>
                <w:div w:id="791367173">
                  <w:marLeft w:val="270"/>
                  <w:marRight w:val="0"/>
                  <w:marTop w:val="0"/>
                  <w:marBottom w:val="0"/>
                  <w:divBdr>
                    <w:top w:val="none" w:sz="0" w:space="0" w:color="auto"/>
                    <w:left w:val="none" w:sz="0" w:space="0" w:color="auto"/>
                    <w:bottom w:val="none" w:sz="0" w:space="0" w:color="auto"/>
                    <w:right w:val="none" w:sz="0" w:space="0" w:color="auto"/>
                  </w:divBdr>
                </w:div>
                <w:div w:id="1062749275">
                  <w:marLeft w:val="270"/>
                  <w:marRight w:val="0"/>
                  <w:marTop w:val="0"/>
                  <w:marBottom w:val="0"/>
                  <w:divBdr>
                    <w:top w:val="none" w:sz="0" w:space="0" w:color="auto"/>
                    <w:left w:val="none" w:sz="0" w:space="0" w:color="auto"/>
                    <w:bottom w:val="none" w:sz="0" w:space="0" w:color="auto"/>
                    <w:right w:val="none" w:sz="0" w:space="0" w:color="auto"/>
                  </w:divBdr>
                </w:div>
                <w:div w:id="1087768840">
                  <w:marLeft w:val="270"/>
                  <w:marRight w:val="0"/>
                  <w:marTop w:val="0"/>
                  <w:marBottom w:val="0"/>
                  <w:divBdr>
                    <w:top w:val="none" w:sz="0" w:space="0" w:color="auto"/>
                    <w:left w:val="none" w:sz="0" w:space="0" w:color="auto"/>
                    <w:bottom w:val="none" w:sz="0" w:space="0" w:color="auto"/>
                    <w:right w:val="none" w:sz="0" w:space="0" w:color="auto"/>
                  </w:divBdr>
                </w:div>
                <w:div w:id="1277561413">
                  <w:marLeft w:val="270"/>
                  <w:marRight w:val="0"/>
                  <w:marTop w:val="0"/>
                  <w:marBottom w:val="0"/>
                  <w:divBdr>
                    <w:top w:val="none" w:sz="0" w:space="0" w:color="auto"/>
                    <w:left w:val="none" w:sz="0" w:space="0" w:color="auto"/>
                    <w:bottom w:val="none" w:sz="0" w:space="0" w:color="auto"/>
                    <w:right w:val="none" w:sz="0" w:space="0" w:color="auto"/>
                  </w:divBdr>
                  <w:divsChild>
                    <w:div w:id="184248463">
                      <w:marLeft w:val="0"/>
                      <w:marRight w:val="0"/>
                      <w:marTop w:val="0"/>
                      <w:marBottom w:val="0"/>
                      <w:divBdr>
                        <w:top w:val="none" w:sz="0" w:space="0" w:color="auto"/>
                        <w:left w:val="none" w:sz="0" w:space="0" w:color="auto"/>
                        <w:bottom w:val="none" w:sz="0" w:space="0" w:color="auto"/>
                        <w:right w:val="none" w:sz="0" w:space="0" w:color="auto"/>
                      </w:divBdr>
                    </w:div>
                    <w:div w:id="1470441724">
                      <w:marLeft w:val="0"/>
                      <w:marRight w:val="0"/>
                      <w:marTop w:val="0"/>
                      <w:marBottom w:val="0"/>
                      <w:divBdr>
                        <w:top w:val="none" w:sz="0" w:space="0" w:color="auto"/>
                        <w:left w:val="none" w:sz="0" w:space="0" w:color="auto"/>
                        <w:bottom w:val="none" w:sz="0" w:space="0" w:color="auto"/>
                        <w:right w:val="none" w:sz="0" w:space="0" w:color="auto"/>
                      </w:divBdr>
                    </w:div>
                    <w:div w:id="1586265407">
                      <w:marLeft w:val="0"/>
                      <w:marRight w:val="0"/>
                      <w:marTop w:val="0"/>
                      <w:marBottom w:val="0"/>
                      <w:divBdr>
                        <w:top w:val="none" w:sz="0" w:space="0" w:color="auto"/>
                        <w:left w:val="none" w:sz="0" w:space="0" w:color="auto"/>
                        <w:bottom w:val="none" w:sz="0" w:space="0" w:color="auto"/>
                        <w:right w:val="none" w:sz="0" w:space="0" w:color="auto"/>
                      </w:divBdr>
                    </w:div>
                  </w:divsChild>
                </w:div>
                <w:div w:id="1579242820">
                  <w:marLeft w:val="270"/>
                  <w:marRight w:val="0"/>
                  <w:marTop w:val="0"/>
                  <w:marBottom w:val="0"/>
                  <w:divBdr>
                    <w:top w:val="none" w:sz="0" w:space="0" w:color="auto"/>
                    <w:left w:val="none" w:sz="0" w:space="0" w:color="auto"/>
                    <w:bottom w:val="none" w:sz="0" w:space="0" w:color="auto"/>
                    <w:right w:val="none" w:sz="0" w:space="0" w:color="auto"/>
                  </w:divBdr>
                </w:div>
                <w:div w:id="1873616205">
                  <w:marLeft w:val="270"/>
                  <w:marRight w:val="0"/>
                  <w:marTop w:val="0"/>
                  <w:marBottom w:val="0"/>
                  <w:divBdr>
                    <w:top w:val="none" w:sz="0" w:space="0" w:color="auto"/>
                    <w:left w:val="none" w:sz="0" w:space="0" w:color="auto"/>
                    <w:bottom w:val="none" w:sz="0" w:space="0" w:color="auto"/>
                    <w:right w:val="none" w:sz="0" w:space="0" w:color="auto"/>
                  </w:divBdr>
                </w:div>
                <w:div w:id="1942639972">
                  <w:marLeft w:val="270"/>
                  <w:marRight w:val="0"/>
                  <w:marTop w:val="0"/>
                  <w:marBottom w:val="0"/>
                  <w:divBdr>
                    <w:top w:val="none" w:sz="0" w:space="0" w:color="auto"/>
                    <w:left w:val="none" w:sz="0" w:space="0" w:color="auto"/>
                    <w:bottom w:val="none" w:sz="0" w:space="0" w:color="auto"/>
                    <w:right w:val="none" w:sz="0" w:space="0" w:color="auto"/>
                  </w:divBdr>
                </w:div>
                <w:div w:id="2044362586">
                  <w:marLeft w:val="270"/>
                  <w:marRight w:val="0"/>
                  <w:marTop w:val="0"/>
                  <w:marBottom w:val="0"/>
                  <w:divBdr>
                    <w:top w:val="none" w:sz="0" w:space="0" w:color="auto"/>
                    <w:left w:val="none" w:sz="0" w:space="0" w:color="auto"/>
                    <w:bottom w:val="none" w:sz="0" w:space="0" w:color="auto"/>
                    <w:right w:val="none" w:sz="0" w:space="0" w:color="auto"/>
                  </w:divBdr>
                </w:div>
              </w:divsChild>
            </w:div>
            <w:div w:id="386495810">
              <w:marLeft w:val="0"/>
              <w:marRight w:val="0"/>
              <w:marTop w:val="0"/>
              <w:marBottom w:val="0"/>
              <w:divBdr>
                <w:top w:val="none" w:sz="0" w:space="0" w:color="auto"/>
                <w:left w:val="none" w:sz="0" w:space="0" w:color="auto"/>
                <w:bottom w:val="none" w:sz="0" w:space="0" w:color="auto"/>
                <w:right w:val="none" w:sz="0" w:space="0" w:color="auto"/>
              </w:divBdr>
            </w:div>
            <w:div w:id="386805550">
              <w:marLeft w:val="0"/>
              <w:marRight w:val="0"/>
              <w:marTop w:val="0"/>
              <w:marBottom w:val="0"/>
              <w:divBdr>
                <w:top w:val="none" w:sz="0" w:space="0" w:color="auto"/>
                <w:left w:val="none" w:sz="0" w:space="0" w:color="auto"/>
                <w:bottom w:val="none" w:sz="0" w:space="0" w:color="auto"/>
                <w:right w:val="none" w:sz="0" w:space="0" w:color="auto"/>
              </w:divBdr>
            </w:div>
            <w:div w:id="1302080351">
              <w:marLeft w:val="0"/>
              <w:marRight w:val="0"/>
              <w:marTop w:val="0"/>
              <w:marBottom w:val="0"/>
              <w:divBdr>
                <w:top w:val="none" w:sz="0" w:space="0" w:color="auto"/>
                <w:left w:val="none" w:sz="0" w:space="0" w:color="auto"/>
                <w:bottom w:val="none" w:sz="0" w:space="0" w:color="auto"/>
                <w:right w:val="none" w:sz="0" w:space="0" w:color="auto"/>
              </w:divBdr>
              <w:divsChild>
                <w:div w:id="2136753135">
                  <w:marLeft w:val="0"/>
                  <w:marRight w:val="0"/>
                  <w:marTop w:val="0"/>
                  <w:marBottom w:val="0"/>
                  <w:divBdr>
                    <w:top w:val="none" w:sz="0" w:space="0" w:color="auto"/>
                    <w:left w:val="none" w:sz="0" w:space="0" w:color="auto"/>
                    <w:bottom w:val="none" w:sz="0" w:space="0" w:color="auto"/>
                    <w:right w:val="none" w:sz="0" w:space="0" w:color="auto"/>
                  </w:divBdr>
                  <w:divsChild>
                    <w:div w:id="763693829">
                      <w:marLeft w:val="0"/>
                      <w:marRight w:val="0"/>
                      <w:marTop w:val="120"/>
                      <w:marBottom w:val="120"/>
                      <w:divBdr>
                        <w:top w:val="none" w:sz="0" w:space="0" w:color="auto"/>
                        <w:left w:val="none" w:sz="0" w:space="0" w:color="auto"/>
                        <w:bottom w:val="none" w:sz="0" w:space="0" w:color="auto"/>
                        <w:right w:val="none" w:sz="0" w:space="0" w:color="auto"/>
                      </w:divBdr>
                    </w:div>
                    <w:div w:id="775632552">
                      <w:marLeft w:val="0"/>
                      <w:marRight w:val="0"/>
                      <w:marTop w:val="120"/>
                      <w:marBottom w:val="120"/>
                      <w:divBdr>
                        <w:top w:val="none" w:sz="0" w:space="0" w:color="auto"/>
                        <w:left w:val="none" w:sz="0" w:space="0" w:color="auto"/>
                        <w:bottom w:val="none" w:sz="0" w:space="0" w:color="auto"/>
                        <w:right w:val="none" w:sz="0" w:space="0" w:color="auto"/>
                      </w:divBdr>
                    </w:div>
                    <w:div w:id="1023555234">
                      <w:marLeft w:val="0"/>
                      <w:marRight w:val="0"/>
                      <w:marTop w:val="120"/>
                      <w:marBottom w:val="120"/>
                      <w:divBdr>
                        <w:top w:val="none" w:sz="0" w:space="0" w:color="auto"/>
                        <w:left w:val="none" w:sz="0" w:space="0" w:color="auto"/>
                        <w:bottom w:val="none" w:sz="0" w:space="0" w:color="auto"/>
                        <w:right w:val="none" w:sz="0" w:space="0" w:color="auto"/>
                      </w:divBdr>
                    </w:div>
                    <w:div w:id="1050806941">
                      <w:marLeft w:val="0"/>
                      <w:marRight w:val="0"/>
                      <w:marTop w:val="120"/>
                      <w:marBottom w:val="120"/>
                      <w:divBdr>
                        <w:top w:val="none" w:sz="0" w:space="0" w:color="auto"/>
                        <w:left w:val="none" w:sz="0" w:space="0" w:color="auto"/>
                        <w:bottom w:val="none" w:sz="0" w:space="0" w:color="auto"/>
                        <w:right w:val="none" w:sz="0" w:space="0" w:color="auto"/>
                      </w:divBdr>
                    </w:div>
                    <w:div w:id="1440947826">
                      <w:marLeft w:val="0"/>
                      <w:marRight w:val="0"/>
                      <w:marTop w:val="120"/>
                      <w:marBottom w:val="120"/>
                      <w:divBdr>
                        <w:top w:val="none" w:sz="0" w:space="0" w:color="auto"/>
                        <w:left w:val="none" w:sz="0" w:space="0" w:color="auto"/>
                        <w:bottom w:val="none" w:sz="0" w:space="0" w:color="auto"/>
                        <w:right w:val="none" w:sz="0" w:space="0" w:color="auto"/>
                      </w:divBdr>
                      <w:divsChild>
                        <w:div w:id="183830282">
                          <w:marLeft w:val="270"/>
                          <w:marRight w:val="0"/>
                          <w:marTop w:val="0"/>
                          <w:marBottom w:val="0"/>
                          <w:divBdr>
                            <w:top w:val="none" w:sz="0" w:space="0" w:color="auto"/>
                            <w:left w:val="none" w:sz="0" w:space="0" w:color="auto"/>
                            <w:bottom w:val="none" w:sz="0" w:space="0" w:color="auto"/>
                            <w:right w:val="none" w:sz="0" w:space="0" w:color="auto"/>
                          </w:divBdr>
                        </w:div>
                        <w:div w:id="246309929">
                          <w:marLeft w:val="270"/>
                          <w:marRight w:val="0"/>
                          <w:marTop w:val="0"/>
                          <w:marBottom w:val="0"/>
                          <w:divBdr>
                            <w:top w:val="none" w:sz="0" w:space="0" w:color="auto"/>
                            <w:left w:val="none" w:sz="0" w:space="0" w:color="auto"/>
                            <w:bottom w:val="none" w:sz="0" w:space="0" w:color="auto"/>
                            <w:right w:val="none" w:sz="0" w:space="0" w:color="auto"/>
                          </w:divBdr>
                        </w:div>
                        <w:div w:id="514459624">
                          <w:marLeft w:val="270"/>
                          <w:marRight w:val="0"/>
                          <w:marTop w:val="0"/>
                          <w:marBottom w:val="0"/>
                          <w:divBdr>
                            <w:top w:val="none" w:sz="0" w:space="0" w:color="auto"/>
                            <w:left w:val="none" w:sz="0" w:space="0" w:color="auto"/>
                            <w:bottom w:val="none" w:sz="0" w:space="0" w:color="auto"/>
                            <w:right w:val="none" w:sz="0" w:space="0" w:color="auto"/>
                          </w:divBdr>
                        </w:div>
                        <w:div w:id="713306927">
                          <w:marLeft w:val="270"/>
                          <w:marRight w:val="0"/>
                          <w:marTop w:val="0"/>
                          <w:marBottom w:val="0"/>
                          <w:divBdr>
                            <w:top w:val="none" w:sz="0" w:space="0" w:color="auto"/>
                            <w:left w:val="none" w:sz="0" w:space="0" w:color="auto"/>
                            <w:bottom w:val="none" w:sz="0" w:space="0" w:color="auto"/>
                            <w:right w:val="none" w:sz="0" w:space="0" w:color="auto"/>
                          </w:divBdr>
                        </w:div>
                        <w:div w:id="728727483">
                          <w:marLeft w:val="270"/>
                          <w:marRight w:val="0"/>
                          <w:marTop w:val="0"/>
                          <w:marBottom w:val="0"/>
                          <w:divBdr>
                            <w:top w:val="none" w:sz="0" w:space="0" w:color="auto"/>
                            <w:left w:val="none" w:sz="0" w:space="0" w:color="auto"/>
                            <w:bottom w:val="none" w:sz="0" w:space="0" w:color="auto"/>
                            <w:right w:val="none" w:sz="0" w:space="0" w:color="auto"/>
                          </w:divBdr>
                        </w:div>
                        <w:div w:id="788552386">
                          <w:marLeft w:val="270"/>
                          <w:marRight w:val="0"/>
                          <w:marTop w:val="0"/>
                          <w:marBottom w:val="0"/>
                          <w:divBdr>
                            <w:top w:val="none" w:sz="0" w:space="0" w:color="auto"/>
                            <w:left w:val="none" w:sz="0" w:space="0" w:color="auto"/>
                            <w:bottom w:val="none" w:sz="0" w:space="0" w:color="auto"/>
                            <w:right w:val="none" w:sz="0" w:space="0" w:color="auto"/>
                          </w:divBdr>
                        </w:div>
                        <w:div w:id="826172825">
                          <w:marLeft w:val="0"/>
                          <w:marRight w:val="0"/>
                          <w:marTop w:val="0"/>
                          <w:marBottom w:val="0"/>
                          <w:divBdr>
                            <w:top w:val="none" w:sz="0" w:space="0" w:color="auto"/>
                            <w:left w:val="none" w:sz="0" w:space="0" w:color="auto"/>
                            <w:bottom w:val="none" w:sz="0" w:space="0" w:color="auto"/>
                            <w:right w:val="none" w:sz="0" w:space="0" w:color="auto"/>
                          </w:divBdr>
                        </w:div>
                        <w:div w:id="838421881">
                          <w:marLeft w:val="270"/>
                          <w:marRight w:val="0"/>
                          <w:marTop w:val="0"/>
                          <w:marBottom w:val="0"/>
                          <w:divBdr>
                            <w:top w:val="none" w:sz="0" w:space="0" w:color="auto"/>
                            <w:left w:val="none" w:sz="0" w:space="0" w:color="auto"/>
                            <w:bottom w:val="none" w:sz="0" w:space="0" w:color="auto"/>
                            <w:right w:val="none" w:sz="0" w:space="0" w:color="auto"/>
                          </w:divBdr>
                        </w:div>
                        <w:div w:id="1041592316">
                          <w:marLeft w:val="270"/>
                          <w:marRight w:val="0"/>
                          <w:marTop w:val="0"/>
                          <w:marBottom w:val="0"/>
                          <w:divBdr>
                            <w:top w:val="none" w:sz="0" w:space="0" w:color="auto"/>
                            <w:left w:val="none" w:sz="0" w:space="0" w:color="auto"/>
                            <w:bottom w:val="none" w:sz="0" w:space="0" w:color="auto"/>
                            <w:right w:val="none" w:sz="0" w:space="0" w:color="auto"/>
                          </w:divBdr>
                        </w:div>
                        <w:div w:id="1247692462">
                          <w:marLeft w:val="270"/>
                          <w:marRight w:val="0"/>
                          <w:marTop w:val="0"/>
                          <w:marBottom w:val="0"/>
                          <w:divBdr>
                            <w:top w:val="none" w:sz="0" w:space="0" w:color="auto"/>
                            <w:left w:val="none" w:sz="0" w:space="0" w:color="auto"/>
                            <w:bottom w:val="none" w:sz="0" w:space="0" w:color="auto"/>
                            <w:right w:val="none" w:sz="0" w:space="0" w:color="auto"/>
                          </w:divBdr>
                        </w:div>
                        <w:div w:id="1415586282">
                          <w:marLeft w:val="0"/>
                          <w:marRight w:val="0"/>
                          <w:marTop w:val="0"/>
                          <w:marBottom w:val="0"/>
                          <w:divBdr>
                            <w:top w:val="none" w:sz="0" w:space="0" w:color="auto"/>
                            <w:left w:val="none" w:sz="0" w:space="0" w:color="auto"/>
                            <w:bottom w:val="none" w:sz="0" w:space="0" w:color="auto"/>
                            <w:right w:val="none" w:sz="0" w:space="0" w:color="auto"/>
                          </w:divBdr>
                        </w:div>
                        <w:div w:id="1582832050">
                          <w:marLeft w:val="270"/>
                          <w:marRight w:val="0"/>
                          <w:marTop w:val="0"/>
                          <w:marBottom w:val="0"/>
                          <w:divBdr>
                            <w:top w:val="none" w:sz="0" w:space="0" w:color="auto"/>
                            <w:left w:val="none" w:sz="0" w:space="0" w:color="auto"/>
                            <w:bottom w:val="none" w:sz="0" w:space="0" w:color="auto"/>
                            <w:right w:val="none" w:sz="0" w:space="0" w:color="auto"/>
                          </w:divBdr>
                        </w:div>
                        <w:div w:id="1768767124">
                          <w:marLeft w:val="270"/>
                          <w:marRight w:val="0"/>
                          <w:marTop w:val="0"/>
                          <w:marBottom w:val="0"/>
                          <w:divBdr>
                            <w:top w:val="none" w:sz="0" w:space="0" w:color="auto"/>
                            <w:left w:val="none" w:sz="0" w:space="0" w:color="auto"/>
                            <w:bottom w:val="none" w:sz="0" w:space="0" w:color="auto"/>
                            <w:right w:val="none" w:sz="0" w:space="0" w:color="auto"/>
                          </w:divBdr>
                        </w:div>
                        <w:div w:id="1786848762">
                          <w:marLeft w:val="270"/>
                          <w:marRight w:val="0"/>
                          <w:marTop w:val="0"/>
                          <w:marBottom w:val="0"/>
                          <w:divBdr>
                            <w:top w:val="none" w:sz="0" w:space="0" w:color="auto"/>
                            <w:left w:val="none" w:sz="0" w:space="0" w:color="auto"/>
                            <w:bottom w:val="none" w:sz="0" w:space="0" w:color="auto"/>
                            <w:right w:val="none" w:sz="0" w:space="0" w:color="auto"/>
                          </w:divBdr>
                        </w:div>
                        <w:div w:id="1791708924">
                          <w:marLeft w:val="270"/>
                          <w:marRight w:val="0"/>
                          <w:marTop w:val="0"/>
                          <w:marBottom w:val="0"/>
                          <w:divBdr>
                            <w:top w:val="none" w:sz="0" w:space="0" w:color="auto"/>
                            <w:left w:val="none" w:sz="0" w:space="0" w:color="auto"/>
                            <w:bottom w:val="none" w:sz="0" w:space="0" w:color="auto"/>
                            <w:right w:val="none" w:sz="0" w:space="0" w:color="auto"/>
                          </w:divBdr>
                        </w:div>
                      </w:divsChild>
                    </w:div>
                    <w:div w:id="1878883982">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904831199">
              <w:marLeft w:val="0"/>
              <w:marRight w:val="0"/>
              <w:marTop w:val="0"/>
              <w:marBottom w:val="0"/>
              <w:divBdr>
                <w:top w:val="none" w:sz="0" w:space="0" w:color="auto"/>
                <w:left w:val="none" w:sz="0" w:space="0" w:color="auto"/>
                <w:bottom w:val="none" w:sz="0" w:space="0" w:color="auto"/>
                <w:right w:val="none" w:sz="0" w:space="0" w:color="auto"/>
              </w:divBdr>
            </w:div>
          </w:divsChild>
        </w:div>
        <w:div w:id="1141507273">
          <w:marLeft w:val="240"/>
          <w:marRight w:val="240"/>
          <w:marTop w:val="240"/>
          <w:marBottom w:val="240"/>
          <w:divBdr>
            <w:top w:val="none" w:sz="0" w:space="0" w:color="auto"/>
            <w:left w:val="none" w:sz="0" w:space="0" w:color="auto"/>
            <w:bottom w:val="none" w:sz="0" w:space="0" w:color="auto"/>
            <w:right w:val="none" w:sz="0" w:space="0" w:color="auto"/>
          </w:divBdr>
        </w:div>
      </w:divsChild>
    </w:div>
    <w:div w:id="298416480">
      <w:bodyDiv w:val="1"/>
      <w:marLeft w:val="0"/>
      <w:marRight w:val="0"/>
      <w:marTop w:val="0"/>
      <w:marBottom w:val="0"/>
      <w:divBdr>
        <w:top w:val="none" w:sz="0" w:space="0" w:color="auto"/>
        <w:left w:val="none" w:sz="0" w:space="0" w:color="auto"/>
        <w:bottom w:val="none" w:sz="0" w:space="0" w:color="auto"/>
        <w:right w:val="none" w:sz="0" w:space="0" w:color="auto"/>
      </w:divBdr>
      <w:divsChild>
        <w:div w:id="804280001">
          <w:marLeft w:val="240"/>
          <w:marRight w:val="240"/>
          <w:marTop w:val="240"/>
          <w:marBottom w:val="240"/>
          <w:divBdr>
            <w:top w:val="none" w:sz="0" w:space="0" w:color="auto"/>
            <w:left w:val="none" w:sz="0" w:space="0" w:color="auto"/>
            <w:bottom w:val="none" w:sz="0" w:space="0" w:color="auto"/>
            <w:right w:val="none" w:sz="0" w:space="0" w:color="auto"/>
          </w:divBdr>
        </w:div>
        <w:div w:id="1839156256">
          <w:marLeft w:val="0"/>
          <w:marRight w:val="0"/>
          <w:marTop w:val="0"/>
          <w:marBottom w:val="0"/>
          <w:divBdr>
            <w:top w:val="none" w:sz="0" w:space="0" w:color="auto"/>
            <w:left w:val="none" w:sz="0" w:space="0" w:color="auto"/>
            <w:bottom w:val="none" w:sz="0" w:space="0" w:color="auto"/>
            <w:right w:val="none" w:sz="0" w:space="0" w:color="auto"/>
          </w:divBdr>
          <w:divsChild>
            <w:div w:id="323045081">
              <w:marLeft w:val="0"/>
              <w:marRight w:val="0"/>
              <w:marTop w:val="0"/>
              <w:marBottom w:val="0"/>
              <w:divBdr>
                <w:top w:val="none" w:sz="0" w:space="0" w:color="auto"/>
                <w:left w:val="none" w:sz="0" w:space="0" w:color="auto"/>
                <w:bottom w:val="none" w:sz="0" w:space="0" w:color="auto"/>
                <w:right w:val="none" w:sz="0" w:space="0" w:color="auto"/>
              </w:divBdr>
              <w:divsChild>
                <w:div w:id="236134790">
                  <w:marLeft w:val="270"/>
                  <w:marRight w:val="0"/>
                  <w:marTop w:val="0"/>
                  <w:marBottom w:val="0"/>
                  <w:divBdr>
                    <w:top w:val="none" w:sz="0" w:space="0" w:color="auto"/>
                    <w:left w:val="none" w:sz="0" w:space="0" w:color="auto"/>
                    <w:bottom w:val="none" w:sz="0" w:space="0" w:color="auto"/>
                    <w:right w:val="none" w:sz="0" w:space="0" w:color="auto"/>
                  </w:divBdr>
                </w:div>
                <w:div w:id="385179440">
                  <w:marLeft w:val="270"/>
                  <w:marRight w:val="0"/>
                  <w:marTop w:val="0"/>
                  <w:marBottom w:val="0"/>
                  <w:divBdr>
                    <w:top w:val="none" w:sz="0" w:space="0" w:color="auto"/>
                    <w:left w:val="none" w:sz="0" w:space="0" w:color="auto"/>
                    <w:bottom w:val="none" w:sz="0" w:space="0" w:color="auto"/>
                    <w:right w:val="none" w:sz="0" w:space="0" w:color="auto"/>
                  </w:divBdr>
                </w:div>
                <w:div w:id="434331757">
                  <w:marLeft w:val="270"/>
                  <w:marRight w:val="0"/>
                  <w:marTop w:val="0"/>
                  <w:marBottom w:val="0"/>
                  <w:divBdr>
                    <w:top w:val="none" w:sz="0" w:space="0" w:color="auto"/>
                    <w:left w:val="none" w:sz="0" w:space="0" w:color="auto"/>
                    <w:bottom w:val="none" w:sz="0" w:space="0" w:color="auto"/>
                    <w:right w:val="none" w:sz="0" w:space="0" w:color="auto"/>
                  </w:divBdr>
                </w:div>
                <w:div w:id="557396132">
                  <w:marLeft w:val="270"/>
                  <w:marRight w:val="0"/>
                  <w:marTop w:val="0"/>
                  <w:marBottom w:val="0"/>
                  <w:divBdr>
                    <w:top w:val="none" w:sz="0" w:space="0" w:color="auto"/>
                    <w:left w:val="none" w:sz="0" w:space="0" w:color="auto"/>
                    <w:bottom w:val="none" w:sz="0" w:space="0" w:color="auto"/>
                    <w:right w:val="none" w:sz="0" w:space="0" w:color="auto"/>
                  </w:divBdr>
                </w:div>
                <w:div w:id="615213401">
                  <w:marLeft w:val="270"/>
                  <w:marRight w:val="0"/>
                  <w:marTop w:val="0"/>
                  <w:marBottom w:val="0"/>
                  <w:divBdr>
                    <w:top w:val="none" w:sz="0" w:space="0" w:color="auto"/>
                    <w:left w:val="none" w:sz="0" w:space="0" w:color="auto"/>
                    <w:bottom w:val="none" w:sz="0" w:space="0" w:color="auto"/>
                    <w:right w:val="none" w:sz="0" w:space="0" w:color="auto"/>
                  </w:divBdr>
                </w:div>
                <w:div w:id="700782953">
                  <w:marLeft w:val="270"/>
                  <w:marRight w:val="0"/>
                  <w:marTop w:val="0"/>
                  <w:marBottom w:val="0"/>
                  <w:divBdr>
                    <w:top w:val="none" w:sz="0" w:space="0" w:color="auto"/>
                    <w:left w:val="none" w:sz="0" w:space="0" w:color="auto"/>
                    <w:bottom w:val="none" w:sz="0" w:space="0" w:color="auto"/>
                    <w:right w:val="none" w:sz="0" w:space="0" w:color="auto"/>
                  </w:divBdr>
                </w:div>
                <w:div w:id="840631036">
                  <w:marLeft w:val="270"/>
                  <w:marRight w:val="0"/>
                  <w:marTop w:val="0"/>
                  <w:marBottom w:val="0"/>
                  <w:divBdr>
                    <w:top w:val="none" w:sz="0" w:space="0" w:color="auto"/>
                    <w:left w:val="none" w:sz="0" w:space="0" w:color="auto"/>
                    <w:bottom w:val="none" w:sz="0" w:space="0" w:color="auto"/>
                    <w:right w:val="none" w:sz="0" w:space="0" w:color="auto"/>
                  </w:divBdr>
                </w:div>
                <w:div w:id="852260736">
                  <w:marLeft w:val="270"/>
                  <w:marRight w:val="0"/>
                  <w:marTop w:val="0"/>
                  <w:marBottom w:val="0"/>
                  <w:divBdr>
                    <w:top w:val="none" w:sz="0" w:space="0" w:color="auto"/>
                    <w:left w:val="none" w:sz="0" w:space="0" w:color="auto"/>
                    <w:bottom w:val="none" w:sz="0" w:space="0" w:color="auto"/>
                    <w:right w:val="none" w:sz="0" w:space="0" w:color="auto"/>
                  </w:divBdr>
                </w:div>
                <w:div w:id="1148596082">
                  <w:marLeft w:val="270"/>
                  <w:marRight w:val="0"/>
                  <w:marTop w:val="0"/>
                  <w:marBottom w:val="0"/>
                  <w:divBdr>
                    <w:top w:val="none" w:sz="0" w:space="0" w:color="auto"/>
                    <w:left w:val="none" w:sz="0" w:space="0" w:color="auto"/>
                    <w:bottom w:val="none" w:sz="0" w:space="0" w:color="auto"/>
                    <w:right w:val="none" w:sz="0" w:space="0" w:color="auto"/>
                  </w:divBdr>
                </w:div>
                <w:div w:id="1521701878">
                  <w:marLeft w:val="270"/>
                  <w:marRight w:val="0"/>
                  <w:marTop w:val="0"/>
                  <w:marBottom w:val="0"/>
                  <w:divBdr>
                    <w:top w:val="none" w:sz="0" w:space="0" w:color="auto"/>
                    <w:left w:val="none" w:sz="0" w:space="0" w:color="auto"/>
                    <w:bottom w:val="none" w:sz="0" w:space="0" w:color="auto"/>
                    <w:right w:val="none" w:sz="0" w:space="0" w:color="auto"/>
                  </w:divBdr>
                </w:div>
                <w:div w:id="1570963670">
                  <w:marLeft w:val="270"/>
                  <w:marRight w:val="0"/>
                  <w:marTop w:val="0"/>
                  <w:marBottom w:val="0"/>
                  <w:divBdr>
                    <w:top w:val="none" w:sz="0" w:space="0" w:color="auto"/>
                    <w:left w:val="none" w:sz="0" w:space="0" w:color="auto"/>
                    <w:bottom w:val="none" w:sz="0" w:space="0" w:color="auto"/>
                    <w:right w:val="none" w:sz="0" w:space="0" w:color="auto"/>
                  </w:divBdr>
                </w:div>
                <w:div w:id="1602955709">
                  <w:marLeft w:val="270"/>
                  <w:marRight w:val="0"/>
                  <w:marTop w:val="0"/>
                  <w:marBottom w:val="0"/>
                  <w:divBdr>
                    <w:top w:val="none" w:sz="0" w:space="0" w:color="auto"/>
                    <w:left w:val="none" w:sz="0" w:space="0" w:color="auto"/>
                    <w:bottom w:val="none" w:sz="0" w:space="0" w:color="auto"/>
                    <w:right w:val="none" w:sz="0" w:space="0" w:color="auto"/>
                  </w:divBdr>
                </w:div>
              </w:divsChild>
            </w:div>
            <w:div w:id="437680213">
              <w:marLeft w:val="0"/>
              <w:marRight w:val="0"/>
              <w:marTop w:val="0"/>
              <w:marBottom w:val="0"/>
              <w:divBdr>
                <w:top w:val="none" w:sz="0" w:space="0" w:color="auto"/>
                <w:left w:val="none" w:sz="0" w:space="0" w:color="auto"/>
                <w:bottom w:val="none" w:sz="0" w:space="0" w:color="auto"/>
                <w:right w:val="none" w:sz="0" w:space="0" w:color="auto"/>
              </w:divBdr>
              <w:divsChild>
                <w:div w:id="813378013">
                  <w:marLeft w:val="0"/>
                  <w:marRight w:val="0"/>
                  <w:marTop w:val="0"/>
                  <w:marBottom w:val="0"/>
                  <w:divBdr>
                    <w:top w:val="none" w:sz="0" w:space="0" w:color="auto"/>
                    <w:left w:val="none" w:sz="0" w:space="0" w:color="auto"/>
                    <w:bottom w:val="none" w:sz="0" w:space="0" w:color="auto"/>
                    <w:right w:val="none" w:sz="0" w:space="0" w:color="auto"/>
                  </w:divBdr>
                  <w:divsChild>
                    <w:div w:id="402147472">
                      <w:marLeft w:val="0"/>
                      <w:marRight w:val="0"/>
                      <w:marTop w:val="120"/>
                      <w:marBottom w:val="120"/>
                      <w:divBdr>
                        <w:top w:val="none" w:sz="0" w:space="0" w:color="auto"/>
                        <w:left w:val="none" w:sz="0" w:space="0" w:color="auto"/>
                        <w:bottom w:val="none" w:sz="0" w:space="0" w:color="auto"/>
                        <w:right w:val="none" w:sz="0" w:space="0" w:color="auto"/>
                      </w:divBdr>
                    </w:div>
                    <w:div w:id="997878532">
                      <w:marLeft w:val="0"/>
                      <w:marRight w:val="0"/>
                      <w:marTop w:val="120"/>
                      <w:marBottom w:val="120"/>
                      <w:divBdr>
                        <w:top w:val="none" w:sz="0" w:space="0" w:color="auto"/>
                        <w:left w:val="none" w:sz="0" w:space="0" w:color="auto"/>
                        <w:bottom w:val="none" w:sz="0" w:space="0" w:color="auto"/>
                        <w:right w:val="none" w:sz="0" w:space="0" w:color="auto"/>
                      </w:divBdr>
                    </w:div>
                    <w:div w:id="1401050803">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967007120">
              <w:marLeft w:val="0"/>
              <w:marRight w:val="0"/>
              <w:marTop w:val="0"/>
              <w:marBottom w:val="0"/>
              <w:divBdr>
                <w:top w:val="none" w:sz="0" w:space="0" w:color="auto"/>
                <w:left w:val="none" w:sz="0" w:space="0" w:color="auto"/>
                <w:bottom w:val="none" w:sz="0" w:space="0" w:color="auto"/>
                <w:right w:val="none" w:sz="0" w:space="0" w:color="auto"/>
              </w:divBdr>
            </w:div>
            <w:div w:id="1150512884">
              <w:marLeft w:val="0"/>
              <w:marRight w:val="0"/>
              <w:marTop w:val="0"/>
              <w:marBottom w:val="0"/>
              <w:divBdr>
                <w:top w:val="none" w:sz="0" w:space="0" w:color="auto"/>
                <w:left w:val="none" w:sz="0" w:space="0" w:color="auto"/>
                <w:bottom w:val="none" w:sz="0" w:space="0" w:color="auto"/>
                <w:right w:val="none" w:sz="0" w:space="0" w:color="auto"/>
              </w:divBdr>
            </w:div>
            <w:div w:id="1373579753">
              <w:marLeft w:val="0"/>
              <w:marRight w:val="0"/>
              <w:marTop w:val="0"/>
              <w:marBottom w:val="0"/>
              <w:divBdr>
                <w:top w:val="none" w:sz="0" w:space="0" w:color="auto"/>
                <w:left w:val="none" w:sz="0" w:space="0" w:color="auto"/>
                <w:bottom w:val="none" w:sz="0" w:space="0" w:color="auto"/>
                <w:right w:val="none" w:sz="0" w:space="0" w:color="auto"/>
              </w:divBdr>
              <w:divsChild>
                <w:div w:id="909657956">
                  <w:marLeft w:val="0"/>
                  <w:marRight w:val="0"/>
                  <w:marTop w:val="0"/>
                  <w:marBottom w:val="0"/>
                  <w:divBdr>
                    <w:top w:val="none" w:sz="0" w:space="0" w:color="auto"/>
                    <w:left w:val="none" w:sz="0" w:space="0" w:color="auto"/>
                    <w:bottom w:val="none" w:sz="0" w:space="0" w:color="auto"/>
                    <w:right w:val="none" w:sz="0" w:space="0" w:color="auto"/>
                  </w:divBdr>
                  <w:divsChild>
                    <w:div w:id="189227199">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 w:id="370110584">
      <w:bodyDiv w:val="1"/>
      <w:marLeft w:val="0"/>
      <w:marRight w:val="0"/>
      <w:marTop w:val="0"/>
      <w:marBottom w:val="0"/>
      <w:divBdr>
        <w:top w:val="none" w:sz="0" w:space="0" w:color="auto"/>
        <w:left w:val="none" w:sz="0" w:space="0" w:color="auto"/>
        <w:bottom w:val="none" w:sz="0" w:space="0" w:color="auto"/>
        <w:right w:val="none" w:sz="0" w:space="0" w:color="auto"/>
      </w:divBdr>
      <w:divsChild>
        <w:div w:id="1031801621">
          <w:marLeft w:val="240"/>
          <w:marRight w:val="240"/>
          <w:marTop w:val="240"/>
          <w:marBottom w:val="240"/>
          <w:divBdr>
            <w:top w:val="none" w:sz="0" w:space="0" w:color="auto"/>
            <w:left w:val="none" w:sz="0" w:space="0" w:color="auto"/>
            <w:bottom w:val="none" w:sz="0" w:space="0" w:color="auto"/>
            <w:right w:val="none" w:sz="0" w:space="0" w:color="auto"/>
          </w:divBdr>
        </w:div>
        <w:div w:id="1161890664">
          <w:marLeft w:val="0"/>
          <w:marRight w:val="0"/>
          <w:marTop w:val="0"/>
          <w:marBottom w:val="0"/>
          <w:divBdr>
            <w:top w:val="none" w:sz="0" w:space="0" w:color="auto"/>
            <w:left w:val="none" w:sz="0" w:space="0" w:color="auto"/>
            <w:bottom w:val="none" w:sz="0" w:space="0" w:color="auto"/>
            <w:right w:val="none" w:sz="0" w:space="0" w:color="auto"/>
          </w:divBdr>
          <w:divsChild>
            <w:div w:id="343436311">
              <w:marLeft w:val="0"/>
              <w:marRight w:val="0"/>
              <w:marTop w:val="0"/>
              <w:marBottom w:val="0"/>
              <w:divBdr>
                <w:top w:val="none" w:sz="0" w:space="0" w:color="auto"/>
                <w:left w:val="none" w:sz="0" w:space="0" w:color="auto"/>
                <w:bottom w:val="none" w:sz="0" w:space="0" w:color="auto"/>
                <w:right w:val="none" w:sz="0" w:space="0" w:color="auto"/>
              </w:divBdr>
              <w:divsChild>
                <w:div w:id="846672825">
                  <w:marLeft w:val="270"/>
                  <w:marRight w:val="0"/>
                  <w:marTop w:val="0"/>
                  <w:marBottom w:val="0"/>
                  <w:divBdr>
                    <w:top w:val="none" w:sz="0" w:space="0" w:color="auto"/>
                    <w:left w:val="none" w:sz="0" w:space="0" w:color="auto"/>
                    <w:bottom w:val="none" w:sz="0" w:space="0" w:color="auto"/>
                    <w:right w:val="none" w:sz="0" w:space="0" w:color="auto"/>
                  </w:divBdr>
                </w:div>
                <w:div w:id="1339120937">
                  <w:marLeft w:val="270"/>
                  <w:marRight w:val="0"/>
                  <w:marTop w:val="0"/>
                  <w:marBottom w:val="0"/>
                  <w:divBdr>
                    <w:top w:val="none" w:sz="0" w:space="0" w:color="auto"/>
                    <w:left w:val="none" w:sz="0" w:space="0" w:color="auto"/>
                    <w:bottom w:val="none" w:sz="0" w:space="0" w:color="auto"/>
                    <w:right w:val="none" w:sz="0" w:space="0" w:color="auto"/>
                  </w:divBdr>
                </w:div>
              </w:divsChild>
            </w:div>
            <w:div w:id="345134577">
              <w:marLeft w:val="0"/>
              <w:marRight w:val="0"/>
              <w:marTop w:val="0"/>
              <w:marBottom w:val="0"/>
              <w:divBdr>
                <w:top w:val="none" w:sz="0" w:space="0" w:color="auto"/>
                <w:left w:val="none" w:sz="0" w:space="0" w:color="auto"/>
                <w:bottom w:val="none" w:sz="0" w:space="0" w:color="auto"/>
                <w:right w:val="none" w:sz="0" w:space="0" w:color="auto"/>
              </w:divBdr>
            </w:div>
            <w:div w:id="529227834">
              <w:marLeft w:val="0"/>
              <w:marRight w:val="0"/>
              <w:marTop w:val="0"/>
              <w:marBottom w:val="0"/>
              <w:divBdr>
                <w:top w:val="none" w:sz="0" w:space="0" w:color="auto"/>
                <w:left w:val="none" w:sz="0" w:space="0" w:color="auto"/>
                <w:bottom w:val="none" w:sz="0" w:space="0" w:color="auto"/>
                <w:right w:val="none" w:sz="0" w:space="0" w:color="auto"/>
              </w:divBdr>
            </w:div>
            <w:div w:id="759452269">
              <w:marLeft w:val="480"/>
              <w:marRight w:val="480"/>
              <w:marTop w:val="480"/>
              <w:marBottom w:val="480"/>
              <w:divBdr>
                <w:top w:val="none" w:sz="0" w:space="0" w:color="auto"/>
                <w:left w:val="none" w:sz="0" w:space="0" w:color="auto"/>
                <w:bottom w:val="none" w:sz="0" w:space="0" w:color="auto"/>
                <w:right w:val="none" w:sz="0" w:space="0" w:color="auto"/>
              </w:divBdr>
            </w:div>
            <w:div w:id="817305936">
              <w:marLeft w:val="0"/>
              <w:marRight w:val="0"/>
              <w:marTop w:val="0"/>
              <w:marBottom w:val="0"/>
              <w:divBdr>
                <w:top w:val="none" w:sz="0" w:space="0" w:color="auto"/>
                <w:left w:val="none" w:sz="0" w:space="0" w:color="auto"/>
                <w:bottom w:val="none" w:sz="0" w:space="0" w:color="auto"/>
                <w:right w:val="none" w:sz="0" w:space="0" w:color="auto"/>
              </w:divBdr>
              <w:divsChild>
                <w:div w:id="866916929">
                  <w:marLeft w:val="0"/>
                  <w:marRight w:val="0"/>
                  <w:marTop w:val="0"/>
                  <w:marBottom w:val="0"/>
                  <w:divBdr>
                    <w:top w:val="none" w:sz="0" w:space="0" w:color="auto"/>
                    <w:left w:val="none" w:sz="0" w:space="0" w:color="auto"/>
                    <w:bottom w:val="none" w:sz="0" w:space="0" w:color="auto"/>
                    <w:right w:val="none" w:sz="0" w:space="0" w:color="auto"/>
                  </w:divBdr>
                  <w:divsChild>
                    <w:div w:id="91172511">
                      <w:marLeft w:val="0"/>
                      <w:marRight w:val="0"/>
                      <w:marTop w:val="120"/>
                      <w:marBottom w:val="120"/>
                      <w:divBdr>
                        <w:top w:val="none" w:sz="0" w:space="0" w:color="auto"/>
                        <w:left w:val="none" w:sz="0" w:space="0" w:color="auto"/>
                        <w:bottom w:val="none" w:sz="0" w:space="0" w:color="auto"/>
                        <w:right w:val="none" w:sz="0" w:space="0" w:color="auto"/>
                      </w:divBdr>
                    </w:div>
                    <w:div w:id="439497099">
                      <w:marLeft w:val="0"/>
                      <w:marRight w:val="0"/>
                      <w:marTop w:val="120"/>
                      <w:marBottom w:val="120"/>
                      <w:divBdr>
                        <w:top w:val="none" w:sz="0" w:space="0" w:color="auto"/>
                        <w:left w:val="none" w:sz="0" w:space="0" w:color="auto"/>
                        <w:bottom w:val="none" w:sz="0" w:space="0" w:color="auto"/>
                        <w:right w:val="none" w:sz="0" w:space="0" w:color="auto"/>
                      </w:divBdr>
                    </w:div>
                    <w:div w:id="468059445">
                      <w:marLeft w:val="0"/>
                      <w:marRight w:val="0"/>
                      <w:marTop w:val="120"/>
                      <w:marBottom w:val="120"/>
                      <w:divBdr>
                        <w:top w:val="none" w:sz="0" w:space="0" w:color="auto"/>
                        <w:left w:val="none" w:sz="0" w:space="0" w:color="auto"/>
                        <w:bottom w:val="none" w:sz="0" w:space="0" w:color="auto"/>
                        <w:right w:val="none" w:sz="0" w:space="0" w:color="auto"/>
                      </w:divBdr>
                    </w:div>
                    <w:div w:id="1112702888">
                      <w:marLeft w:val="0"/>
                      <w:marRight w:val="0"/>
                      <w:marTop w:val="120"/>
                      <w:marBottom w:val="120"/>
                      <w:divBdr>
                        <w:top w:val="none" w:sz="0" w:space="0" w:color="auto"/>
                        <w:left w:val="none" w:sz="0" w:space="0" w:color="auto"/>
                        <w:bottom w:val="none" w:sz="0" w:space="0" w:color="auto"/>
                        <w:right w:val="none" w:sz="0" w:space="0" w:color="auto"/>
                      </w:divBdr>
                    </w:div>
                  </w:divsChild>
                </w:div>
                <w:div w:id="1152914374">
                  <w:marLeft w:val="0"/>
                  <w:marRight w:val="0"/>
                  <w:marTop w:val="0"/>
                  <w:marBottom w:val="0"/>
                  <w:divBdr>
                    <w:top w:val="none" w:sz="0" w:space="0" w:color="auto"/>
                    <w:left w:val="none" w:sz="0" w:space="0" w:color="auto"/>
                    <w:bottom w:val="none" w:sz="0" w:space="0" w:color="auto"/>
                    <w:right w:val="none" w:sz="0" w:space="0" w:color="auto"/>
                  </w:divBdr>
                  <w:divsChild>
                    <w:div w:id="63725016">
                      <w:marLeft w:val="0"/>
                      <w:marRight w:val="0"/>
                      <w:marTop w:val="120"/>
                      <w:marBottom w:val="120"/>
                      <w:divBdr>
                        <w:top w:val="none" w:sz="0" w:space="0" w:color="auto"/>
                        <w:left w:val="none" w:sz="0" w:space="0" w:color="auto"/>
                        <w:bottom w:val="none" w:sz="0" w:space="0" w:color="auto"/>
                        <w:right w:val="none" w:sz="0" w:space="0" w:color="auto"/>
                      </w:divBdr>
                      <w:divsChild>
                        <w:div w:id="269553502">
                          <w:marLeft w:val="270"/>
                          <w:marRight w:val="0"/>
                          <w:marTop w:val="0"/>
                          <w:marBottom w:val="0"/>
                          <w:divBdr>
                            <w:top w:val="none" w:sz="0" w:space="0" w:color="auto"/>
                            <w:left w:val="none" w:sz="0" w:space="0" w:color="auto"/>
                            <w:bottom w:val="none" w:sz="0" w:space="0" w:color="auto"/>
                            <w:right w:val="none" w:sz="0" w:space="0" w:color="auto"/>
                          </w:divBdr>
                        </w:div>
                        <w:div w:id="441807777">
                          <w:marLeft w:val="270"/>
                          <w:marRight w:val="0"/>
                          <w:marTop w:val="0"/>
                          <w:marBottom w:val="0"/>
                          <w:divBdr>
                            <w:top w:val="none" w:sz="0" w:space="0" w:color="auto"/>
                            <w:left w:val="none" w:sz="0" w:space="0" w:color="auto"/>
                            <w:bottom w:val="none" w:sz="0" w:space="0" w:color="auto"/>
                            <w:right w:val="none" w:sz="0" w:space="0" w:color="auto"/>
                          </w:divBdr>
                        </w:div>
                        <w:div w:id="531385523">
                          <w:marLeft w:val="270"/>
                          <w:marRight w:val="0"/>
                          <w:marTop w:val="0"/>
                          <w:marBottom w:val="0"/>
                          <w:divBdr>
                            <w:top w:val="none" w:sz="0" w:space="0" w:color="auto"/>
                            <w:left w:val="none" w:sz="0" w:space="0" w:color="auto"/>
                            <w:bottom w:val="none" w:sz="0" w:space="0" w:color="auto"/>
                            <w:right w:val="none" w:sz="0" w:space="0" w:color="auto"/>
                          </w:divBdr>
                        </w:div>
                        <w:div w:id="666834014">
                          <w:marLeft w:val="270"/>
                          <w:marRight w:val="0"/>
                          <w:marTop w:val="0"/>
                          <w:marBottom w:val="0"/>
                          <w:divBdr>
                            <w:top w:val="none" w:sz="0" w:space="0" w:color="auto"/>
                            <w:left w:val="none" w:sz="0" w:space="0" w:color="auto"/>
                            <w:bottom w:val="none" w:sz="0" w:space="0" w:color="auto"/>
                            <w:right w:val="none" w:sz="0" w:space="0" w:color="auto"/>
                          </w:divBdr>
                        </w:div>
                        <w:div w:id="745765205">
                          <w:marLeft w:val="270"/>
                          <w:marRight w:val="0"/>
                          <w:marTop w:val="0"/>
                          <w:marBottom w:val="0"/>
                          <w:divBdr>
                            <w:top w:val="none" w:sz="0" w:space="0" w:color="auto"/>
                            <w:left w:val="none" w:sz="0" w:space="0" w:color="auto"/>
                            <w:bottom w:val="none" w:sz="0" w:space="0" w:color="auto"/>
                            <w:right w:val="none" w:sz="0" w:space="0" w:color="auto"/>
                          </w:divBdr>
                        </w:div>
                        <w:div w:id="815026599">
                          <w:marLeft w:val="270"/>
                          <w:marRight w:val="0"/>
                          <w:marTop w:val="0"/>
                          <w:marBottom w:val="0"/>
                          <w:divBdr>
                            <w:top w:val="none" w:sz="0" w:space="0" w:color="auto"/>
                            <w:left w:val="none" w:sz="0" w:space="0" w:color="auto"/>
                            <w:bottom w:val="none" w:sz="0" w:space="0" w:color="auto"/>
                            <w:right w:val="none" w:sz="0" w:space="0" w:color="auto"/>
                          </w:divBdr>
                        </w:div>
                        <w:div w:id="913855194">
                          <w:marLeft w:val="270"/>
                          <w:marRight w:val="0"/>
                          <w:marTop w:val="0"/>
                          <w:marBottom w:val="0"/>
                          <w:divBdr>
                            <w:top w:val="none" w:sz="0" w:space="0" w:color="auto"/>
                            <w:left w:val="none" w:sz="0" w:space="0" w:color="auto"/>
                            <w:bottom w:val="none" w:sz="0" w:space="0" w:color="auto"/>
                            <w:right w:val="none" w:sz="0" w:space="0" w:color="auto"/>
                          </w:divBdr>
                        </w:div>
                        <w:div w:id="1428228305">
                          <w:marLeft w:val="270"/>
                          <w:marRight w:val="0"/>
                          <w:marTop w:val="0"/>
                          <w:marBottom w:val="0"/>
                          <w:divBdr>
                            <w:top w:val="none" w:sz="0" w:space="0" w:color="auto"/>
                            <w:left w:val="none" w:sz="0" w:space="0" w:color="auto"/>
                            <w:bottom w:val="none" w:sz="0" w:space="0" w:color="auto"/>
                            <w:right w:val="none" w:sz="0" w:space="0" w:color="auto"/>
                          </w:divBdr>
                        </w:div>
                        <w:div w:id="1663393730">
                          <w:marLeft w:val="270"/>
                          <w:marRight w:val="0"/>
                          <w:marTop w:val="0"/>
                          <w:marBottom w:val="0"/>
                          <w:divBdr>
                            <w:top w:val="none" w:sz="0" w:space="0" w:color="auto"/>
                            <w:left w:val="none" w:sz="0" w:space="0" w:color="auto"/>
                            <w:bottom w:val="none" w:sz="0" w:space="0" w:color="auto"/>
                            <w:right w:val="none" w:sz="0" w:space="0" w:color="auto"/>
                          </w:divBdr>
                        </w:div>
                        <w:div w:id="2139759106">
                          <w:marLeft w:val="270"/>
                          <w:marRight w:val="0"/>
                          <w:marTop w:val="0"/>
                          <w:marBottom w:val="0"/>
                          <w:divBdr>
                            <w:top w:val="none" w:sz="0" w:space="0" w:color="auto"/>
                            <w:left w:val="none" w:sz="0" w:space="0" w:color="auto"/>
                            <w:bottom w:val="none" w:sz="0" w:space="0" w:color="auto"/>
                            <w:right w:val="none" w:sz="0" w:space="0" w:color="auto"/>
                          </w:divBdr>
                        </w:div>
                      </w:divsChild>
                    </w:div>
                    <w:div w:id="2096970124">
                      <w:marLeft w:val="0"/>
                      <w:marRight w:val="0"/>
                      <w:marTop w:val="120"/>
                      <w:marBottom w:val="120"/>
                      <w:divBdr>
                        <w:top w:val="none" w:sz="0" w:space="0" w:color="auto"/>
                        <w:left w:val="none" w:sz="0" w:space="0" w:color="auto"/>
                        <w:bottom w:val="none" w:sz="0" w:space="0" w:color="auto"/>
                        <w:right w:val="none" w:sz="0" w:space="0" w:color="auto"/>
                      </w:divBdr>
                      <w:divsChild>
                        <w:div w:id="151723826">
                          <w:marLeft w:val="270"/>
                          <w:marRight w:val="0"/>
                          <w:marTop w:val="0"/>
                          <w:marBottom w:val="0"/>
                          <w:divBdr>
                            <w:top w:val="none" w:sz="0" w:space="0" w:color="auto"/>
                            <w:left w:val="none" w:sz="0" w:space="0" w:color="auto"/>
                            <w:bottom w:val="none" w:sz="0" w:space="0" w:color="auto"/>
                            <w:right w:val="none" w:sz="0" w:space="0" w:color="auto"/>
                          </w:divBdr>
                        </w:div>
                        <w:div w:id="382876805">
                          <w:marLeft w:val="270"/>
                          <w:marRight w:val="0"/>
                          <w:marTop w:val="0"/>
                          <w:marBottom w:val="0"/>
                          <w:divBdr>
                            <w:top w:val="none" w:sz="0" w:space="0" w:color="auto"/>
                            <w:left w:val="none" w:sz="0" w:space="0" w:color="auto"/>
                            <w:bottom w:val="none" w:sz="0" w:space="0" w:color="auto"/>
                            <w:right w:val="none" w:sz="0" w:space="0" w:color="auto"/>
                          </w:divBdr>
                        </w:div>
                        <w:div w:id="775489453">
                          <w:marLeft w:val="270"/>
                          <w:marRight w:val="0"/>
                          <w:marTop w:val="0"/>
                          <w:marBottom w:val="0"/>
                          <w:divBdr>
                            <w:top w:val="none" w:sz="0" w:space="0" w:color="auto"/>
                            <w:left w:val="none" w:sz="0" w:space="0" w:color="auto"/>
                            <w:bottom w:val="none" w:sz="0" w:space="0" w:color="auto"/>
                            <w:right w:val="none" w:sz="0" w:space="0" w:color="auto"/>
                          </w:divBdr>
                        </w:div>
                        <w:div w:id="1014768086">
                          <w:marLeft w:val="270"/>
                          <w:marRight w:val="0"/>
                          <w:marTop w:val="0"/>
                          <w:marBottom w:val="0"/>
                          <w:divBdr>
                            <w:top w:val="none" w:sz="0" w:space="0" w:color="auto"/>
                            <w:left w:val="none" w:sz="0" w:space="0" w:color="auto"/>
                            <w:bottom w:val="none" w:sz="0" w:space="0" w:color="auto"/>
                            <w:right w:val="none" w:sz="0" w:space="0" w:color="auto"/>
                          </w:divBdr>
                        </w:div>
                        <w:div w:id="1105150223">
                          <w:marLeft w:val="270"/>
                          <w:marRight w:val="0"/>
                          <w:marTop w:val="0"/>
                          <w:marBottom w:val="0"/>
                          <w:divBdr>
                            <w:top w:val="none" w:sz="0" w:space="0" w:color="auto"/>
                            <w:left w:val="none" w:sz="0" w:space="0" w:color="auto"/>
                            <w:bottom w:val="none" w:sz="0" w:space="0" w:color="auto"/>
                            <w:right w:val="none" w:sz="0" w:space="0" w:color="auto"/>
                          </w:divBdr>
                        </w:div>
                        <w:div w:id="1168328237">
                          <w:marLeft w:val="270"/>
                          <w:marRight w:val="0"/>
                          <w:marTop w:val="0"/>
                          <w:marBottom w:val="0"/>
                          <w:divBdr>
                            <w:top w:val="none" w:sz="0" w:space="0" w:color="auto"/>
                            <w:left w:val="none" w:sz="0" w:space="0" w:color="auto"/>
                            <w:bottom w:val="none" w:sz="0" w:space="0" w:color="auto"/>
                            <w:right w:val="none" w:sz="0" w:space="0" w:color="auto"/>
                          </w:divBdr>
                        </w:div>
                        <w:div w:id="1178694305">
                          <w:marLeft w:val="270"/>
                          <w:marRight w:val="0"/>
                          <w:marTop w:val="0"/>
                          <w:marBottom w:val="0"/>
                          <w:divBdr>
                            <w:top w:val="none" w:sz="0" w:space="0" w:color="auto"/>
                            <w:left w:val="none" w:sz="0" w:space="0" w:color="auto"/>
                            <w:bottom w:val="none" w:sz="0" w:space="0" w:color="auto"/>
                            <w:right w:val="none" w:sz="0" w:space="0" w:color="auto"/>
                          </w:divBdr>
                        </w:div>
                        <w:div w:id="1402867131">
                          <w:marLeft w:val="270"/>
                          <w:marRight w:val="0"/>
                          <w:marTop w:val="0"/>
                          <w:marBottom w:val="0"/>
                          <w:divBdr>
                            <w:top w:val="none" w:sz="0" w:space="0" w:color="auto"/>
                            <w:left w:val="none" w:sz="0" w:space="0" w:color="auto"/>
                            <w:bottom w:val="none" w:sz="0" w:space="0" w:color="auto"/>
                            <w:right w:val="none" w:sz="0" w:space="0" w:color="auto"/>
                          </w:divBdr>
                        </w:div>
                        <w:div w:id="1414205893">
                          <w:marLeft w:val="270"/>
                          <w:marRight w:val="0"/>
                          <w:marTop w:val="0"/>
                          <w:marBottom w:val="0"/>
                          <w:divBdr>
                            <w:top w:val="none" w:sz="0" w:space="0" w:color="auto"/>
                            <w:left w:val="none" w:sz="0" w:space="0" w:color="auto"/>
                            <w:bottom w:val="none" w:sz="0" w:space="0" w:color="auto"/>
                            <w:right w:val="none" w:sz="0" w:space="0" w:color="auto"/>
                          </w:divBdr>
                        </w:div>
                        <w:div w:id="1624996786">
                          <w:marLeft w:val="270"/>
                          <w:marRight w:val="0"/>
                          <w:marTop w:val="0"/>
                          <w:marBottom w:val="0"/>
                          <w:divBdr>
                            <w:top w:val="none" w:sz="0" w:space="0" w:color="auto"/>
                            <w:left w:val="none" w:sz="0" w:space="0" w:color="auto"/>
                            <w:bottom w:val="none" w:sz="0" w:space="0" w:color="auto"/>
                            <w:right w:val="none" w:sz="0" w:space="0" w:color="auto"/>
                          </w:divBdr>
                        </w:div>
                        <w:div w:id="1659651600">
                          <w:marLeft w:val="270"/>
                          <w:marRight w:val="0"/>
                          <w:marTop w:val="0"/>
                          <w:marBottom w:val="0"/>
                          <w:divBdr>
                            <w:top w:val="none" w:sz="0" w:space="0" w:color="auto"/>
                            <w:left w:val="none" w:sz="0" w:space="0" w:color="auto"/>
                            <w:bottom w:val="none" w:sz="0" w:space="0" w:color="auto"/>
                            <w:right w:val="none" w:sz="0" w:space="0" w:color="auto"/>
                          </w:divBdr>
                        </w:div>
                        <w:div w:id="2003964862">
                          <w:marLeft w:val="270"/>
                          <w:marRight w:val="0"/>
                          <w:marTop w:val="0"/>
                          <w:marBottom w:val="0"/>
                          <w:divBdr>
                            <w:top w:val="none" w:sz="0" w:space="0" w:color="auto"/>
                            <w:left w:val="none" w:sz="0" w:space="0" w:color="auto"/>
                            <w:bottom w:val="none" w:sz="0" w:space="0" w:color="auto"/>
                            <w:right w:val="none" w:sz="0" w:space="0" w:color="auto"/>
                          </w:divBdr>
                        </w:div>
                        <w:div w:id="2062248570">
                          <w:marLeft w:val="27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1532226">
              <w:marLeft w:val="0"/>
              <w:marRight w:val="0"/>
              <w:marTop w:val="0"/>
              <w:marBottom w:val="0"/>
              <w:divBdr>
                <w:top w:val="none" w:sz="0" w:space="0" w:color="auto"/>
                <w:left w:val="none" w:sz="0" w:space="0" w:color="auto"/>
                <w:bottom w:val="none" w:sz="0" w:space="0" w:color="auto"/>
                <w:right w:val="none" w:sz="0" w:space="0" w:color="auto"/>
              </w:divBdr>
              <w:divsChild>
                <w:div w:id="18824307">
                  <w:marLeft w:val="540"/>
                  <w:marRight w:val="0"/>
                  <w:marTop w:val="0"/>
                  <w:marBottom w:val="0"/>
                  <w:divBdr>
                    <w:top w:val="none" w:sz="0" w:space="0" w:color="auto"/>
                    <w:left w:val="none" w:sz="0" w:space="0" w:color="auto"/>
                    <w:bottom w:val="none" w:sz="0" w:space="0" w:color="auto"/>
                    <w:right w:val="none" w:sz="0" w:space="0" w:color="auto"/>
                  </w:divBdr>
                </w:div>
                <w:div w:id="275066057">
                  <w:marLeft w:val="270"/>
                  <w:marRight w:val="0"/>
                  <w:marTop w:val="0"/>
                  <w:marBottom w:val="0"/>
                  <w:divBdr>
                    <w:top w:val="none" w:sz="0" w:space="0" w:color="auto"/>
                    <w:left w:val="none" w:sz="0" w:space="0" w:color="auto"/>
                    <w:bottom w:val="none" w:sz="0" w:space="0" w:color="auto"/>
                    <w:right w:val="none" w:sz="0" w:space="0" w:color="auto"/>
                  </w:divBdr>
                </w:div>
                <w:div w:id="276372173">
                  <w:marLeft w:val="540"/>
                  <w:marRight w:val="0"/>
                  <w:marTop w:val="0"/>
                  <w:marBottom w:val="0"/>
                  <w:divBdr>
                    <w:top w:val="none" w:sz="0" w:space="0" w:color="auto"/>
                    <w:left w:val="none" w:sz="0" w:space="0" w:color="auto"/>
                    <w:bottom w:val="none" w:sz="0" w:space="0" w:color="auto"/>
                    <w:right w:val="none" w:sz="0" w:space="0" w:color="auto"/>
                  </w:divBdr>
                </w:div>
                <w:div w:id="386295984">
                  <w:marLeft w:val="270"/>
                  <w:marRight w:val="0"/>
                  <w:marTop w:val="0"/>
                  <w:marBottom w:val="0"/>
                  <w:divBdr>
                    <w:top w:val="none" w:sz="0" w:space="0" w:color="auto"/>
                    <w:left w:val="none" w:sz="0" w:space="0" w:color="auto"/>
                    <w:bottom w:val="none" w:sz="0" w:space="0" w:color="auto"/>
                    <w:right w:val="none" w:sz="0" w:space="0" w:color="auto"/>
                  </w:divBdr>
                </w:div>
                <w:div w:id="461728976">
                  <w:marLeft w:val="540"/>
                  <w:marRight w:val="0"/>
                  <w:marTop w:val="0"/>
                  <w:marBottom w:val="0"/>
                  <w:divBdr>
                    <w:top w:val="none" w:sz="0" w:space="0" w:color="auto"/>
                    <w:left w:val="none" w:sz="0" w:space="0" w:color="auto"/>
                    <w:bottom w:val="none" w:sz="0" w:space="0" w:color="auto"/>
                    <w:right w:val="none" w:sz="0" w:space="0" w:color="auto"/>
                  </w:divBdr>
                </w:div>
                <w:div w:id="770466364">
                  <w:marLeft w:val="270"/>
                  <w:marRight w:val="0"/>
                  <w:marTop w:val="0"/>
                  <w:marBottom w:val="0"/>
                  <w:divBdr>
                    <w:top w:val="none" w:sz="0" w:space="0" w:color="auto"/>
                    <w:left w:val="none" w:sz="0" w:space="0" w:color="auto"/>
                    <w:bottom w:val="none" w:sz="0" w:space="0" w:color="auto"/>
                    <w:right w:val="none" w:sz="0" w:space="0" w:color="auto"/>
                  </w:divBdr>
                </w:div>
                <w:div w:id="780420298">
                  <w:marLeft w:val="540"/>
                  <w:marRight w:val="0"/>
                  <w:marTop w:val="0"/>
                  <w:marBottom w:val="0"/>
                  <w:divBdr>
                    <w:top w:val="none" w:sz="0" w:space="0" w:color="auto"/>
                    <w:left w:val="none" w:sz="0" w:space="0" w:color="auto"/>
                    <w:bottom w:val="none" w:sz="0" w:space="0" w:color="auto"/>
                    <w:right w:val="none" w:sz="0" w:space="0" w:color="auto"/>
                  </w:divBdr>
                </w:div>
                <w:div w:id="796802637">
                  <w:marLeft w:val="270"/>
                  <w:marRight w:val="0"/>
                  <w:marTop w:val="0"/>
                  <w:marBottom w:val="0"/>
                  <w:divBdr>
                    <w:top w:val="none" w:sz="0" w:space="0" w:color="auto"/>
                    <w:left w:val="none" w:sz="0" w:space="0" w:color="auto"/>
                    <w:bottom w:val="none" w:sz="0" w:space="0" w:color="auto"/>
                    <w:right w:val="none" w:sz="0" w:space="0" w:color="auto"/>
                  </w:divBdr>
                </w:div>
                <w:div w:id="807168847">
                  <w:marLeft w:val="270"/>
                  <w:marRight w:val="0"/>
                  <w:marTop w:val="0"/>
                  <w:marBottom w:val="0"/>
                  <w:divBdr>
                    <w:top w:val="none" w:sz="0" w:space="0" w:color="auto"/>
                    <w:left w:val="none" w:sz="0" w:space="0" w:color="auto"/>
                    <w:bottom w:val="none" w:sz="0" w:space="0" w:color="auto"/>
                    <w:right w:val="none" w:sz="0" w:space="0" w:color="auto"/>
                  </w:divBdr>
                </w:div>
                <w:div w:id="896933411">
                  <w:marLeft w:val="270"/>
                  <w:marRight w:val="0"/>
                  <w:marTop w:val="0"/>
                  <w:marBottom w:val="0"/>
                  <w:divBdr>
                    <w:top w:val="none" w:sz="0" w:space="0" w:color="auto"/>
                    <w:left w:val="none" w:sz="0" w:space="0" w:color="auto"/>
                    <w:bottom w:val="none" w:sz="0" w:space="0" w:color="auto"/>
                    <w:right w:val="none" w:sz="0" w:space="0" w:color="auto"/>
                  </w:divBdr>
                </w:div>
                <w:div w:id="914973107">
                  <w:marLeft w:val="270"/>
                  <w:marRight w:val="0"/>
                  <w:marTop w:val="0"/>
                  <w:marBottom w:val="0"/>
                  <w:divBdr>
                    <w:top w:val="none" w:sz="0" w:space="0" w:color="auto"/>
                    <w:left w:val="none" w:sz="0" w:space="0" w:color="auto"/>
                    <w:bottom w:val="none" w:sz="0" w:space="0" w:color="auto"/>
                    <w:right w:val="none" w:sz="0" w:space="0" w:color="auto"/>
                  </w:divBdr>
                </w:div>
                <w:div w:id="917714735">
                  <w:marLeft w:val="270"/>
                  <w:marRight w:val="0"/>
                  <w:marTop w:val="0"/>
                  <w:marBottom w:val="0"/>
                  <w:divBdr>
                    <w:top w:val="none" w:sz="0" w:space="0" w:color="auto"/>
                    <w:left w:val="none" w:sz="0" w:space="0" w:color="auto"/>
                    <w:bottom w:val="none" w:sz="0" w:space="0" w:color="auto"/>
                    <w:right w:val="none" w:sz="0" w:space="0" w:color="auto"/>
                  </w:divBdr>
                </w:div>
                <w:div w:id="1183473797">
                  <w:marLeft w:val="270"/>
                  <w:marRight w:val="0"/>
                  <w:marTop w:val="0"/>
                  <w:marBottom w:val="0"/>
                  <w:divBdr>
                    <w:top w:val="none" w:sz="0" w:space="0" w:color="auto"/>
                    <w:left w:val="none" w:sz="0" w:space="0" w:color="auto"/>
                    <w:bottom w:val="none" w:sz="0" w:space="0" w:color="auto"/>
                    <w:right w:val="none" w:sz="0" w:space="0" w:color="auto"/>
                  </w:divBdr>
                </w:div>
                <w:div w:id="1456370496">
                  <w:marLeft w:val="270"/>
                  <w:marRight w:val="0"/>
                  <w:marTop w:val="0"/>
                  <w:marBottom w:val="0"/>
                  <w:divBdr>
                    <w:top w:val="none" w:sz="0" w:space="0" w:color="auto"/>
                    <w:left w:val="none" w:sz="0" w:space="0" w:color="auto"/>
                    <w:bottom w:val="none" w:sz="0" w:space="0" w:color="auto"/>
                    <w:right w:val="none" w:sz="0" w:space="0" w:color="auto"/>
                  </w:divBdr>
                </w:div>
                <w:div w:id="1496872816">
                  <w:marLeft w:val="270"/>
                  <w:marRight w:val="0"/>
                  <w:marTop w:val="0"/>
                  <w:marBottom w:val="0"/>
                  <w:divBdr>
                    <w:top w:val="none" w:sz="0" w:space="0" w:color="auto"/>
                    <w:left w:val="none" w:sz="0" w:space="0" w:color="auto"/>
                    <w:bottom w:val="none" w:sz="0" w:space="0" w:color="auto"/>
                    <w:right w:val="none" w:sz="0" w:space="0" w:color="auto"/>
                  </w:divBdr>
                </w:div>
                <w:div w:id="1639797240">
                  <w:marLeft w:val="270"/>
                  <w:marRight w:val="0"/>
                  <w:marTop w:val="0"/>
                  <w:marBottom w:val="0"/>
                  <w:divBdr>
                    <w:top w:val="none" w:sz="0" w:space="0" w:color="auto"/>
                    <w:left w:val="none" w:sz="0" w:space="0" w:color="auto"/>
                    <w:bottom w:val="none" w:sz="0" w:space="0" w:color="auto"/>
                    <w:right w:val="none" w:sz="0" w:space="0" w:color="auto"/>
                  </w:divBdr>
                  <w:divsChild>
                    <w:div w:id="172573190">
                      <w:marLeft w:val="0"/>
                      <w:marRight w:val="0"/>
                      <w:marTop w:val="0"/>
                      <w:marBottom w:val="0"/>
                      <w:divBdr>
                        <w:top w:val="none" w:sz="0" w:space="0" w:color="auto"/>
                        <w:left w:val="none" w:sz="0" w:space="0" w:color="auto"/>
                        <w:bottom w:val="none" w:sz="0" w:space="0" w:color="auto"/>
                        <w:right w:val="none" w:sz="0" w:space="0" w:color="auto"/>
                      </w:divBdr>
                    </w:div>
                    <w:div w:id="1688631420">
                      <w:marLeft w:val="0"/>
                      <w:marRight w:val="0"/>
                      <w:marTop w:val="0"/>
                      <w:marBottom w:val="0"/>
                      <w:divBdr>
                        <w:top w:val="none" w:sz="0" w:space="0" w:color="auto"/>
                        <w:left w:val="none" w:sz="0" w:space="0" w:color="auto"/>
                        <w:bottom w:val="none" w:sz="0" w:space="0" w:color="auto"/>
                        <w:right w:val="none" w:sz="0" w:space="0" w:color="auto"/>
                      </w:divBdr>
                    </w:div>
                    <w:div w:id="212411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626723">
              <w:marLeft w:val="0"/>
              <w:marRight w:val="0"/>
              <w:marTop w:val="0"/>
              <w:marBottom w:val="0"/>
              <w:divBdr>
                <w:top w:val="none" w:sz="0" w:space="0" w:color="auto"/>
                <w:left w:val="none" w:sz="0" w:space="0" w:color="auto"/>
                <w:bottom w:val="none" w:sz="0" w:space="0" w:color="auto"/>
                <w:right w:val="none" w:sz="0" w:space="0" w:color="auto"/>
              </w:divBdr>
            </w:div>
            <w:div w:id="132173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203855">
      <w:bodyDiv w:val="1"/>
      <w:marLeft w:val="0"/>
      <w:marRight w:val="0"/>
      <w:marTop w:val="0"/>
      <w:marBottom w:val="0"/>
      <w:divBdr>
        <w:top w:val="none" w:sz="0" w:space="0" w:color="auto"/>
        <w:left w:val="none" w:sz="0" w:space="0" w:color="auto"/>
        <w:bottom w:val="none" w:sz="0" w:space="0" w:color="auto"/>
        <w:right w:val="none" w:sz="0" w:space="0" w:color="auto"/>
      </w:divBdr>
      <w:divsChild>
        <w:div w:id="297421064">
          <w:marLeft w:val="240"/>
          <w:marRight w:val="240"/>
          <w:marTop w:val="240"/>
          <w:marBottom w:val="240"/>
          <w:divBdr>
            <w:top w:val="none" w:sz="0" w:space="0" w:color="auto"/>
            <w:left w:val="none" w:sz="0" w:space="0" w:color="auto"/>
            <w:bottom w:val="none" w:sz="0" w:space="0" w:color="auto"/>
            <w:right w:val="none" w:sz="0" w:space="0" w:color="auto"/>
          </w:divBdr>
        </w:div>
        <w:div w:id="621301649">
          <w:marLeft w:val="0"/>
          <w:marRight w:val="0"/>
          <w:marTop w:val="0"/>
          <w:marBottom w:val="0"/>
          <w:divBdr>
            <w:top w:val="none" w:sz="0" w:space="0" w:color="auto"/>
            <w:left w:val="none" w:sz="0" w:space="0" w:color="auto"/>
            <w:bottom w:val="none" w:sz="0" w:space="0" w:color="auto"/>
            <w:right w:val="none" w:sz="0" w:space="0" w:color="auto"/>
          </w:divBdr>
          <w:divsChild>
            <w:div w:id="413673083">
              <w:marLeft w:val="0"/>
              <w:marRight w:val="0"/>
              <w:marTop w:val="0"/>
              <w:marBottom w:val="0"/>
              <w:divBdr>
                <w:top w:val="none" w:sz="0" w:space="0" w:color="auto"/>
                <w:left w:val="none" w:sz="0" w:space="0" w:color="auto"/>
                <w:bottom w:val="none" w:sz="0" w:space="0" w:color="auto"/>
                <w:right w:val="none" w:sz="0" w:space="0" w:color="auto"/>
              </w:divBdr>
              <w:divsChild>
                <w:div w:id="72091858">
                  <w:marLeft w:val="270"/>
                  <w:marRight w:val="0"/>
                  <w:marTop w:val="0"/>
                  <w:marBottom w:val="0"/>
                  <w:divBdr>
                    <w:top w:val="none" w:sz="0" w:space="0" w:color="auto"/>
                    <w:left w:val="none" w:sz="0" w:space="0" w:color="auto"/>
                    <w:bottom w:val="none" w:sz="0" w:space="0" w:color="auto"/>
                    <w:right w:val="none" w:sz="0" w:space="0" w:color="auto"/>
                  </w:divBdr>
                </w:div>
                <w:div w:id="94716109">
                  <w:marLeft w:val="270"/>
                  <w:marRight w:val="0"/>
                  <w:marTop w:val="0"/>
                  <w:marBottom w:val="0"/>
                  <w:divBdr>
                    <w:top w:val="none" w:sz="0" w:space="0" w:color="auto"/>
                    <w:left w:val="none" w:sz="0" w:space="0" w:color="auto"/>
                    <w:bottom w:val="none" w:sz="0" w:space="0" w:color="auto"/>
                    <w:right w:val="none" w:sz="0" w:space="0" w:color="auto"/>
                  </w:divBdr>
                  <w:divsChild>
                    <w:div w:id="931814375">
                      <w:marLeft w:val="0"/>
                      <w:marRight w:val="0"/>
                      <w:marTop w:val="0"/>
                      <w:marBottom w:val="0"/>
                      <w:divBdr>
                        <w:top w:val="none" w:sz="0" w:space="0" w:color="auto"/>
                        <w:left w:val="none" w:sz="0" w:space="0" w:color="auto"/>
                        <w:bottom w:val="none" w:sz="0" w:space="0" w:color="auto"/>
                        <w:right w:val="none" w:sz="0" w:space="0" w:color="auto"/>
                      </w:divBdr>
                    </w:div>
                    <w:div w:id="1290673116">
                      <w:marLeft w:val="0"/>
                      <w:marRight w:val="0"/>
                      <w:marTop w:val="0"/>
                      <w:marBottom w:val="0"/>
                      <w:divBdr>
                        <w:top w:val="none" w:sz="0" w:space="0" w:color="auto"/>
                        <w:left w:val="none" w:sz="0" w:space="0" w:color="auto"/>
                        <w:bottom w:val="none" w:sz="0" w:space="0" w:color="auto"/>
                        <w:right w:val="none" w:sz="0" w:space="0" w:color="auto"/>
                      </w:divBdr>
                    </w:div>
                    <w:div w:id="1304970365">
                      <w:marLeft w:val="0"/>
                      <w:marRight w:val="0"/>
                      <w:marTop w:val="0"/>
                      <w:marBottom w:val="0"/>
                      <w:divBdr>
                        <w:top w:val="none" w:sz="0" w:space="0" w:color="auto"/>
                        <w:left w:val="none" w:sz="0" w:space="0" w:color="auto"/>
                        <w:bottom w:val="none" w:sz="0" w:space="0" w:color="auto"/>
                        <w:right w:val="none" w:sz="0" w:space="0" w:color="auto"/>
                      </w:divBdr>
                    </w:div>
                  </w:divsChild>
                </w:div>
                <w:div w:id="1435370322">
                  <w:marLeft w:val="270"/>
                  <w:marRight w:val="0"/>
                  <w:marTop w:val="0"/>
                  <w:marBottom w:val="0"/>
                  <w:divBdr>
                    <w:top w:val="none" w:sz="0" w:space="0" w:color="auto"/>
                    <w:left w:val="none" w:sz="0" w:space="0" w:color="auto"/>
                    <w:bottom w:val="none" w:sz="0" w:space="0" w:color="auto"/>
                    <w:right w:val="none" w:sz="0" w:space="0" w:color="auto"/>
                  </w:divBdr>
                </w:div>
                <w:div w:id="1478036415">
                  <w:marLeft w:val="270"/>
                  <w:marRight w:val="0"/>
                  <w:marTop w:val="0"/>
                  <w:marBottom w:val="0"/>
                  <w:divBdr>
                    <w:top w:val="none" w:sz="0" w:space="0" w:color="auto"/>
                    <w:left w:val="none" w:sz="0" w:space="0" w:color="auto"/>
                    <w:bottom w:val="none" w:sz="0" w:space="0" w:color="auto"/>
                    <w:right w:val="none" w:sz="0" w:space="0" w:color="auto"/>
                  </w:divBdr>
                </w:div>
                <w:div w:id="1644194239">
                  <w:marLeft w:val="270"/>
                  <w:marRight w:val="0"/>
                  <w:marTop w:val="0"/>
                  <w:marBottom w:val="0"/>
                  <w:divBdr>
                    <w:top w:val="none" w:sz="0" w:space="0" w:color="auto"/>
                    <w:left w:val="none" w:sz="0" w:space="0" w:color="auto"/>
                    <w:bottom w:val="none" w:sz="0" w:space="0" w:color="auto"/>
                    <w:right w:val="none" w:sz="0" w:space="0" w:color="auto"/>
                  </w:divBdr>
                </w:div>
              </w:divsChild>
            </w:div>
            <w:div w:id="1198079189">
              <w:marLeft w:val="0"/>
              <w:marRight w:val="0"/>
              <w:marTop w:val="0"/>
              <w:marBottom w:val="0"/>
              <w:divBdr>
                <w:top w:val="none" w:sz="0" w:space="0" w:color="auto"/>
                <w:left w:val="none" w:sz="0" w:space="0" w:color="auto"/>
                <w:bottom w:val="none" w:sz="0" w:space="0" w:color="auto"/>
                <w:right w:val="none" w:sz="0" w:space="0" w:color="auto"/>
              </w:divBdr>
            </w:div>
            <w:div w:id="2053575222">
              <w:marLeft w:val="0"/>
              <w:marRight w:val="0"/>
              <w:marTop w:val="0"/>
              <w:marBottom w:val="0"/>
              <w:divBdr>
                <w:top w:val="none" w:sz="0" w:space="0" w:color="auto"/>
                <w:left w:val="none" w:sz="0" w:space="0" w:color="auto"/>
                <w:bottom w:val="none" w:sz="0" w:space="0" w:color="auto"/>
                <w:right w:val="none" w:sz="0" w:space="0" w:color="auto"/>
              </w:divBdr>
              <w:divsChild>
                <w:div w:id="1230731606">
                  <w:marLeft w:val="0"/>
                  <w:marRight w:val="0"/>
                  <w:marTop w:val="0"/>
                  <w:marBottom w:val="0"/>
                  <w:divBdr>
                    <w:top w:val="none" w:sz="0" w:space="0" w:color="auto"/>
                    <w:left w:val="none" w:sz="0" w:space="0" w:color="auto"/>
                    <w:bottom w:val="none" w:sz="0" w:space="0" w:color="auto"/>
                    <w:right w:val="none" w:sz="0" w:space="0" w:color="auto"/>
                  </w:divBdr>
                  <w:divsChild>
                    <w:div w:id="271283054">
                      <w:marLeft w:val="0"/>
                      <w:marRight w:val="0"/>
                      <w:marTop w:val="120"/>
                      <w:marBottom w:val="120"/>
                      <w:divBdr>
                        <w:top w:val="none" w:sz="0" w:space="0" w:color="auto"/>
                        <w:left w:val="none" w:sz="0" w:space="0" w:color="auto"/>
                        <w:bottom w:val="none" w:sz="0" w:space="0" w:color="auto"/>
                        <w:right w:val="none" w:sz="0" w:space="0" w:color="auto"/>
                      </w:divBdr>
                    </w:div>
                    <w:div w:id="783690404">
                      <w:marLeft w:val="0"/>
                      <w:marRight w:val="0"/>
                      <w:marTop w:val="120"/>
                      <w:marBottom w:val="120"/>
                      <w:divBdr>
                        <w:top w:val="none" w:sz="0" w:space="0" w:color="auto"/>
                        <w:left w:val="none" w:sz="0" w:space="0" w:color="auto"/>
                        <w:bottom w:val="none" w:sz="0" w:space="0" w:color="auto"/>
                        <w:right w:val="none" w:sz="0" w:space="0" w:color="auto"/>
                      </w:divBdr>
                    </w:div>
                    <w:div w:id="1586038792">
                      <w:marLeft w:val="0"/>
                      <w:marRight w:val="0"/>
                      <w:marTop w:val="120"/>
                      <w:marBottom w:val="120"/>
                      <w:divBdr>
                        <w:top w:val="none" w:sz="0" w:space="0" w:color="auto"/>
                        <w:left w:val="none" w:sz="0" w:space="0" w:color="auto"/>
                        <w:bottom w:val="none" w:sz="0" w:space="0" w:color="auto"/>
                        <w:right w:val="none" w:sz="0" w:space="0" w:color="auto"/>
                      </w:divBdr>
                    </w:div>
                    <w:div w:id="1879320767">
                      <w:marLeft w:val="0"/>
                      <w:marRight w:val="0"/>
                      <w:marTop w:val="120"/>
                      <w:marBottom w:val="120"/>
                      <w:divBdr>
                        <w:top w:val="none" w:sz="0" w:space="0" w:color="auto"/>
                        <w:left w:val="none" w:sz="0" w:space="0" w:color="auto"/>
                        <w:bottom w:val="none" w:sz="0" w:space="0" w:color="auto"/>
                        <w:right w:val="none" w:sz="0" w:space="0" w:color="auto"/>
                      </w:divBdr>
                    </w:div>
                    <w:div w:id="2023434373">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 w:id="419716886">
      <w:bodyDiv w:val="1"/>
      <w:marLeft w:val="0"/>
      <w:marRight w:val="0"/>
      <w:marTop w:val="0"/>
      <w:marBottom w:val="0"/>
      <w:divBdr>
        <w:top w:val="none" w:sz="0" w:space="0" w:color="auto"/>
        <w:left w:val="none" w:sz="0" w:space="0" w:color="auto"/>
        <w:bottom w:val="none" w:sz="0" w:space="0" w:color="auto"/>
        <w:right w:val="none" w:sz="0" w:space="0" w:color="auto"/>
      </w:divBdr>
      <w:divsChild>
        <w:div w:id="1173378733">
          <w:marLeft w:val="240"/>
          <w:marRight w:val="240"/>
          <w:marTop w:val="240"/>
          <w:marBottom w:val="240"/>
          <w:divBdr>
            <w:top w:val="none" w:sz="0" w:space="0" w:color="auto"/>
            <w:left w:val="none" w:sz="0" w:space="0" w:color="auto"/>
            <w:bottom w:val="none" w:sz="0" w:space="0" w:color="auto"/>
            <w:right w:val="none" w:sz="0" w:space="0" w:color="auto"/>
          </w:divBdr>
        </w:div>
        <w:div w:id="1953856641">
          <w:marLeft w:val="0"/>
          <w:marRight w:val="0"/>
          <w:marTop w:val="0"/>
          <w:marBottom w:val="0"/>
          <w:divBdr>
            <w:top w:val="none" w:sz="0" w:space="0" w:color="auto"/>
            <w:left w:val="none" w:sz="0" w:space="0" w:color="auto"/>
            <w:bottom w:val="none" w:sz="0" w:space="0" w:color="auto"/>
            <w:right w:val="none" w:sz="0" w:space="0" w:color="auto"/>
          </w:divBdr>
          <w:divsChild>
            <w:div w:id="412317015">
              <w:marLeft w:val="0"/>
              <w:marRight w:val="0"/>
              <w:marTop w:val="0"/>
              <w:marBottom w:val="0"/>
              <w:divBdr>
                <w:top w:val="none" w:sz="0" w:space="0" w:color="auto"/>
                <w:left w:val="none" w:sz="0" w:space="0" w:color="auto"/>
                <w:bottom w:val="none" w:sz="0" w:space="0" w:color="auto"/>
                <w:right w:val="none" w:sz="0" w:space="0" w:color="auto"/>
              </w:divBdr>
            </w:div>
            <w:div w:id="1018510035">
              <w:marLeft w:val="0"/>
              <w:marRight w:val="0"/>
              <w:marTop w:val="0"/>
              <w:marBottom w:val="0"/>
              <w:divBdr>
                <w:top w:val="none" w:sz="0" w:space="0" w:color="auto"/>
                <w:left w:val="none" w:sz="0" w:space="0" w:color="auto"/>
                <w:bottom w:val="none" w:sz="0" w:space="0" w:color="auto"/>
                <w:right w:val="none" w:sz="0" w:space="0" w:color="auto"/>
              </w:divBdr>
              <w:divsChild>
                <w:div w:id="93549966">
                  <w:marLeft w:val="540"/>
                  <w:marRight w:val="0"/>
                  <w:marTop w:val="0"/>
                  <w:marBottom w:val="0"/>
                  <w:divBdr>
                    <w:top w:val="none" w:sz="0" w:space="0" w:color="auto"/>
                    <w:left w:val="none" w:sz="0" w:space="0" w:color="auto"/>
                    <w:bottom w:val="none" w:sz="0" w:space="0" w:color="auto"/>
                    <w:right w:val="none" w:sz="0" w:space="0" w:color="auto"/>
                  </w:divBdr>
                </w:div>
                <w:div w:id="506987016">
                  <w:marLeft w:val="270"/>
                  <w:marRight w:val="0"/>
                  <w:marTop w:val="0"/>
                  <w:marBottom w:val="0"/>
                  <w:divBdr>
                    <w:top w:val="none" w:sz="0" w:space="0" w:color="auto"/>
                    <w:left w:val="none" w:sz="0" w:space="0" w:color="auto"/>
                    <w:bottom w:val="none" w:sz="0" w:space="0" w:color="auto"/>
                    <w:right w:val="none" w:sz="0" w:space="0" w:color="auto"/>
                  </w:divBdr>
                  <w:divsChild>
                    <w:div w:id="904686141">
                      <w:marLeft w:val="0"/>
                      <w:marRight w:val="0"/>
                      <w:marTop w:val="0"/>
                      <w:marBottom w:val="0"/>
                      <w:divBdr>
                        <w:top w:val="none" w:sz="0" w:space="0" w:color="auto"/>
                        <w:left w:val="none" w:sz="0" w:space="0" w:color="auto"/>
                        <w:bottom w:val="none" w:sz="0" w:space="0" w:color="auto"/>
                        <w:right w:val="none" w:sz="0" w:space="0" w:color="auto"/>
                      </w:divBdr>
                    </w:div>
                    <w:div w:id="1469275769">
                      <w:marLeft w:val="0"/>
                      <w:marRight w:val="0"/>
                      <w:marTop w:val="0"/>
                      <w:marBottom w:val="0"/>
                      <w:divBdr>
                        <w:top w:val="none" w:sz="0" w:space="0" w:color="auto"/>
                        <w:left w:val="none" w:sz="0" w:space="0" w:color="auto"/>
                        <w:bottom w:val="none" w:sz="0" w:space="0" w:color="auto"/>
                        <w:right w:val="none" w:sz="0" w:space="0" w:color="auto"/>
                      </w:divBdr>
                    </w:div>
                    <w:div w:id="1615402897">
                      <w:marLeft w:val="0"/>
                      <w:marRight w:val="0"/>
                      <w:marTop w:val="0"/>
                      <w:marBottom w:val="0"/>
                      <w:divBdr>
                        <w:top w:val="none" w:sz="0" w:space="0" w:color="auto"/>
                        <w:left w:val="none" w:sz="0" w:space="0" w:color="auto"/>
                        <w:bottom w:val="none" w:sz="0" w:space="0" w:color="auto"/>
                        <w:right w:val="none" w:sz="0" w:space="0" w:color="auto"/>
                      </w:divBdr>
                    </w:div>
                  </w:divsChild>
                </w:div>
                <w:div w:id="555894757">
                  <w:marLeft w:val="270"/>
                  <w:marRight w:val="0"/>
                  <w:marTop w:val="0"/>
                  <w:marBottom w:val="0"/>
                  <w:divBdr>
                    <w:top w:val="none" w:sz="0" w:space="0" w:color="auto"/>
                    <w:left w:val="none" w:sz="0" w:space="0" w:color="auto"/>
                    <w:bottom w:val="none" w:sz="0" w:space="0" w:color="auto"/>
                    <w:right w:val="none" w:sz="0" w:space="0" w:color="auto"/>
                  </w:divBdr>
                  <w:divsChild>
                    <w:div w:id="836575087">
                      <w:marLeft w:val="0"/>
                      <w:marRight w:val="0"/>
                      <w:marTop w:val="0"/>
                      <w:marBottom w:val="0"/>
                      <w:divBdr>
                        <w:top w:val="none" w:sz="0" w:space="0" w:color="auto"/>
                        <w:left w:val="none" w:sz="0" w:space="0" w:color="auto"/>
                        <w:bottom w:val="none" w:sz="0" w:space="0" w:color="auto"/>
                        <w:right w:val="none" w:sz="0" w:space="0" w:color="auto"/>
                      </w:divBdr>
                    </w:div>
                    <w:div w:id="1349256851">
                      <w:marLeft w:val="0"/>
                      <w:marRight w:val="0"/>
                      <w:marTop w:val="0"/>
                      <w:marBottom w:val="0"/>
                      <w:divBdr>
                        <w:top w:val="none" w:sz="0" w:space="0" w:color="auto"/>
                        <w:left w:val="none" w:sz="0" w:space="0" w:color="auto"/>
                        <w:bottom w:val="none" w:sz="0" w:space="0" w:color="auto"/>
                        <w:right w:val="none" w:sz="0" w:space="0" w:color="auto"/>
                      </w:divBdr>
                    </w:div>
                    <w:div w:id="1753501224">
                      <w:marLeft w:val="0"/>
                      <w:marRight w:val="0"/>
                      <w:marTop w:val="0"/>
                      <w:marBottom w:val="0"/>
                      <w:divBdr>
                        <w:top w:val="none" w:sz="0" w:space="0" w:color="auto"/>
                        <w:left w:val="none" w:sz="0" w:space="0" w:color="auto"/>
                        <w:bottom w:val="none" w:sz="0" w:space="0" w:color="auto"/>
                        <w:right w:val="none" w:sz="0" w:space="0" w:color="auto"/>
                      </w:divBdr>
                    </w:div>
                  </w:divsChild>
                </w:div>
                <w:div w:id="710764958">
                  <w:marLeft w:val="270"/>
                  <w:marRight w:val="0"/>
                  <w:marTop w:val="0"/>
                  <w:marBottom w:val="0"/>
                  <w:divBdr>
                    <w:top w:val="none" w:sz="0" w:space="0" w:color="auto"/>
                    <w:left w:val="none" w:sz="0" w:space="0" w:color="auto"/>
                    <w:bottom w:val="none" w:sz="0" w:space="0" w:color="auto"/>
                    <w:right w:val="none" w:sz="0" w:space="0" w:color="auto"/>
                  </w:divBdr>
                </w:div>
                <w:div w:id="735933059">
                  <w:marLeft w:val="270"/>
                  <w:marRight w:val="0"/>
                  <w:marTop w:val="0"/>
                  <w:marBottom w:val="0"/>
                  <w:divBdr>
                    <w:top w:val="none" w:sz="0" w:space="0" w:color="auto"/>
                    <w:left w:val="none" w:sz="0" w:space="0" w:color="auto"/>
                    <w:bottom w:val="none" w:sz="0" w:space="0" w:color="auto"/>
                    <w:right w:val="none" w:sz="0" w:space="0" w:color="auto"/>
                  </w:divBdr>
                </w:div>
                <w:div w:id="770929930">
                  <w:marLeft w:val="270"/>
                  <w:marRight w:val="0"/>
                  <w:marTop w:val="0"/>
                  <w:marBottom w:val="0"/>
                  <w:divBdr>
                    <w:top w:val="none" w:sz="0" w:space="0" w:color="auto"/>
                    <w:left w:val="none" w:sz="0" w:space="0" w:color="auto"/>
                    <w:bottom w:val="none" w:sz="0" w:space="0" w:color="auto"/>
                    <w:right w:val="none" w:sz="0" w:space="0" w:color="auto"/>
                  </w:divBdr>
                </w:div>
                <w:div w:id="912082438">
                  <w:marLeft w:val="270"/>
                  <w:marRight w:val="0"/>
                  <w:marTop w:val="0"/>
                  <w:marBottom w:val="0"/>
                  <w:divBdr>
                    <w:top w:val="none" w:sz="0" w:space="0" w:color="auto"/>
                    <w:left w:val="none" w:sz="0" w:space="0" w:color="auto"/>
                    <w:bottom w:val="none" w:sz="0" w:space="0" w:color="auto"/>
                    <w:right w:val="none" w:sz="0" w:space="0" w:color="auto"/>
                  </w:divBdr>
                </w:div>
                <w:div w:id="958411456">
                  <w:marLeft w:val="270"/>
                  <w:marRight w:val="0"/>
                  <w:marTop w:val="0"/>
                  <w:marBottom w:val="0"/>
                  <w:divBdr>
                    <w:top w:val="none" w:sz="0" w:space="0" w:color="auto"/>
                    <w:left w:val="none" w:sz="0" w:space="0" w:color="auto"/>
                    <w:bottom w:val="none" w:sz="0" w:space="0" w:color="auto"/>
                    <w:right w:val="none" w:sz="0" w:space="0" w:color="auto"/>
                  </w:divBdr>
                </w:div>
                <w:div w:id="1053037500">
                  <w:marLeft w:val="270"/>
                  <w:marRight w:val="0"/>
                  <w:marTop w:val="0"/>
                  <w:marBottom w:val="0"/>
                  <w:divBdr>
                    <w:top w:val="none" w:sz="0" w:space="0" w:color="auto"/>
                    <w:left w:val="none" w:sz="0" w:space="0" w:color="auto"/>
                    <w:bottom w:val="none" w:sz="0" w:space="0" w:color="auto"/>
                    <w:right w:val="none" w:sz="0" w:space="0" w:color="auto"/>
                  </w:divBdr>
                </w:div>
                <w:div w:id="1117409489">
                  <w:marLeft w:val="270"/>
                  <w:marRight w:val="0"/>
                  <w:marTop w:val="0"/>
                  <w:marBottom w:val="0"/>
                  <w:divBdr>
                    <w:top w:val="none" w:sz="0" w:space="0" w:color="auto"/>
                    <w:left w:val="none" w:sz="0" w:space="0" w:color="auto"/>
                    <w:bottom w:val="none" w:sz="0" w:space="0" w:color="auto"/>
                    <w:right w:val="none" w:sz="0" w:space="0" w:color="auto"/>
                  </w:divBdr>
                </w:div>
                <w:div w:id="1613659546">
                  <w:marLeft w:val="270"/>
                  <w:marRight w:val="0"/>
                  <w:marTop w:val="0"/>
                  <w:marBottom w:val="0"/>
                  <w:divBdr>
                    <w:top w:val="none" w:sz="0" w:space="0" w:color="auto"/>
                    <w:left w:val="none" w:sz="0" w:space="0" w:color="auto"/>
                    <w:bottom w:val="none" w:sz="0" w:space="0" w:color="auto"/>
                    <w:right w:val="none" w:sz="0" w:space="0" w:color="auto"/>
                  </w:divBdr>
                </w:div>
                <w:div w:id="1721592309">
                  <w:marLeft w:val="270"/>
                  <w:marRight w:val="0"/>
                  <w:marTop w:val="0"/>
                  <w:marBottom w:val="0"/>
                  <w:divBdr>
                    <w:top w:val="none" w:sz="0" w:space="0" w:color="auto"/>
                    <w:left w:val="none" w:sz="0" w:space="0" w:color="auto"/>
                    <w:bottom w:val="none" w:sz="0" w:space="0" w:color="auto"/>
                    <w:right w:val="none" w:sz="0" w:space="0" w:color="auto"/>
                  </w:divBdr>
                </w:div>
                <w:div w:id="1832256723">
                  <w:marLeft w:val="270"/>
                  <w:marRight w:val="0"/>
                  <w:marTop w:val="0"/>
                  <w:marBottom w:val="0"/>
                  <w:divBdr>
                    <w:top w:val="none" w:sz="0" w:space="0" w:color="auto"/>
                    <w:left w:val="none" w:sz="0" w:space="0" w:color="auto"/>
                    <w:bottom w:val="none" w:sz="0" w:space="0" w:color="auto"/>
                    <w:right w:val="none" w:sz="0" w:space="0" w:color="auto"/>
                  </w:divBdr>
                </w:div>
                <w:div w:id="1898474342">
                  <w:marLeft w:val="270"/>
                  <w:marRight w:val="0"/>
                  <w:marTop w:val="0"/>
                  <w:marBottom w:val="0"/>
                  <w:divBdr>
                    <w:top w:val="none" w:sz="0" w:space="0" w:color="auto"/>
                    <w:left w:val="none" w:sz="0" w:space="0" w:color="auto"/>
                    <w:bottom w:val="none" w:sz="0" w:space="0" w:color="auto"/>
                    <w:right w:val="none" w:sz="0" w:space="0" w:color="auto"/>
                  </w:divBdr>
                </w:div>
                <w:div w:id="2028559545">
                  <w:marLeft w:val="270"/>
                  <w:marRight w:val="0"/>
                  <w:marTop w:val="0"/>
                  <w:marBottom w:val="0"/>
                  <w:divBdr>
                    <w:top w:val="none" w:sz="0" w:space="0" w:color="auto"/>
                    <w:left w:val="none" w:sz="0" w:space="0" w:color="auto"/>
                    <w:bottom w:val="none" w:sz="0" w:space="0" w:color="auto"/>
                    <w:right w:val="none" w:sz="0" w:space="0" w:color="auto"/>
                  </w:divBdr>
                </w:div>
                <w:div w:id="2086031281">
                  <w:marLeft w:val="270"/>
                  <w:marRight w:val="0"/>
                  <w:marTop w:val="0"/>
                  <w:marBottom w:val="0"/>
                  <w:divBdr>
                    <w:top w:val="none" w:sz="0" w:space="0" w:color="auto"/>
                    <w:left w:val="none" w:sz="0" w:space="0" w:color="auto"/>
                    <w:bottom w:val="none" w:sz="0" w:space="0" w:color="auto"/>
                    <w:right w:val="none" w:sz="0" w:space="0" w:color="auto"/>
                  </w:divBdr>
                </w:div>
                <w:div w:id="2146043749">
                  <w:marLeft w:val="270"/>
                  <w:marRight w:val="0"/>
                  <w:marTop w:val="0"/>
                  <w:marBottom w:val="0"/>
                  <w:divBdr>
                    <w:top w:val="none" w:sz="0" w:space="0" w:color="auto"/>
                    <w:left w:val="none" w:sz="0" w:space="0" w:color="auto"/>
                    <w:bottom w:val="none" w:sz="0" w:space="0" w:color="auto"/>
                    <w:right w:val="none" w:sz="0" w:space="0" w:color="auto"/>
                  </w:divBdr>
                </w:div>
              </w:divsChild>
            </w:div>
            <w:div w:id="1310210122">
              <w:marLeft w:val="0"/>
              <w:marRight w:val="0"/>
              <w:marTop w:val="0"/>
              <w:marBottom w:val="0"/>
              <w:divBdr>
                <w:top w:val="none" w:sz="0" w:space="0" w:color="auto"/>
                <w:left w:val="none" w:sz="0" w:space="0" w:color="auto"/>
                <w:bottom w:val="none" w:sz="0" w:space="0" w:color="auto"/>
                <w:right w:val="none" w:sz="0" w:space="0" w:color="auto"/>
              </w:divBdr>
            </w:div>
            <w:div w:id="1828277003">
              <w:marLeft w:val="0"/>
              <w:marRight w:val="0"/>
              <w:marTop w:val="0"/>
              <w:marBottom w:val="0"/>
              <w:divBdr>
                <w:top w:val="none" w:sz="0" w:space="0" w:color="auto"/>
                <w:left w:val="none" w:sz="0" w:space="0" w:color="auto"/>
                <w:bottom w:val="none" w:sz="0" w:space="0" w:color="auto"/>
                <w:right w:val="none" w:sz="0" w:space="0" w:color="auto"/>
              </w:divBdr>
            </w:div>
            <w:div w:id="1959335894">
              <w:marLeft w:val="0"/>
              <w:marRight w:val="0"/>
              <w:marTop w:val="0"/>
              <w:marBottom w:val="0"/>
              <w:divBdr>
                <w:top w:val="none" w:sz="0" w:space="0" w:color="auto"/>
                <w:left w:val="none" w:sz="0" w:space="0" w:color="auto"/>
                <w:bottom w:val="none" w:sz="0" w:space="0" w:color="auto"/>
                <w:right w:val="none" w:sz="0" w:space="0" w:color="auto"/>
              </w:divBdr>
            </w:div>
            <w:div w:id="1995916266">
              <w:marLeft w:val="0"/>
              <w:marRight w:val="0"/>
              <w:marTop w:val="0"/>
              <w:marBottom w:val="0"/>
              <w:divBdr>
                <w:top w:val="none" w:sz="0" w:space="0" w:color="auto"/>
                <w:left w:val="none" w:sz="0" w:space="0" w:color="auto"/>
                <w:bottom w:val="none" w:sz="0" w:space="0" w:color="auto"/>
                <w:right w:val="none" w:sz="0" w:space="0" w:color="auto"/>
              </w:divBdr>
              <w:divsChild>
                <w:div w:id="1741827418">
                  <w:marLeft w:val="0"/>
                  <w:marRight w:val="0"/>
                  <w:marTop w:val="0"/>
                  <w:marBottom w:val="0"/>
                  <w:divBdr>
                    <w:top w:val="none" w:sz="0" w:space="0" w:color="auto"/>
                    <w:left w:val="none" w:sz="0" w:space="0" w:color="auto"/>
                    <w:bottom w:val="none" w:sz="0" w:space="0" w:color="auto"/>
                    <w:right w:val="none" w:sz="0" w:space="0" w:color="auto"/>
                  </w:divBdr>
                  <w:divsChild>
                    <w:div w:id="63068015">
                      <w:marLeft w:val="0"/>
                      <w:marRight w:val="0"/>
                      <w:marTop w:val="120"/>
                      <w:marBottom w:val="120"/>
                      <w:divBdr>
                        <w:top w:val="none" w:sz="0" w:space="0" w:color="auto"/>
                        <w:left w:val="none" w:sz="0" w:space="0" w:color="auto"/>
                        <w:bottom w:val="none" w:sz="0" w:space="0" w:color="auto"/>
                        <w:right w:val="none" w:sz="0" w:space="0" w:color="auto"/>
                      </w:divBdr>
                    </w:div>
                    <w:div w:id="122234789">
                      <w:marLeft w:val="0"/>
                      <w:marRight w:val="0"/>
                      <w:marTop w:val="120"/>
                      <w:marBottom w:val="120"/>
                      <w:divBdr>
                        <w:top w:val="none" w:sz="0" w:space="0" w:color="auto"/>
                        <w:left w:val="none" w:sz="0" w:space="0" w:color="auto"/>
                        <w:bottom w:val="none" w:sz="0" w:space="0" w:color="auto"/>
                        <w:right w:val="none" w:sz="0" w:space="0" w:color="auto"/>
                      </w:divBdr>
                    </w:div>
                    <w:div w:id="117676630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 w:id="423457959">
      <w:bodyDiv w:val="1"/>
      <w:marLeft w:val="0"/>
      <w:marRight w:val="0"/>
      <w:marTop w:val="0"/>
      <w:marBottom w:val="0"/>
      <w:divBdr>
        <w:top w:val="none" w:sz="0" w:space="0" w:color="auto"/>
        <w:left w:val="none" w:sz="0" w:space="0" w:color="auto"/>
        <w:bottom w:val="none" w:sz="0" w:space="0" w:color="auto"/>
        <w:right w:val="none" w:sz="0" w:space="0" w:color="auto"/>
      </w:divBdr>
      <w:divsChild>
        <w:div w:id="412820610">
          <w:marLeft w:val="240"/>
          <w:marRight w:val="240"/>
          <w:marTop w:val="240"/>
          <w:marBottom w:val="240"/>
          <w:divBdr>
            <w:top w:val="none" w:sz="0" w:space="0" w:color="auto"/>
            <w:left w:val="none" w:sz="0" w:space="0" w:color="auto"/>
            <w:bottom w:val="none" w:sz="0" w:space="0" w:color="auto"/>
            <w:right w:val="none" w:sz="0" w:space="0" w:color="auto"/>
          </w:divBdr>
        </w:div>
        <w:div w:id="1964920388">
          <w:marLeft w:val="0"/>
          <w:marRight w:val="0"/>
          <w:marTop w:val="0"/>
          <w:marBottom w:val="0"/>
          <w:divBdr>
            <w:top w:val="none" w:sz="0" w:space="0" w:color="auto"/>
            <w:left w:val="none" w:sz="0" w:space="0" w:color="auto"/>
            <w:bottom w:val="none" w:sz="0" w:space="0" w:color="auto"/>
            <w:right w:val="none" w:sz="0" w:space="0" w:color="auto"/>
          </w:divBdr>
          <w:divsChild>
            <w:div w:id="441608144">
              <w:marLeft w:val="0"/>
              <w:marRight w:val="0"/>
              <w:marTop w:val="0"/>
              <w:marBottom w:val="0"/>
              <w:divBdr>
                <w:top w:val="none" w:sz="0" w:space="0" w:color="auto"/>
                <w:left w:val="none" w:sz="0" w:space="0" w:color="auto"/>
                <w:bottom w:val="none" w:sz="0" w:space="0" w:color="auto"/>
                <w:right w:val="none" w:sz="0" w:space="0" w:color="auto"/>
              </w:divBdr>
            </w:div>
            <w:div w:id="789982452">
              <w:marLeft w:val="0"/>
              <w:marRight w:val="0"/>
              <w:marTop w:val="0"/>
              <w:marBottom w:val="0"/>
              <w:divBdr>
                <w:top w:val="none" w:sz="0" w:space="0" w:color="auto"/>
                <w:left w:val="none" w:sz="0" w:space="0" w:color="auto"/>
                <w:bottom w:val="none" w:sz="0" w:space="0" w:color="auto"/>
                <w:right w:val="none" w:sz="0" w:space="0" w:color="auto"/>
              </w:divBdr>
            </w:div>
            <w:div w:id="827525769">
              <w:marLeft w:val="0"/>
              <w:marRight w:val="0"/>
              <w:marTop w:val="0"/>
              <w:marBottom w:val="0"/>
              <w:divBdr>
                <w:top w:val="none" w:sz="0" w:space="0" w:color="auto"/>
                <w:left w:val="none" w:sz="0" w:space="0" w:color="auto"/>
                <w:bottom w:val="none" w:sz="0" w:space="0" w:color="auto"/>
                <w:right w:val="none" w:sz="0" w:space="0" w:color="auto"/>
              </w:divBdr>
              <w:divsChild>
                <w:div w:id="4525572">
                  <w:marLeft w:val="270"/>
                  <w:marRight w:val="0"/>
                  <w:marTop w:val="0"/>
                  <w:marBottom w:val="0"/>
                  <w:divBdr>
                    <w:top w:val="none" w:sz="0" w:space="0" w:color="auto"/>
                    <w:left w:val="none" w:sz="0" w:space="0" w:color="auto"/>
                    <w:bottom w:val="none" w:sz="0" w:space="0" w:color="auto"/>
                    <w:right w:val="none" w:sz="0" w:space="0" w:color="auto"/>
                  </w:divBdr>
                  <w:divsChild>
                    <w:div w:id="65495002">
                      <w:marLeft w:val="0"/>
                      <w:marRight w:val="0"/>
                      <w:marTop w:val="0"/>
                      <w:marBottom w:val="0"/>
                      <w:divBdr>
                        <w:top w:val="none" w:sz="0" w:space="0" w:color="auto"/>
                        <w:left w:val="none" w:sz="0" w:space="0" w:color="auto"/>
                        <w:bottom w:val="none" w:sz="0" w:space="0" w:color="auto"/>
                        <w:right w:val="none" w:sz="0" w:space="0" w:color="auto"/>
                      </w:divBdr>
                    </w:div>
                    <w:div w:id="744227030">
                      <w:marLeft w:val="0"/>
                      <w:marRight w:val="0"/>
                      <w:marTop w:val="0"/>
                      <w:marBottom w:val="0"/>
                      <w:divBdr>
                        <w:top w:val="none" w:sz="0" w:space="0" w:color="auto"/>
                        <w:left w:val="none" w:sz="0" w:space="0" w:color="auto"/>
                        <w:bottom w:val="none" w:sz="0" w:space="0" w:color="auto"/>
                        <w:right w:val="none" w:sz="0" w:space="0" w:color="auto"/>
                      </w:divBdr>
                    </w:div>
                    <w:div w:id="1483042968">
                      <w:marLeft w:val="0"/>
                      <w:marRight w:val="0"/>
                      <w:marTop w:val="0"/>
                      <w:marBottom w:val="0"/>
                      <w:divBdr>
                        <w:top w:val="none" w:sz="0" w:space="0" w:color="auto"/>
                        <w:left w:val="none" w:sz="0" w:space="0" w:color="auto"/>
                        <w:bottom w:val="none" w:sz="0" w:space="0" w:color="auto"/>
                        <w:right w:val="none" w:sz="0" w:space="0" w:color="auto"/>
                      </w:divBdr>
                    </w:div>
                  </w:divsChild>
                </w:div>
                <w:div w:id="344131541">
                  <w:marLeft w:val="270"/>
                  <w:marRight w:val="0"/>
                  <w:marTop w:val="0"/>
                  <w:marBottom w:val="0"/>
                  <w:divBdr>
                    <w:top w:val="none" w:sz="0" w:space="0" w:color="auto"/>
                    <w:left w:val="none" w:sz="0" w:space="0" w:color="auto"/>
                    <w:bottom w:val="none" w:sz="0" w:space="0" w:color="auto"/>
                    <w:right w:val="none" w:sz="0" w:space="0" w:color="auto"/>
                  </w:divBdr>
                  <w:divsChild>
                    <w:div w:id="192042695">
                      <w:marLeft w:val="0"/>
                      <w:marRight w:val="0"/>
                      <w:marTop w:val="0"/>
                      <w:marBottom w:val="0"/>
                      <w:divBdr>
                        <w:top w:val="none" w:sz="0" w:space="0" w:color="auto"/>
                        <w:left w:val="none" w:sz="0" w:space="0" w:color="auto"/>
                        <w:bottom w:val="none" w:sz="0" w:space="0" w:color="auto"/>
                        <w:right w:val="none" w:sz="0" w:space="0" w:color="auto"/>
                      </w:divBdr>
                    </w:div>
                    <w:div w:id="1137378059">
                      <w:marLeft w:val="0"/>
                      <w:marRight w:val="0"/>
                      <w:marTop w:val="0"/>
                      <w:marBottom w:val="0"/>
                      <w:divBdr>
                        <w:top w:val="none" w:sz="0" w:space="0" w:color="auto"/>
                        <w:left w:val="none" w:sz="0" w:space="0" w:color="auto"/>
                        <w:bottom w:val="none" w:sz="0" w:space="0" w:color="auto"/>
                        <w:right w:val="none" w:sz="0" w:space="0" w:color="auto"/>
                      </w:divBdr>
                    </w:div>
                    <w:div w:id="1433666595">
                      <w:marLeft w:val="0"/>
                      <w:marRight w:val="0"/>
                      <w:marTop w:val="0"/>
                      <w:marBottom w:val="0"/>
                      <w:divBdr>
                        <w:top w:val="none" w:sz="0" w:space="0" w:color="auto"/>
                        <w:left w:val="none" w:sz="0" w:space="0" w:color="auto"/>
                        <w:bottom w:val="none" w:sz="0" w:space="0" w:color="auto"/>
                        <w:right w:val="none" w:sz="0" w:space="0" w:color="auto"/>
                      </w:divBdr>
                    </w:div>
                  </w:divsChild>
                </w:div>
                <w:div w:id="948970290">
                  <w:marLeft w:val="270"/>
                  <w:marRight w:val="0"/>
                  <w:marTop w:val="0"/>
                  <w:marBottom w:val="0"/>
                  <w:divBdr>
                    <w:top w:val="none" w:sz="0" w:space="0" w:color="auto"/>
                    <w:left w:val="none" w:sz="0" w:space="0" w:color="auto"/>
                    <w:bottom w:val="none" w:sz="0" w:space="0" w:color="auto"/>
                    <w:right w:val="none" w:sz="0" w:space="0" w:color="auto"/>
                  </w:divBdr>
                </w:div>
                <w:div w:id="1226719025">
                  <w:marLeft w:val="270"/>
                  <w:marRight w:val="0"/>
                  <w:marTop w:val="0"/>
                  <w:marBottom w:val="0"/>
                  <w:divBdr>
                    <w:top w:val="none" w:sz="0" w:space="0" w:color="auto"/>
                    <w:left w:val="none" w:sz="0" w:space="0" w:color="auto"/>
                    <w:bottom w:val="none" w:sz="0" w:space="0" w:color="auto"/>
                    <w:right w:val="none" w:sz="0" w:space="0" w:color="auto"/>
                  </w:divBdr>
                </w:div>
                <w:div w:id="1469711671">
                  <w:marLeft w:val="270"/>
                  <w:marRight w:val="0"/>
                  <w:marTop w:val="0"/>
                  <w:marBottom w:val="0"/>
                  <w:divBdr>
                    <w:top w:val="none" w:sz="0" w:space="0" w:color="auto"/>
                    <w:left w:val="none" w:sz="0" w:space="0" w:color="auto"/>
                    <w:bottom w:val="none" w:sz="0" w:space="0" w:color="auto"/>
                    <w:right w:val="none" w:sz="0" w:space="0" w:color="auto"/>
                  </w:divBdr>
                </w:div>
              </w:divsChild>
            </w:div>
            <w:div w:id="899633718">
              <w:marLeft w:val="0"/>
              <w:marRight w:val="0"/>
              <w:marTop w:val="0"/>
              <w:marBottom w:val="0"/>
              <w:divBdr>
                <w:top w:val="none" w:sz="0" w:space="0" w:color="auto"/>
                <w:left w:val="none" w:sz="0" w:space="0" w:color="auto"/>
                <w:bottom w:val="none" w:sz="0" w:space="0" w:color="auto"/>
                <w:right w:val="none" w:sz="0" w:space="0" w:color="auto"/>
              </w:divBdr>
              <w:divsChild>
                <w:div w:id="215900589">
                  <w:marLeft w:val="270"/>
                  <w:marRight w:val="0"/>
                  <w:marTop w:val="0"/>
                  <w:marBottom w:val="0"/>
                  <w:divBdr>
                    <w:top w:val="none" w:sz="0" w:space="0" w:color="auto"/>
                    <w:left w:val="none" w:sz="0" w:space="0" w:color="auto"/>
                    <w:bottom w:val="none" w:sz="0" w:space="0" w:color="auto"/>
                    <w:right w:val="none" w:sz="0" w:space="0" w:color="auto"/>
                  </w:divBdr>
                </w:div>
                <w:div w:id="417752074">
                  <w:marLeft w:val="0"/>
                  <w:marRight w:val="0"/>
                  <w:marTop w:val="0"/>
                  <w:marBottom w:val="0"/>
                  <w:divBdr>
                    <w:top w:val="none" w:sz="0" w:space="0" w:color="auto"/>
                    <w:left w:val="none" w:sz="0" w:space="0" w:color="auto"/>
                    <w:bottom w:val="none" w:sz="0" w:space="0" w:color="auto"/>
                    <w:right w:val="none" w:sz="0" w:space="0" w:color="auto"/>
                  </w:divBdr>
                </w:div>
                <w:div w:id="569728235">
                  <w:marLeft w:val="270"/>
                  <w:marRight w:val="0"/>
                  <w:marTop w:val="0"/>
                  <w:marBottom w:val="0"/>
                  <w:divBdr>
                    <w:top w:val="none" w:sz="0" w:space="0" w:color="auto"/>
                    <w:left w:val="none" w:sz="0" w:space="0" w:color="auto"/>
                    <w:bottom w:val="none" w:sz="0" w:space="0" w:color="auto"/>
                    <w:right w:val="none" w:sz="0" w:space="0" w:color="auto"/>
                  </w:divBdr>
                </w:div>
                <w:div w:id="1045983864">
                  <w:marLeft w:val="270"/>
                  <w:marRight w:val="0"/>
                  <w:marTop w:val="0"/>
                  <w:marBottom w:val="0"/>
                  <w:divBdr>
                    <w:top w:val="none" w:sz="0" w:space="0" w:color="auto"/>
                    <w:left w:val="none" w:sz="0" w:space="0" w:color="auto"/>
                    <w:bottom w:val="none" w:sz="0" w:space="0" w:color="auto"/>
                    <w:right w:val="none" w:sz="0" w:space="0" w:color="auto"/>
                  </w:divBdr>
                </w:div>
                <w:div w:id="1165702650">
                  <w:marLeft w:val="270"/>
                  <w:marRight w:val="0"/>
                  <w:marTop w:val="0"/>
                  <w:marBottom w:val="0"/>
                  <w:divBdr>
                    <w:top w:val="none" w:sz="0" w:space="0" w:color="auto"/>
                    <w:left w:val="none" w:sz="0" w:space="0" w:color="auto"/>
                    <w:bottom w:val="none" w:sz="0" w:space="0" w:color="auto"/>
                    <w:right w:val="none" w:sz="0" w:space="0" w:color="auto"/>
                  </w:divBdr>
                </w:div>
                <w:div w:id="1221862244">
                  <w:marLeft w:val="270"/>
                  <w:marRight w:val="0"/>
                  <w:marTop w:val="0"/>
                  <w:marBottom w:val="0"/>
                  <w:divBdr>
                    <w:top w:val="none" w:sz="0" w:space="0" w:color="auto"/>
                    <w:left w:val="none" w:sz="0" w:space="0" w:color="auto"/>
                    <w:bottom w:val="none" w:sz="0" w:space="0" w:color="auto"/>
                    <w:right w:val="none" w:sz="0" w:space="0" w:color="auto"/>
                  </w:divBdr>
                </w:div>
                <w:div w:id="1447506260">
                  <w:marLeft w:val="0"/>
                  <w:marRight w:val="0"/>
                  <w:marTop w:val="0"/>
                  <w:marBottom w:val="0"/>
                  <w:divBdr>
                    <w:top w:val="none" w:sz="0" w:space="0" w:color="auto"/>
                    <w:left w:val="none" w:sz="0" w:space="0" w:color="auto"/>
                    <w:bottom w:val="none" w:sz="0" w:space="0" w:color="auto"/>
                    <w:right w:val="none" w:sz="0" w:space="0" w:color="auto"/>
                  </w:divBdr>
                </w:div>
                <w:div w:id="1761901549">
                  <w:marLeft w:val="270"/>
                  <w:marRight w:val="0"/>
                  <w:marTop w:val="0"/>
                  <w:marBottom w:val="0"/>
                  <w:divBdr>
                    <w:top w:val="none" w:sz="0" w:space="0" w:color="auto"/>
                    <w:left w:val="none" w:sz="0" w:space="0" w:color="auto"/>
                    <w:bottom w:val="none" w:sz="0" w:space="0" w:color="auto"/>
                    <w:right w:val="none" w:sz="0" w:space="0" w:color="auto"/>
                  </w:divBdr>
                </w:div>
                <w:div w:id="2000228240">
                  <w:marLeft w:val="0"/>
                  <w:marRight w:val="0"/>
                  <w:marTop w:val="0"/>
                  <w:marBottom w:val="0"/>
                  <w:divBdr>
                    <w:top w:val="none" w:sz="0" w:space="0" w:color="auto"/>
                    <w:left w:val="none" w:sz="0" w:space="0" w:color="auto"/>
                    <w:bottom w:val="none" w:sz="0" w:space="0" w:color="auto"/>
                    <w:right w:val="none" w:sz="0" w:space="0" w:color="auto"/>
                  </w:divBdr>
                </w:div>
              </w:divsChild>
            </w:div>
            <w:div w:id="1523207671">
              <w:marLeft w:val="0"/>
              <w:marRight w:val="0"/>
              <w:marTop w:val="0"/>
              <w:marBottom w:val="0"/>
              <w:divBdr>
                <w:top w:val="none" w:sz="0" w:space="0" w:color="auto"/>
                <w:left w:val="none" w:sz="0" w:space="0" w:color="auto"/>
                <w:bottom w:val="none" w:sz="0" w:space="0" w:color="auto"/>
                <w:right w:val="none" w:sz="0" w:space="0" w:color="auto"/>
              </w:divBdr>
              <w:divsChild>
                <w:div w:id="1850758369">
                  <w:marLeft w:val="0"/>
                  <w:marRight w:val="0"/>
                  <w:marTop w:val="0"/>
                  <w:marBottom w:val="0"/>
                  <w:divBdr>
                    <w:top w:val="none" w:sz="0" w:space="0" w:color="auto"/>
                    <w:left w:val="none" w:sz="0" w:space="0" w:color="auto"/>
                    <w:bottom w:val="none" w:sz="0" w:space="0" w:color="auto"/>
                    <w:right w:val="none" w:sz="0" w:space="0" w:color="auto"/>
                  </w:divBdr>
                  <w:divsChild>
                    <w:div w:id="110330409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765690017">
              <w:marLeft w:val="0"/>
              <w:marRight w:val="0"/>
              <w:marTop w:val="0"/>
              <w:marBottom w:val="0"/>
              <w:divBdr>
                <w:top w:val="none" w:sz="0" w:space="0" w:color="auto"/>
                <w:left w:val="none" w:sz="0" w:space="0" w:color="auto"/>
                <w:bottom w:val="none" w:sz="0" w:space="0" w:color="auto"/>
                <w:right w:val="none" w:sz="0" w:space="0" w:color="auto"/>
              </w:divBdr>
              <w:divsChild>
                <w:div w:id="414665283">
                  <w:marLeft w:val="270"/>
                  <w:marRight w:val="0"/>
                  <w:marTop w:val="0"/>
                  <w:marBottom w:val="0"/>
                  <w:divBdr>
                    <w:top w:val="none" w:sz="0" w:space="0" w:color="auto"/>
                    <w:left w:val="none" w:sz="0" w:space="0" w:color="auto"/>
                    <w:bottom w:val="none" w:sz="0" w:space="0" w:color="auto"/>
                    <w:right w:val="none" w:sz="0" w:space="0" w:color="auto"/>
                  </w:divBdr>
                </w:div>
                <w:div w:id="416825501">
                  <w:marLeft w:val="27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974168">
      <w:bodyDiv w:val="1"/>
      <w:marLeft w:val="0"/>
      <w:marRight w:val="0"/>
      <w:marTop w:val="0"/>
      <w:marBottom w:val="0"/>
      <w:divBdr>
        <w:top w:val="none" w:sz="0" w:space="0" w:color="auto"/>
        <w:left w:val="none" w:sz="0" w:space="0" w:color="auto"/>
        <w:bottom w:val="none" w:sz="0" w:space="0" w:color="auto"/>
        <w:right w:val="none" w:sz="0" w:space="0" w:color="auto"/>
      </w:divBdr>
      <w:divsChild>
        <w:div w:id="216018917">
          <w:marLeft w:val="240"/>
          <w:marRight w:val="240"/>
          <w:marTop w:val="240"/>
          <w:marBottom w:val="240"/>
          <w:divBdr>
            <w:top w:val="none" w:sz="0" w:space="0" w:color="auto"/>
            <w:left w:val="none" w:sz="0" w:space="0" w:color="auto"/>
            <w:bottom w:val="none" w:sz="0" w:space="0" w:color="auto"/>
            <w:right w:val="none" w:sz="0" w:space="0" w:color="auto"/>
          </w:divBdr>
        </w:div>
        <w:div w:id="1650593070">
          <w:marLeft w:val="0"/>
          <w:marRight w:val="0"/>
          <w:marTop w:val="0"/>
          <w:marBottom w:val="0"/>
          <w:divBdr>
            <w:top w:val="none" w:sz="0" w:space="0" w:color="auto"/>
            <w:left w:val="none" w:sz="0" w:space="0" w:color="auto"/>
            <w:bottom w:val="none" w:sz="0" w:space="0" w:color="auto"/>
            <w:right w:val="none" w:sz="0" w:space="0" w:color="auto"/>
          </w:divBdr>
          <w:divsChild>
            <w:div w:id="122886545">
              <w:marLeft w:val="0"/>
              <w:marRight w:val="0"/>
              <w:marTop w:val="0"/>
              <w:marBottom w:val="0"/>
              <w:divBdr>
                <w:top w:val="none" w:sz="0" w:space="0" w:color="auto"/>
                <w:left w:val="none" w:sz="0" w:space="0" w:color="auto"/>
                <w:bottom w:val="none" w:sz="0" w:space="0" w:color="auto"/>
                <w:right w:val="none" w:sz="0" w:space="0" w:color="auto"/>
              </w:divBdr>
              <w:divsChild>
                <w:div w:id="484978178">
                  <w:marLeft w:val="270"/>
                  <w:marRight w:val="0"/>
                  <w:marTop w:val="0"/>
                  <w:marBottom w:val="0"/>
                  <w:divBdr>
                    <w:top w:val="none" w:sz="0" w:space="0" w:color="auto"/>
                    <w:left w:val="none" w:sz="0" w:space="0" w:color="auto"/>
                    <w:bottom w:val="none" w:sz="0" w:space="0" w:color="auto"/>
                    <w:right w:val="none" w:sz="0" w:space="0" w:color="auto"/>
                  </w:divBdr>
                </w:div>
                <w:div w:id="770009094">
                  <w:marLeft w:val="270"/>
                  <w:marRight w:val="0"/>
                  <w:marTop w:val="0"/>
                  <w:marBottom w:val="0"/>
                  <w:divBdr>
                    <w:top w:val="none" w:sz="0" w:space="0" w:color="auto"/>
                    <w:left w:val="none" w:sz="0" w:space="0" w:color="auto"/>
                    <w:bottom w:val="none" w:sz="0" w:space="0" w:color="auto"/>
                    <w:right w:val="none" w:sz="0" w:space="0" w:color="auto"/>
                  </w:divBdr>
                </w:div>
                <w:div w:id="1380015838">
                  <w:marLeft w:val="270"/>
                  <w:marRight w:val="0"/>
                  <w:marTop w:val="0"/>
                  <w:marBottom w:val="0"/>
                  <w:divBdr>
                    <w:top w:val="none" w:sz="0" w:space="0" w:color="auto"/>
                    <w:left w:val="none" w:sz="0" w:space="0" w:color="auto"/>
                    <w:bottom w:val="none" w:sz="0" w:space="0" w:color="auto"/>
                    <w:right w:val="none" w:sz="0" w:space="0" w:color="auto"/>
                  </w:divBdr>
                </w:div>
                <w:div w:id="1460565867">
                  <w:marLeft w:val="270"/>
                  <w:marRight w:val="0"/>
                  <w:marTop w:val="0"/>
                  <w:marBottom w:val="0"/>
                  <w:divBdr>
                    <w:top w:val="none" w:sz="0" w:space="0" w:color="auto"/>
                    <w:left w:val="none" w:sz="0" w:space="0" w:color="auto"/>
                    <w:bottom w:val="none" w:sz="0" w:space="0" w:color="auto"/>
                    <w:right w:val="none" w:sz="0" w:space="0" w:color="auto"/>
                  </w:divBdr>
                </w:div>
                <w:div w:id="1983726237">
                  <w:marLeft w:val="270"/>
                  <w:marRight w:val="0"/>
                  <w:marTop w:val="0"/>
                  <w:marBottom w:val="0"/>
                  <w:divBdr>
                    <w:top w:val="none" w:sz="0" w:space="0" w:color="auto"/>
                    <w:left w:val="none" w:sz="0" w:space="0" w:color="auto"/>
                    <w:bottom w:val="none" w:sz="0" w:space="0" w:color="auto"/>
                    <w:right w:val="none" w:sz="0" w:space="0" w:color="auto"/>
                  </w:divBdr>
                </w:div>
              </w:divsChild>
            </w:div>
            <w:div w:id="156387749">
              <w:marLeft w:val="0"/>
              <w:marRight w:val="0"/>
              <w:marTop w:val="0"/>
              <w:marBottom w:val="0"/>
              <w:divBdr>
                <w:top w:val="none" w:sz="0" w:space="0" w:color="auto"/>
                <w:left w:val="none" w:sz="0" w:space="0" w:color="auto"/>
                <w:bottom w:val="none" w:sz="0" w:space="0" w:color="auto"/>
                <w:right w:val="none" w:sz="0" w:space="0" w:color="auto"/>
              </w:divBdr>
            </w:div>
            <w:div w:id="572740186">
              <w:marLeft w:val="0"/>
              <w:marRight w:val="0"/>
              <w:marTop w:val="0"/>
              <w:marBottom w:val="0"/>
              <w:divBdr>
                <w:top w:val="none" w:sz="0" w:space="0" w:color="auto"/>
                <w:left w:val="none" w:sz="0" w:space="0" w:color="auto"/>
                <w:bottom w:val="none" w:sz="0" w:space="0" w:color="auto"/>
                <w:right w:val="none" w:sz="0" w:space="0" w:color="auto"/>
              </w:divBdr>
            </w:div>
            <w:div w:id="1066604996">
              <w:marLeft w:val="0"/>
              <w:marRight w:val="0"/>
              <w:marTop w:val="0"/>
              <w:marBottom w:val="0"/>
              <w:divBdr>
                <w:top w:val="none" w:sz="0" w:space="0" w:color="auto"/>
                <w:left w:val="none" w:sz="0" w:space="0" w:color="auto"/>
                <w:bottom w:val="none" w:sz="0" w:space="0" w:color="auto"/>
                <w:right w:val="none" w:sz="0" w:space="0" w:color="auto"/>
              </w:divBdr>
              <w:divsChild>
                <w:div w:id="1946958310">
                  <w:marLeft w:val="0"/>
                  <w:marRight w:val="0"/>
                  <w:marTop w:val="0"/>
                  <w:marBottom w:val="0"/>
                  <w:divBdr>
                    <w:top w:val="none" w:sz="0" w:space="0" w:color="auto"/>
                    <w:left w:val="none" w:sz="0" w:space="0" w:color="auto"/>
                    <w:bottom w:val="none" w:sz="0" w:space="0" w:color="auto"/>
                    <w:right w:val="none" w:sz="0" w:space="0" w:color="auto"/>
                  </w:divBdr>
                  <w:divsChild>
                    <w:div w:id="491455790">
                      <w:marLeft w:val="0"/>
                      <w:marRight w:val="0"/>
                      <w:marTop w:val="120"/>
                      <w:marBottom w:val="120"/>
                      <w:divBdr>
                        <w:top w:val="none" w:sz="0" w:space="0" w:color="auto"/>
                        <w:left w:val="none" w:sz="0" w:space="0" w:color="auto"/>
                        <w:bottom w:val="none" w:sz="0" w:space="0" w:color="auto"/>
                        <w:right w:val="none" w:sz="0" w:space="0" w:color="auto"/>
                      </w:divBdr>
                    </w:div>
                    <w:div w:id="957953990">
                      <w:marLeft w:val="0"/>
                      <w:marRight w:val="0"/>
                      <w:marTop w:val="120"/>
                      <w:marBottom w:val="120"/>
                      <w:divBdr>
                        <w:top w:val="none" w:sz="0" w:space="0" w:color="auto"/>
                        <w:left w:val="none" w:sz="0" w:space="0" w:color="auto"/>
                        <w:bottom w:val="none" w:sz="0" w:space="0" w:color="auto"/>
                        <w:right w:val="none" w:sz="0" w:space="0" w:color="auto"/>
                      </w:divBdr>
                    </w:div>
                    <w:div w:id="1341197409">
                      <w:marLeft w:val="0"/>
                      <w:marRight w:val="0"/>
                      <w:marTop w:val="120"/>
                      <w:marBottom w:val="120"/>
                      <w:divBdr>
                        <w:top w:val="none" w:sz="0" w:space="0" w:color="auto"/>
                        <w:left w:val="none" w:sz="0" w:space="0" w:color="auto"/>
                        <w:bottom w:val="none" w:sz="0" w:space="0" w:color="auto"/>
                        <w:right w:val="none" w:sz="0" w:space="0" w:color="auto"/>
                      </w:divBdr>
                    </w:div>
                    <w:div w:id="1618483179">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086220686">
              <w:marLeft w:val="0"/>
              <w:marRight w:val="0"/>
              <w:marTop w:val="0"/>
              <w:marBottom w:val="0"/>
              <w:divBdr>
                <w:top w:val="none" w:sz="0" w:space="0" w:color="auto"/>
                <w:left w:val="none" w:sz="0" w:space="0" w:color="auto"/>
                <w:bottom w:val="none" w:sz="0" w:space="0" w:color="auto"/>
                <w:right w:val="none" w:sz="0" w:space="0" w:color="auto"/>
              </w:divBdr>
            </w:div>
            <w:div w:id="1533415197">
              <w:marLeft w:val="0"/>
              <w:marRight w:val="0"/>
              <w:marTop w:val="0"/>
              <w:marBottom w:val="0"/>
              <w:divBdr>
                <w:top w:val="none" w:sz="0" w:space="0" w:color="auto"/>
                <w:left w:val="none" w:sz="0" w:space="0" w:color="auto"/>
                <w:bottom w:val="none" w:sz="0" w:space="0" w:color="auto"/>
                <w:right w:val="none" w:sz="0" w:space="0" w:color="auto"/>
              </w:divBdr>
            </w:div>
            <w:div w:id="2041393882">
              <w:marLeft w:val="480"/>
              <w:marRight w:val="480"/>
              <w:marTop w:val="480"/>
              <w:marBottom w:val="480"/>
              <w:divBdr>
                <w:top w:val="none" w:sz="0" w:space="0" w:color="auto"/>
                <w:left w:val="none" w:sz="0" w:space="0" w:color="auto"/>
                <w:bottom w:val="none" w:sz="0" w:space="0" w:color="auto"/>
                <w:right w:val="none" w:sz="0" w:space="0" w:color="auto"/>
              </w:divBdr>
            </w:div>
            <w:div w:id="211080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956629">
      <w:bodyDiv w:val="1"/>
      <w:marLeft w:val="0"/>
      <w:marRight w:val="0"/>
      <w:marTop w:val="0"/>
      <w:marBottom w:val="0"/>
      <w:divBdr>
        <w:top w:val="none" w:sz="0" w:space="0" w:color="auto"/>
        <w:left w:val="none" w:sz="0" w:space="0" w:color="auto"/>
        <w:bottom w:val="none" w:sz="0" w:space="0" w:color="auto"/>
        <w:right w:val="none" w:sz="0" w:space="0" w:color="auto"/>
      </w:divBdr>
      <w:divsChild>
        <w:div w:id="1682008559">
          <w:marLeft w:val="240"/>
          <w:marRight w:val="240"/>
          <w:marTop w:val="240"/>
          <w:marBottom w:val="240"/>
          <w:divBdr>
            <w:top w:val="none" w:sz="0" w:space="0" w:color="auto"/>
            <w:left w:val="none" w:sz="0" w:space="0" w:color="auto"/>
            <w:bottom w:val="none" w:sz="0" w:space="0" w:color="auto"/>
            <w:right w:val="none" w:sz="0" w:space="0" w:color="auto"/>
          </w:divBdr>
        </w:div>
        <w:div w:id="1809860484">
          <w:marLeft w:val="0"/>
          <w:marRight w:val="0"/>
          <w:marTop w:val="0"/>
          <w:marBottom w:val="0"/>
          <w:divBdr>
            <w:top w:val="none" w:sz="0" w:space="0" w:color="auto"/>
            <w:left w:val="none" w:sz="0" w:space="0" w:color="auto"/>
            <w:bottom w:val="none" w:sz="0" w:space="0" w:color="auto"/>
            <w:right w:val="none" w:sz="0" w:space="0" w:color="auto"/>
          </w:divBdr>
          <w:divsChild>
            <w:div w:id="49618725">
              <w:marLeft w:val="0"/>
              <w:marRight w:val="0"/>
              <w:marTop w:val="0"/>
              <w:marBottom w:val="0"/>
              <w:divBdr>
                <w:top w:val="none" w:sz="0" w:space="0" w:color="auto"/>
                <w:left w:val="none" w:sz="0" w:space="0" w:color="auto"/>
                <w:bottom w:val="none" w:sz="0" w:space="0" w:color="auto"/>
                <w:right w:val="none" w:sz="0" w:space="0" w:color="auto"/>
              </w:divBdr>
              <w:divsChild>
                <w:div w:id="738868008">
                  <w:marLeft w:val="0"/>
                  <w:marRight w:val="0"/>
                  <w:marTop w:val="0"/>
                  <w:marBottom w:val="0"/>
                  <w:divBdr>
                    <w:top w:val="none" w:sz="0" w:space="0" w:color="auto"/>
                    <w:left w:val="none" w:sz="0" w:space="0" w:color="auto"/>
                    <w:bottom w:val="none" w:sz="0" w:space="0" w:color="auto"/>
                    <w:right w:val="none" w:sz="0" w:space="0" w:color="auto"/>
                  </w:divBdr>
                  <w:divsChild>
                    <w:div w:id="1707869239">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72839521">
              <w:marLeft w:val="0"/>
              <w:marRight w:val="0"/>
              <w:marTop w:val="0"/>
              <w:marBottom w:val="0"/>
              <w:divBdr>
                <w:top w:val="none" w:sz="0" w:space="0" w:color="auto"/>
                <w:left w:val="none" w:sz="0" w:space="0" w:color="auto"/>
                <w:bottom w:val="none" w:sz="0" w:space="0" w:color="auto"/>
                <w:right w:val="none" w:sz="0" w:space="0" w:color="auto"/>
              </w:divBdr>
            </w:div>
            <w:div w:id="225380030">
              <w:marLeft w:val="0"/>
              <w:marRight w:val="0"/>
              <w:marTop w:val="0"/>
              <w:marBottom w:val="0"/>
              <w:divBdr>
                <w:top w:val="none" w:sz="0" w:space="0" w:color="auto"/>
                <w:left w:val="none" w:sz="0" w:space="0" w:color="auto"/>
                <w:bottom w:val="none" w:sz="0" w:space="0" w:color="auto"/>
                <w:right w:val="none" w:sz="0" w:space="0" w:color="auto"/>
              </w:divBdr>
              <w:divsChild>
                <w:div w:id="45879224">
                  <w:marLeft w:val="270"/>
                  <w:marRight w:val="0"/>
                  <w:marTop w:val="0"/>
                  <w:marBottom w:val="0"/>
                  <w:divBdr>
                    <w:top w:val="none" w:sz="0" w:space="0" w:color="auto"/>
                    <w:left w:val="none" w:sz="0" w:space="0" w:color="auto"/>
                    <w:bottom w:val="none" w:sz="0" w:space="0" w:color="auto"/>
                    <w:right w:val="none" w:sz="0" w:space="0" w:color="auto"/>
                  </w:divBdr>
                  <w:divsChild>
                    <w:div w:id="202407273">
                      <w:marLeft w:val="0"/>
                      <w:marRight w:val="0"/>
                      <w:marTop w:val="0"/>
                      <w:marBottom w:val="0"/>
                      <w:divBdr>
                        <w:top w:val="none" w:sz="0" w:space="0" w:color="auto"/>
                        <w:left w:val="none" w:sz="0" w:space="0" w:color="auto"/>
                        <w:bottom w:val="none" w:sz="0" w:space="0" w:color="auto"/>
                        <w:right w:val="none" w:sz="0" w:space="0" w:color="auto"/>
                      </w:divBdr>
                    </w:div>
                    <w:div w:id="1395397681">
                      <w:marLeft w:val="0"/>
                      <w:marRight w:val="0"/>
                      <w:marTop w:val="0"/>
                      <w:marBottom w:val="0"/>
                      <w:divBdr>
                        <w:top w:val="none" w:sz="0" w:space="0" w:color="auto"/>
                        <w:left w:val="none" w:sz="0" w:space="0" w:color="auto"/>
                        <w:bottom w:val="none" w:sz="0" w:space="0" w:color="auto"/>
                        <w:right w:val="none" w:sz="0" w:space="0" w:color="auto"/>
                      </w:divBdr>
                    </w:div>
                    <w:div w:id="1398095279">
                      <w:marLeft w:val="0"/>
                      <w:marRight w:val="0"/>
                      <w:marTop w:val="0"/>
                      <w:marBottom w:val="0"/>
                      <w:divBdr>
                        <w:top w:val="none" w:sz="0" w:space="0" w:color="auto"/>
                        <w:left w:val="none" w:sz="0" w:space="0" w:color="auto"/>
                        <w:bottom w:val="none" w:sz="0" w:space="0" w:color="auto"/>
                        <w:right w:val="none" w:sz="0" w:space="0" w:color="auto"/>
                      </w:divBdr>
                    </w:div>
                  </w:divsChild>
                </w:div>
                <w:div w:id="176507943">
                  <w:marLeft w:val="270"/>
                  <w:marRight w:val="0"/>
                  <w:marTop w:val="0"/>
                  <w:marBottom w:val="0"/>
                  <w:divBdr>
                    <w:top w:val="none" w:sz="0" w:space="0" w:color="auto"/>
                    <w:left w:val="none" w:sz="0" w:space="0" w:color="auto"/>
                    <w:bottom w:val="none" w:sz="0" w:space="0" w:color="auto"/>
                    <w:right w:val="none" w:sz="0" w:space="0" w:color="auto"/>
                  </w:divBdr>
                </w:div>
                <w:div w:id="458963560">
                  <w:marLeft w:val="270"/>
                  <w:marRight w:val="0"/>
                  <w:marTop w:val="0"/>
                  <w:marBottom w:val="0"/>
                  <w:divBdr>
                    <w:top w:val="none" w:sz="0" w:space="0" w:color="auto"/>
                    <w:left w:val="none" w:sz="0" w:space="0" w:color="auto"/>
                    <w:bottom w:val="none" w:sz="0" w:space="0" w:color="auto"/>
                    <w:right w:val="none" w:sz="0" w:space="0" w:color="auto"/>
                  </w:divBdr>
                </w:div>
                <w:div w:id="489830522">
                  <w:marLeft w:val="270"/>
                  <w:marRight w:val="0"/>
                  <w:marTop w:val="0"/>
                  <w:marBottom w:val="0"/>
                  <w:divBdr>
                    <w:top w:val="none" w:sz="0" w:space="0" w:color="auto"/>
                    <w:left w:val="none" w:sz="0" w:space="0" w:color="auto"/>
                    <w:bottom w:val="none" w:sz="0" w:space="0" w:color="auto"/>
                    <w:right w:val="none" w:sz="0" w:space="0" w:color="auto"/>
                  </w:divBdr>
                </w:div>
                <w:div w:id="764769680">
                  <w:marLeft w:val="270"/>
                  <w:marRight w:val="0"/>
                  <w:marTop w:val="0"/>
                  <w:marBottom w:val="0"/>
                  <w:divBdr>
                    <w:top w:val="none" w:sz="0" w:space="0" w:color="auto"/>
                    <w:left w:val="none" w:sz="0" w:space="0" w:color="auto"/>
                    <w:bottom w:val="none" w:sz="0" w:space="0" w:color="auto"/>
                    <w:right w:val="none" w:sz="0" w:space="0" w:color="auto"/>
                  </w:divBdr>
                </w:div>
                <w:div w:id="948244889">
                  <w:marLeft w:val="270"/>
                  <w:marRight w:val="0"/>
                  <w:marTop w:val="0"/>
                  <w:marBottom w:val="0"/>
                  <w:divBdr>
                    <w:top w:val="none" w:sz="0" w:space="0" w:color="auto"/>
                    <w:left w:val="none" w:sz="0" w:space="0" w:color="auto"/>
                    <w:bottom w:val="none" w:sz="0" w:space="0" w:color="auto"/>
                    <w:right w:val="none" w:sz="0" w:space="0" w:color="auto"/>
                  </w:divBdr>
                </w:div>
                <w:div w:id="996107491">
                  <w:marLeft w:val="270"/>
                  <w:marRight w:val="0"/>
                  <w:marTop w:val="0"/>
                  <w:marBottom w:val="0"/>
                  <w:divBdr>
                    <w:top w:val="none" w:sz="0" w:space="0" w:color="auto"/>
                    <w:left w:val="none" w:sz="0" w:space="0" w:color="auto"/>
                    <w:bottom w:val="none" w:sz="0" w:space="0" w:color="auto"/>
                    <w:right w:val="none" w:sz="0" w:space="0" w:color="auto"/>
                  </w:divBdr>
                </w:div>
                <w:div w:id="1179081071">
                  <w:marLeft w:val="270"/>
                  <w:marRight w:val="0"/>
                  <w:marTop w:val="0"/>
                  <w:marBottom w:val="0"/>
                  <w:divBdr>
                    <w:top w:val="none" w:sz="0" w:space="0" w:color="auto"/>
                    <w:left w:val="none" w:sz="0" w:space="0" w:color="auto"/>
                    <w:bottom w:val="none" w:sz="0" w:space="0" w:color="auto"/>
                    <w:right w:val="none" w:sz="0" w:space="0" w:color="auto"/>
                  </w:divBdr>
                </w:div>
                <w:div w:id="1231698510">
                  <w:marLeft w:val="270"/>
                  <w:marRight w:val="0"/>
                  <w:marTop w:val="0"/>
                  <w:marBottom w:val="0"/>
                  <w:divBdr>
                    <w:top w:val="none" w:sz="0" w:space="0" w:color="auto"/>
                    <w:left w:val="none" w:sz="0" w:space="0" w:color="auto"/>
                    <w:bottom w:val="none" w:sz="0" w:space="0" w:color="auto"/>
                    <w:right w:val="none" w:sz="0" w:space="0" w:color="auto"/>
                  </w:divBdr>
                </w:div>
                <w:div w:id="1263100220">
                  <w:marLeft w:val="270"/>
                  <w:marRight w:val="0"/>
                  <w:marTop w:val="0"/>
                  <w:marBottom w:val="0"/>
                  <w:divBdr>
                    <w:top w:val="none" w:sz="0" w:space="0" w:color="auto"/>
                    <w:left w:val="none" w:sz="0" w:space="0" w:color="auto"/>
                    <w:bottom w:val="none" w:sz="0" w:space="0" w:color="auto"/>
                    <w:right w:val="none" w:sz="0" w:space="0" w:color="auto"/>
                  </w:divBdr>
                </w:div>
                <w:div w:id="1546017186">
                  <w:marLeft w:val="270"/>
                  <w:marRight w:val="0"/>
                  <w:marTop w:val="0"/>
                  <w:marBottom w:val="0"/>
                  <w:divBdr>
                    <w:top w:val="none" w:sz="0" w:space="0" w:color="auto"/>
                    <w:left w:val="none" w:sz="0" w:space="0" w:color="auto"/>
                    <w:bottom w:val="none" w:sz="0" w:space="0" w:color="auto"/>
                    <w:right w:val="none" w:sz="0" w:space="0" w:color="auto"/>
                  </w:divBdr>
                </w:div>
                <w:div w:id="1640111531">
                  <w:marLeft w:val="270"/>
                  <w:marRight w:val="0"/>
                  <w:marTop w:val="0"/>
                  <w:marBottom w:val="0"/>
                  <w:divBdr>
                    <w:top w:val="none" w:sz="0" w:space="0" w:color="auto"/>
                    <w:left w:val="none" w:sz="0" w:space="0" w:color="auto"/>
                    <w:bottom w:val="none" w:sz="0" w:space="0" w:color="auto"/>
                    <w:right w:val="none" w:sz="0" w:space="0" w:color="auto"/>
                  </w:divBdr>
                </w:div>
                <w:div w:id="1937052754">
                  <w:marLeft w:val="270"/>
                  <w:marRight w:val="0"/>
                  <w:marTop w:val="0"/>
                  <w:marBottom w:val="0"/>
                  <w:divBdr>
                    <w:top w:val="none" w:sz="0" w:space="0" w:color="auto"/>
                    <w:left w:val="none" w:sz="0" w:space="0" w:color="auto"/>
                    <w:bottom w:val="none" w:sz="0" w:space="0" w:color="auto"/>
                    <w:right w:val="none" w:sz="0" w:space="0" w:color="auto"/>
                  </w:divBdr>
                </w:div>
              </w:divsChild>
            </w:div>
            <w:div w:id="407769012">
              <w:marLeft w:val="0"/>
              <w:marRight w:val="0"/>
              <w:marTop w:val="0"/>
              <w:marBottom w:val="0"/>
              <w:divBdr>
                <w:top w:val="none" w:sz="0" w:space="0" w:color="auto"/>
                <w:left w:val="none" w:sz="0" w:space="0" w:color="auto"/>
                <w:bottom w:val="none" w:sz="0" w:space="0" w:color="auto"/>
                <w:right w:val="none" w:sz="0" w:space="0" w:color="auto"/>
              </w:divBdr>
              <w:divsChild>
                <w:div w:id="745225512">
                  <w:marLeft w:val="270"/>
                  <w:marRight w:val="0"/>
                  <w:marTop w:val="0"/>
                  <w:marBottom w:val="0"/>
                  <w:divBdr>
                    <w:top w:val="none" w:sz="0" w:space="0" w:color="auto"/>
                    <w:left w:val="none" w:sz="0" w:space="0" w:color="auto"/>
                    <w:bottom w:val="none" w:sz="0" w:space="0" w:color="auto"/>
                    <w:right w:val="none" w:sz="0" w:space="0" w:color="auto"/>
                  </w:divBdr>
                </w:div>
                <w:div w:id="1152209099">
                  <w:marLeft w:val="270"/>
                  <w:marRight w:val="0"/>
                  <w:marTop w:val="0"/>
                  <w:marBottom w:val="0"/>
                  <w:divBdr>
                    <w:top w:val="none" w:sz="0" w:space="0" w:color="auto"/>
                    <w:left w:val="none" w:sz="0" w:space="0" w:color="auto"/>
                    <w:bottom w:val="none" w:sz="0" w:space="0" w:color="auto"/>
                    <w:right w:val="none" w:sz="0" w:space="0" w:color="auto"/>
                  </w:divBdr>
                </w:div>
              </w:divsChild>
            </w:div>
            <w:div w:id="1497264782">
              <w:marLeft w:val="0"/>
              <w:marRight w:val="0"/>
              <w:marTop w:val="0"/>
              <w:marBottom w:val="0"/>
              <w:divBdr>
                <w:top w:val="none" w:sz="0" w:space="0" w:color="auto"/>
                <w:left w:val="none" w:sz="0" w:space="0" w:color="auto"/>
                <w:bottom w:val="none" w:sz="0" w:space="0" w:color="auto"/>
                <w:right w:val="none" w:sz="0" w:space="0" w:color="auto"/>
              </w:divBdr>
              <w:divsChild>
                <w:div w:id="1361592917">
                  <w:marLeft w:val="0"/>
                  <w:marRight w:val="0"/>
                  <w:marTop w:val="0"/>
                  <w:marBottom w:val="0"/>
                  <w:divBdr>
                    <w:top w:val="none" w:sz="0" w:space="0" w:color="auto"/>
                    <w:left w:val="none" w:sz="0" w:space="0" w:color="auto"/>
                    <w:bottom w:val="none" w:sz="0" w:space="0" w:color="auto"/>
                    <w:right w:val="none" w:sz="0" w:space="0" w:color="auto"/>
                  </w:divBdr>
                  <w:divsChild>
                    <w:div w:id="355929647">
                      <w:marLeft w:val="0"/>
                      <w:marRight w:val="0"/>
                      <w:marTop w:val="120"/>
                      <w:marBottom w:val="120"/>
                      <w:divBdr>
                        <w:top w:val="none" w:sz="0" w:space="0" w:color="auto"/>
                        <w:left w:val="none" w:sz="0" w:space="0" w:color="auto"/>
                        <w:bottom w:val="none" w:sz="0" w:space="0" w:color="auto"/>
                        <w:right w:val="none" w:sz="0" w:space="0" w:color="auto"/>
                      </w:divBdr>
                    </w:div>
                    <w:div w:id="883102760">
                      <w:marLeft w:val="0"/>
                      <w:marRight w:val="0"/>
                      <w:marTop w:val="120"/>
                      <w:marBottom w:val="120"/>
                      <w:divBdr>
                        <w:top w:val="none" w:sz="0" w:space="0" w:color="auto"/>
                        <w:left w:val="none" w:sz="0" w:space="0" w:color="auto"/>
                        <w:bottom w:val="none" w:sz="0" w:space="0" w:color="auto"/>
                        <w:right w:val="none" w:sz="0" w:space="0" w:color="auto"/>
                      </w:divBdr>
                    </w:div>
                    <w:div w:id="1028068422">
                      <w:marLeft w:val="0"/>
                      <w:marRight w:val="0"/>
                      <w:marTop w:val="120"/>
                      <w:marBottom w:val="120"/>
                      <w:divBdr>
                        <w:top w:val="none" w:sz="0" w:space="0" w:color="auto"/>
                        <w:left w:val="none" w:sz="0" w:space="0" w:color="auto"/>
                        <w:bottom w:val="none" w:sz="0" w:space="0" w:color="auto"/>
                        <w:right w:val="none" w:sz="0" w:space="0" w:color="auto"/>
                      </w:divBdr>
                    </w:div>
                    <w:div w:id="1558738536">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 w:id="645596310">
      <w:bodyDiv w:val="1"/>
      <w:marLeft w:val="0"/>
      <w:marRight w:val="0"/>
      <w:marTop w:val="0"/>
      <w:marBottom w:val="0"/>
      <w:divBdr>
        <w:top w:val="none" w:sz="0" w:space="0" w:color="auto"/>
        <w:left w:val="none" w:sz="0" w:space="0" w:color="auto"/>
        <w:bottom w:val="none" w:sz="0" w:space="0" w:color="auto"/>
        <w:right w:val="none" w:sz="0" w:space="0" w:color="auto"/>
      </w:divBdr>
      <w:divsChild>
        <w:div w:id="745032407">
          <w:marLeft w:val="240"/>
          <w:marRight w:val="240"/>
          <w:marTop w:val="240"/>
          <w:marBottom w:val="240"/>
          <w:divBdr>
            <w:top w:val="none" w:sz="0" w:space="0" w:color="auto"/>
            <w:left w:val="none" w:sz="0" w:space="0" w:color="auto"/>
            <w:bottom w:val="none" w:sz="0" w:space="0" w:color="auto"/>
            <w:right w:val="none" w:sz="0" w:space="0" w:color="auto"/>
          </w:divBdr>
        </w:div>
        <w:div w:id="1371346880">
          <w:marLeft w:val="0"/>
          <w:marRight w:val="0"/>
          <w:marTop w:val="0"/>
          <w:marBottom w:val="0"/>
          <w:divBdr>
            <w:top w:val="none" w:sz="0" w:space="0" w:color="auto"/>
            <w:left w:val="none" w:sz="0" w:space="0" w:color="auto"/>
            <w:bottom w:val="none" w:sz="0" w:space="0" w:color="auto"/>
            <w:right w:val="none" w:sz="0" w:space="0" w:color="auto"/>
          </w:divBdr>
          <w:divsChild>
            <w:div w:id="156847146">
              <w:marLeft w:val="0"/>
              <w:marRight w:val="0"/>
              <w:marTop w:val="0"/>
              <w:marBottom w:val="0"/>
              <w:divBdr>
                <w:top w:val="none" w:sz="0" w:space="0" w:color="auto"/>
                <w:left w:val="none" w:sz="0" w:space="0" w:color="auto"/>
                <w:bottom w:val="none" w:sz="0" w:space="0" w:color="auto"/>
                <w:right w:val="none" w:sz="0" w:space="0" w:color="auto"/>
              </w:divBdr>
              <w:divsChild>
                <w:div w:id="72318938">
                  <w:marLeft w:val="0"/>
                  <w:marRight w:val="0"/>
                  <w:marTop w:val="0"/>
                  <w:marBottom w:val="0"/>
                  <w:divBdr>
                    <w:top w:val="none" w:sz="0" w:space="0" w:color="auto"/>
                    <w:left w:val="none" w:sz="0" w:space="0" w:color="auto"/>
                    <w:bottom w:val="none" w:sz="0" w:space="0" w:color="auto"/>
                    <w:right w:val="none" w:sz="0" w:space="0" w:color="auto"/>
                  </w:divBdr>
                  <w:divsChild>
                    <w:div w:id="912619021">
                      <w:marLeft w:val="0"/>
                      <w:marRight w:val="0"/>
                      <w:marTop w:val="120"/>
                      <w:marBottom w:val="120"/>
                      <w:divBdr>
                        <w:top w:val="none" w:sz="0" w:space="0" w:color="auto"/>
                        <w:left w:val="none" w:sz="0" w:space="0" w:color="auto"/>
                        <w:bottom w:val="none" w:sz="0" w:space="0" w:color="auto"/>
                        <w:right w:val="none" w:sz="0" w:space="0" w:color="auto"/>
                      </w:divBdr>
                    </w:div>
                    <w:div w:id="1112894380">
                      <w:marLeft w:val="0"/>
                      <w:marRight w:val="0"/>
                      <w:marTop w:val="120"/>
                      <w:marBottom w:val="120"/>
                      <w:divBdr>
                        <w:top w:val="none" w:sz="0" w:space="0" w:color="auto"/>
                        <w:left w:val="none" w:sz="0" w:space="0" w:color="auto"/>
                        <w:bottom w:val="none" w:sz="0" w:space="0" w:color="auto"/>
                        <w:right w:val="none" w:sz="0" w:space="0" w:color="auto"/>
                      </w:divBdr>
                    </w:div>
                    <w:div w:id="118425023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704868258">
              <w:marLeft w:val="0"/>
              <w:marRight w:val="0"/>
              <w:marTop w:val="0"/>
              <w:marBottom w:val="0"/>
              <w:divBdr>
                <w:top w:val="none" w:sz="0" w:space="0" w:color="auto"/>
                <w:left w:val="none" w:sz="0" w:space="0" w:color="auto"/>
                <w:bottom w:val="none" w:sz="0" w:space="0" w:color="auto"/>
                <w:right w:val="none" w:sz="0" w:space="0" w:color="auto"/>
              </w:divBdr>
            </w:div>
            <w:div w:id="1042824153">
              <w:marLeft w:val="0"/>
              <w:marRight w:val="0"/>
              <w:marTop w:val="0"/>
              <w:marBottom w:val="0"/>
              <w:divBdr>
                <w:top w:val="none" w:sz="0" w:space="0" w:color="auto"/>
                <w:left w:val="none" w:sz="0" w:space="0" w:color="auto"/>
                <w:bottom w:val="none" w:sz="0" w:space="0" w:color="auto"/>
                <w:right w:val="none" w:sz="0" w:space="0" w:color="auto"/>
              </w:divBdr>
            </w:div>
            <w:div w:id="1718044081">
              <w:marLeft w:val="0"/>
              <w:marRight w:val="0"/>
              <w:marTop w:val="0"/>
              <w:marBottom w:val="0"/>
              <w:divBdr>
                <w:top w:val="none" w:sz="0" w:space="0" w:color="auto"/>
                <w:left w:val="none" w:sz="0" w:space="0" w:color="auto"/>
                <w:bottom w:val="none" w:sz="0" w:space="0" w:color="auto"/>
                <w:right w:val="none" w:sz="0" w:space="0" w:color="auto"/>
              </w:divBdr>
              <w:divsChild>
                <w:div w:id="24252044">
                  <w:marLeft w:val="540"/>
                  <w:marRight w:val="0"/>
                  <w:marTop w:val="0"/>
                  <w:marBottom w:val="0"/>
                  <w:divBdr>
                    <w:top w:val="none" w:sz="0" w:space="0" w:color="auto"/>
                    <w:left w:val="none" w:sz="0" w:space="0" w:color="auto"/>
                    <w:bottom w:val="none" w:sz="0" w:space="0" w:color="auto"/>
                    <w:right w:val="none" w:sz="0" w:space="0" w:color="auto"/>
                  </w:divBdr>
                </w:div>
                <w:div w:id="66466272">
                  <w:marLeft w:val="270"/>
                  <w:marRight w:val="0"/>
                  <w:marTop w:val="0"/>
                  <w:marBottom w:val="0"/>
                  <w:divBdr>
                    <w:top w:val="none" w:sz="0" w:space="0" w:color="auto"/>
                    <w:left w:val="none" w:sz="0" w:space="0" w:color="auto"/>
                    <w:bottom w:val="none" w:sz="0" w:space="0" w:color="auto"/>
                    <w:right w:val="none" w:sz="0" w:space="0" w:color="auto"/>
                  </w:divBdr>
                </w:div>
                <w:div w:id="107704307">
                  <w:marLeft w:val="270"/>
                  <w:marRight w:val="0"/>
                  <w:marTop w:val="0"/>
                  <w:marBottom w:val="0"/>
                  <w:divBdr>
                    <w:top w:val="none" w:sz="0" w:space="0" w:color="auto"/>
                    <w:left w:val="none" w:sz="0" w:space="0" w:color="auto"/>
                    <w:bottom w:val="none" w:sz="0" w:space="0" w:color="auto"/>
                    <w:right w:val="none" w:sz="0" w:space="0" w:color="auto"/>
                  </w:divBdr>
                </w:div>
                <w:div w:id="284624172">
                  <w:marLeft w:val="270"/>
                  <w:marRight w:val="0"/>
                  <w:marTop w:val="0"/>
                  <w:marBottom w:val="0"/>
                  <w:divBdr>
                    <w:top w:val="none" w:sz="0" w:space="0" w:color="auto"/>
                    <w:left w:val="none" w:sz="0" w:space="0" w:color="auto"/>
                    <w:bottom w:val="none" w:sz="0" w:space="0" w:color="auto"/>
                    <w:right w:val="none" w:sz="0" w:space="0" w:color="auto"/>
                  </w:divBdr>
                </w:div>
                <w:div w:id="337126149">
                  <w:marLeft w:val="270"/>
                  <w:marRight w:val="0"/>
                  <w:marTop w:val="0"/>
                  <w:marBottom w:val="0"/>
                  <w:divBdr>
                    <w:top w:val="none" w:sz="0" w:space="0" w:color="auto"/>
                    <w:left w:val="none" w:sz="0" w:space="0" w:color="auto"/>
                    <w:bottom w:val="none" w:sz="0" w:space="0" w:color="auto"/>
                    <w:right w:val="none" w:sz="0" w:space="0" w:color="auto"/>
                  </w:divBdr>
                </w:div>
                <w:div w:id="498618330">
                  <w:marLeft w:val="270"/>
                  <w:marRight w:val="0"/>
                  <w:marTop w:val="0"/>
                  <w:marBottom w:val="0"/>
                  <w:divBdr>
                    <w:top w:val="none" w:sz="0" w:space="0" w:color="auto"/>
                    <w:left w:val="none" w:sz="0" w:space="0" w:color="auto"/>
                    <w:bottom w:val="none" w:sz="0" w:space="0" w:color="auto"/>
                    <w:right w:val="none" w:sz="0" w:space="0" w:color="auto"/>
                  </w:divBdr>
                </w:div>
                <w:div w:id="505754321">
                  <w:marLeft w:val="270"/>
                  <w:marRight w:val="0"/>
                  <w:marTop w:val="0"/>
                  <w:marBottom w:val="0"/>
                  <w:divBdr>
                    <w:top w:val="none" w:sz="0" w:space="0" w:color="auto"/>
                    <w:left w:val="none" w:sz="0" w:space="0" w:color="auto"/>
                    <w:bottom w:val="none" w:sz="0" w:space="0" w:color="auto"/>
                    <w:right w:val="none" w:sz="0" w:space="0" w:color="auto"/>
                  </w:divBdr>
                </w:div>
                <w:div w:id="692194975">
                  <w:marLeft w:val="270"/>
                  <w:marRight w:val="0"/>
                  <w:marTop w:val="0"/>
                  <w:marBottom w:val="0"/>
                  <w:divBdr>
                    <w:top w:val="none" w:sz="0" w:space="0" w:color="auto"/>
                    <w:left w:val="none" w:sz="0" w:space="0" w:color="auto"/>
                    <w:bottom w:val="none" w:sz="0" w:space="0" w:color="auto"/>
                    <w:right w:val="none" w:sz="0" w:space="0" w:color="auto"/>
                  </w:divBdr>
                </w:div>
                <w:div w:id="803617231">
                  <w:marLeft w:val="270"/>
                  <w:marRight w:val="0"/>
                  <w:marTop w:val="0"/>
                  <w:marBottom w:val="0"/>
                  <w:divBdr>
                    <w:top w:val="none" w:sz="0" w:space="0" w:color="auto"/>
                    <w:left w:val="none" w:sz="0" w:space="0" w:color="auto"/>
                    <w:bottom w:val="none" w:sz="0" w:space="0" w:color="auto"/>
                    <w:right w:val="none" w:sz="0" w:space="0" w:color="auto"/>
                  </w:divBdr>
                </w:div>
                <w:div w:id="805469900">
                  <w:marLeft w:val="270"/>
                  <w:marRight w:val="0"/>
                  <w:marTop w:val="0"/>
                  <w:marBottom w:val="0"/>
                  <w:divBdr>
                    <w:top w:val="none" w:sz="0" w:space="0" w:color="auto"/>
                    <w:left w:val="none" w:sz="0" w:space="0" w:color="auto"/>
                    <w:bottom w:val="none" w:sz="0" w:space="0" w:color="auto"/>
                    <w:right w:val="none" w:sz="0" w:space="0" w:color="auto"/>
                  </w:divBdr>
                </w:div>
                <w:div w:id="1152483210">
                  <w:marLeft w:val="270"/>
                  <w:marRight w:val="0"/>
                  <w:marTop w:val="0"/>
                  <w:marBottom w:val="0"/>
                  <w:divBdr>
                    <w:top w:val="none" w:sz="0" w:space="0" w:color="auto"/>
                    <w:left w:val="none" w:sz="0" w:space="0" w:color="auto"/>
                    <w:bottom w:val="none" w:sz="0" w:space="0" w:color="auto"/>
                    <w:right w:val="none" w:sz="0" w:space="0" w:color="auto"/>
                  </w:divBdr>
                </w:div>
                <w:div w:id="1271399245">
                  <w:marLeft w:val="270"/>
                  <w:marRight w:val="0"/>
                  <w:marTop w:val="0"/>
                  <w:marBottom w:val="0"/>
                  <w:divBdr>
                    <w:top w:val="none" w:sz="0" w:space="0" w:color="auto"/>
                    <w:left w:val="none" w:sz="0" w:space="0" w:color="auto"/>
                    <w:bottom w:val="none" w:sz="0" w:space="0" w:color="auto"/>
                    <w:right w:val="none" w:sz="0" w:space="0" w:color="auto"/>
                  </w:divBdr>
                </w:div>
                <w:div w:id="1510758938">
                  <w:marLeft w:val="270"/>
                  <w:marRight w:val="0"/>
                  <w:marTop w:val="0"/>
                  <w:marBottom w:val="0"/>
                  <w:divBdr>
                    <w:top w:val="none" w:sz="0" w:space="0" w:color="auto"/>
                    <w:left w:val="none" w:sz="0" w:space="0" w:color="auto"/>
                    <w:bottom w:val="none" w:sz="0" w:space="0" w:color="auto"/>
                    <w:right w:val="none" w:sz="0" w:space="0" w:color="auto"/>
                  </w:divBdr>
                </w:div>
                <w:div w:id="1581061377">
                  <w:marLeft w:val="270"/>
                  <w:marRight w:val="0"/>
                  <w:marTop w:val="0"/>
                  <w:marBottom w:val="0"/>
                  <w:divBdr>
                    <w:top w:val="none" w:sz="0" w:space="0" w:color="auto"/>
                    <w:left w:val="none" w:sz="0" w:space="0" w:color="auto"/>
                    <w:bottom w:val="none" w:sz="0" w:space="0" w:color="auto"/>
                    <w:right w:val="none" w:sz="0" w:space="0" w:color="auto"/>
                  </w:divBdr>
                </w:div>
                <w:div w:id="1657764750">
                  <w:marLeft w:val="270"/>
                  <w:marRight w:val="0"/>
                  <w:marTop w:val="0"/>
                  <w:marBottom w:val="0"/>
                  <w:divBdr>
                    <w:top w:val="none" w:sz="0" w:space="0" w:color="auto"/>
                    <w:left w:val="none" w:sz="0" w:space="0" w:color="auto"/>
                    <w:bottom w:val="none" w:sz="0" w:space="0" w:color="auto"/>
                    <w:right w:val="none" w:sz="0" w:space="0" w:color="auto"/>
                  </w:divBdr>
                </w:div>
                <w:div w:id="1686200980">
                  <w:marLeft w:val="270"/>
                  <w:marRight w:val="0"/>
                  <w:marTop w:val="0"/>
                  <w:marBottom w:val="0"/>
                  <w:divBdr>
                    <w:top w:val="none" w:sz="0" w:space="0" w:color="auto"/>
                    <w:left w:val="none" w:sz="0" w:space="0" w:color="auto"/>
                    <w:bottom w:val="none" w:sz="0" w:space="0" w:color="auto"/>
                    <w:right w:val="none" w:sz="0" w:space="0" w:color="auto"/>
                  </w:divBdr>
                </w:div>
                <w:div w:id="1802576808">
                  <w:marLeft w:val="270"/>
                  <w:marRight w:val="0"/>
                  <w:marTop w:val="0"/>
                  <w:marBottom w:val="0"/>
                  <w:divBdr>
                    <w:top w:val="none" w:sz="0" w:space="0" w:color="auto"/>
                    <w:left w:val="none" w:sz="0" w:space="0" w:color="auto"/>
                    <w:bottom w:val="none" w:sz="0" w:space="0" w:color="auto"/>
                    <w:right w:val="none" w:sz="0" w:space="0" w:color="auto"/>
                  </w:divBdr>
                  <w:divsChild>
                    <w:div w:id="16006334">
                      <w:marLeft w:val="0"/>
                      <w:marRight w:val="0"/>
                      <w:marTop w:val="0"/>
                      <w:marBottom w:val="0"/>
                      <w:divBdr>
                        <w:top w:val="none" w:sz="0" w:space="0" w:color="auto"/>
                        <w:left w:val="none" w:sz="0" w:space="0" w:color="auto"/>
                        <w:bottom w:val="none" w:sz="0" w:space="0" w:color="auto"/>
                        <w:right w:val="none" w:sz="0" w:space="0" w:color="auto"/>
                      </w:divBdr>
                    </w:div>
                    <w:div w:id="1865555850">
                      <w:marLeft w:val="0"/>
                      <w:marRight w:val="0"/>
                      <w:marTop w:val="0"/>
                      <w:marBottom w:val="0"/>
                      <w:divBdr>
                        <w:top w:val="none" w:sz="0" w:space="0" w:color="auto"/>
                        <w:left w:val="none" w:sz="0" w:space="0" w:color="auto"/>
                        <w:bottom w:val="none" w:sz="0" w:space="0" w:color="auto"/>
                        <w:right w:val="none" w:sz="0" w:space="0" w:color="auto"/>
                      </w:divBdr>
                    </w:div>
                    <w:div w:id="2043361462">
                      <w:marLeft w:val="0"/>
                      <w:marRight w:val="0"/>
                      <w:marTop w:val="0"/>
                      <w:marBottom w:val="0"/>
                      <w:divBdr>
                        <w:top w:val="none" w:sz="0" w:space="0" w:color="auto"/>
                        <w:left w:val="none" w:sz="0" w:space="0" w:color="auto"/>
                        <w:bottom w:val="none" w:sz="0" w:space="0" w:color="auto"/>
                        <w:right w:val="none" w:sz="0" w:space="0" w:color="auto"/>
                      </w:divBdr>
                    </w:div>
                  </w:divsChild>
                </w:div>
                <w:div w:id="2004776432">
                  <w:marLeft w:val="270"/>
                  <w:marRight w:val="0"/>
                  <w:marTop w:val="0"/>
                  <w:marBottom w:val="0"/>
                  <w:divBdr>
                    <w:top w:val="none" w:sz="0" w:space="0" w:color="auto"/>
                    <w:left w:val="none" w:sz="0" w:space="0" w:color="auto"/>
                    <w:bottom w:val="none" w:sz="0" w:space="0" w:color="auto"/>
                    <w:right w:val="none" w:sz="0" w:space="0" w:color="auto"/>
                  </w:divBdr>
                </w:div>
                <w:div w:id="2029940427">
                  <w:marLeft w:val="27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816897">
      <w:bodyDiv w:val="1"/>
      <w:marLeft w:val="0"/>
      <w:marRight w:val="0"/>
      <w:marTop w:val="0"/>
      <w:marBottom w:val="0"/>
      <w:divBdr>
        <w:top w:val="none" w:sz="0" w:space="0" w:color="auto"/>
        <w:left w:val="none" w:sz="0" w:space="0" w:color="auto"/>
        <w:bottom w:val="none" w:sz="0" w:space="0" w:color="auto"/>
        <w:right w:val="none" w:sz="0" w:space="0" w:color="auto"/>
      </w:divBdr>
      <w:divsChild>
        <w:div w:id="542250156">
          <w:marLeft w:val="0"/>
          <w:marRight w:val="0"/>
          <w:marTop w:val="0"/>
          <w:marBottom w:val="0"/>
          <w:divBdr>
            <w:top w:val="none" w:sz="0" w:space="0" w:color="auto"/>
            <w:left w:val="none" w:sz="0" w:space="0" w:color="auto"/>
            <w:bottom w:val="none" w:sz="0" w:space="0" w:color="auto"/>
            <w:right w:val="none" w:sz="0" w:space="0" w:color="auto"/>
          </w:divBdr>
          <w:divsChild>
            <w:div w:id="630523060">
              <w:marLeft w:val="0"/>
              <w:marRight w:val="0"/>
              <w:marTop w:val="0"/>
              <w:marBottom w:val="0"/>
              <w:divBdr>
                <w:top w:val="none" w:sz="0" w:space="0" w:color="auto"/>
                <w:left w:val="none" w:sz="0" w:space="0" w:color="auto"/>
                <w:bottom w:val="none" w:sz="0" w:space="0" w:color="auto"/>
                <w:right w:val="none" w:sz="0" w:space="0" w:color="auto"/>
              </w:divBdr>
              <w:divsChild>
                <w:div w:id="1049647455">
                  <w:marLeft w:val="0"/>
                  <w:marRight w:val="0"/>
                  <w:marTop w:val="0"/>
                  <w:marBottom w:val="0"/>
                  <w:divBdr>
                    <w:top w:val="none" w:sz="0" w:space="0" w:color="auto"/>
                    <w:left w:val="none" w:sz="0" w:space="0" w:color="auto"/>
                    <w:bottom w:val="none" w:sz="0" w:space="0" w:color="auto"/>
                    <w:right w:val="none" w:sz="0" w:space="0" w:color="auto"/>
                  </w:divBdr>
                  <w:divsChild>
                    <w:div w:id="60897238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126894940">
              <w:marLeft w:val="0"/>
              <w:marRight w:val="0"/>
              <w:marTop w:val="0"/>
              <w:marBottom w:val="0"/>
              <w:divBdr>
                <w:top w:val="none" w:sz="0" w:space="0" w:color="auto"/>
                <w:left w:val="none" w:sz="0" w:space="0" w:color="auto"/>
                <w:bottom w:val="none" w:sz="0" w:space="0" w:color="auto"/>
                <w:right w:val="none" w:sz="0" w:space="0" w:color="auto"/>
              </w:divBdr>
              <w:divsChild>
                <w:div w:id="224268629">
                  <w:marLeft w:val="0"/>
                  <w:marRight w:val="0"/>
                  <w:marTop w:val="0"/>
                  <w:marBottom w:val="0"/>
                  <w:divBdr>
                    <w:top w:val="none" w:sz="0" w:space="0" w:color="auto"/>
                    <w:left w:val="none" w:sz="0" w:space="0" w:color="auto"/>
                    <w:bottom w:val="none" w:sz="0" w:space="0" w:color="auto"/>
                    <w:right w:val="none" w:sz="0" w:space="0" w:color="auto"/>
                  </w:divBdr>
                </w:div>
                <w:div w:id="485821738">
                  <w:marLeft w:val="0"/>
                  <w:marRight w:val="0"/>
                  <w:marTop w:val="0"/>
                  <w:marBottom w:val="0"/>
                  <w:divBdr>
                    <w:top w:val="none" w:sz="0" w:space="0" w:color="auto"/>
                    <w:left w:val="none" w:sz="0" w:space="0" w:color="auto"/>
                    <w:bottom w:val="none" w:sz="0" w:space="0" w:color="auto"/>
                    <w:right w:val="none" w:sz="0" w:space="0" w:color="auto"/>
                  </w:divBdr>
                </w:div>
                <w:div w:id="748186860">
                  <w:marLeft w:val="270"/>
                  <w:marRight w:val="0"/>
                  <w:marTop w:val="0"/>
                  <w:marBottom w:val="0"/>
                  <w:divBdr>
                    <w:top w:val="none" w:sz="0" w:space="0" w:color="auto"/>
                    <w:left w:val="none" w:sz="0" w:space="0" w:color="auto"/>
                    <w:bottom w:val="none" w:sz="0" w:space="0" w:color="auto"/>
                    <w:right w:val="none" w:sz="0" w:space="0" w:color="auto"/>
                  </w:divBdr>
                </w:div>
                <w:div w:id="1014919525">
                  <w:marLeft w:val="270"/>
                  <w:marRight w:val="0"/>
                  <w:marTop w:val="0"/>
                  <w:marBottom w:val="0"/>
                  <w:divBdr>
                    <w:top w:val="none" w:sz="0" w:space="0" w:color="auto"/>
                    <w:left w:val="none" w:sz="0" w:space="0" w:color="auto"/>
                    <w:bottom w:val="none" w:sz="0" w:space="0" w:color="auto"/>
                    <w:right w:val="none" w:sz="0" w:space="0" w:color="auto"/>
                  </w:divBdr>
                </w:div>
                <w:div w:id="1269655753">
                  <w:marLeft w:val="0"/>
                  <w:marRight w:val="0"/>
                  <w:marTop w:val="0"/>
                  <w:marBottom w:val="0"/>
                  <w:divBdr>
                    <w:top w:val="none" w:sz="0" w:space="0" w:color="auto"/>
                    <w:left w:val="none" w:sz="0" w:space="0" w:color="auto"/>
                    <w:bottom w:val="none" w:sz="0" w:space="0" w:color="auto"/>
                    <w:right w:val="none" w:sz="0" w:space="0" w:color="auto"/>
                  </w:divBdr>
                </w:div>
                <w:div w:id="1351450080">
                  <w:marLeft w:val="270"/>
                  <w:marRight w:val="0"/>
                  <w:marTop w:val="0"/>
                  <w:marBottom w:val="0"/>
                  <w:divBdr>
                    <w:top w:val="none" w:sz="0" w:space="0" w:color="auto"/>
                    <w:left w:val="none" w:sz="0" w:space="0" w:color="auto"/>
                    <w:bottom w:val="none" w:sz="0" w:space="0" w:color="auto"/>
                    <w:right w:val="none" w:sz="0" w:space="0" w:color="auto"/>
                  </w:divBdr>
                </w:div>
                <w:div w:id="1577401536">
                  <w:marLeft w:val="270"/>
                  <w:marRight w:val="0"/>
                  <w:marTop w:val="0"/>
                  <w:marBottom w:val="0"/>
                  <w:divBdr>
                    <w:top w:val="none" w:sz="0" w:space="0" w:color="auto"/>
                    <w:left w:val="none" w:sz="0" w:space="0" w:color="auto"/>
                    <w:bottom w:val="none" w:sz="0" w:space="0" w:color="auto"/>
                    <w:right w:val="none" w:sz="0" w:space="0" w:color="auto"/>
                  </w:divBdr>
                </w:div>
                <w:div w:id="1773159438">
                  <w:marLeft w:val="270"/>
                  <w:marRight w:val="0"/>
                  <w:marTop w:val="0"/>
                  <w:marBottom w:val="0"/>
                  <w:divBdr>
                    <w:top w:val="none" w:sz="0" w:space="0" w:color="auto"/>
                    <w:left w:val="none" w:sz="0" w:space="0" w:color="auto"/>
                    <w:bottom w:val="none" w:sz="0" w:space="0" w:color="auto"/>
                    <w:right w:val="none" w:sz="0" w:space="0" w:color="auto"/>
                  </w:divBdr>
                </w:div>
                <w:div w:id="1989243150">
                  <w:marLeft w:val="270"/>
                  <w:marRight w:val="0"/>
                  <w:marTop w:val="0"/>
                  <w:marBottom w:val="0"/>
                  <w:divBdr>
                    <w:top w:val="none" w:sz="0" w:space="0" w:color="auto"/>
                    <w:left w:val="none" w:sz="0" w:space="0" w:color="auto"/>
                    <w:bottom w:val="none" w:sz="0" w:space="0" w:color="auto"/>
                    <w:right w:val="none" w:sz="0" w:space="0" w:color="auto"/>
                  </w:divBdr>
                </w:div>
              </w:divsChild>
            </w:div>
            <w:div w:id="1508013168">
              <w:marLeft w:val="0"/>
              <w:marRight w:val="0"/>
              <w:marTop w:val="0"/>
              <w:marBottom w:val="0"/>
              <w:divBdr>
                <w:top w:val="none" w:sz="0" w:space="0" w:color="auto"/>
                <w:left w:val="none" w:sz="0" w:space="0" w:color="auto"/>
                <w:bottom w:val="none" w:sz="0" w:space="0" w:color="auto"/>
                <w:right w:val="none" w:sz="0" w:space="0" w:color="auto"/>
              </w:divBdr>
              <w:divsChild>
                <w:div w:id="126244182">
                  <w:marLeft w:val="270"/>
                  <w:marRight w:val="0"/>
                  <w:marTop w:val="0"/>
                  <w:marBottom w:val="0"/>
                  <w:divBdr>
                    <w:top w:val="none" w:sz="0" w:space="0" w:color="auto"/>
                    <w:left w:val="none" w:sz="0" w:space="0" w:color="auto"/>
                    <w:bottom w:val="none" w:sz="0" w:space="0" w:color="auto"/>
                    <w:right w:val="none" w:sz="0" w:space="0" w:color="auto"/>
                  </w:divBdr>
                </w:div>
                <w:div w:id="798377238">
                  <w:marLeft w:val="270"/>
                  <w:marRight w:val="0"/>
                  <w:marTop w:val="0"/>
                  <w:marBottom w:val="0"/>
                  <w:divBdr>
                    <w:top w:val="none" w:sz="0" w:space="0" w:color="auto"/>
                    <w:left w:val="none" w:sz="0" w:space="0" w:color="auto"/>
                    <w:bottom w:val="none" w:sz="0" w:space="0" w:color="auto"/>
                    <w:right w:val="none" w:sz="0" w:space="0" w:color="auto"/>
                  </w:divBdr>
                </w:div>
                <w:div w:id="1628583641">
                  <w:marLeft w:val="270"/>
                  <w:marRight w:val="0"/>
                  <w:marTop w:val="0"/>
                  <w:marBottom w:val="0"/>
                  <w:divBdr>
                    <w:top w:val="none" w:sz="0" w:space="0" w:color="auto"/>
                    <w:left w:val="none" w:sz="0" w:space="0" w:color="auto"/>
                    <w:bottom w:val="none" w:sz="0" w:space="0" w:color="auto"/>
                    <w:right w:val="none" w:sz="0" w:space="0" w:color="auto"/>
                  </w:divBdr>
                </w:div>
                <w:div w:id="1868639221">
                  <w:marLeft w:val="270"/>
                  <w:marRight w:val="0"/>
                  <w:marTop w:val="0"/>
                  <w:marBottom w:val="0"/>
                  <w:divBdr>
                    <w:top w:val="none" w:sz="0" w:space="0" w:color="auto"/>
                    <w:left w:val="none" w:sz="0" w:space="0" w:color="auto"/>
                    <w:bottom w:val="none" w:sz="0" w:space="0" w:color="auto"/>
                    <w:right w:val="none" w:sz="0" w:space="0" w:color="auto"/>
                  </w:divBdr>
                  <w:divsChild>
                    <w:div w:id="538277958">
                      <w:marLeft w:val="0"/>
                      <w:marRight w:val="0"/>
                      <w:marTop w:val="0"/>
                      <w:marBottom w:val="0"/>
                      <w:divBdr>
                        <w:top w:val="none" w:sz="0" w:space="0" w:color="auto"/>
                        <w:left w:val="none" w:sz="0" w:space="0" w:color="auto"/>
                        <w:bottom w:val="none" w:sz="0" w:space="0" w:color="auto"/>
                        <w:right w:val="none" w:sz="0" w:space="0" w:color="auto"/>
                      </w:divBdr>
                    </w:div>
                    <w:div w:id="759446022">
                      <w:marLeft w:val="0"/>
                      <w:marRight w:val="0"/>
                      <w:marTop w:val="0"/>
                      <w:marBottom w:val="0"/>
                      <w:divBdr>
                        <w:top w:val="none" w:sz="0" w:space="0" w:color="auto"/>
                        <w:left w:val="none" w:sz="0" w:space="0" w:color="auto"/>
                        <w:bottom w:val="none" w:sz="0" w:space="0" w:color="auto"/>
                        <w:right w:val="none" w:sz="0" w:space="0" w:color="auto"/>
                      </w:divBdr>
                    </w:div>
                    <w:div w:id="90552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308561">
              <w:marLeft w:val="0"/>
              <w:marRight w:val="0"/>
              <w:marTop w:val="0"/>
              <w:marBottom w:val="0"/>
              <w:divBdr>
                <w:top w:val="none" w:sz="0" w:space="0" w:color="auto"/>
                <w:left w:val="none" w:sz="0" w:space="0" w:color="auto"/>
                <w:bottom w:val="none" w:sz="0" w:space="0" w:color="auto"/>
                <w:right w:val="none" w:sz="0" w:space="0" w:color="auto"/>
              </w:divBdr>
            </w:div>
            <w:div w:id="2146189971">
              <w:marLeft w:val="0"/>
              <w:marRight w:val="0"/>
              <w:marTop w:val="0"/>
              <w:marBottom w:val="0"/>
              <w:divBdr>
                <w:top w:val="none" w:sz="0" w:space="0" w:color="auto"/>
                <w:left w:val="none" w:sz="0" w:space="0" w:color="auto"/>
                <w:bottom w:val="none" w:sz="0" w:space="0" w:color="auto"/>
                <w:right w:val="none" w:sz="0" w:space="0" w:color="auto"/>
              </w:divBdr>
            </w:div>
          </w:divsChild>
        </w:div>
        <w:div w:id="1874537018">
          <w:marLeft w:val="240"/>
          <w:marRight w:val="240"/>
          <w:marTop w:val="240"/>
          <w:marBottom w:val="240"/>
          <w:divBdr>
            <w:top w:val="none" w:sz="0" w:space="0" w:color="auto"/>
            <w:left w:val="none" w:sz="0" w:space="0" w:color="auto"/>
            <w:bottom w:val="none" w:sz="0" w:space="0" w:color="auto"/>
            <w:right w:val="none" w:sz="0" w:space="0" w:color="auto"/>
          </w:divBdr>
        </w:div>
      </w:divsChild>
    </w:div>
    <w:div w:id="660623172">
      <w:bodyDiv w:val="1"/>
      <w:marLeft w:val="0"/>
      <w:marRight w:val="0"/>
      <w:marTop w:val="0"/>
      <w:marBottom w:val="0"/>
      <w:divBdr>
        <w:top w:val="none" w:sz="0" w:space="0" w:color="auto"/>
        <w:left w:val="none" w:sz="0" w:space="0" w:color="auto"/>
        <w:bottom w:val="none" w:sz="0" w:space="0" w:color="auto"/>
        <w:right w:val="none" w:sz="0" w:space="0" w:color="auto"/>
      </w:divBdr>
      <w:divsChild>
        <w:div w:id="1389306724">
          <w:marLeft w:val="240"/>
          <w:marRight w:val="240"/>
          <w:marTop w:val="240"/>
          <w:marBottom w:val="240"/>
          <w:divBdr>
            <w:top w:val="none" w:sz="0" w:space="0" w:color="auto"/>
            <w:left w:val="none" w:sz="0" w:space="0" w:color="auto"/>
            <w:bottom w:val="none" w:sz="0" w:space="0" w:color="auto"/>
            <w:right w:val="none" w:sz="0" w:space="0" w:color="auto"/>
          </w:divBdr>
        </w:div>
        <w:div w:id="1477260146">
          <w:marLeft w:val="0"/>
          <w:marRight w:val="0"/>
          <w:marTop w:val="0"/>
          <w:marBottom w:val="0"/>
          <w:divBdr>
            <w:top w:val="none" w:sz="0" w:space="0" w:color="auto"/>
            <w:left w:val="none" w:sz="0" w:space="0" w:color="auto"/>
            <w:bottom w:val="none" w:sz="0" w:space="0" w:color="auto"/>
            <w:right w:val="none" w:sz="0" w:space="0" w:color="auto"/>
          </w:divBdr>
          <w:divsChild>
            <w:div w:id="641470094">
              <w:marLeft w:val="0"/>
              <w:marRight w:val="0"/>
              <w:marTop w:val="0"/>
              <w:marBottom w:val="0"/>
              <w:divBdr>
                <w:top w:val="none" w:sz="0" w:space="0" w:color="auto"/>
                <w:left w:val="none" w:sz="0" w:space="0" w:color="auto"/>
                <w:bottom w:val="none" w:sz="0" w:space="0" w:color="auto"/>
                <w:right w:val="none" w:sz="0" w:space="0" w:color="auto"/>
              </w:divBdr>
              <w:divsChild>
                <w:div w:id="168757966">
                  <w:marLeft w:val="270"/>
                  <w:marRight w:val="0"/>
                  <w:marTop w:val="0"/>
                  <w:marBottom w:val="0"/>
                  <w:divBdr>
                    <w:top w:val="none" w:sz="0" w:space="0" w:color="auto"/>
                    <w:left w:val="none" w:sz="0" w:space="0" w:color="auto"/>
                    <w:bottom w:val="none" w:sz="0" w:space="0" w:color="auto"/>
                    <w:right w:val="none" w:sz="0" w:space="0" w:color="auto"/>
                  </w:divBdr>
                </w:div>
                <w:div w:id="480468688">
                  <w:marLeft w:val="270"/>
                  <w:marRight w:val="0"/>
                  <w:marTop w:val="0"/>
                  <w:marBottom w:val="0"/>
                  <w:divBdr>
                    <w:top w:val="none" w:sz="0" w:space="0" w:color="auto"/>
                    <w:left w:val="none" w:sz="0" w:space="0" w:color="auto"/>
                    <w:bottom w:val="none" w:sz="0" w:space="0" w:color="auto"/>
                    <w:right w:val="none" w:sz="0" w:space="0" w:color="auto"/>
                  </w:divBdr>
                </w:div>
                <w:div w:id="819275722">
                  <w:marLeft w:val="270"/>
                  <w:marRight w:val="0"/>
                  <w:marTop w:val="0"/>
                  <w:marBottom w:val="0"/>
                  <w:divBdr>
                    <w:top w:val="none" w:sz="0" w:space="0" w:color="auto"/>
                    <w:left w:val="none" w:sz="0" w:space="0" w:color="auto"/>
                    <w:bottom w:val="none" w:sz="0" w:space="0" w:color="auto"/>
                    <w:right w:val="none" w:sz="0" w:space="0" w:color="auto"/>
                  </w:divBdr>
                </w:div>
                <w:div w:id="964509515">
                  <w:marLeft w:val="270"/>
                  <w:marRight w:val="0"/>
                  <w:marTop w:val="0"/>
                  <w:marBottom w:val="0"/>
                  <w:divBdr>
                    <w:top w:val="none" w:sz="0" w:space="0" w:color="auto"/>
                    <w:left w:val="none" w:sz="0" w:space="0" w:color="auto"/>
                    <w:bottom w:val="none" w:sz="0" w:space="0" w:color="auto"/>
                    <w:right w:val="none" w:sz="0" w:space="0" w:color="auto"/>
                  </w:divBdr>
                  <w:divsChild>
                    <w:div w:id="33510519">
                      <w:marLeft w:val="0"/>
                      <w:marRight w:val="0"/>
                      <w:marTop w:val="0"/>
                      <w:marBottom w:val="0"/>
                      <w:divBdr>
                        <w:top w:val="none" w:sz="0" w:space="0" w:color="auto"/>
                        <w:left w:val="none" w:sz="0" w:space="0" w:color="auto"/>
                        <w:bottom w:val="none" w:sz="0" w:space="0" w:color="auto"/>
                        <w:right w:val="none" w:sz="0" w:space="0" w:color="auto"/>
                      </w:divBdr>
                    </w:div>
                    <w:div w:id="351491734">
                      <w:marLeft w:val="0"/>
                      <w:marRight w:val="0"/>
                      <w:marTop w:val="0"/>
                      <w:marBottom w:val="0"/>
                      <w:divBdr>
                        <w:top w:val="none" w:sz="0" w:space="0" w:color="auto"/>
                        <w:left w:val="none" w:sz="0" w:space="0" w:color="auto"/>
                        <w:bottom w:val="none" w:sz="0" w:space="0" w:color="auto"/>
                        <w:right w:val="none" w:sz="0" w:space="0" w:color="auto"/>
                      </w:divBdr>
                    </w:div>
                    <w:div w:id="1831676488">
                      <w:marLeft w:val="0"/>
                      <w:marRight w:val="0"/>
                      <w:marTop w:val="0"/>
                      <w:marBottom w:val="0"/>
                      <w:divBdr>
                        <w:top w:val="none" w:sz="0" w:space="0" w:color="auto"/>
                        <w:left w:val="none" w:sz="0" w:space="0" w:color="auto"/>
                        <w:bottom w:val="none" w:sz="0" w:space="0" w:color="auto"/>
                        <w:right w:val="none" w:sz="0" w:space="0" w:color="auto"/>
                      </w:divBdr>
                    </w:div>
                  </w:divsChild>
                </w:div>
                <w:div w:id="1285386737">
                  <w:marLeft w:val="270"/>
                  <w:marRight w:val="0"/>
                  <w:marTop w:val="0"/>
                  <w:marBottom w:val="0"/>
                  <w:divBdr>
                    <w:top w:val="none" w:sz="0" w:space="0" w:color="auto"/>
                    <w:left w:val="none" w:sz="0" w:space="0" w:color="auto"/>
                    <w:bottom w:val="none" w:sz="0" w:space="0" w:color="auto"/>
                    <w:right w:val="none" w:sz="0" w:space="0" w:color="auto"/>
                  </w:divBdr>
                </w:div>
                <w:div w:id="1431730689">
                  <w:marLeft w:val="270"/>
                  <w:marRight w:val="0"/>
                  <w:marTop w:val="0"/>
                  <w:marBottom w:val="0"/>
                  <w:divBdr>
                    <w:top w:val="none" w:sz="0" w:space="0" w:color="auto"/>
                    <w:left w:val="none" w:sz="0" w:space="0" w:color="auto"/>
                    <w:bottom w:val="none" w:sz="0" w:space="0" w:color="auto"/>
                    <w:right w:val="none" w:sz="0" w:space="0" w:color="auto"/>
                  </w:divBdr>
                  <w:divsChild>
                    <w:div w:id="57484153">
                      <w:marLeft w:val="0"/>
                      <w:marRight w:val="0"/>
                      <w:marTop w:val="0"/>
                      <w:marBottom w:val="0"/>
                      <w:divBdr>
                        <w:top w:val="none" w:sz="0" w:space="0" w:color="auto"/>
                        <w:left w:val="none" w:sz="0" w:space="0" w:color="auto"/>
                        <w:bottom w:val="none" w:sz="0" w:space="0" w:color="auto"/>
                        <w:right w:val="none" w:sz="0" w:space="0" w:color="auto"/>
                      </w:divBdr>
                    </w:div>
                    <w:div w:id="1372071472">
                      <w:marLeft w:val="0"/>
                      <w:marRight w:val="0"/>
                      <w:marTop w:val="0"/>
                      <w:marBottom w:val="0"/>
                      <w:divBdr>
                        <w:top w:val="none" w:sz="0" w:space="0" w:color="auto"/>
                        <w:left w:val="none" w:sz="0" w:space="0" w:color="auto"/>
                        <w:bottom w:val="none" w:sz="0" w:space="0" w:color="auto"/>
                        <w:right w:val="none" w:sz="0" w:space="0" w:color="auto"/>
                      </w:divBdr>
                    </w:div>
                    <w:div w:id="2115054682">
                      <w:marLeft w:val="0"/>
                      <w:marRight w:val="0"/>
                      <w:marTop w:val="0"/>
                      <w:marBottom w:val="0"/>
                      <w:divBdr>
                        <w:top w:val="none" w:sz="0" w:space="0" w:color="auto"/>
                        <w:left w:val="none" w:sz="0" w:space="0" w:color="auto"/>
                        <w:bottom w:val="none" w:sz="0" w:space="0" w:color="auto"/>
                        <w:right w:val="none" w:sz="0" w:space="0" w:color="auto"/>
                      </w:divBdr>
                    </w:div>
                  </w:divsChild>
                </w:div>
                <w:div w:id="1869221246">
                  <w:marLeft w:val="270"/>
                  <w:marRight w:val="0"/>
                  <w:marTop w:val="0"/>
                  <w:marBottom w:val="0"/>
                  <w:divBdr>
                    <w:top w:val="none" w:sz="0" w:space="0" w:color="auto"/>
                    <w:left w:val="none" w:sz="0" w:space="0" w:color="auto"/>
                    <w:bottom w:val="none" w:sz="0" w:space="0" w:color="auto"/>
                    <w:right w:val="none" w:sz="0" w:space="0" w:color="auto"/>
                  </w:divBdr>
                </w:div>
              </w:divsChild>
            </w:div>
            <w:div w:id="1085301739">
              <w:marLeft w:val="0"/>
              <w:marRight w:val="0"/>
              <w:marTop w:val="0"/>
              <w:marBottom w:val="0"/>
              <w:divBdr>
                <w:top w:val="none" w:sz="0" w:space="0" w:color="auto"/>
                <w:left w:val="none" w:sz="0" w:space="0" w:color="auto"/>
                <w:bottom w:val="none" w:sz="0" w:space="0" w:color="auto"/>
                <w:right w:val="none" w:sz="0" w:space="0" w:color="auto"/>
              </w:divBdr>
              <w:divsChild>
                <w:div w:id="36439033">
                  <w:marLeft w:val="0"/>
                  <w:marRight w:val="0"/>
                  <w:marTop w:val="0"/>
                  <w:marBottom w:val="0"/>
                  <w:divBdr>
                    <w:top w:val="none" w:sz="0" w:space="0" w:color="auto"/>
                    <w:left w:val="none" w:sz="0" w:space="0" w:color="auto"/>
                    <w:bottom w:val="none" w:sz="0" w:space="0" w:color="auto"/>
                    <w:right w:val="none" w:sz="0" w:space="0" w:color="auto"/>
                  </w:divBdr>
                </w:div>
                <w:div w:id="156893477">
                  <w:marLeft w:val="0"/>
                  <w:marRight w:val="0"/>
                  <w:marTop w:val="0"/>
                  <w:marBottom w:val="0"/>
                  <w:divBdr>
                    <w:top w:val="none" w:sz="0" w:space="0" w:color="auto"/>
                    <w:left w:val="none" w:sz="0" w:space="0" w:color="auto"/>
                    <w:bottom w:val="none" w:sz="0" w:space="0" w:color="auto"/>
                    <w:right w:val="none" w:sz="0" w:space="0" w:color="auto"/>
                  </w:divBdr>
                </w:div>
                <w:div w:id="199437477">
                  <w:marLeft w:val="270"/>
                  <w:marRight w:val="0"/>
                  <w:marTop w:val="0"/>
                  <w:marBottom w:val="0"/>
                  <w:divBdr>
                    <w:top w:val="none" w:sz="0" w:space="0" w:color="auto"/>
                    <w:left w:val="none" w:sz="0" w:space="0" w:color="auto"/>
                    <w:bottom w:val="none" w:sz="0" w:space="0" w:color="auto"/>
                    <w:right w:val="none" w:sz="0" w:space="0" w:color="auto"/>
                  </w:divBdr>
                </w:div>
                <w:div w:id="683822659">
                  <w:marLeft w:val="270"/>
                  <w:marRight w:val="0"/>
                  <w:marTop w:val="0"/>
                  <w:marBottom w:val="0"/>
                  <w:divBdr>
                    <w:top w:val="none" w:sz="0" w:space="0" w:color="auto"/>
                    <w:left w:val="none" w:sz="0" w:space="0" w:color="auto"/>
                    <w:bottom w:val="none" w:sz="0" w:space="0" w:color="auto"/>
                    <w:right w:val="none" w:sz="0" w:space="0" w:color="auto"/>
                  </w:divBdr>
                </w:div>
                <w:div w:id="970791189">
                  <w:marLeft w:val="270"/>
                  <w:marRight w:val="0"/>
                  <w:marTop w:val="0"/>
                  <w:marBottom w:val="0"/>
                  <w:divBdr>
                    <w:top w:val="none" w:sz="0" w:space="0" w:color="auto"/>
                    <w:left w:val="none" w:sz="0" w:space="0" w:color="auto"/>
                    <w:bottom w:val="none" w:sz="0" w:space="0" w:color="auto"/>
                    <w:right w:val="none" w:sz="0" w:space="0" w:color="auto"/>
                  </w:divBdr>
                </w:div>
                <w:div w:id="1490830008">
                  <w:marLeft w:val="270"/>
                  <w:marRight w:val="0"/>
                  <w:marTop w:val="0"/>
                  <w:marBottom w:val="0"/>
                  <w:divBdr>
                    <w:top w:val="none" w:sz="0" w:space="0" w:color="auto"/>
                    <w:left w:val="none" w:sz="0" w:space="0" w:color="auto"/>
                    <w:bottom w:val="none" w:sz="0" w:space="0" w:color="auto"/>
                    <w:right w:val="none" w:sz="0" w:space="0" w:color="auto"/>
                  </w:divBdr>
                </w:div>
                <w:div w:id="1502894420">
                  <w:marLeft w:val="270"/>
                  <w:marRight w:val="0"/>
                  <w:marTop w:val="0"/>
                  <w:marBottom w:val="0"/>
                  <w:divBdr>
                    <w:top w:val="none" w:sz="0" w:space="0" w:color="auto"/>
                    <w:left w:val="none" w:sz="0" w:space="0" w:color="auto"/>
                    <w:bottom w:val="none" w:sz="0" w:space="0" w:color="auto"/>
                    <w:right w:val="none" w:sz="0" w:space="0" w:color="auto"/>
                  </w:divBdr>
                </w:div>
                <w:div w:id="1527058172">
                  <w:marLeft w:val="270"/>
                  <w:marRight w:val="0"/>
                  <w:marTop w:val="0"/>
                  <w:marBottom w:val="0"/>
                  <w:divBdr>
                    <w:top w:val="none" w:sz="0" w:space="0" w:color="auto"/>
                    <w:left w:val="none" w:sz="0" w:space="0" w:color="auto"/>
                    <w:bottom w:val="none" w:sz="0" w:space="0" w:color="auto"/>
                    <w:right w:val="none" w:sz="0" w:space="0" w:color="auto"/>
                  </w:divBdr>
                </w:div>
                <w:div w:id="1766265787">
                  <w:marLeft w:val="0"/>
                  <w:marRight w:val="0"/>
                  <w:marTop w:val="0"/>
                  <w:marBottom w:val="0"/>
                  <w:divBdr>
                    <w:top w:val="none" w:sz="0" w:space="0" w:color="auto"/>
                    <w:left w:val="none" w:sz="0" w:space="0" w:color="auto"/>
                    <w:bottom w:val="none" w:sz="0" w:space="0" w:color="auto"/>
                    <w:right w:val="none" w:sz="0" w:space="0" w:color="auto"/>
                  </w:divBdr>
                </w:div>
              </w:divsChild>
            </w:div>
            <w:div w:id="1241983915">
              <w:marLeft w:val="0"/>
              <w:marRight w:val="0"/>
              <w:marTop w:val="0"/>
              <w:marBottom w:val="0"/>
              <w:divBdr>
                <w:top w:val="none" w:sz="0" w:space="0" w:color="auto"/>
                <w:left w:val="none" w:sz="0" w:space="0" w:color="auto"/>
                <w:bottom w:val="none" w:sz="0" w:space="0" w:color="auto"/>
                <w:right w:val="none" w:sz="0" w:space="0" w:color="auto"/>
              </w:divBdr>
              <w:divsChild>
                <w:div w:id="112670716">
                  <w:marLeft w:val="0"/>
                  <w:marRight w:val="0"/>
                  <w:marTop w:val="0"/>
                  <w:marBottom w:val="0"/>
                  <w:divBdr>
                    <w:top w:val="none" w:sz="0" w:space="0" w:color="auto"/>
                    <w:left w:val="none" w:sz="0" w:space="0" w:color="auto"/>
                    <w:bottom w:val="none" w:sz="0" w:space="0" w:color="auto"/>
                    <w:right w:val="none" w:sz="0" w:space="0" w:color="auto"/>
                  </w:divBdr>
                  <w:divsChild>
                    <w:div w:id="907374376">
                      <w:marLeft w:val="0"/>
                      <w:marRight w:val="0"/>
                      <w:marTop w:val="120"/>
                      <w:marBottom w:val="120"/>
                      <w:divBdr>
                        <w:top w:val="none" w:sz="0" w:space="0" w:color="auto"/>
                        <w:left w:val="none" w:sz="0" w:space="0" w:color="auto"/>
                        <w:bottom w:val="none" w:sz="0" w:space="0" w:color="auto"/>
                        <w:right w:val="none" w:sz="0" w:space="0" w:color="auto"/>
                      </w:divBdr>
                    </w:div>
                    <w:div w:id="1233003807">
                      <w:marLeft w:val="0"/>
                      <w:marRight w:val="0"/>
                      <w:marTop w:val="120"/>
                      <w:marBottom w:val="120"/>
                      <w:divBdr>
                        <w:top w:val="none" w:sz="0" w:space="0" w:color="auto"/>
                        <w:left w:val="none" w:sz="0" w:space="0" w:color="auto"/>
                        <w:bottom w:val="none" w:sz="0" w:space="0" w:color="auto"/>
                        <w:right w:val="none" w:sz="0" w:space="0" w:color="auto"/>
                      </w:divBdr>
                    </w:div>
                    <w:div w:id="1850949114">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35989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066563">
      <w:bodyDiv w:val="1"/>
      <w:marLeft w:val="0"/>
      <w:marRight w:val="0"/>
      <w:marTop w:val="0"/>
      <w:marBottom w:val="0"/>
      <w:divBdr>
        <w:top w:val="none" w:sz="0" w:space="0" w:color="auto"/>
        <w:left w:val="none" w:sz="0" w:space="0" w:color="auto"/>
        <w:bottom w:val="none" w:sz="0" w:space="0" w:color="auto"/>
        <w:right w:val="none" w:sz="0" w:space="0" w:color="auto"/>
      </w:divBdr>
      <w:divsChild>
        <w:div w:id="1643540616">
          <w:marLeft w:val="0"/>
          <w:marRight w:val="0"/>
          <w:marTop w:val="0"/>
          <w:marBottom w:val="0"/>
          <w:divBdr>
            <w:top w:val="none" w:sz="0" w:space="0" w:color="auto"/>
            <w:left w:val="none" w:sz="0" w:space="0" w:color="auto"/>
            <w:bottom w:val="none" w:sz="0" w:space="0" w:color="auto"/>
            <w:right w:val="none" w:sz="0" w:space="0" w:color="auto"/>
          </w:divBdr>
          <w:divsChild>
            <w:div w:id="204295919">
              <w:marLeft w:val="0"/>
              <w:marRight w:val="0"/>
              <w:marTop w:val="0"/>
              <w:marBottom w:val="0"/>
              <w:divBdr>
                <w:top w:val="none" w:sz="0" w:space="0" w:color="auto"/>
                <w:left w:val="none" w:sz="0" w:space="0" w:color="auto"/>
                <w:bottom w:val="none" w:sz="0" w:space="0" w:color="auto"/>
                <w:right w:val="none" w:sz="0" w:space="0" w:color="auto"/>
              </w:divBdr>
              <w:divsChild>
                <w:div w:id="40718149">
                  <w:marLeft w:val="270"/>
                  <w:marRight w:val="0"/>
                  <w:marTop w:val="0"/>
                  <w:marBottom w:val="0"/>
                  <w:divBdr>
                    <w:top w:val="none" w:sz="0" w:space="0" w:color="auto"/>
                    <w:left w:val="none" w:sz="0" w:space="0" w:color="auto"/>
                    <w:bottom w:val="none" w:sz="0" w:space="0" w:color="auto"/>
                    <w:right w:val="none" w:sz="0" w:space="0" w:color="auto"/>
                  </w:divBdr>
                </w:div>
                <w:div w:id="255793485">
                  <w:marLeft w:val="270"/>
                  <w:marRight w:val="0"/>
                  <w:marTop w:val="0"/>
                  <w:marBottom w:val="0"/>
                  <w:divBdr>
                    <w:top w:val="none" w:sz="0" w:space="0" w:color="auto"/>
                    <w:left w:val="none" w:sz="0" w:space="0" w:color="auto"/>
                    <w:bottom w:val="none" w:sz="0" w:space="0" w:color="auto"/>
                    <w:right w:val="none" w:sz="0" w:space="0" w:color="auto"/>
                  </w:divBdr>
                </w:div>
                <w:div w:id="514344234">
                  <w:marLeft w:val="270"/>
                  <w:marRight w:val="0"/>
                  <w:marTop w:val="0"/>
                  <w:marBottom w:val="0"/>
                  <w:divBdr>
                    <w:top w:val="none" w:sz="0" w:space="0" w:color="auto"/>
                    <w:left w:val="none" w:sz="0" w:space="0" w:color="auto"/>
                    <w:bottom w:val="none" w:sz="0" w:space="0" w:color="auto"/>
                    <w:right w:val="none" w:sz="0" w:space="0" w:color="auto"/>
                  </w:divBdr>
                </w:div>
                <w:div w:id="544607118">
                  <w:marLeft w:val="270"/>
                  <w:marRight w:val="0"/>
                  <w:marTop w:val="0"/>
                  <w:marBottom w:val="0"/>
                  <w:divBdr>
                    <w:top w:val="none" w:sz="0" w:space="0" w:color="auto"/>
                    <w:left w:val="none" w:sz="0" w:space="0" w:color="auto"/>
                    <w:bottom w:val="none" w:sz="0" w:space="0" w:color="auto"/>
                    <w:right w:val="none" w:sz="0" w:space="0" w:color="auto"/>
                  </w:divBdr>
                </w:div>
                <w:div w:id="972179339">
                  <w:marLeft w:val="270"/>
                  <w:marRight w:val="0"/>
                  <w:marTop w:val="0"/>
                  <w:marBottom w:val="0"/>
                  <w:divBdr>
                    <w:top w:val="none" w:sz="0" w:space="0" w:color="auto"/>
                    <w:left w:val="none" w:sz="0" w:space="0" w:color="auto"/>
                    <w:bottom w:val="none" w:sz="0" w:space="0" w:color="auto"/>
                    <w:right w:val="none" w:sz="0" w:space="0" w:color="auto"/>
                  </w:divBdr>
                </w:div>
                <w:div w:id="1223639267">
                  <w:marLeft w:val="270"/>
                  <w:marRight w:val="0"/>
                  <w:marTop w:val="0"/>
                  <w:marBottom w:val="0"/>
                  <w:divBdr>
                    <w:top w:val="none" w:sz="0" w:space="0" w:color="auto"/>
                    <w:left w:val="none" w:sz="0" w:space="0" w:color="auto"/>
                    <w:bottom w:val="none" w:sz="0" w:space="0" w:color="auto"/>
                    <w:right w:val="none" w:sz="0" w:space="0" w:color="auto"/>
                  </w:divBdr>
                </w:div>
                <w:div w:id="1278683588">
                  <w:marLeft w:val="270"/>
                  <w:marRight w:val="0"/>
                  <w:marTop w:val="0"/>
                  <w:marBottom w:val="0"/>
                  <w:divBdr>
                    <w:top w:val="none" w:sz="0" w:space="0" w:color="auto"/>
                    <w:left w:val="none" w:sz="0" w:space="0" w:color="auto"/>
                    <w:bottom w:val="none" w:sz="0" w:space="0" w:color="auto"/>
                    <w:right w:val="none" w:sz="0" w:space="0" w:color="auto"/>
                  </w:divBdr>
                </w:div>
                <w:div w:id="1317879724">
                  <w:marLeft w:val="270"/>
                  <w:marRight w:val="0"/>
                  <w:marTop w:val="0"/>
                  <w:marBottom w:val="0"/>
                  <w:divBdr>
                    <w:top w:val="none" w:sz="0" w:space="0" w:color="auto"/>
                    <w:left w:val="none" w:sz="0" w:space="0" w:color="auto"/>
                    <w:bottom w:val="none" w:sz="0" w:space="0" w:color="auto"/>
                    <w:right w:val="none" w:sz="0" w:space="0" w:color="auto"/>
                  </w:divBdr>
                </w:div>
                <w:div w:id="1359165781">
                  <w:marLeft w:val="270"/>
                  <w:marRight w:val="0"/>
                  <w:marTop w:val="0"/>
                  <w:marBottom w:val="0"/>
                  <w:divBdr>
                    <w:top w:val="none" w:sz="0" w:space="0" w:color="auto"/>
                    <w:left w:val="none" w:sz="0" w:space="0" w:color="auto"/>
                    <w:bottom w:val="none" w:sz="0" w:space="0" w:color="auto"/>
                    <w:right w:val="none" w:sz="0" w:space="0" w:color="auto"/>
                  </w:divBdr>
                </w:div>
                <w:div w:id="1394356608">
                  <w:marLeft w:val="270"/>
                  <w:marRight w:val="0"/>
                  <w:marTop w:val="0"/>
                  <w:marBottom w:val="0"/>
                  <w:divBdr>
                    <w:top w:val="none" w:sz="0" w:space="0" w:color="auto"/>
                    <w:left w:val="none" w:sz="0" w:space="0" w:color="auto"/>
                    <w:bottom w:val="none" w:sz="0" w:space="0" w:color="auto"/>
                    <w:right w:val="none" w:sz="0" w:space="0" w:color="auto"/>
                  </w:divBdr>
                </w:div>
                <w:div w:id="1437021480">
                  <w:marLeft w:val="270"/>
                  <w:marRight w:val="0"/>
                  <w:marTop w:val="0"/>
                  <w:marBottom w:val="0"/>
                  <w:divBdr>
                    <w:top w:val="none" w:sz="0" w:space="0" w:color="auto"/>
                    <w:left w:val="none" w:sz="0" w:space="0" w:color="auto"/>
                    <w:bottom w:val="none" w:sz="0" w:space="0" w:color="auto"/>
                    <w:right w:val="none" w:sz="0" w:space="0" w:color="auto"/>
                  </w:divBdr>
                </w:div>
                <w:div w:id="1628510649">
                  <w:marLeft w:val="270"/>
                  <w:marRight w:val="0"/>
                  <w:marTop w:val="0"/>
                  <w:marBottom w:val="0"/>
                  <w:divBdr>
                    <w:top w:val="none" w:sz="0" w:space="0" w:color="auto"/>
                    <w:left w:val="none" w:sz="0" w:space="0" w:color="auto"/>
                    <w:bottom w:val="none" w:sz="0" w:space="0" w:color="auto"/>
                    <w:right w:val="none" w:sz="0" w:space="0" w:color="auto"/>
                  </w:divBdr>
                </w:div>
                <w:div w:id="1693989972">
                  <w:marLeft w:val="270"/>
                  <w:marRight w:val="0"/>
                  <w:marTop w:val="0"/>
                  <w:marBottom w:val="0"/>
                  <w:divBdr>
                    <w:top w:val="none" w:sz="0" w:space="0" w:color="auto"/>
                    <w:left w:val="none" w:sz="0" w:space="0" w:color="auto"/>
                    <w:bottom w:val="none" w:sz="0" w:space="0" w:color="auto"/>
                    <w:right w:val="none" w:sz="0" w:space="0" w:color="auto"/>
                  </w:divBdr>
                </w:div>
                <w:div w:id="2016112188">
                  <w:marLeft w:val="270"/>
                  <w:marRight w:val="0"/>
                  <w:marTop w:val="0"/>
                  <w:marBottom w:val="0"/>
                  <w:divBdr>
                    <w:top w:val="none" w:sz="0" w:space="0" w:color="auto"/>
                    <w:left w:val="none" w:sz="0" w:space="0" w:color="auto"/>
                    <w:bottom w:val="none" w:sz="0" w:space="0" w:color="auto"/>
                    <w:right w:val="none" w:sz="0" w:space="0" w:color="auto"/>
                  </w:divBdr>
                </w:div>
              </w:divsChild>
            </w:div>
            <w:div w:id="1111557603">
              <w:marLeft w:val="0"/>
              <w:marRight w:val="0"/>
              <w:marTop w:val="0"/>
              <w:marBottom w:val="0"/>
              <w:divBdr>
                <w:top w:val="none" w:sz="0" w:space="0" w:color="auto"/>
                <w:left w:val="none" w:sz="0" w:space="0" w:color="auto"/>
                <w:bottom w:val="none" w:sz="0" w:space="0" w:color="auto"/>
                <w:right w:val="none" w:sz="0" w:space="0" w:color="auto"/>
              </w:divBdr>
              <w:divsChild>
                <w:div w:id="1321882014">
                  <w:marLeft w:val="0"/>
                  <w:marRight w:val="0"/>
                  <w:marTop w:val="0"/>
                  <w:marBottom w:val="0"/>
                  <w:divBdr>
                    <w:top w:val="none" w:sz="0" w:space="0" w:color="auto"/>
                    <w:left w:val="none" w:sz="0" w:space="0" w:color="auto"/>
                    <w:bottom w:val="none" w:sz="0" w:space="0" w:color="auto"/>
                    <w:right w:val="none" w:sz="0" w:space="0" w:color="auto"/>
                  </w:divBdr>
                  <w:divsChild>
                    <w:div w:id="320894503">
                      <w:marLeft w:val="0"/>
                      <w:marRight w:val="0"/>
                      <w:marTop w:val="120"/>
                      <w:marBottom w:val="120"/>
                      <w:divBdr>
                        <w:top w:val="none" w:sz="0" w:space="0" w:color="auto"/>
                        <w:left w:val="none" w:sz="0" w:space="0" w:color="auto"/>
                        <w:bottom w:val="none" w:sz="0" w:space="0" w:color="auto"/>
                        <w:right w:val="none" w:sz="0" w:space="0" w:color="auto"/>
                      </w:divBdr>
                    </w:div>
                    <w:div w:id="874388786">
                      <w:marLeft w:val="0"/>
                      <w:marRight w:val="0"/>
                      <w:marTop w:val="120"/>
                      <w:marBottom w:val="120"/>
                      <w:divBdr>
                        <w:top w:val="none" w:sz="0" w:space="0" w:color="auto"/>
                        <w:left w:val="none" w:sz="0" w:space="0" w:color="auto"/>
                        <w:bottom w:val="none" w:sz="0" w:space="0" w:color="auto"/>
                        <w:right w:val="none" w:sz="0" w:space="0" w:color="auto"/>
                      </w:divBdr>
                    </w:div>
                    <w:div w:id="1501891860">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2080442457">
              <w:marLeft w:val="0"/>
              <w:marRight w:val="0"/>
              <w:marTop w:val="0"/>
              <w:marBottom w:val="0"/>
              <w:divBdr>
                <w:top w:val="none" w:sz="0" w:space="0" w:color="auto"/>
                <w:left w:val="none" w:sz="0" w:space="0" w:color="auto"/>
                <w:bottom w:val="none" w:sz="0" w:space="0" w:color="auto"/>
                <w:right w:val="none" w:sz="0" w:space="0" w:color="auto"/>
              </w:divBdr>
            </w:div>
          </w:divsChild>
        </w:div>
        <w:div w:id="1915430614">
          <w:marLeft w:val="240"/>
          <w:marRight w:val="240"/>
          <w:marTop w:val="240"/>
          <w:marBottom w:val="240"/>
          <w:divBdr>
            <w:top w:val="none" w:sz="0" w:space="0" w:color="auto"/>
            <w:left w:val="none" w:sz="0" w:space="0" w:color="auto"/>
            <w:bottom w:val="none" w:sz="0" w:space="0" w:color="auto"/>
            <w:right w:val="none" w:sz="0" w:space="0" w:color="auto"/>
          </w:divBdr>
        </w:div>
      </w:divsChild>
    </w:div>
    <w:div w:id="692340322">
      <w:bodyDiv w:val="1"/>
      <w:marLeft w:val="0"/>
      <w:marRight w:val="0"/>
      <w:marTop w:val="0"/>
      <w:marBottom w:val="0"/>
      <w:divBdr>
        <w:top w:val="none" w:sz="0" w:space="0" w:color="auto"/>
        <w:left w:val="none" w:sz="0" w:space="0" w:color="auto"/>
        <w:bottom w:val="none" w:sz="0" w:space="0" w:color="auto"/>
        <w:right w:val="none" w:sz="0" w:space="0" w:color="auto"/>
      </w:divBdr>
    </w:div>
    <w:div w:id="713888616">
      <w:bodyDiv w:val="1"/>
      <w:marLeft w:val="0"/>
      <w:marRight w:val="0"/>
      <w:marTop w:val="0"/>
      <w:marBottom w:val="0"/>
      <w:divBdr>
        <w:top w:val="none" w:sz="0" w:space="0" w:color="auto"/>
        <w:left w:val="none" w:sz="0" w:space="0" w:color="auto"/>
        <w:bottom w:val="none" w:sz="0" w:space="0" w:color="auto"/>
        <w:right w:val="none" w:sz="0" w:space="0" w:color="auto"/>
      </w:divBdr>
      <w:divsChild>
        <w:div w:id="1353611414">
          <w:marLeft w:val="240"/>
          <w:marRight w:val="240"/>
          <w:marTop w:val="240"/>
          <w:marBottom w:val="240"/>
          <w:divBdr>
            <w:top w:val="none" w:sz="0" w:space="0" w:color="auto"/>
            <w:left w:val="none" w:sz="0" w:space="0" w:color="auto"/>
            <w:bottom w:val="none" w:sz="0" w:space="0" w:color="auto"/>
            <w:right w:val="none" w:sz="0" w:space="0" w:color="auto"/>
          </w:divBdr>
        </w:div>
        <w:div w:id="1498839944">
          <w:marLeft w:val="0"/>
          <w:marRight w:val="0"/>
          <w:marTop w:val="0"/>
          <w:marBottom w:val="0"/>
          <w:divBdr>
            <w:top w:val="none" w:sz="0" w:space="0" w:color="auto"/>
            <w:left w:val="none" w:sz="0" w:space="0" w:color="auto"/>
            <w:bottom w:val="none" w:sz="0" w:space="0" w:color="auto"/>
            <w:right w:val="none" w:sz="0" w:space="0" w:color="auto"/>
          </w:divBdr>
          <w:divsChild>
            <w:div w:id="914317086">
              <w:marLeft w:val="0"/>
              <w:marRight w:val="0"/>
              <w:marTop w:val="0"/>
              <w:marBottom w:val="0"/>
              <w:divBdr>
                <w:top w:val="none" w:sz="0" w:space="0" w:color="auto"/>
                <w:left w:val="none" w:sz="0" w:space="0" w:color="auto"/>
                <w:bottom w:val="none" w:sz="0" w:space="0" w:color="auto"/>
                <w:right w:val="none" w:sz="0" w:space="0" w:color="auto"/>
              </w:divBdr>
            </w:div>
            <w:div w:id="1298219855">
              <w:marLeft w:val="0"/>
              <w:marRight w:val="0"/>
              <w:marTop w:val="0"/>
              <w:marBottom w:val="0"/>
              <w:divBdr>
                <w:top w:val="none" w:sz="0" w:space="0" w:color="auto"/>
                <w:left w:val="none" w:sz="0" w:space="0" w:color="auto"/>
                <w:bottom w:val="none" w:sz="0" w:space="0" w:color="auto"/>
                <w:right w:val="none" w:sz="0" w:space="0" w:color="auto"/>
              </w:divBdr>
            </w:div>
            <w:div w:id="1411194024">
              <w:marLeft w:val="0"/>
              <w:marRight w:val="0"/>
              <w:marTop w:val="0"/>
              <w:marBottom w:val="0"/>
              <w:divBdr>
                <w:top w:val="none" w:sz="0" w:space="0" w:color="auto"/>
                <w:left w:val="none" w:sz="0" w:space="0" w:color="auto"/>
                <w:bottom w:val="none" w:sz="0" w:space="0" w:color="auto"/>
                <w:right w:val="none" w:sz="0" w:space="0" w:color="auto"/>
              </w:divBdr>
              <w:divsChild>
                <w:div w:id="42875612">
                  <w:marLeft w:val="270"/>
                  <w:marRight w:val="0"/>
                  <w:marTop w:val="0"/>
                  <w:marBottom w:val="0"/>
                  <w:divBdr>
                    <w:top w:val="none" w:sz="0" w:space="0" w:color="auto"/>
                    <w:left w:val="none" w:sz="0" w:space="0" w:color="auto"/>
                    <w:bottom w:val="none" w:sz="0" w:space="0" w:color="auto"/>
                    <w:right w:val="none" w:sz="0" w:space="0" w:color="auto"/>
                  </w:divBdr>
                </w:div>
                <w:div w:id="73744807">
                  <w:marLeft w:val="270"/>
                  <w:marRight w:val="0"/>
                  <w:marTop w:val="0"/>
                  <w:marBottom w:val="0"/>
                  <w:divBdr>
                    <w:top w:val="none" w:sz="0" w:space="0" w:color="auto"/>
                    <w:left w:val="none" w:sz="0" w:space="0" w:color="auto"/>
                    <w:bottom w:val="none" w:sz="0" w:space="0" w:color="auto"/>
                    <w:right w:val="none" w:sz="0" w:space="0" w:color="auto"/>
                  </w:divBdr>
                </w:div>
                <w:div w:id="99498676">
                  <w:marLeft w:val="270"/>
                  <w:marRight w:val="0"/>
                  <w:marTop w:val="0"/>
                  <w:marBottom w:val="0"/>
                  <w:divBdr>
                    <w:top w:val="none" w:sz="0" w:space="0" w:color="auto"/>
                    <w:left w:val="none" w:sz="0" w:space="0" w:color="auto"/>
                    <w:bottom w:val="none" w:sz="0" w:space="0" w:color="auto"/>
                    <w:right w:val="none" w:sz="0" w:space="0" w:color="auto"/>
                  </w:divBdr>
                </w:div>
                <w:div w:id="151799720">
                  <w:marLeft w:val="270"/>
                  <w:marRight w:val="0"/>
                  <w:marTop w:val="0"/>
                  <w:marBottom w:val="0"/>
                  <w:divBdr>
                    <w:top w:val="none" w:sz="0" w:space="0" w:color="auto"/>
                    <w:left w:val="none" w:sz="0" w:space="0" w:color="auto"/>
                    <w:bottom w:val="none" w:sz="0" w:space="0" w:color="auto"/>
                    <w:right w:val="none" w:sz="0" w:space="0" w:color="auto"/>
                  </w:divBdr>
                </w:div>
                <w:div w:id="160393856">
                  <w:marLeft w:val="270"/>
                  <w:marRight w:val="0"/>
                  <w:marTop w:val="0"/>
                  <w:marBottom w:val="0"/>
                  <w:divBdr>
                    <w:top w:val="none" w:sz="0" w:space="0" w:color="auto"/>
                    <w:left w:val="none" w:sz="0" w:space="0" w:color="auto"/>
                    <w:bottom w:val="none" w:sz="0" w:space="0" w:color="auto"/>
                    <w:right w:val="none" w:sz="0" w:space="0" w:color="auto"/>
                  </w:divBdr>
                </w:div>
                <w:div w:id="175658927">
                  <w:marLeft w:val="270"/>
                  <w:marRight w:val="0"/>
                  <w:marTop w:val="0"/>
                  <w:marBottom w:val="0"/>
                  <w:divBdr>
                    <w:top w:val="none" w:sz="0" w:space="0" w:color="auto"/>
                    <w:left w:val="none" w:sz="0" w:space="0" w:color="auto"/>
                    <w:bottom w:val="none" w:sz="0" w:space="0" w:color="auto"/>
                    <w:right w:val="none" w:sz="0" w:space="0" w:color="auto"/>
                  </w:divBdr>
                </w:div>
                <w:div w:id="244153259">
                  <w:marLeft w:val="270"/>
                  <w:marRight w:val="0"/>
                  <w:marTop w:val="0"/>
                  <w:marBottom w:val="0"/>
                  <w:divBdr>
                    <w:top w:val="none" w:sz="0" w:space="0" w:color="auto"/>
                    <w:left w:val="none" w:sz="0" w:space="0" w:color="auto"/>
                    <w:bottom w:val="none" w:sz="0" w:space="0" w:color="auto"/>
                    <w:right w:val="none" w:sz="0" w:space="0" w:color="auto"/>
                  </w:divBdr>
                </w:div>
                <w:div w:id="345594126">
                  <w:marLeft w:val="270"/>
                  <w:marRight w:val="0"/>
                  <w:marTop w:val="0"/>
                  <w:marBottom w:val="0"/>
                  <w:divBdr>
                    <w:top w:val="none" w:sz="0" w:space="0" w:color="auto"/>
                    <w:left w:val="none" w:sz="0" w:space="0" w:color="auto"/>
                    <w:bottom w:val="none" w:sz="0" w:space="0" w:color="auto"/>
                    <w:right w:val="none" w:sz="0" w:space="0" w:color="auto"/>
                  </w:divBdr>
                </w:div>
                <w:div w:id="471026616">
                  <w:marLeft w:val="270"/>
                  <w:marRight w:val="0"/>
                  <w:marTop w:val="0"/>
                  <w:marBottom w:val="0"/>
                  <w:divBdr>
                    <w:top w:val="none" w:sz="0" w:space="0" w:color="auto"/>
                    <w:left w:val="none" w:sz="0" w:space="0" w:color="auto"/>
                    <w:bottom w:val="none" w:sz="0" w:space="0" w:color="auto"/>
                    <w:right w:val="none" w:sz="0" w:space="0" w:color="auto"/>
                  </w:divBdr>
                </w:div>
                <w:div w:id="566838406">
                  <w:marLeft w:val="270"/>
                  <w:marRight w:val="0"/>
                  <w:marTop w:val="0"/>
                  <w:marBottom w:val="0"/>
                  <w:divBdr>
                    <w:top w:val="none" w:sz="0" w:space="0" w:color="auto"/>
                    <w:left w:val="none" w:sz="0" w:space="0" w:color="auto"/>
                    <w:bottom w:val="none" w:sz="0" w:space="0" w:color="auto"/>
                    <w:right w:val="none" w:sz="0" w:space="0" w:color="auto"/>
                  </w:divBdr>
                </w:div>
                <w:div w:id="592782180">
                  <w:marLeft w:val="270"/>
                  <w:marRight w:val="0"/>
                  <w:marTop w:val="0"/>
                  <w:marBottom w:val="0"/>
                  <w:divBdr>
                    <w:top w:val="none" w:sz="0" w:space="0" w:color="auto"/>
                    <w:left w:val="none" w:sz="0" w:space="0" w:color="auto"/>
                    <w:bottom w:val="none" w:sz="0" w:space="0" w:color="auto"/>
                    <w:right w:val="none" w:sz="0" w:space="0" w:color="auto"/>
                  </w:divBdr>
                  <w:divsChild>
                    <w:div w:id="168108681">
                      <w:marLeft w:val="0"/>
                      <w:marRight w:val="0"/>
                      <w:marTop w:val="0"/>
                      <w:marBottom w:val="0"/>
                      <w:divBdr>
                        <w:top w:val="none" w:sz="0" w:space="0" w:color="auto"/>
                        <w:left w:val="none" w:sz="0" w:space="0" w:color="auto"/>
                        <w:bottom w:val="none" w:sz="0" w:space="0" w:color="auto"/>
                        <w:right w:val="none" w:sz="0" w:space="0" w:color="auto"/>
                      </w:divBdr>
                    </w:div>
                    <w:div w:id="1361667763">
                      <w:marLeft w:val="0"/>
                      <w:marRight w:val="0"/>
                      <w:marTop w:val="0"/>
                      <w:marBottom w:val="0"/>
                      <w:divBdr>
                        <w:top w:val="none" w:sz="0" w:space="0" w:color="auto"/>
                        <w:left w:val="none" w:sz="0" w:space="0" w:color="auto"/>
                        <w:bottom w:val="none" w:sz="0" w:space="0" w:color="auto"/>
                        <w:right w:val="none" w:sz="0" w:space="0" w:color="auto"/>
                      </w:divBdr>
                    </w:div>
                    <w:div w:id="1817799176">
                      <w:marLeft w:val="0"/>
                      <w:marRight w:val="0"/>
                      <w:marTop w:val="0"/>
                      <w:marBottom w:val="0"/>
                      <w:divBdr>
                        <w:top w:val="none" w:sz="0" w:space="0" w:color="auto"/>
                        <w:left w:val="none" w:sz="0" w:space="0" w:color="auto"/>
                        <w:bottom w:val="none" w:sz="0" w:space="0" w:color="auto"/>
                        <w:right w:val="none" w:sz="0" w:space="0" w:color="auto"/>
                      </w:divBdr>
                    </w:div>
                  </w:divsChild>
                </w:div>
                <w:div w:id="749893290">
                  <w:marLeft w:val="270"/>
                  <w:marRight w:val="0"/>
                  <w:marTop w:val="0"/>
                  <w:marBottom w:val="0"/>
                  <w:divBdr>
                    <w:top w:val="none" w:sz="0" w:space="0" w:color="auto"/>
                    <w:left w:val="none" w:sz="0" w:space="0" w:color="auto"/>
                    <w:bottom w:val="none" w:sz="0" w:space="0" w:color="auto"/>
                    <w:right w:val="none" w:sz="0" w:space="0" w:color="auto"/>
                  </w:divBdr>
                </w:div>
                <w:div w:id="949976276">
                  <w:marLeft w:val="270"/>
                  <w:marRight w:val="0"/>
                  <w:marTop w:val="0"/>
                  <w:marBottom w:val="0"/>
                  <w:divBdr>
                    <w:top w:val="none" w:sz="0" w:space="0" w:color="auto"/>
                    <w:left w:val="none" w:sz="0" w:space="0" w:color="auto"/>
                    <w:bottom w:val="none" w:sz="0" w:space="0" w:color="auto"/>
                    <w:right w:val="none" w:sz="0" w:space="0" w:color="auto"/>
                  </w:divBdr>
                </w:div>
                <w:div w:id="1617787276">
                  <w:marLeft w:val="270"/>
                  <w:marRight w:val="0"/>
                  <w:marTop w:val="0"/>
                  <w:marBottom w:val="0"/>
                  <w:divBdr>
                    <w:top w:val="none" w:sz="0" w:space="0" w:color="auto"/>
                    <w:left w:val="none" w:sz="0" w:space="0" w:color="auto"/>
                    <w:bottom w:val="none" w:sz="0" w:space="0" w:color="auto"/>
                    <w:right w:val="none" w:sz="0" w:space="0" w:color="auto"/>
                  </w:divBdr>
                </w:div>
                <w:div w:id="1674070634">
                  <w:marLeft w:val="540"/>
                  <w:marRight w:val="0"/>
                  <w:marTop w:val="0"/>
                  <w:marBottom w:val="0"/>
                  <w:divBdr>
                    <w:top w:val="none" w:sz="0" w:space="0" w:color="auto"/>
                    <w:left w:val="none" w:sz="0" w:space="0" w:color="auto"/>
                    <w:bottom w:val="none" w:sz="0" w:space="0" w:color="auto"/>
                    <w:right w:val="none" w:sz="0" w:space="0" w:color="auto"/>
                  </w:divBdr>
                </w:div>
                <w:div w:id="1683779561">
                  <w:marLeft w:val="270"/>
                  <w:marRight w:val="0"/>
                  <w:marTop w:val="0"/>
                  <w:marBottom w:val="0"/>
                  <w:divBdr>
                    <w:top w:val="none" w:sz="0" w:space="0" w:color="auto"/>
                    <w:left w:val="none" w:sz="0" w:space="0" w:color="auto"/>
                    <w:bottom w:val="none" w:sz="0" w:space="0" w:color="auto"/>
                    <w:right w:val="none" w:sz="0" w:space="0" w:color="auto"/>
                  </w:divBdr>
                </w:div>
                <w:div w:id="1794711681">
                  <w:marLeft w:val="270"/>
                  <w:marRight w:val="0"/>
                  <w:marTop w:val="0"/>
                  <w:marBottom w:val="0"/>
                  <w:divBdr>
                    <w:top w:val="none" w:sz="0" w:space="0" w:color="auto"/>
                    <w:left w:val="none" w:sz="0" w:space="0" w:color="auto"/>
                    <w:bottom w:val="none" w:sz="0" w:space="0" w:color="auto"/>
                    <w:right w:val="none" w:sz="0" w:space="0" w:color="auto"/>
                  </w:divBdr>
                </w:div>
                <w:div w:id="1837725998">
                  <w:marLeft w:val="270"/>
                  <w:marRight w:val="0"/>
                  <w:marTop w:val="0"/>
                  <w:marBottom w:val="0"/>
                  <w:divBdr>
                    <w:top w:val="none" w:sz="0" w:space="0" w:color="auto"/>
                    <w:left w:val="none" w:sz="0" w:space="0" w:color="auto"/>
                    <w:bottom w:val="none" w:sz="0" w:space="0" w:color="auto"/>
                    <w:right w:val="none" w:sz="0" w:space="0" w:color="auto"/>
                  </w:divBdr>
                </w:div>
                <w:div w:id="1926720600">
                  <w:marLeft w:val="270"/>
                  <w:marRight w:val="0"/>
                  <w:marTop w:val="0"/>
                  <w:marBottom w:val="0"/>
                  <w:divBdr>
                    <w:top w:val="none" w:sz="0" w:space="0" w:color="auto"/>
                    <w:left w:val="none" w:sz="0" w:space="0" w:color="auto"/>
                    <w:bottom w:val="none" w:sz="0" w:space="0" w:color="auto"/>
                    <w:right w:val="none" w:sz="0" w:space="0" w:color="auto"/>
                  </w:divBdr>
                </w:div>
              </w:divsChild>
            </w:div>
            <w:div w:id="1509490890">
              <w:marLeft w:val="0"/>
              <w:marRight w:val="0"/>
              <w:marTop w:val="0"/>
              <w:marBottom w:val="0"/>
              <w:divBdr>
                <w:top w:val="none" w:sz="0" w:space="0" w:color="auto"/>
                <w:left w:val="none" w:sz="0" w:space="0" w:color="auto"/>
                <w:bottom w:val="none" w:sz="0" w:space="0" w:color="auto"/>
                <w:right w:val="none" w:sz="0" w:space="0" w:color="auto"/>
              </w:divBdr>
            </w:div>
            <w:div w:id="1683974167">
              <w:marLeft w:val="0"/>
              <w:marRight w:val="0"/>
              <w:marTop w:val="0"/>
              <w:marBottom w:val="0"/>
              <w:divBdr>
                <w:top w:val="none" w:sz="0" w:space="0" w:color="auto"/>
                <w:left w:val="none" w:sz="0" w:space="0" w:color="auto"/>
                <w:bottom w:val="none" w:sz="0" w:space="0" w:color="auto"/>
                <w:right w:val="none" w:sz="0" w:space="0" w:color="auto"/>
              </w:divBdr>
              <w:divsChild>
                <w:div w:id="643584108">
                  <w:marLeft w:val="0"/>
                  <w:marRight w:val="0"/>
                  <w:marTop w:val="0"/>
                  <w:marBottom w:val="0"/>
                  <w:divBdr>
                    <w:top w:val="none" w:sz="0" w:space="0" w:color="auto"/>
                    <w:left w:val="none" w:sz="0" w:space="0" w:color="auto"/>
                    <w:bottom w:val="none" w:sz="0" w:space="0" w:color="auto"/>
                    <w:right w:val="none" w:sz="0" w:space="0" w:color="auto"/>
                  </w:divBdr>
                  <w:divsChild>
                    <w:div w:id="544025519">
                      <w:marLeft w:val="0"/>
                      <w:marRight w:val="0"/>
                      <w:marTop w:val="120"/>
                      <w:marBottom w:val="120"/>
                      <w:divBdr>
                        <w:top w:val="none" w:sz="0" w:space="0" w:color="auto"/>
                        <w:left w:val="none" w:sz="0" w:space="0" w:color="auto"/>
                        <w:bottom w:val="none" w:sz="0" w:space="0" w:color="auto"/>
                        <w:right w:val="none" w:sz="0" w:space="0" w:color="auto"/>
                      </w:divBdr>
                      <w:divsChild>
                        <w:div w:id="144787800">
                          <w:marLeft w:val="0"/>
                          <w:marRight w:val="0"/>
                          <w:marTop w:val="0"/>
                          <w:marBottom w:val="0"/>
                          <w:divBdr>
                            <w:top w:val="none" w:sz="0" w:space="0" w:color="auto"/>
                            <w:left w:val="none" w:sz="0" w:space="0" w:color="auto"/>
                            <w:bottom w:val="none" w:sz="0" w:space="0" w:color="auto"/>
                            <w:right w:val="none" w:sz="0" w:space="0" w:color="auto"/>
                          </w:divBdr>
                        </w:div>
                        <w:div w:id="152376839">
                          <w:marLeft w:val="270"/>
                          <w:marRight w:val="0"/>
                          <w:marTop w:val="0"/>
                          <w:marBottom w:val="0"/>
                          <w:divBdr>
                            <w:top w:val="none" w:sz="0" w:space="0" w:color="auto"/>
                            <w:left w:val="none" w:sz="0" w:space="0" w:color="auto"/>
                            <w:bottom w:val="none" w:sz="0" w:space="0" w:color="auto"/>
                            <w:right w:val="none" w:sz="0" w:space="0" w:color="auto"/>
                          </w:divBdr>
                        </w:div>
                        <w:div w:id="357968628">
                          <w:marLeft w:val="270"/>
                          <w:marRight w:val="0"/>
                          <w:marTop w:val="0"/>
                          <w:marBottom w:val="0"/>
                          <w:divBdr>
                            <w:top w:val="none" w:sz="0" w:space="0" w:color="auto"/>
                            <w:left w:val="none" w:sz="0" w:space="0" w:color="auto"/>
                            <w:bottom w:val="none" w:sz="0" w:space="0" w:color="auto"/>
                            <w:right w:val="none" w:sz="0" w:space="0" w:color="auto"/>
                          </w:divBdr>
                        </w:div>
                        <w:div w:id="751662212">
                          <w:marLeft w:val="270"/>
                          <w:marRight w:val="0"/>
                          <w:marTop w:val="0"/>
                          <w:marBottom w:val="0"/>
                          <w:divBdr>
                            <w:top w:val="none" w:sz="0" w:space="0" w:color="auto"/>
                            <w:left w:val="none" w:sz="0" w:space="0" w:color="auto"/>
                            <w:bottom w:val="none" w:sz="0" w:space="0" w:color="auto"/>
                            <w:right w:val="none" w:sz="0" w:space="0" w:color="auto"/>
                          </w:divBdr>
                        </w:div>
                        <w:div w:id="979000341">
                          <w:marLeft w:val="0"/>
                          <w:marRight w:val="0"/>
                          <w:marTop w:val="0"/>
                          <w:marBottom w:val="0"/>
                          <w:divBdr>
                            <w:top w:val="none" w:sz="0" w:space="0" w:color="auto"/>
                            <w:left w:val="none" w:sz="0" w:space="0" w:color="auto"/>
                            <w:bottom w:val="none" w:sz="0" w:space="0" w:color="auto"/>
                            <w:right w:val="none" w:sz="0" w:space="0" w:color="auto"/>
                          </w:divBdr>
                        </w:div>
                        <w:div w:id="1266424475">
                          <w:marLeft w:val="0"/>
                          <w:marRight w:val="0"/>
                          <w:marTop w:val="0"/>
                          <w:marBottom w:val="0"/>
                          <w:divBdr>
                            <w:top w:val="none" w:sz="0" w:space="0" w:color="auto"/>
                            <w:left w:val="none" w:sz="0" w:space="0" w:color="auto"/>
                            <w:bottom w:val="none" w:sz="0" w:space="0" w:color="auto"/>
                            <w:right w:val="none" w:sz="0" w:space="0" w:color="auto"/>
                          </w:divBdr>
                        </w:div>
                        <w:div w:id="1554389144">
                          <w:marLeft w:val="270"/>
                          <w:marRight w:val="0"/>
                          <w:marTop w:val="0"/>
                          <w:marBottom w:val="0"/>
                          <w:divBdr>
                            <w:top w:val="none" w:sz="0" w:space="0" w:color="auto"/>
                            <w:left w:val="none" w:sz="0" w:space="0" w:color="auto"/>
                            <w:bottom w:val="none" w:sz="0" w:space="0" w:color="auto"/>
                            <w:right w:val="none" w:sz="0" w:space="0" w:color="auto"/>
                          </w:divBdr>
                        </w:div>
                        <w:div w:id="1660190128">
                          <w:marLeft w:val="270"/>
                          <w:marRight w:val="0"/>
                          <w:marTop w:val="0"/>
                          <w:marBottom w:val="0"/>
                          <w:divBdr>
                            <w:top w:val="none" w:sz="0" w:space="0" w:color="auto"/>
                            <w:left w:val="none" w:sz="0" w:space="0" w:color="auto"/>
                            <w:bottom w:val="none" w:sz="0" w:space="0" w:color="auto"/>
                            <w:right w:val="none" w:sz="0" w:space="0" w:color="auto"/>
                          </w:divBdr>
                        </w:div>
                        <w:div w:id="1744065434">
                          <w:marLeft w:val="270"/>
                          <w:marRight w:val="0"/>
                          <w:marTop w:val="0"/>
                          <w:marBottom w:val="0"/>
                          <w:divBdr>
                            <w:top w:val="none" w:sz="0" w:space="0" w:color="auto"/>
                            <w:left w:val="none" w:sz="0" w:space="0" w:color="auto"/>
                            <w:bottom w:val="none" w:sz="0" w:space="0" w:color="auto"/>
                            <w:right w:val="none" w:sz="0" w:space="0" w:color="auto"/>
                          </w:divBdr>
                        </w:div>
                        <w:div w:id="2044595298">
                          <w:marLeft w:val="270"/>
                          <w:marRight w:val="0"/>
                          <w:marTop w:val="0"/>
                          <w:marBottom w:val="0"/>
                          <w:divBdr>
                            <w:top w:val="none" w:sz="0" w:space="0" w:color="auto"/>
                            <w:left w:val="none" w:sz="0" w:space="0" w:color="auto"/>
                            <w:bottom w:val="none" w:sz="0" w:space="0" w:color="auto"/>
                            <w:right w:val="none" w:sz="0" w:space="0" w:color="auto"/>
                          </w:divBdr>
                        </w:div>
                      </w:divsChild>
                    </w:div>
                    <w:div w:id="569192264">
                      <w:marLeft w:val="0"/>
                      <w:marRight w:val="0"/>
                      <w:marTop w:val="120"/>
                      <w:marBottom w:val="120"/>
                      <w:divBdr>
                        <w:top w:val="none" w:sz="0" w:space="0" w:color="auto"/>
                        <w:left w:val="none" w:sz="0" w:space="0" w:color="auto"/>
                        <w:bottom w:val="none" w:sz="0" w:space="0" w:color="auto"/>
                        <w:right w:val="none" w:sz="0" w:space="0" w:color="auto"/>
                      </w:divBdr>
                    </w:div>
                    <w:div w:id="1558666137">
                      <w:marLeft w:val="0"/>
                      <w:marRight w:val="0"/>
                      <w:marTop w:val="120"/>
                      <w:marBottom w:val="120"/>
                      <w:divBdr>
                        <w:top w:val="none" w:sz="0" w:space="0" w:color="auto"/>
                        <w:left w:val="none" w:sz="0" w:space="0" w:color="auto"/>
                        <w:bottom w:val="none" w:sz="0" w:space="0" w:color="auto"/>
                        <w:right w:val="none" w:sz="0" w:space="0" w:color="auto"/>
                      </w:divBdr>
                    </w:div>
                    <w:div w:id="1703704358">
                      <w:marLeft w:val="0"/>
                      <w:marRight w:val="0"/>
                      <w:marTop w:val="120"/>
                      <w:marBottom w:val="120"/>
                      <w:divBdr>
                        <w:top w:val="none" w:sz="0" w:space="0" w:color="auto"/>
                        <w:left w:val="none" w:sz="0" w:space="0" w:color="auto"/>
                        <w:bottom w:val="none" w:sz="0" w:space="0" w:color="auto"/>
                        <w:right w:val="none" w:sz="0" w:space="0" w:color="auto"/>
                      </w:divBdr>
                    </w:div>
                    <w:div w:id="199067318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 w:id="774666790">
      <w:bodyDiv w:val="1"/>
      <w:marLeft w:val="0"/>
      <w:marRight w:val="0"/>
      <w:marTop w:val="0"/>
      <w:marBottom w:val="0"/>
      <w:divBdr>
        <w:top w:val="none" w:sz="0" w:space="0" w:color="auto"/>
        <w:left w:val="none" w:sz="0" w:space="0" w:color="auto"/>
        <w:bottom w:val="none" w:sz="0" w:space="0" w:color="auto"/>
        <w:right w:val="none" w:sz="0" w:space="0" w:color="auto"/>
      </w:divBdr>
      <w:divsChild>
        <w:div w:id="77292061">
          <w:marLeft w:val="240"/>
          <w:marRight w:val="240"/>
          <w:marTop w:val="240"/>
          <w:marBottom w:val="240"/>
          <w:divBdr>
            <w:top w:val="none" w:sz="0" w:space="0" w:color="auto"/>
            <w:left w:val="none" w:sz="0" w:space="0" w:color="auto"/>
            <w:bottom w:val="none" w:sz="0" w:space="0" w:color="auto"/>
            <w:right w:val="none" w:sz="0" w:space="0" w:color="auto"/>
          </w:divBdr>
        </w:div>
        <w:div w:id="1652178663">
          <w:marLeft w:val="0"/>
          <w:marRight w:val="0"/>
          <w:marTop w:val="0"/>
          <w:marBottom w:val="0"/>
          <w:divBdr>
            <w:top w:val="none" w:sz="0" w:space="0" w:color="auto"/>
            <w:left w:val="none" w:sz="0" w:space="0" w:color="auto"/>
            <w:bottom w:val="none" w:sz="0" w:space="0" w:color="auto"/>
            <w:right w:val="none" w:sz="0" w:space="0" w:color="auto"/>
          </w:divBdr>
          <w:divsChild>
            <w:div w:id="128058712">
              <w:marLeft w:val="0"/>
              <w:marRight w:val="0"/>
              <w:marTop w:val="0"/>
              <w:marBottom w:val="0"/>
              <w:divBdr>
                <w:top w:val="none" w:sz="0" w:space="0" w:color="auto"/>
                <w:left w:val="none" w:sz="0" w:space="0" w:color="auto"/>
                <w:bottom w:val="none" w:sz="0" w:space="0" w:color="auto"/>
                <w:right w:val="none" w:sz="0" w:space="0" w:color="auto"/>
              </w:divBdr>
              <w:divsChild>
                <w:div w:id="1247423248">
                  <w:marLeft w:val="0"/>
                  <w:marRight w:val="0"/>
                  <w:marTop w:val="0"/>
                  <w:marBottom w:val="0"/>
                  <w:divBdr>
                    <w:top w:val="none" w:sz="0" w:space="0" w:color="auto"/>
                    <w:left w:val="none" w:sz="0" w:space="0" w:color="auto"/>
                    <w:bottom w:val="none" w:sz="0" w:space="0" w:color="auto"/>
                    <w:right w:val="none" w:sz="0" w:space="0" w:color="auto"/>
                  </w:divBdr>
                  <w:divsChild>
                    <w:div w:id="330717305">
                      <w:marLeft w:val="0"/>
                      <w:marRight w:val="0"/>
                      <w:marTop w:val="120"/>
                      <w:marBottom w:val="120"/>
                      <w:divBdr>
                        <w:top w:val="none" w:sz="0" w:space="0" w:color="auto"/>
                        <w:left w:val="none" w:sz="0" w:space="0" w:color="auto"/>
                        <w:bottom w:val="none" w:sz="0" w:space="0" w:color="auto"/>
                        <w:right w:val="none" w:sz="0" w:space="0" w:color="auto"/>
                      </w:divBdr>
                    </w:div>
                    <w:div w:id="858391776">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527455206">
              <w:marLeft w:val="0"/>
              <w:marRight w:val="0"/>
              <w:marTop w:val="0"/>
              <w:marBottom w:val="0"/>
              <w:divBdr>
                <w:top w:val="none" w:sz="0" w:space="0" w:color="auto"/>
                <w:left w:val="none" w:sz="0" w:space="0" w:color="auto"/>
                <w:bottom w:val="none" w:sz="0" w:space="0" w:color="auto"/>
                <w:right w:val="none" w:sz="0" w:space="0" w:color="auto"/>
              </w:divBdr>
            </w:div>
            <w:div w:id="1228615235">
              <w:marLeft w:val="0"/>
              <w:marRight w:val="0"/>
              <w:marTop w:val="0"/>
              <w:marBottom w:val="0"/>
              <w:divBdr>
                <w:top w:val="none" w:sz="0" w:space="0" w:color="auto"/>
                <w:left w:val="none" w:sz="0" w:space="0" w:color="auto"/>
                <w:bottom w:val="none" w:sz="0" w:space="0" w:color="auto"/>
                <w:right w:val="none" w:sz="0" w:space="0" w:color="auto"/>
              </w:divBdr>
            </w:div>
            <w:div w:id="1642807189">
              <w:marLeft w:val="0"/>
              <w:marRight w:val="0"/>
              <w:marTop w:val="0"/>
              <w:marBottom w:val="0"/>
              <w:divBdr>
                <w:top w:val="none" w:sz="0" w:space="0" w:color="auto"/>
                <w:left w:val="none" w:sz="0" w:space="0" w:color="auto"/>
                <w:bottom w:val="none" w:sz="0" w:space="0" w:color="auto"/>
                <w:right w:val="none" w:sz="0" w:space="0" w:color="auto"/>
              </w:divBdr>
              <w:divsChild>
                <w:div w:id="775829006">
                  <w:marLeft w:val="0"/>
                  <w:marRight w:val="0"/>
                  <w:marTop w:val="0"/>
                  <w:marBottom w:val="0"/>
                  <w:divBdr>
                    <w:top w:val="none" w:sz="0" w:space="0" w:color="auto"/>
                    <w:left w:val="none" w:sz="0" w:space="0" w:color="auto"/>
                    <w:bottom w:val="none" w:sz="0" w:space="0" w:color="auto"/>
                    <w:right w:val="none" w:sz="0" w:space="0" w:color="auto"/>
                  </w:divBdr>
                  <w:divsChild>
                    <w:div w:id="22055411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770193314">
              <w:marLeft w:val="0"/>
              <w:marRight w:val="0"/>
              <w:marTop w:val="0"/>
              <w:marBottom w:val="0"/>
              <w:divBdr>
                <w:top w:val="none" w:sz="0" w:space="0" w:color="auto"/>
                <w:left w:val="none" w:sz="0" w:space="0" w:color="auto"/>
                <w:bottom w:val="none" w:sz="0" w:space="0" w:color="auto"/>
                <w:right w:val="none" w:sz="0" w:space="0" w:color="auto"/>
              </w:divBdr>
              <w:divsChild>
                <w:div w:id="61493647">
                  <w:marLeft w:val="270"/>
                  <w:marRight w:val="0"/>
                  <w:marTop w:val="0"/>
                  <w:marBottom w:val="0"/>
                  <w:divBdr>
                    <w:top w:val="none" w:sz="0" w:space="0" w:color="auto"/>
                    <w:left w:val="none" w:sz="0" w:space="0" w:color="auto"/>
                    <w:bottom w:val="none" w:sz="0" w:space="0" w:color="auto"/>
                    <w:right w:val="none" w:sz="0" w:space="0" w:color="auto"/>
                  </w:divBdr>
                </w:div>
                <w:div w:id="85931233">
                  <w:marLeft w:val="270"/>
                  <w:marRight w:val="0"/>
                  <w:marTop w:val="0"/>
                  <w:marBottom w:val="0"/>
                  <w:divBdr>
                    <w:top w:val="none" w:sz="0" w:space="0" w:color="auto"/>
                    <w:left w:val="none" w:sz="0" w:space="0" w:color="auto"/>
                    <w:bottom w:val="none" w:sz="0" w:space="0" w:color="auto"/>
                    <w:right w:val="none" w:sz="0" w:space="0" w:color="auto"/>
                  </w:divBdr>
                </w:div>
                <w:div w:id="149442717">
                  <w:marLeft w:val="270"/>
                  <w:marRight w:val="0"/>
                  <w:marTop w:val="0"/>
                  <w:marBottom w:val="0"/>
                  <w:divBdr>
                    <w:top w:val="none" w:sz="0" w:space="0" w:color="auto"/>
                    <w:left w:val="none" w:sz="0" w:space="0" w:color="auto"/>
                    <w:bottom w:val="none" w:sz="0" w:space="0" w:color="auto"/>
                    <w:right w:val="none" w:sz="0" w:space="0" w:color="auto"/>
                  </w:divBdr>
                </w:div>
                <w:div w:id="257714096">
                  <w:marLeft w:val="270"/>
                  <w:marRight w:val="0"/>
                  <w:marTop w:val="0"/>
                  <w:marBottom w:val="0"/>
                  <w:divBdr>
                    <w:top w:val="none" w:sz="0" w:space="0" w:color="auto"/>
                    <w:left w:val="none" w:sz="0" w:space="0" w:color="auto"/>
                    <w:bottom w:val="none" w:sz="0" w:space="0" w:color="auto"/>
                    <w:right w:val="none" w:sz="0" w:space="0" w:color="auto"/>
                  </w:divBdr>
                </w:div>
                <w:div w:id="346950185">
                  <w:marLeft w:val="270"/>
                  <w:marRight w:val="0"/>
                  <w:marTop w:val="0"/>
                  <w:marBottom w:val="0"/>
                  <w:divBdr>
                    <w:top w:val="none" w:sz="0" w:space="0" w:color="auto"/>
                    <w:left w:val="none" w:sz="0" w:space="0" w:color="auto"/>
                    <w:bottom w:val="none" w:sz="0" w:space="0" w:color="auto"/>
                    <w:right w:val="none" w:sz="0" w:space="0" w:color="auto"/>
                  </w:divBdr>
                </w:div>
                <w:div w:id="594439419">
                  <w:marLeft w:val="270"/>
                  <w:marRight w:val="0"/>
                  <w:marTop w:val="0"/>
                  <w:marBottom w:val="0"/>
                  <w:divBdr>
                    <w:top w:val="none" w:sz="0" w:space="0" w:color="auto"/>
                    <w:left w:val="none" w:sz="0" w:space="0" w:color="auto"/>
                    <w:bottom w:val="none" w:sz="0" w:space="0" w:color="auto"/>
                    <w:right w:val="none" w:sz="0" w:space="0" w:color="auto"/>
                  </w:divBdr>
                </w:div>
                <w:div w:id="715080436">
                  <w:marLeft w:val="270"/>
                  <w:marRight w:val="0"/>
                  <w:marTop w:val="0"/>
                  <w:marBottom w:val="0"/>
                  <w:divBdr>
                    <w:top w:val="none" w:sz="0" w:space="0" w:color="auto"/>
                    <w:left w:val="none" w:sz="0" w:space="0" w:color="auto"/>
                    <w:bottom w:val="none" w:sz="0" w:space="0" w:color="auto"/>
                    <w:right w:val="none" w:sz="0" w:space="0" w:color="auto"/>
                  </w:divBdr>
                </w:div>
                <w:div w:id="887911916">
                  <w:marLeft w:val="270"/>
                  <w:marRight w:val="0"/>
                  <w:marTop w:val="0"/>
                  <w:marBottom w:val="0"/>
                  <w:divBdr>
                    <w:top w:val="none" w:sz="0" w:space="0" w:color="auto"/>
                    <w:left w:val="none" w:sz="0" w:space="0" w:color="auto"/>
                    <w:bottom w:val="none" w:sz="0" w:space="0" w:color="auto"/>
                    <w:right w:val="none" w:sz="0" w:space="0" w:color="auto"/>
                  </w:divBdr>
                </w:div>
                <w:div w:id="906644152">
                  <w:marLeft w:val="270"/>
                  <w:marRight w:val="0"/>
                  <w:marTop w:val="0"/>
                  <w:marBottom w:val="0"/>
                  <w:divBdr>
                    <w:top w:val="none" w:sz="0" w:space="0" w:color="auto"/>
                    <w:left w:val="none" w:sz="0" w:space="0" w:color="auto"/>
                    <w:bottom w:val="none" w:sz="0" w:space="0" w:color="auto"/>
                    <w:right w:val="none" w:sz="0" w:space="0" w:color="auto"/>
                  </w:divBdr>
                </w:div>
                <w:div w:id="924219376">
                  <w:marLeft w:val="270"/>
                  <w:marRight w:val="0"/>
                  <w:marTop w:val="0"/>
                  <w:marBottom w:val="0"/>
                  <w:divBdr>
                    <w:top w:val="none" w:sz="0" w:space="0" w:color="auto"/>
                    <w:left w:val="none" w:sz="0" w:space="0" w:color="auto"/>
                    <w:bottom w:val="none" w:sz="0" w:space="0" w:color="auto"/>
                    <w:right w:val="none" w:sz="0" w:space="0" w:color="auto"/>
                  </w:divBdr>
                </w:div>
                <w:div w:id="1238593395">
                  <w:marLeft w:val="270"/>
                  <w:marRight w:val="0"/>
                  <w:marTop w:val="0"/>
                  <w:marBottom w:val="0"/>
                  <w:divBdr>
                    <w:top w:val="none" w:sz="0" w:space="0" w:color="auto"/>
                    <w:left w:val="none" w:sz="0" w:space="0" w:color="auto"/>
                    <w:bottom w:val="none" w:sz="0" w:space="0" w:color="auto"/>
                    <w:right w:val="none" w:sz="0" w:space="0" w:color="auto"/>
                  </w:divBdr>
                </w:div>
                <w:div w:id="1440832198">
                  <w:marLeft w:val="270"/>
                  <w:marRight w:val="0"/>
                  <w:marTop w:val="0"/>
                  <w:marBottom w:val="0"/>
                  <w:divBdr>
                    <w:top w:val="none" w:sz="0" w:space="0" w:color="auto"/>
                    <w:left w:val="none" w:sz="0" w:space="0" w:color="auto"/>
                    <w:bottom w:val="none" w:sz="0" w:space="0" w:color="auto"/>
                    <w:right w:val="none" w:sz="0" w:space="0" w:color="auto"/>
                  </w:divBdr>
                </w:div>
                <w:div w:id="1747916791">
                  <w:marLeft w:val="270"/>
                  <w:marRight w:val="0"/>
                  <w:marTop w:val="0"/>
                  <w:marBottom w:val="0"/>
                  <w:divBdr>
                    <w:top w:val="none" w:sz="0" w:space="0" w:color="auto"/>
                    <w:left w:val="none" w:sz="0" w:space="0" w:color="auto"/>
                    <w:bottom w:val="none" w:sz="0" w:space="0" w:color="auto"/>
                    <w:right w:val="none" w:sz="0" w:space="0" w:color="auto"/>
                  </w:divBdr>
                </w:div>
                <w:div w:id="2052874310">
                  <w:marLeft w:val="27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336250">
      <w:bodyDiv w:val="1"/>
      <w:marLeft w:val="0"/>
      <w:marRight w:val="0"/>
      <w:marTop w:val="0"/>
      <w:marBottom w:val="0"/>
      <w:divBdr>
        <w:top w:val="none" w:sz="0" w:space="0" w:color="auto"/>
        <w:left w:val="none" w:sz="0" w:space="0" w:color="auto"/>
        <w:bottom w:val="none" w:sz="0" w:space="0" w:color="auto"/>
        <w:right w:val="none" w:sz="0" w:space="0" w:color="auto"/>
      </w:divBdr>
      <w:divsChild>
        <w:div w:id="1112478588">
          <w:marLeft w:val="240"/>
          <w:marRight w:val="240"/>
          <w:marTop w:val="240"/>
          <w:marBottom w:val="240"/>
          <w:divBdr>
            <w:top w:val="none" w:sz="0" w:space="0" w:color="auto"/>
            <w:left w:val="none" w:sz="0" w:space="0" w:color="auto"/>
            <w:bottom w:val="none" w:sz="0" w:space="0" w:color="auto"/>
            <w:right w:val="none" w:sz="0" w:space="0" w:color="auto"/>
          </w:divBdr>
        </w:div>
        <w:div w:id="1800686138">
          <w:marLeft w:val="0"/>
          <w:marRight w:val="0"/>
          <w:marTop w:val="0"/>
          <w:marBottom w:val="0"/>
          <w:divBdr>
            <w:top w:val="none" w:sz="0" w:space="0" w:color="auto"/>
            <w:left w:val="none" w:sz="0" w:space="0" w:color="auto"/>
            <w:bottom w:val="none" w:sz="0" w:space="0" w:color="auto"/>
            <w:right w:val="none" w:sz="0" w:space="0" w:color="auto"/>
          </w:divBdr>
          <w:divsChild>
            <w:div w:id="110630059">
              <w:marLeft w:val="0"/>
              <w:marRight w:val="0"/>
              <w:marTop w:val="0"/>
              <w:marBottom w:val="0"/>
              <w:divBdr>
                <w:top w:val="none" w:sz="0" w:space="0" w:color="auto"/>
                <w:left w:val="none" w:sz="0" w:space="0" w:color="auto"/>
                <w:bottom w:val="none" w:sz="0" w:space="0" w:color="auto"/>
                <w:right w:val="none" w:sz="0" w:space="0" w:color="auto"/>
              </w:divBdr>
              <w:divsChild>
                <w:div w:id="116220146">
                  <w:marLeft w:val="270"/>
                  <w:marRight w:val="0"/>
                  <w:marTop w:val="0"/>
                  <w:marBottom w:val="0"/>
                  <w:divBdr>
                    <w:top w:val="none" w:sz="0" w:space="0" w:color="auto"/>
                    <w:left w:val="none" w:sz="0" w:space="0" w:color="auto"/>
                    <w:bottom w:val="none" w:sz="0" w:space="0" w:color="auto"/>
                    <w:right w:val="none" w:sz="0" w:space="0" w:color="auto"/>
                  </w:divBdr>
                </w:div>
                <w:div w:id="1035619540">
                  <w:marLeft w:val="270"/>
                  <w:marRight w:val="0"/>
                  <w:marTop w:val="0"/>
                  <w:marBottom w:val="0"/>
                  <w:divBdr>
                    <w:top w:val="none" w:sz="0" w:space="0" w:color="auto"/>
                    <w:left w:val="none" w:sz="0" w:space="0" w:color="auto"/>
                    <w:bottom w:val="none" w:sz="0" w:space="0" w:color="auto"/>
                    <w:right w:val="none" w:sz="0" w:space="0" w:color="auto"/>
                  </w:divBdr>
                </w:div>
              </w:divsChild>
            </w:div>
            <w:div w:id="229924400">
              <w:marLeft w:val="0"/>
              <w:marRight w:val="0"/>
              <w:marTop w:val="0"/>
              <w:marBottom w:val="0"/>
              <w:divBdr>
                <w:top w:val="none" w:sz="0" w:space="0" w:color="auto"/>
                <w:left w:val="none" w:sz="0" w:space="0" w:color="auto"/>
                <w:bottom w:val="none" w:sz="0" w:space="0" w:color="auto"/>
                <w:right w:val="none" w:sz="0" w:space="0" w:color="auto"/>
              </w:divBdr>
              <w:divsChild>
                <w:div w:id="57636496">
                  <w:marLeft w:val="270"/>
                  <w:marRight w:val="0"/>
                  <w:marTop w:val="0"/>
                  <w:marBottom w:val="0"/>
                  <w:divBdr>
                    <w:top w:val="none" w:sz="0" w:space="0" w:color="auto"/>
                    <w:left w:val="none" w:sz="0" w:space="0" w:color="auto"/>
                    <w:bottom w:val="none" w:sz="0" w:space="0" w:color="auto"/>
                    <w:right w:val="none" w:sz="0" w:space="0" w:color="auto"/>
                  </w:divBdr>
                  <w:divsChild>
                    <w:div w:id="62530246">
                      <w:marLeft w:val="0"/>
                      <w:marRight w:val="0"/>
                      <w:marTop w:val="0"/>
                      <w:marBottom w:val="0"/>
                      <w:divBdr>
                        <w:top w:val="none" w:sz="0" w:space="0" w:color="auto"/>
                        <w:left w:val="none" w:sz="0" w:space="0" w:color="auto"/>
                        <w:bottom w:val="none" w:sz="0" w:space="0" w:color="auto"/>
                        <w:right w:val="none" w:sz="0" w:space="0" w:color="auto"/>
                      </w:divBdr>
                    </w:div>
                    <w:div w:id="256520437">
                      <w:marLeft w:val="0"/>
                      <w:marRight w:val="0"/>
                      <w:marTop w:val="0"/>
                      <w:marBottom w:val="0"/>
                      <w:divBdr>
                        <w:top w:val="none" w:sz="0" w:space="0" w:color="auto"/>
                        <w:left w:val="none" w:sz="0" w:space="0" w:color="auto"/>
                        <w:bottom w:val="none" w:sz="0" w:space="0" w:color="auto"/>
                        <w:right w:val="none" w:sz="0" w:space="0" w:color="auto"/>
                      </w:divBdr>
                    </w:div>
                    <w:div w:id="556477813">
                      <w:marLeft w:val="0"/>
                      <w:marRight w:val="0"/>
                      <w:marTop w:val="0"/>
                      <w:marBottom w:val="0"/>
                      <w:divBdr>
                        <w:top w:val="none" w:sz="0" w:space="0" w:color="auto"/>
                        <w:left w:val="none" w:sz="0" w:space="0" w:color="auto"/>
                        <w:bottom w:val="none" w:sz="0" w:space="0" w:color="auto"/>
                        <w:right w:val="none" w:sz="0" w:space="0" w:color="auto"/>
                      </w:divBdr>
                    </w:div>
                  </w:divsChild>
                </w:div>
                <w:div w:id="209920054">
                  <w:marLeft w:val="270"/>
                  <w:marRight w:val="0"/>
                  <w:marTop w:val="0"/>
                  <w:marBottom w:val="0"/>
                  <w:divBdr>
                    <w:top w:val="none" w:sz="0" w:space="0" w:color="auto"/>
                    <w:left w:val="none" w:sz="0" w:space="0" w:color="auto"/>
                    <w:bottom w:val="none" w:sz="0" w:space="0" w:color="auto"/>
                    <w:right w:val="none" w:sz="0" w:space="0" w:color="auto"/>
                  </w:divBdr>
                </w:div>
                <w:div w:id="254023968">
                  <w:marLeft w:val="270"/>
                  <w:marRight w:val="0"/>
                  <w:marTop w:val="0"/>
                  <w:marBottom w:val="0"/>
                  <w:divBdr>
                    <w:top w:val="none" w:sz="0" w:space="0" w:color="auto"/>
                    <w:left w:val="none" w:sz="0" w:space="0" w:color="auto"/>
                    <w:bottom w:val="none" w:sz="0" w:space="0" w:color="auto"/>
                    <w:right w:val="none" w:sz="0" w:space="0" w:color="auto"/>
                  </w:divBdr>
                </w:div>
                <w:div w:id="581182467">
                  <w:marLeft w:val="270"/>
                  <w:marRight w:val="0"/>
                  <w:marTop w:val="0"/>
                  <w:marBottom w:val="0"/>
                  <w:divBdr>
                    <w:top w:val="none" w:sz="0" w:space="0" w:color="auto"/>
                    <w:left w:val="none" w:sz="0" w:space="0" w:color="auto"/>
                    <w:bottom w:val="none" w:sz="0" w:space="0" w:color="auto"/>
                    <w:right w:val="none" w:sz="0" w:space="0" w:color="auto"/>
                  </w:divBdr>
                </w:div>
                <w:div w:id="737752610">
                  <w:marLeft w:val="270"/>
                  <w:marRight w:val="0"/>
                  <w:marTop w:val="0"/>
                  <w:marBottom w:val="0"/>
                  <w:divBdr>
                    <w:top w:val="none" w:sz="0" w:space="0" w:color="auto"/>
                    <w:left w:val="none" w:sz="0" w:space="0" w:color="auto"/>
                    <w:bottom w:val="none" w:sz="0" w:space="0" w:color="auto"/>
                    <w:right w:val="none" w:sz="0" w:space="0" w:color="auto"/>
                  </w:divBdr>
                </w:div>
                <w:div w:id="803734250">
                  <w:marLeft w:val="270"/>
                  <w:marRight w:val="0"/>
                  <w:marTop w:val="0"/>
                  <w:marBottom w:val="0"/>
                  <w:divBdr>
                    <w:top w:val="none" w:sz="0" w:space="0" w:color="auto"/>
                    <w:left w:val="none" w:sz="0" w:space="0" w:color="auto"/>
                    <w:bottom w:val="none" w:sz="0" w:space="0" w:color="auto"/>
                    <w:right w:val="none" w:sz="0" w:space="0" w:color="auto"/>
                  </w:divBdr>
                </w:div>
                <w:div w:id="932084834">
                  <w:marLeft w:val="270"/>
                  <w:marRight w:val="0"/>
                  <w:marTop w:val="0"/>
                  <w:marBottom w:val="0"/>
                  <w:divBdr>
                    <w:top w:val="none" w:sz="0" w:space="0" w:color="auto"/>
                    <w:left w:val="none" w:sz="0" w:space="0" w:color="auto"/>
                    <w:bottom w:val="none" w:sz="0" w:space="0" w:color="auto"/>
                    <w:right w:val="none" w:sz="0" w:space="0" w:color="auto"/>
                  </w:divBdr>
                </w:div>
                <w:div w:id="1217934329">
                  <w:marLeft w:val="270"/>
                  <w:marRight w:val="0"/>
                  <w:marTop w:val="0"/>
                  <w:marBottom w:val="0"/>
                  <w:divBdr>
                    <w:top w:val="none" w:sz="0" w:space="0" w:color="auto"/>
                    <w:left w:val="none" w:sz="0" w:space="0" w:color="auto"/>
                    <w:bottom w:val="none" w:sz="0" w:space="0" w:color="auto"/>
                    <w:right w:val="none" w:sz="0" w:space="0" w:color="auto"/>
                  </w:divBdr>
                </w:div>
                <w:div w:id="1551727058">
                  <w:marLeft w:val="270"/>
                  <w:marRight w:val="0"/>
                  <w:marTop w:val="0"/>
                  <w:marBottom w:val="0"/>
                  <w:divBdr>
                    <w:top w:val="none" w:sz="0" w:space="0" w:color="auto"/>
                    <w:left w:val="none" w:sz="0" w:space="0" w:color="auto"/>
                    <w:bottom w:val="none" w:sz="0" w:space="0" w:color="auto"/>
                    <w:right w:val="none" w:sz="0" w:space="0" w:color="auto"/>
                  </w:divBdr>
                </w:div>
                <w:div w:id="1583761397">
                  <w:marLeft w:val="270"/>
                  <w:marRight w:val="0"/>
                  <w:marTop w:val="0"/>
                  <w:marBottom w:val="0"/>
                  <w:divBdr>
                    <w:top w:val="none" w:sz="0" w:space="0" w:color="auto"/>
                    <w:left w:val="none" w:sz="0" w:space="0" w:color="auto"/>
                    <w:bottom w:val="none" w:sz="0" w:space="0" w:color="auto"/>
                    <w:right w:val="none" w:sz="0" w:space="0" w:color="auto"/>
                  </w:divBdr>
                </w:div>
                <w:div w:id="1730300534">
                  <w:marLeft w:val="270"/>
                  <w:marRight w:val="0"/>
                  <w:marTop w:val="0"/>
                  <w:marBottom w:val="0"/>
                  <w:divBdr>
                    <w:top w:val="none" w:sz="0" w:space="0" w:color="auto"/>
                    <w:left w:val="none" w:sz="0" w:space="0" w:color="auto"/>
                    <w:bottom w:val="none" w:sz="0" w:space="0" w:color="auto"/>
                    <w:right w:val="none" w:sz="0" w:space="0" w:color="auto"/>
                  </w:divBdr>
                </w:div>
                <w:div w:id="1736321004">
                  <w:marLeft w:val="270"/>
                  <w:marRight w:val="0"/>
                  <w:marTop w:val="0"/>
                  <w:marBottom w:val="0"/>
                  <w:divBdr>
                    <w:top w:val="none" w:sz="0" w:space="0" w:color="auto"/>
                    <w:left w:val="none" w:sz="0" w:space="0" w:color="auto"/>
                    <w:bottom w:val="none" w:sz="0" w:space="0" w:color="auto"/>
                    <w:right w:val="none" w:sz="0" w:space="0" w:color="auto"/>
                  </w:divBdr>
                </w:div>
                <w:div w:id="1765760618">
                  <w:marLeft w:val="270"/>
                  <w:marRight w:val="0"/>
                  <w:marTop w:val="0"/>
                  <w:marBottom w:val="0"/>
                  <w:divBdr>
                    <w:top w:val="none" w:sz="0" w:space="0" w:color="auto"/>
                    <w:left w:val="none" w:sz="0" w:space="0" w:color="auto"/>
                    <w:bottom w:val="none" w:sz="0" w:space="0" w:color="auto"/>
                    <w:right w:val="none" w:sz="0" w:space="0" w:color="auto"/>
                  </w:divBdr>
                </w:div>
              </w:divsChild>
            </w:div>
            <w:div w:id="800732388">
              <w:marLeft w:val="0"/>
              <w:marRight w:val="0"/>
              <w:marTop w:val="0"/>
              <w:marBottom w:val="0"/>
              <w:divBdr>
                <w:top w:val="none" w:sz="0" w:space="0" w:color="auto"/>
                <w:left w:val="none" w:sz="0" w:space="0" w:color="auto"/>
                <w:bottom w:val="none" w:sz="0" w:space="0" w:color="auto"/>
                <w:right w:val="none" w:sz="0" w:space="0" w:color="auto"/>
              </w:divBdr>
              <w:divsChild>
                <w:div w:id="1166626693">
                  <w:marLeft w:val="0"/>
                  <w:marRight w:val="0"/>
                  <w:marTop w:val="0"/>
                  <w:marBottom w:val="0"/>
                  <w:divBdr>
                    <w:top w:val="none" w:sz="0" w:space="0" w:color="auto"/>
                    <w:left w:val="none" w:sz="0" w:space="0" w:color="auto"/>
                    <w:bottom w:val="none" w:sz="0" w:space="0" w:color="auto"/>
                    <w:right w:val="none" w:sz="0" w:space="0" w:color="auto"/>
                  </w:divBdr>
                  <w:divsChild>
                    <w:div w:id="749546335">
                      <w:marLeft w:val="0"/>
                      <w:marRight w:val="0"/>
                      <w:marTop w:val="120"/>
                      <w:marBottom w:val="120"/>
                      <w:divBdr>
                        <w:top w:val="none" w:sz="0" w:space="0" w:color="auto"/>
                        <w:left w:val="none" w:sz="0" w:space="0" w:color="auto"/>
                        <w:bottom w:val="none" w:sz="0" w:space="0" w:color="auto"/>
                        <w:right w:val="none" w:sz="0" w:space="0" w:color="auto"/>
                      </w:divBdr>
                    </w:div>
                    <w:div w:id="1650280635">
                      <w:marLeft w:val="0"/>
                      <w:marRight w:val="0"/>
                      <w:marTop w:val="120"/>
                      <w:marBottom w:val="120"/>
                      <w:divBdr>
                        <w:top w:val="none" w:sz="0" w:space="0" w:color="auto"/>
                        <w:left w:val="none" w:sz="0" w:space="0" w:color="auto"/>
                        <w:bottom w:val="none" w:sz="0" w:space="0" w:color="auto"/>
                        <w:right w:val="none" w:sz="0" w:space="0" w:color="auto"/>
                      </w:divBdr>
                    </w:div>
                    <w:div w:id="1967619829">
                      <w:marLeft w:val="0"/>
                      <w:marRight w:val="0"/>
                      <w:marTop w:val="120"/>
                      <w:marBottom w:val="120"/>
                      <w:divBdr>
                        <w:top w:val="none" w:sz="0" w:space="0" w:color="auto"/>
                        <w:left w:val="none" w:sz="0" w:space="0" w:color="auto"/>
                        <w:bottom w:val="none" w:sz="0" w:space="0" w:color="auto"/>
                        <w:right w:val="none" w:sz="0" w:space="0" w:color="auto"/>
                      </w:divBdr>
                    </w:div>
                    <w:div w:id="2026399827">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998922650">
              <w:marLeft w:val="0"/>
              <w:marRight w:val="0"/>
              <w:marTop w:val="0"/>
              <w:marBottom w:val="0"/>
              <w:divBdr>
                <w:top w:val="none" w:sz="0" w:space="0" w:color="auto"/>
                <w:left w:val="none" w:sz="0" w:space="0" w:color="auto"/>
                <w:bottom w:val="none" w:sz="0" w:space="0" w:color="auto"/>
                <w:right w:val="none" w:sz="0" w:space="0" w:color="auto"/>
              </w:divBdr>
              <w:divsChild>
                <w:div w:id="129976385">
                  <w:marLeft w:val="0"/>
                  <w:marRight w:val="0"/>
                  <w:marTop w:val="0"/>
                  <w:marBottom w:val="0"/>
                  <w:divBdr>
                    <w:top w:val="none" w:sz="0" w:space="0" w:color="auto"/>
                    <w:left w:val="none" w:sz="0" w:space="0" w:color="auto"/>
                    <w:bottom w:val="none" w:sz="0" w:space="0" w:color="auto"/>
                    <w:right w:val="none" w:sz="0" w:space="0" w:color="auto"/>
                  </w:divBdr>
                  <w:divsChild>
                    <w:div w:id="81005186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212233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692092">
      <w:bodyDiv w:val="1"/>
      <w:marLeft w:val="0"/>
      <w:marRight w:val="0"/>
      <w:marTop w:val="0"/>
      <w:marBottom w:val="0"/>
      <w:divBdr>
        <w:top w:val="none" w:sz="0" w:space="0" w:color="auto"/>
        <w:left w:val="none" w:sz="0" w:space="0" w:color="auto"/>
        <w:bottom w:val="none" w:sz="0" w:space="0" w:color="auto"/>
        <w:right w:val="none" w:sz="0" w:space="0" w:color="auto"/>
      </w:divBdr>
    </w:div>
    <w:div w:id="829323620">
      <w:bodyDiv w:val="1"/>
      <w:marLeft w:val="0"/>
      <w:marRight w:val="0"/>
      <w:marTop w:val="0"/>
      <w:marBottom w:val="0"/>
      <w:divBdr>
        <w:top w:val="none" w:sz="0" w:space="0" w:color="auto"/>
        <w:left w:val="none" w:sz="0" w:space="0" w:color="auto"/>
        <w:bottom w:val="none" w:sz="0" w:space="0" w:color="auto"/>
        <w:right w:val="none" w:sz="0" w:space="0" w:color="auto"/>
      </w:divBdr>
      <w:divsChild>
        <w:div w:id="787166860">
          <w:marLeft w:val="240"/>
          <w:marRight w:val="240"/>
          <w:marTop w:val="240"/>
          <w:marBottom w:val="240"/>
          <w:divBdr>
            <w:top w:val="none" w:sz="0" w:space="0" w:color="auto"/>
            <w:left w:val="none" w:sz="0" w:space="0" w:color="auto"/>
            <w:bottom w:val="none" w:sz="0" w:space="0" w:color="auto"/>
            <w:right w:val="none" w:sz="0" w:space="0" w:color="auto"/>
          </w:divBdr>
        </w:div>
        <w:div w:id="1104417097">
          <w:marLeft w:val="0"/>
          <w:marRight w:val="0"/>
          <w:marTop w:val="0"/>
          <w:marBottom w:val="0"/>
          <w:divBdr>
            <w:top w:val="none" w:sz="0" w:space="0" w:color="auto"/>
            <w:left w:val="none" w:sz="0" w:space="0" w:color="auto"/>
            <w:bottom w:val="none" w:sz="0" w:space="0" w:color="auto"/>
            <w:right w:val="none" w:sz="0" w:space="0" w:color="auto"/>
          </w:divBdr>
          <w:divsChild>
            <w:div w:id="417482068">
              <w:marLeft w:val="0"/>
              <w:marRight w:val="0"/>
              <w:marTop w:val="0"/>
              <w:marBottom w:val="0"/>
              <w:divBdr>
                <w:top w:val="none" w:sz="0" w:space="0" w:color="auto"/>
                <w:left w:val="none" w:sz="0" w:space="0" w:color="auto"/>
                <w:bottom w:val="none" w:sz="0" w:space="0" w:color="auto"/>
                <w:right w:val="none" w:sz="0" w:space="0" w:color="auto"/>
              </w:divBdr>
              <w:divsChild>
                <w:div w:id="492525992">
                  <w:marLeft w:val="0"/>
                  <w:marRight w:val="0"/>
                  <w:marTop w:val="0"/>
                  <w:marBottom w:val="0"/>
                  <w:divBdr>
                    <w:top w:val="none" w:sz="0" w:space="0" w:color="auto"/>
                    <w:left w:val="none" w:sz="0" w:space="0" w:color="auto"/>
                    <w:bottom w:val="none" w:sz="0" w:space="0" w:color="auto"/>
                    <w:right w:val="none" w:sz="0" w:space="0" w:color="auto"/>
                  </w:divBdr>
                  <w:divsChild>
                    <w:div w:id="142699371">
                      <w:marLeft w:val="0"/>
                      <w:marRight w:val="0"/>
                      <w:marTop w:val="120"/>
                      <w:marBottom w:val="120"/>
                      <w:divBdr>
                        <w:top w:val="none" w:sz="0" w:space="0" w:color="auto"/>
                        <w:left w:val="none" w:sz="0" w:space="0" w:color="auto"/>
                        <w:bottom w:val="none" w:sz="0" w:space="0" w:color="auto"/>
                        <w:right w:val="none" w:sz="0" w:space="0" w:color="auto"/>
                      </w:divBdr>
                    </w:div>
                    <w:div w:id="550465572">
                      <w:marLeft w:val="0"/>
                      <w:marRight w:val="0"/>
                      <w:marTop w:val="120"/>
                      <w:marBottom w:val="120"/>
                      <w:divBdr>
                        <w:top w:val="none" w:sz="0" w:space="0" w:color="auto"/>
                        <w:left w:val="none" w:sz="0" w:space="0" w:color="auto"/>
                        <w:bottom w:val="none" w:sz="0" w:space="0" w:color="auto"/>
                        <w:right w:val="none" w:sz="0" w:space="0" w:color="auto"/>
                      </w:divBdr>
                    </w:div>
                    <w:div w:id="1331568636">
                      <w:marLeft w:val="0"/>
                      <w:marRight w:val="0"/>
                      <w:marTop w:val="120"/>
                      <w:marBottom w:val="120"/>
                      <w:divBdr>
                        <w:top w:val="none" w:sz="0" w:space="0" w:color="auto"/>
                        <w:left w:val="none" w:sz="0" w:space="0" w:color="auto"/>
                        <w:bottom w:val="none" w:sz="0" w:space="0" w:color="auto"/>
                        <w:right w:val="none" w:sz="0" w:space="0" w:color="auto"/>
                      </w:divBdr>
                    </w:div>
                    <w:div w:id="1366248794">
                      <w:marLeft w:val="0"/>
                      <w:marRight w:val="0"/>
                      <w:marTop w:val="120"/>
                      <w:marBottom w:val="120"/>
                      <w:divBdr>
                        <w:top w:val="none" w:sz="0" w:space="0" w:color="auto"/>
                        <w:left w:val="none" w:sz="0" w:space="0" w:color="auto"/>
                        <w:bottom w:val="none" w:sz="0" w:space="0" w:color="auto"/>
                        <w:right w:val="none" w:sz="0" w:space="0" w:color="auto"/>
                      </w:divBdr>
                    </w:div>
                    <w:div w:id="2085107124">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850872597">
              <w:marLeft w:val="0"/>
              <w:marRight w:val="0"/>
              <w:marTop w:val="0"/>
              <w:marBottom w:val="0"/>
              <w:divBdr>
                <w:top w:val="none" w:sz="0" w:space="0" w:color="auto"/>
                <w:left w:val="none" w:sz="0" w:space="0" w:color="auto"/>
                <w:bottom w:val="none" w:sz="0" w:space="0" w:color="auto"/>
                <w:right w:val="none" w:sz="0" w:space="0" w:color="auto"/>
              </w:divBdr>
            </w:div>
            <w:div w:id="1791362423">
              <w:marLeft w:val="0"/>
              <w:marRight w:val="0"/>
              <w:marTop w:val="0"/>
              <w:marBottom w:val="0"/>
              <w:divBdr>
                <w:top w:val="none" w:sz="0" w:space="0" w:color="auto"/>
                <w:left w:val="none" w:sz="0" w:space="0" w:color="auto"/>
                <w:bottom w:val="none" w:sz="0" w:space="0" w:color="auto"/>
                <w:right w:val="none" w:sz="0" w:space="0" w:color="auto"/>
              </w:divBdr>
              <w:divsChild>
                <w:div w:id="171729530">
                  <w:marLeft w:val="270"/>
                  <w:marRight w:val="0"/>
                  <w:marTop w:val="0"/>
                  <w:marBottom w:val="0"/>
                  <w:divBdr>
                    <w:top w:val="none" w:sz="0" w:space="0" w:color="auto"/>
                    <w:left w:val="none" w:sz="0" w:space="0" w:color="auto"/>
                    <w:bottom w:val="none" w:sz="0" w:space="0" w:color="auto"/>
                    <w:right w:val="none" w:sz="0" w:space="0" w:color="auto"/>
                  </w:divBdr>
                </w:div>
                <w:div w:id="423690523">
                  <w:marLeft w:val="0"/>
                  <w:marRight w:val="0"/>
                  <w:marTop w:val="0"/>
                  <w:marBottom w:val="0"/>
                  <w:divBdr>
                    <w:top w:val="none" w:sz="0" w:space="0" w:color="auto"/>
                    <w:left w:val="none" w:sz="0" w:space="0" w:color="auto"/>
                    <w:bottom w:val="none" w:sz="0" w:space="0" w:color="auto"/>
                    <w:right w:val="none" w:sz="0" w:space="0" w:color="auto"/>
                  </w:divBdr>
                </w:div>
                <w:div w:id="1038706572">
                  <w:marLeft w:val="0"/>
                  <w:marRight w:val="0"/>
                  <w:marTop w:val="0"/>
                  <w:marBottom w:val="0"/>
                  <w:divBdr>
                    <w:top w:val="none" w:sz="0" w:space="0" w:color="auto"/>
                    <w:left w:val="none" w:sz="0" w:space="0" w:color="auto"/>
                    <w:bottom w:val="none" w:sz="0" w:space="0" w:color="auto"/>
                    <w:right w:val="none" w:sz="0" w:space="0" w:color="auto"/>
                  </w:divBdr>
                </w:div>
                <w:div w:id="1454639544">
                  <w:marLeft w:val="270"/>
                  <w:marRight w:val="0"/>
                  <w:marTop w:val="0"/>
                  <w:marBottom w:val="0"/>
                  <w:divBdr>
                    <w:top w:val="none" w:sz="0" w:space="0" w:color="auto"/>
                    <w:left w:val="none" w:sz="0" w:space="0" w:color="auto"/>
                    <w:bottom w:val="none" w:sz="0" w:space="0" w:color="auto"/>
                    <w:right w:val="none" w:sz="0" w:space="0" w:color="auto"/>
                  </w:divBdr>
                </w:div>
                <w:div w:id="1763456280">
                  <w:marLeft w:val="270"/>
                  <w:marRight w:val="0"/>
                  <w:marTop w:val="0"/>
                  <w:marBottom w:val="0"/>
                  <w:divBdr>
                    <w:top w:val="none" w:sz="0" w:space="0" w:color="auto"/>
                    <w:left w:val="none" w:sz="0" w:space="0" w:color="auto"/>
                    <w:bottom w:val="none" w:sz="0" w:space="0" w:color="auto"/>
                    <w:right w:val="none" w:sz="0" w:space="0" w:color="auto"/>
                  </w:divBdr>
                </w:div>
                <w:div w:id="1945376299">
                  <w:marLeft w:val="0"/>
                  <w:marRight w:val="0"/>
                  <w:marTop w:val="0"/>
                  <w:marBottom w:val="0"/>
                  <w:divBdr>
                    <w:top w:val="none" w:sz="0" w:space="0" w:color="auto"/>
                    <w:left w:val="none" w:sz="0" w:space="0" w:color="auto"/>
                    <w:bottom w:val="none" w:sz="0" w:space="0" w:color="auto"/>
                    <w:right w:val="none" w:sz="0" w:space="0" w:color="auto"/>
                  </w:divBdr>
                </w:div>
                <w:div w:id="2021808551">
                  <w:marLeft w:val="270"/>
                  <w:marRight w:val="0"/>
                  <w:marTop w:val="0"/>
                  <w:marBottom w:val="0"/>
                  <w:divBdr>
                    <w:top w:val="none" w:sz="0" w:space="0" w:color="auto"/>
                    <w:left w:val="none" w:sz="0" w:space="0" w:color="auto"/>
                    <w:bottom w:val="none" w:sz="0" w:space="0" w:color="auto"/>
                    <w:right w:val="none" w:sz="0" w:space="0" w:color="auto"/>
                  </w:divBdr>
                </w:div>
                <w:div w:id="2042512486">
                  <w:marLeft w:val="270"/>
                  <w:marRight w:val="0"/>
                  <w:marTop w:val="0"/>
                  <w:marBottom w:val="0"/>
                  <w:divBdr>
                    <w:top w:val="none" w:sz="0" w:space="0" w:color="auto"/>
                    <w:left w:val="none" w:sz="0" w:space="0" w:color="auto"/>
                    <w:bottom w:val="none" w:sz="0" w:space="0" w:color="auto"/>
                    <w:right w:val="none" w:sz="0" w:space="0" w:color="auto"/>
                  </w:divBdr>
                </w:div>
                <w:div w:id="2108036202">
                  <w:marLeft w:val="270"/>
                  <w:marRight w:val="0"/>
                  <w:marTop w:val="0"/>
                  <w:marBottom w:val="0"/>
                  <w:divBdr>
                    <w:top w:val="none" w:sz="0" w:space="0" w:color="auto"/>
                    <w:left w:val="none" w:sz="0" w:space="0" w:color="auto"/>
                    <w:bottom w:val="none" w:sz="0" w:space="0" w:color="auto"/>
                    <w:right w:val="none" w:sz="0" w:space="0" w:color="auto"/>
                  </w:divBdr>
                </w:div>
              </w:divsChild>
            </w:div>
            <w:div w:id="1890677948">
              <w:marLeft w:val="0"/>
              <w:marRight w:val="0"/>
              <w:marTop w:val="0"/>
              <w:marBottom w:val="0"/>
              <w:divBdr>
                <w:top w:val="none" w:sz="0" w:space="0" w:color="auto"/>
                <w:left w:val="none" w:sz="0" w:space="0" w:color="auto"/>
                <w:bottom w:val="none" w:sz="0" w:space="0" w:color="auto"/>
                <w:right w:val="none" w:sz="0" w:space="0" w:color="auto"/>
              </w:divBdr>
              <w:divsChild>
                <w:div w:id="818377362">
                  <w:marLeft w:val="270"/>
                  <w:marRight w:val="0"/>
                  <w:marTop w:val="0"/>
                  <w:marBottom w:val="0"/>
                  <w:divBdr>
                    <w:top w:val="none" w:sz="0" w:space="0" w:color="auto"/>
                    <w:left w:val="none" w:sz="0" w:space="0" w:color="auto"/>
                    <w:bottom w:val="none" w:sz="0" w:space="0" w:color="auto"/>
                    <w:right w:val="none" w:sz="0" w:space="0" w:color="auto"/>
                  </w:divBdr>
                </w:div>
                <w:div w:id="849953445">
                  <w:marLeft w:val="270"/>
                  <w:marRight w:val="0"/>
                  <w:marTop w:val="0"/>
                  <w:marBottom w:val="0"/>
                  <w:divBdr>
                    <w:top w:val="none" w:sz="0" w:space="0" w:color="auto"/>
                    <w:left w:val="none" w:sz="0" w:space="0" w:color="auto"/>
                    <w:bottom w:val="none" w:sz="0" w:space="0" w:color="auto"/>
                    <w:right w:val="none" w:sz="0" w:space="0" w:color="auto"/>
                  </w:divBdr>
                </w:div>
                <w:div w:id="1061444078">
                  <w:marLeft w:val="270"/>
                  <w:marRight w:val="0"/>
                  <w:marTop w:val="0"/>
                  <w:marBottom w:val="0"/>
                  <w:divBdr>
                    <w:top w:val="none" w:sz="0" w:space="0" w:color="auto"/>
                    <w:left w:val="none" w:sz="0" w:space="0" w:color="auto"/>
                    <w:bottom w:val="none" w:sz="0" w:space="0" w:color="auto"/>
                    <w:right w:val="none" w:sz="0" w:space="0" w:color="auto"/>
                  </w:divBdr>
                </w:div>
                <w:div w:id="1209679836">
                  <w:marLeft w:val="270"/>
                  <w:marRight w:val="0"/>
                  <w:marTop w:val="0"/>
                  <w:marBottom w:val="0"/>
                  <w:divBdr>
                    <w:top w:val="none" w:sz="0" w:space="0" w:color="auto"/>
                    <w:left w:val="none" w:sz="0" w:space="0" w:color="auto"/>
                    <w:bottom w:val="none" w:sz="0" w:space="0" w:color="auto"/>
                    <w:right w:val="none" w:sz="0" w:space="0" w:color="auto"/>
                  </w:divBdr>
                </w:div>
                <w:div w:id="1252617316">
                  <w:marLeft w:val="270"/>
                  <w:marRight w:val="0"/>
                  <w:marTop w:val="0"/>
                  <w:marBottom w:val="0"/>
                  <w:divBdr>
                    <w:top w:val="none" w:sz="0" w:space="0" w:color="auto"/>
                    <w:left w:val="none" w:sz="0" w:space="0" w:color="auto"/>
                    <w:bottom w:val="none" w:sz="0" w:space="0" w:color="auto"/>
                    <w:right w:val="none" w:sz="0" w:space="0" w:color="auto"/>
                  </w:divBdr>
                  <w:divsChild>
                    <w:div w:id="402335866">
                      <w:marLeft w:val="0"/>
                      <w:marRight w:val="0"/>
                      <w:marTop w:val="0"/>
                      <w:marBottom w:val="0"/>
                      <w:divBdr>
                        <w:top w:val="none" w:sz="0" w:space="0" w:color="auto"/>
                        <w:left w:val="none" w:sz="0" w:space="0" w:color="auto"/>
                        <w:bottom w:val="none" w:sz="0" w:space="0" w:color="auto"/>
                        <w:right w:val="none" w:sz="0" w:space="0" w:color="auto"/>
                      </w:divBdr>
                    </w:div>
                    <w:div w:id="1868370699">
                      <w:marLeft w:val="0"/>
                      <w:marRight w:val="0"/>
                      <w:marTop w:val="0"/>
                      <w:marBottom w:val="0"/>
                      <w:divBdr>
                        <w:top w:val="none" w:sz="0" w:space="0" w:color="auto"/>
                        <w:left w:val="none" w:sz="0" w:space="0" w:color="auto"/>
                        <w:bottom w:val="none" w:sz="0" w:space="0" w:color="auto"/>
                        <w:right w:val="none" w:sz="0" w:space="0" w:color="auto"/>
                      </w:divBdr>
                    </w:div>
                    <w:div w:id="1914508813">
                      <w:marLeft w:val="0"/>
                      <w:marRight w:val="0"/>
                      <w:marTop w:val="0"/>
                      <w:marBottom w:val="0"/>
                      <w:divBdr>
                        <w:top w:val="none" w:sz="0" w:space="0" w:color="auto"/>
                        <w:left w:val="none" w:sz="0" w:space="0" w:color="auto"/>
                        <w:bottom w:val="none" w:sz="0" w:space="0" w:color="auto"/>
                        <w:right w:val="none" w:sz="0" w:space="0" w:color="auto"/>
                      </w:divBdr>
                    </w:div>
                  </w:divsChild>
                </w:div>
                <w:div w:id="1464277449">
                  <w:marLeft w:val="270"/>
                  <w:marRight w:val="0"/>
                  <w:marTop w:val="0"/>
                  <w:marBottom w:val="0"/>
                  <w:divBdr>
                    <w:top w:val="none" w:sz="0" w:space="0" w:color="auto"/>
                    <w:left w:val="none" w:sz="0" w:space="0" w:color="auto"/>
                    <w:bottom w:val="none" w:sz="0" w:space="0" w:color="auto"/>
                    <w:right w:val="none" w:sz="0" w:space="0" w:color="auto"/>
                  </w:divBdr>
                </w:div>
                <w:div w:id="1477258548">
                  <w:marLeft w:val="27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4465414">
      <w:bodyDiv w:val="1"/>
      <w:marLeft w:val="0"/>
      <w:marRight w:val="0"/>
      <w:marTop w:val="0"/>
      <w:marBottom w:val="0"/>
      <w:divBdr>
        <w:top w:val="none" w:sz="0" w:space="0" w:color="auto"/>
        <w:left w:val="none" w:sz="0" w:space="0" w:color="auto"/>
        <w:bottom w:val="none" w:sz="0" w:space="0" w:color="auto"/>
        <w:right w:val="none" w:sz="0" w:space="0" w:color="auto"/>
      </w:divBdr>
      <w:divsChild>
        <w:div w:id="1136071462">
          <w:marLeft w:val="0"/>
          <w:marRight w:val="0"/>
          <w:marTop w:val="0"/>
          <w:marBottom w:val="0"/>
          <w:divBdr>
            <w:top w:val="none" w:sz="0" w:space="0" w:color="auto"/>
            <w:left w:val="none" w:sz="0" w:space="0" w:color="auto"/>
            <w:bottom w:val="none" w:sz="0" w:space="0" w:color="auto"/>
            <w:right w:val="none" w:sz="0" w:space="0" w:color="auto"/>
          </w:divBdr>
          <w:divsChild>
            <w:div w:id="12071886">
              <w:marLeft w:val="0"/>
              <w:marRight w:val="0"/>
              <w:marTop w:val="0"/>
              <w:marBottom w:val="0"/>
              <w:divBdr>
                <w:top w:val="none" w:sz="0" w:space="0" w:color="auto"/>
                <w:left w:val="none" w:sz="0" w:space="0" w:color="auto"/>
                <w:bottom w:val="none" w:sz="0" w:space="0" w:color="auto"/>
                <w:right w:val="none" w:sz="0" w:space="0" w:color="auto"/>
              </w:divBdr>
            </w:div>
            <w:div w:id="270168566">
              <w:marLeft w:val="0"/>
              <w:marRight w:val="0"/>
              <w:marTop w:val="0"/>
              <w:marBottom w:val="0"/>
              <w:divBdr>
                <w:top w:val="none" w:sz="0" w:space="0" w:color="auto"/>
                <w:left w:val="none" w:sz="0" w:space="0" w:color="auto"/>
                <w:bottom w:val="none" w:sz="0" w:space="0" w:color="auto"/>
                <w:right w:val="none" w:sz="0" w:space="0" w:color="auto"/>
              </w:divBdr>
            </w:div>
            <w:div w:id="557983826">
              <w:marLeft w:val="0"/>
              <w:marRight w:val="0"/>
              <w:marTop w:val="0"/>
              <w:marBottom w:val="0"/>
              <w:divBdr>
                <w:top w:val="none" w:sz="0" w:space="0" w:color="auto"/>
                <w:left w:val="none" w:sz="0" w:space="0" w:color="auto"/>
                <w:bottom w:val="none" w:sz="0" w:space="0" w:color="auto"/>
                <w:right w:val="none" w:sz="0" w:space="0" w:color="auto"/>
              </w:divBdr>
              <w:divsChild>
                <w:div w:id="737094476">
                  <w:marLeft w:val="0"/>
                  <w:marRight w:val="0"/>
                  <w:marTop w:val="0"/>
                  <w:marBottom w:val="0"/>
                  <w:divBdr>
                    <w:top w:val="none" w:sz="0" w:space="0" w:color="auto"/>
                    <w:left w:val="none" w:sz="0" w:space="0" w:color="auto"/>
                    <w:bottom w:val="none" w:sz="0" w:space="0" w:color="auto"/>
                    <w:right w:val="none" w:sz="0" w:space="0" w:color="auto"/>
                  </w:divBdr>
                  <w:divsChild>
                    <w:div w:id="379716012">
                      <w:marLeft w:val="0"/>
                      <w:marRight w:val="0"/>
                      <w:marTop w:val="120"/>
                      <w:marBottom w:val="120"/>
                      <w:divBdr>
                        <w:top w:val="none" w:sz="0" w:space="0" w:color="auto"/>
                        <w:left w:val="none" w:sz="0" w:space="0" w:color="auto"/>
                        <w:bottom w:val="none" w:sz="0" w:space="0" w:color="auto"/>
                        <w:right w:val="none" w:sz="0" w:space="0" w:color="auto"/>
                      </w:divBdr>
                    </w:div>
                    <w:div w:id="1257783697">
                      <w:marLeft w:val="0"/>
                      <w:marRight w:val="0"/>
                      <w:marTop w:val="120"/>
                      <w:marBottom w:val="120"/>
                      <w:divBdr>
                        <w:top w:val="none" w:sz="0" w:space="0" w:color="auto"/>
                        <w:left w:val="none" w:sz="0" w:space="0" w:color="auto"/>
                        <w:bottom w:val="none" w:sz="0" w:space="0" w:color="auto"/>
                        <w:right w:val="none" w:sz="0" w:space="0" w:color="auto"/>
                      </w:divBdr>
                    </w:div>
                    <w:div w:id="1687487999">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722825312">
              <w:marLeft w:val="0"/>
              <w:marRight w:val="0"/>
              <w:marTop w:val="0"/>
              <w:marBottom w:val="0"/>
              <w:divBdr>
                <w:top w:val="none" w:sz="0" w:space="0" w:color="auto"/>
                <w:left w:val="none" w:sz="0" w:space="0" w:color="auto"/>
                <w:bottom w:val="none" w:sz="0" w:space="0" w:color="auto"/>
                <w:right w:val="none" w:sz="0" w:space="0" w:color="auto"/>
              </w:divBdr>
            </w:div>
            <w:div w:id="748578481">
              <w:marLeft w:val="0"/>
              <w:marRight w:val="0"/>
              <w:marTop w:val="0"/>
              <w:marBottom w:val="0"/>
              <w:divBdr>
                <w:top w:val="none" w:sz="0" w:space="0" w:color="auto"/>
                <w:left w:val="none" w:sz="0" w:space="0" w:color="auto"/>
                <w:bottom w:val="none" w:sz="0" w:space="0" w:color="auto"/>
                <w:right w:val="none" w:sz="0" w:space="0" w:color="auto"/>
              </w:divBdr>
            </w:div>
            <w:div w:id="1126196386">
              <w:marLeft w:val="0"/>
              <w:marRight w:val="0"/>
              <w:marTop w:val="0"/>
              <w:marBottom w:val="0"/>
              <w:divBdr>
                <w:top w:val="none" w:sz="0" w:space="0" w:color="auto"/>
                <w:left w:val="none" w:sz="0" w:space="0" w:color="auto"/>
                <w:bottom w:val="none" w:sz="0" w:space="0" w:color="auto"/>
                <w:right w:val="none" w:sz="0" w:space="0" w:color="auto"/>
              </w:divBdr>
              <w:divsChild>
                <w:div w:id="26836333">
                  <w:marLeft w:val="0"/>
                  <w:marRight w:val="0"/>
                  <w:marTop w:val="0"/>
                  <w:marBottom w:val="0"/>
                  <w:divBdr>
                    <w:top w:val="none" w:sz="0" w:space="0" w:color="auto"/>
                    <w:left w:val="none" w:sz="0" w:space="0" w:color="auto"/>
                    <w:bottom w:val="none" w:sz="0" w:space="0" w:color="auto"/>
                    <w:right w:val="none" w:sz="0" w:space="0" w:color="auto"/>
                  </w:divBdr>
                </w:div>
                <w:div w:id="435829340">
                  <w:marLeft w:val="0"/>
                  <w:marRight w:val="0"/>
                  <w:marTop w:val="0"/>
                  <w:marBottom w:val="0"/>
                  <w:divBdr>
                    <w:top w:val="none" w:sz="0" w:space="0" w:color="auto"/>
                    <w:left w:val="none" w:sz="0" w:space="0" w:color="auto"/>
                    <w:bottom w:val="none" w:sz="0" w:space="0" w:color="auto"/>
                    <w:right w:val="none" w:sz="0" w:space="0" w:color="auto"/>
                  </w:divBdr>
                </w:div>
                <w:div w:id="1080173172">
                  <w:marLeft w:val="0"/>
                  <w:marRight w:val="0"/>
                  <w:marTop w:val="0"/>
                  <w:marBottom w:val="0"/>
                  <w:divBdr>
                    <w:top w:val="none" w:sz="0" w:space="0" w:color="auto"/>
                    <w:left w:val="none" w:sz="0" w:space="0" w:color="auto"/>
                    <w:bottom w:val="none" w:sz="0" w:space="0" w:color="auto"/>
                    <w:right w:val="none" w:sz="0" w:space="0" w:color="auto"/>
                  </w:divBdr>
                </w:div>
                <w:div w:id="1541280185">
                  <w:marLeft w:val="0"/>
                  <w:marRight w:val="0"/>
                  <w:marTop w:val="0"/>
                  <w:marBottom w:val="0"/>
                  <w:divBdr>
                    <w:top w:val="none" w:sz="0" w:space="0" w:color="auto"/>
                    <w:left w:val="none" w:sz="0" w:space="0" w:color="auto"/>
                    <w:bottom w:val="none" w:sz="0" w:space="0" w:color="auto"/>
                    <w:right w:val="none" w:sz="0" w:space="0" w:color="auto"/>
                  </w:divBdr>
                </w:div>
                <w:div w:id="1940528393">
                  <w:marLeft w:val="0"/>
                  <w:marRight w:val="0"/>
                  <w:marTop w:val="0"/>
                  <w:marBottom w:val="0"/>
                  <w:divBdr>
                    <w:top w:val="none" w:sz="0" w:space="0" w:color="auto"/>
                    <w:left w:val="none" w:sz="0" w:space="0" w:color="auto"/>
                    <w:bottom w:val="none" w:sz="0" w:space="0" w:color="auto"/>
                    <w:right w:val="none" w:sz="0" w:space="0" w:color="auto"/>
                  </w:divBdr>
                </w:div>
                <w:div w:id="206952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013550">
          <w:marLeft w:val="240"/>
          <w:marRight w:val="240"/>
          <w:marTop w:val="240"/>
          <w:marBottom w:val="240"/>
          <w:divBdr>
            <w:top w:val="none" w:sz="0" w:space="0" w:color="auto"/>
            <w:left w:val="none" w:sz="0" w:space="0" w:color="auto"/>
            <w:bottom w:val="none" w:sz="0" w:space="0" w:color="auto"/>
            <w:right w:val="none" w:sz="0" w:space="0" w:color="auto"/>
          </w:divBdr>
        </w:div>
      </w:divsChild>
    </w:div>
    <w:div w:id="908541814">
      <w:bodyDiv w:val="1"/>
      <w:marLeft w:val="0"/>
      <w:marRight w:val="0"/>
      <w:marTop w:val="0"/>
      <w:marBottom w:val="0"/>
      <w:divBdr>
        <w:top w:val="none" w:sz="0" w:space="0" w:color="auto"/>
        <w:left w:val="none" w:sz="0" w:space="0" w:color="auto"/>
        <w:bottom w:val="none" w:sz="0" w:space="0" w:color="auto"/>
        <w:right w:val="none" w:sz="0" w:space="0" w:color="auto"/>
      </w:divBdr>
      <w:divsChild>
        <w:div w:id="635139802">
          <w:marLeft w:val="240"/>
          <w:marRight w:val="240"/>
          <w:marTop w:val="240"/>
          <w:marBottom w:val="240"/>
          <w:divBdr>
            <w:top w:val="none" w:sz="0" w:space="0" w:color="auto"/>
            <w:left w:val="none" w:sz="0" w:space="0" w:color="auto"/>
            <w:bottom w:val="none" w:sz="0" w:space="0" w:color="auto"/>
            <w:right w:val="none" w:sz="0" w:space="0" w:color="auto"/>
          </w:divBdr>
        </w:div>
        <w:div w:id="1010983057">
          <w:marLeft w:val="0"/>
          <w:marRight w:val="0"/>
          <w:marTop w:val="0"/>
          <w:marBottom w:val="0"/>
          <w:divBdr>
            <w:top w:val="none" w:sz="0" w:space="0" w:color="auto"/>
            <w:left w:val="none" w:sz="0" w:space="0" w:color="auto"/>
            <w:bottom w:val="none" w:sz="0" w:space="0" w:color="auto"/>
            <w:right w:val="none" w:sz="0" w:space="0" w:color="auto"/>
          </w:divBdr>
          <w:divsChild>
            <w:div w:id="1066151488">
              <w:marLeft w:val="0"/>
              <w:marRight w:val="0"/>
              <w:marTop w:val="0"/>
              <w:marBottom w:val="0"/>
              <w:divBdr>
                <w:top w:val="none" w:sz="0" w:space="0" w:color="auto"/>
                <w:left w:val="none" w:sz="0" w:space="0" w:color="auto"/>
                <w:bottom w:val="none" w:sz="0" w:space="0" w:color="auto"/>
                <w:right w:val="none" w:sz="0" w:space="0" w:color="auto"/>
              </w:divBdr>
              <w:divsChild>
                <w:div w:id="1062678116">
                  <w:marLeft w:val="0"/>
                  <w:marRight w:val="0"/>
                  <w:marTop w:val="0"/>
                  <w:marBottom w:val="0"/>
                  <w:divBdr>
                    <w:top w:val="none" w:sz="0" w:space="0" w:color="auto"/>
                    <w:left w:val="none" w:sz="0" w:space="0" w:color="auto"/>
                    <w:bottom w:val="none" w:sz="0" w:space="0" w:color="auto"/>
                    <w:right w:val="none" w:sz="0" w:space="0" w:color="auto"/>
                  </w:divBdr>
                  <w:divsChild>
                    <w:div w:id="59443586">
                      <w:marLeft w:val="0"/>
                      <w:marRight w:val="0"/>
                      <w:marTop w:val="120"/>
                      <w:marBottom w:val="120"/>
                      <w:divBdr>
                        <w:top w:val="none" w:sz="0" w:space="0" w:color="auto"/>
                        <w:left w:val="none" w:sz="0" w:space="0" w:color="auto"/>
                        <w:bottom w:val="none" w:sz="0" w:space="0" w:color="auto"/>
                        <w:right w:val="none" w:sz="0" w:space="0" w:color="auto"/>
                      </w:divBdr>
                    </w:div>
                    <w:div w:id="1156536079">
                      <w:marLeft w:val="0"/>
                      <w:marRight w:val="0"/>
                      <w:marTop w:val="120"/>
                      <w:marBottom w:val="120"/>
                      <w:divBdr>
                        <w:top w:val="none" w:sz="0" w:space="0" w:color="auto"/>
                        <w:left w:val="none" w:sz="0" w:space="0" w:color="auto"/>
                        <w:bottom w:val="none" w:sz="0" w:space="0" w:color="auto"/>
                        <w:right w:val="none" w:sz="0" w:space="0" w:color="auto"/>
                      </w:divBdr>
                    </w:div>
                    <w:div w:id="2018457796">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166282796">
              <w:marLeft w:val="0"/>
              <w:marRight w:val="0"/>
              <w:marTop w:val="0"/>
              <w:marBottom w:val="0"/>
              <w:divBdr>
                <w:top w:val="none" w:sz="0" w:space="0" w:color="auto"/>
                <w:left w:val="none" w:sz="0" w:space="0" w:color="auto"/>
                <w:bottom w:val="none" w:sz="0" w:space="0" w:color="auto"/>
                <w:right w:val="none" w:sz="0" w:space="0" w:color="auto"/>
              </w:divBdr>
            </w:div>
            <w:div w:id="1238243291">
              <w:marLeft w:val="0"/>
              <w:marRight w:val="0"/>
              <w:marTop w:val="0"/>
              <w:marBottom w:val="0"/>
              <w:divBdr>
                <w:top w:val="none" w:sz="0" w:space="0" w:color="auto"/>
                <w:left w:val="none" w:sz="0" w:space="0" w:color="auto"/>
                <w:bottom w:val="none" w:sz="0" w:space="0" w:color="auto"/>
                <w:right w:val="none" w:sz="0" w:space="0" w:color="auto"/>
              </w:divBdr>
              <w:divsChild>
                <w:div w:id="83579853">
                  <w:marLeft w:val="270"/>
                  <w:marRight w:val="0"/>
                  <w:marTop w:val="0"/>
                  <w:marBottom w:val="0"/>
                  <w:divBdr>
                    <w:top w:val="none" w:sz="0" w:space="0" w:color="auto"/>
                    <w:left w:val="none" w:sz="0" w:space="0" w:color="auto"/>
                    <w:bottom w:val="none" w:sz="0" w:space="0" w:color="auto"/>
                    <w:right w:val="none" w:sz="0" w:space="0" w:color="auto"/>
                  </w:divBdr>
                </w:div>
                <w:div w:id="410012005">
                  <w:marLeft w:val="270"/>
                  <w:marRight w:val="0"/>
                  <w:marTop w:val="0"/>
                  <w:marBottom w:val="0"/>
                  <w:divBdr>
                    <w:top w:val="none" w:sz="0" w:space="0" w:color="auto"/>
                    <w:left w:val="none" w:sz="0" w:space="0" w:color="auto"/>
                    <w:bottom w:val="none" w:sz="0" w:space="0" w:color="auto"/>
                    <w:right w:val="none" w:sz="0" w:space="0" w:color="auto"/>
                  </w:divBdr>
                </w:div>
                <w:div w:id="730075014">
                  <w:marLeft w:val="270"/>
                  <w:marRight w:val="0"/>
                  <w:marTop w:val="0"/>
                  <w:marBottom w:val="0"/>
                  <w:divBdr>
                    <w:top w:val="none" w:sz="0" w:space="0" w:color="auto"/>
                    <w:left w:val="none" w:sz="0" w:space="0" w:color="auto"/>
                    <w:bottom w:val="none" w:sz="0" w:space="0" w:color="auto"/>
                    <w:right w:val="none" w:sz="0" w:space="0" w:color="auto"/>
                  </w:divBdr>
                </w:div>
                <w:div w:id="839007029">
                  <w:marLeft w:val="270"/>
                  <w:marRight w:val="0"/>
                  <w:marTop w:val="0"/>
                  <w:marBottom w:val="0"/>
                  <w:divBdr>
                    <w:top w:val="none" w:sz="0" w:space="0" w:color="auto"/>
                    <w:left w:val="none" w:sz="0" w:space="0" w:color="auto"/>
                    <w:bottom w:val="none" w:sz="0" w:space="0" w:color="auto"/>
                    <w:right w:val="none" w:sz="0" w:space="0" w:color="auto"/>
                  </w:divBdr>
                </w:div>
                <w:div w:id="1032805310">
                  <w:marLeft w:val="270"/>
                  <w:marRight w:val="0"/>
                  <w:marTop w:val="0"/>
                  <w:marBottom w:val="0"/>
                  <w:divBdr>
                    <w:top w:val="none" w:sz="0" w:space="0" w:color="auto"/>
                    <w:left w:val="none" w:sz="0" w:space="0" w:color="auto"/>
                    <w:bottom w:val="none" w:sz="0" w:space="0" w:color="auto"/>
                    <w:right w:val="none" w:sz="0" w:space="0" w:color="auto"/>
                  </w:divBdr>
                </w:div>
                <w:div w:id="1418021858">
                  <w:marLeft w:val="270"/>
                  <w:marRight w:val="0"/>
                  <w:marTop w:val="0"/>
                  <w:marBottom w:val="0"/>
                  <w:divBdr>
                    <w:top w:val="none" w:sz="0" w:space="0" w:color="auto"/>
                    <w:left w:val="none" w:sz="0" w:space="0" w:color="auto"/>
                    <w:bottom w:val="none" w:sz="0" w:space="0" w:color="auto"/>
                    <w:right w:val="none" w:sz="0" w:space="0" w:color="auto"/>
                  </w:divBdr>
                </w:div>
                <w:div w:id="1759016879">
                  <w:marLeft w:val="270"/>
                  <w:marRight w:val="0"/>
                  <w:marTop w:val="0"/>
                  <w:marBottom w:val="0"/>
                  <w:divBdr>
                    <w:top w:val="none" w:sz="0" w:space="0" w:color="auto"/>
                    <w:left w:val="none" w:sz="0" w:space="0" w:color="auto"/>
                    <w:bottom w:val="none" w:sz="0" w:space="0" w:color="auto"/>
                    <w:right w:val="none" w:sz="0" w:space="0" w:color="auto"/>
                  </w:divBdr>
                </w:div>
                <w:div w:id="1886527478">
                  <w:marLeft w:val="270"/>
                  <w:marRight w:val="0"/>
                  <w:marTop w:val="0"/>
                  <w:marBottom w:val="0"/>
                  <w:divBdr>
                    <w:top w:val="none" w:sz="0" w:space="0" w:color="auto"/>
                    <w:left w:val="none" w:sz="0" w:space="0" w:color="auto"/>
                    <w:bottom w:val="none" w:sz="0" w:space="0" w:color="auto"/>
                    <w:right w:val="none" w:sz="0" w:space="0" w:color="auto"/>
                  </w:divBdr>
                </w:div>
              </w:divsChild>
            </w:div>
            <w:div w:id="1327706876">
              <w:marLeft w:val="0"/>
              <w:marRight w:val="0"/>
              <w:marTop w:val="0"/>
              <w:marBottom w:val="0"/>
              <w:divBdr>
                <w:top w:val="none" w:sz="0" w:space="0" w:color="auto"/>
                <w:left w:val="none" w:sz="0" w:space="0" w:color="auto"/>
                <w:bottom w:val="none" w:sz="0" w:space="0" w:color="auto"/>
                <w:right w:val="none" w:sz="0" w:space="0" w:color="auto"/>
              </w:divBdr>
              <w:divsChild>
                <w:div w:id="128404565">
                  <w:marLeft w:val="270"/>
                  <w:marRight w:val="0"/>
                  <w:marTop w:val="0"/>
                  <w:marBottom w:val="0"/>
                  <w:divBdr>
                    <w:top w:val="none" w:sz="0" w:space="0" w:color="auto"/>
                    <w:left w:val="none" w:sz="0" w:space="0" w:color="auto"/>
                    <w:bottom w:val="none" w:sz="0" w:space="0" w:color="auto"/>
                    <w:right w:val="none" w:sz="0" w:space="0" w:color="auto"/>
                  </w:divBdr>
                </w:div>
                <w:div w:id="170803232">
                  <w:marLeft w:val="270"/>
                  <w:marRight w:val="0"/>
                  <w:marTop w:val="0"/>
                  <w:marBottom w:val="0"/>
                  <w:divBdr>
                    <w:top w:val="none" w:sz="0" w:space="0" w:color="auto"/>
                    <w:left w:val="none" w:sz="0" w:space="0" w:color="auto"/>
                    <w:bottom w:val="none" w:sz="0" w:space="0" w:color="auto"/>
                    <w:right w:val="none" w:sz="0" w:space="0" w:color="auto"/>
                  </w:divBdr>
                </w:div>
                <w:div w:id="450133938">
                  <w:marLeft w:val="270"/>
                  <w:marRight w:val="0"/>
                  <w:marTop w:val="0"/>
                  <w:marBottom w:val="0"/>
                  <w:divBdr>
                    <w:top w:val="none" w:sz="0" w:space="0" w:color="auto"/>
                    <w:left w:val="none" w:sz="0" w:space="0" w:color="auto"/>
                    <w:bottom w:val="none" w:sz="0" w:space="0" w:color="auto"/>
                    <w:right w:val="none" w:sz="0" w:space="0" w:color="auto"/>
                  </w:divBdr>
                </w:div>
                <w:div w:id="503208312">
                  <w:marLeft w:val="270"/>
                  <w:marRight w:val="0"/>
                  <w:marTop w:val="0"/>
                  <w:marBottom w:val="0"/>
                  <w:divBdr>
                    <w:top w:val="none" w:sz="0" w:space="0" w:color="auto"/>
                    <w:left w:val="none" w:sz="0" w:space="0" w:color="auto"/>
                    <w:bottom w:val="none" w:sz="0" w:space="0" w:color="auto"/>
                    <w:right w:val="none" w:sz="0" w:space="0" w:color="auto"/>
                  </w:divBdr>
                </w:div>
                <w:div w:id="535236827">
                  <w:marLeft w:val="270"/>
                  <w:marRight w:val="0"/>
                  <w:marTop w:val="0"/>
                  <w:marBottom w:val="0"/>
                  <w:divBdr>
                    <w:top w:val="none" w:sz="0" w:space="0" w:color="auto"/>
                    <w:left w:val="none" w:sz="0" w:space="0" w:color="auto"/>
                    <w:bottom w:val="none" w:sz="0" w:space="0" w:color="auto"/>
                    <w:right w:val="none" w:sz="0" w:space="0" w:color="auto"/>
                  </w:divBdr>
                </w:div>
                <w:div w:id="640040741">
                  <w:marLeft w:val="270"/>
                  <w:marRight w:val="0"/>
                  <w:marTop w:val="0"/>
                  <w:marBottom w:val="0"/>
                  <w:divBdr>
                    <w:top w:val="none" w:sz="0" w:space="0" w:color="auto"/>
                    <w:left w:val="none" w:sz="0" w:space="0" w:color="auto"/>
                    <w:bottom w:val="none" w:sz="0" w:space="0" w:color="auto"/>
                    <w:right w:val="none" w:sz="0" w:space="0" w:color="auto"/>
                  </w:divBdr>
                </w:div>
                <w:div w:id="832450028">
                  <w:marLeft w:val="270"/>
                  <w:marRight w:val="0"/>
                  <w:marTop w:val="0"/>
                  <w:marBottom w:val="0"/>
                  <w:divBdr>
                    <w:top w:val="none" w:sz="0" w:space="0" w:color="auto"/>
                    <w:left w:val="none" w:sz="0" w:space="0" w:color="auto"/>
                    <w:bottom w:val="none" w:sz="0" w:space="0" w:color="auto"/>
                    <w:right w:val="none" w:sz="0" w:space="0" w:color="auto"/>
                  </w:divBdr>
                  <w:divsChild>
                    <w:div w:id="1549297717">
                      <w:marLeft w:val="0"/>
                      <w:marRight w:val="0"/>
                      <w:marTop w:val="0"/>
                      <w:marBottom w:val="0"/>
                      <w:divBdr>
                        <w:top w:val="none" w:sz="0" w:space="0" w:color="auto"/>
                        <w:left w:val="none" w:sz="0" w:space="0" w:color="auto"/>
                        <w:bottom w:val="none" w:sz="0" w:space="0" w:color="auto"/>
                        <w:right w:val="none" w:sz="0" w:space="0" w:color="auto"/>
                      </w:divBdr>
                    </w:div>
                    <w:div w:id="1810971171">
                      <w:marLeft w:val="0"/>
                      <w:marRight w:val="0"/>
                      <w:marTop w:val="0"/>
                      <w:marBottom w:val="0"/>
                      <w:divBdr>
                        <w:top w:val="none" w:sz="0" w:space="0" w:color="auto"/>
                        <w:left w:val="none" w:sz="0" w:space="0" w:color="auto"/>
                        <w:bottom w:val="none" w:sz="0" w:space="0" w:color="auto"/>
                        <w:right w:val="none" w:sz="0" w:space="0" w:color="auto"/>
                      </w:divBdr>
                    </w:div>
                    <w:div w:id="1870490357">
                      <w:marLeft w:val="0"/>
                      <w:marRight w:val="0"/>
                      <w:marTop w:val="0"/>
                      <w:marBottom w:val="0"/>
                      <w:divBdr>
                        <w:top w:val="none" w:sz="0" w:space="0" w:color="auto"/>
                        <w:left w:val="none" w:sz="0" w:space="0" w:color="auto"/>
                        <w:bottom w:val="none" w:sz="0" w:space="0" w:color="auto"/>
                        <w:right w:val="none" w:sz="0" w:space="0" w:color="auto"/>
                      </w:divBdr>
                    </w:div>
                  </w:divsChild>
                </w:div>
                <w:div w:id="874270852">
                  <w:marLeft w:val="270"/>
                  <w:marRight w:val="0"/>
                  <w:marTop w:val="0"/>
                  <w:marBottom w:val="0"/>
                  <w:divBdr>
                    <w:top w:val="none" w:sz="0" w:space="0" w:color="auto"/>
                    <w:left w:val="none" w:sz="0" w:space="0" w:color="auto"/>
                    <w:bottom w:val="none" w:sz="0" w:space="0" w:color="auto"/>
                    <w:right w:val="none" w:sz="0" w:space="0" w:color="auto"/>
                  </w:divBdr>
                </w:div>
                <w:div w:id="957222777">
                  <w:marLeft w:val="270"/>
                  <w:marRight w:val="0"/>
                  <w:marTop w:val="0"/>
                  <w:marBottom w:val="0"/>
                  <w:divBdr>
                    <w:top w:val="none" w:sz="0" w:space="0" w:color="auto"/>
                    <w:left w:val="none" w:sz="0" w:space="0" w:color="auto"/>
                    <w:bottom w:val="none" w:sz="0" w:space="0" w:color="auto"/>
                    <w:right w:val="none" w:sz="0" w:space="0" w:color="auto"/>
                  </w:divBdr>
                </w:div>
                <w:div w:id="975914747">
                  <w:marLeft w:val="270"/>
                  <w:marRight w:val="0"/>
                  <w:marTop w:val="0"/>
                  <w:marBottom w:val="0"/>
                  <w:divBdr>
                    <w:top w:val="none" w:sz="0" w:space="0" w:color="auto"/>
                    <w:left w:val="none" w:sz="0" w:space="0" w:color="auto"/>
                    <w:bottom w:val="none" w:sz="0" w:space="0" w:color="auto"/>
                    <w:right w:val="none" w:sz="0" w:space="0" w:color="auto"/>
                  </w:divBdr>
                </w:div>
                <w:div w:id="1511211945">
                  <w:marLeft w:val="270"/>
                  <w:marRight w:val="0"/>
                  <w:marTop w:val="0"/>
                  <w:marBottom w:val="0"/>
                  <w:divBdr>
                    <w:top w:val="none" w:sz="0" w:space="0" w:color="auto"/>
                    <w:left w:val="none" w:sz="0" w:space="0" w:color="auto"/>
                    <w:bottom w:val="none" w:sz="0" w:space="0" w:color="auto"/>
                    <w:right w:val="none" w:sz="0" w:space="0" w:color="auto"/>
                  </w:divBdr>
                </w:div>
                <w:div w:id="1985353487">
                  <w:marLeft w:val="270"/>
                  <w:marRight w:val="0"/>
                  <w:marTop w:val="0"/>
                  <w:marBottom w:val="0"/>
                  <w:divBdr>
                    <w:top w:val="none" w:sz="0" w:space="0" w:color="auto"/>
                    <w:left w:val="none" w:sz="0" w:space="0" w:color="auto"/>
                    <w:bottom w:val="none" w:sz="0" w:space="0" w:color="auto"/>
                    <w:right w:val="none" w:sz="0" w:space="0" w:color="auto"/>
                  </w:divBdr>
                </w:div>
                <w:div w:id="1994481783">
                  <w:marLeft w:val="270"/>
                  <w:marRight w:val="0"/>
                  <w:marTop w:val="0"/>
                  <w:marBottom w:val="0"/>
                  <w:divBdr>
                    <w:top w:val="none" w:sz="0" w:space="0" w:color="auto"/>
                    <w:left w:val="none" w:sz="0" w:space="0" w:color="auto"/>
                    <w:bottom w:val="none" w:sz="0" w:space="0" w:color="auto"/>
                    <w:right w:val="none" w:sz="0" w:space="0" w:color="auto"/>
                  </w:divBdr>
                </w:div>
                <w:div w:id="2051539322">
                  <w:marLeft w:val="27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436396">
      <w:bodyDiv w:val="1"/>
      <w:marLeft w:val="0"/>
      <w:marRight w:val="0"/>
      <w:marTop w:val="0"/>
      <w:marBottom w:val="0"/>
      <w:divBdr>
        <w:top w:val="none" w:sz="0" w:space="0" w:color="auto"/>
        <w:left w:val="none" w:sz="0" w:space="0" w:color="auto"/>
        <w:bottom w:val="none" w:sz="0" w:space="0" w:color="auto"/>
        <w:right w:val="none" w:sz="0" w:space="0" w:color="auto"/>
      </w:divBdr>
      <w:divsChild>
        <w:div w:id="1525901641">
          <w:marLeft w:val="0"/>
          <w:marRight w:val="0"/>
          <w:marTop w:val="0"/>
          <w:marBottom w:val="0"/>
          <w:divBdr>
            <w:top w:val="none" w:sz="0" w:space="0" w:color="auto"/>
            <w:left w:val="none" w:sz="0" w:space="0" w:color="auto"/>
            <w:bottom w:val="none" w:sz="0" w:space="0" w:color="auto"/>
            <w:right w:val="none" w:sz="0" w:space="0" w:color="auto"/>
          </w:divBdr>
          <w:divsChild>
            <w:div w:id="850411683">
              <w:marLeft w:val="0"/>
              <w:marRight w:val="0"/>
              <w:marTop w:val="0"/>
              <w:marBottom w:val="0"/>
              <w:divBdr>
                <w:top w:val="none" w:sz="0" w:space="0" w:color="auto"/>
                <w:left w:val="none" w:sz="0" w:space="0" w:color="auto"/>
                <w:bottom w:val="none" w:sz="0" w:space="0" w:color="auto"/>
                <w:right w:val="none" w:sz="0" w:space="0" w:color="auto"/>
              </w:divBdr>
            </w:div>
            <w:div w:id="1133863541">
              <w:marLeft w:val="0"/>
              <w:marRight w:val="0"/>
              <w:marTop w:val="0"/>
              <w:marBottom w:val="0"/>
              <w:divBdr>
                <w:top w:val="none" w:sz="0" w:space="0" w:color="auto"/>
                <w:left w:val="none" w:sz="0" w:space="0" w:color="auto"/>
                <w:bottom w:val="none" w:sz="0" w:space="0" w:color="auto"/>
                <w:right w:val="none" w:sz="0" w:space="0" w:color="auto"/>
              </w:divBdr>
              <w:divsChild>
                <w:div w:id="64576300">
                  <w:marLeft w:val="270"/>
                  <w:marRight w:val="0"/>
                  <w:marTop w:val="0"/>
                  <w:marBottom w:val="0"/>
                  <w:divBdr>
                    <w:top w:val="none" w:sz="0" w:space="0" w:color="auto"/>
                    <w:left w:val="none" w:sz="0" w:space="0" w:color="auto"/>
                    <w:bottom w:val="none" w:sz="0" w:space="0" w:color="auto"/>
                    <w:right w:val="none" w:sz="0" w:space="0" w:color="auto"/>
                  </w:divBdr>
                </w:div>
                <w:div w:id="146438086">
                  <w:marLeft w:val="270"/>
                  <w:marRight w:val="0"/>
                  <w:marTop w:val="0"/>
                  <w:marBottom w:val="0"/>
                  <w:divBdr>
                    <w:top w:val="none" w:sz="0" w:space="0" w:color="auto"/>
                    <w:left w:val="none" w:sz="0" w:space="0" w:color="auto"/>
                    <w:bottom w:val="none" w:sz="0" w:space="0" w:color="auto"/>
                    <w:right w:val="none" w:sz="0" w:space="0" w:color="auto"/>
                  </w:divBdr>
                </w:div>
                <w:div w:id="215556282">
                  <w:marLeft w:val="270"/>
                  <w:marRight w:val="0"/>
                  <w:marTop w:val="0"/>
                  <w:marBottom w:val="0"/>
                  <w:divBdr>
                    <w:top w:val="none" w:sz="0" w:space="0" w:color="auto"/>
                    <w:left w:val="none" w:sz="0" w:space="0" w:color="auto"/>
                    <w:bottom w:val="none" w:sz="0" w:space="0" w:color="auto"/>
                    <w:right w:val="none" w:sz="0" w:space="0" w:color="auto"/>
                  </w:divBdr>
                </w:div>
                <w:div w:id="377896120">
                  <w:marLeft w:val="270"/>
                  <w:marRight w:val="0"/>
                  <w:marTop w:val="0"/>
                  <w:marBottom w:val="0"/>
                  <w:divBdr>
                    <w:top w:val="none" w:sz="0" w:space="0" w:color="auto"/>
                    <w:left w:val="none" w:sz="0" w:space="0" w:color="auto"/>
                    <w:bottom w:val="none" w:sz="0" w:space="0" w:color="auto"/>
                    <w:right w:val="none" w:sz="0" w:space="0" w:color="auto"/>
                  </w:divBdr>
                </w:div>
                <w:div w:id="409470837">
                  <w:marLeft w:val="270"/>
                  <w:marRight w:val="0"/>
                  <w:marTop w:val="0"/>
                  <w:marBottom w:val="0"/>
                  <w:divBdr>
                    <w:top w:val="none" w:sz="0" w:space="0" w:color="auto"/>
                    <w:left w:val="none" w:sz="0" w:space="0" w:color="auto"/>
                    <w:bottom w:val="none" w:sz="0" w:space="0" w:color="auto"/>
                    <w:right w:val="none" w:sz="0" w:space="0" w:color="auto"/>
                  </w:divBdr>
                </w:div>
                <w:div w:id="632948738">
                  <w:marLeft w:val="270"/>
                  <w:marRight w:val="0"/>
                  <w:marTop w:val="0"/>
                  <w:marBottom w:val="0"/>
                  <w:divBdr>
                    <w:top w:val="none" w:sz="0" w:space="0" w:color="auto"/>
                    <w:left w:val="none" w:sz="0" w:space="0" w:color="auto"/>
                    <w:bottom w:val="none" w:sz="0" w:space="0" w:color="auto"/>
                    <w:right w:val="none" w:sz="0" w:space="0" w:color="auto"/>
                  </w:divBdr>
                </w:div>
                <w:div w:id="706028908">
                  <w:marLeft w:val="270"/>
                  <w:marRight w:val="0"/>
                  <w:marTop w:val="0"/>
                  <w:marBottom w:val="0"/>
                  <w:divBdr>
                    <w:top w:val="none" w:sz="0" w:space="0" w:color="auto"/>
                    <w:left w:val="none" w:sz="0" w:space="0" w:color="auto"/>
                    <w:bottom w:val="none" w:sz="0" w:space="0" w:color="auto"/>
                    <w:right w:val="none" w:sz="0" w:space="0" w:color="auto"/>
                  </w:divBdr>
                  <w:divsChild>
                    <w:div w:id="227345349">
                      <w:marLeft w:val="0"/>
                      <w:marRight w:val="0"/>
                      <w:marTop w:val="0"/>
                      <w:marBottom w:val="0"/>
                      <w:divBdr>
                        <w:top w:val="none" w:sz="0" w:space="0" w:color="auto"/>
                        <w:left w:val="none" w:sz="0" w:space="0" w:color="auto"/>
                        <w:bottom w:val="none" w:sz="0" w:space="0" w:color="auto"/>
                        <w:right w:val="none" w:sz="0" w:space="0" w:color="auto"/>
                      </w:divBdr>
                    </w:div>
                    <w:div w:id="781538354">
                      <w:marLeft w:val="0"/>
                      <w:marRight w:val="0"/>
                      <w:marTop w:val="0"/>
                      <w:marBottom w:val="0"/>
                      <w:divBdr>
                        <w:top w:val="none" w:sz="0" w:space="0" w:color="auto"/>
                        <w:left w:val="none" w:sz="0" w:space="0" w:color="auto"/>
                        <w:bottom w:val="none" w:sz="0" w:space="0" w:color="auto"/>
                        <w:right w:val="none" w:sz="0" w:space="0" w:color="auto"/>
                      </w:divBdr>
                    </w:div>
                    <w:div w:id="1271546978">
                      <w:marLeft w:val="0"/>
                      <w:marRight w:val="0"/>
                      <w:marTop w:val="0"/>
                      <w:marBottom w:val="0"/>
                      <w:divBdr>
                        <w:top w:val="none" w:sz="0" w:space="0" w:color="auto"/>
                        <w:left w:val="none" w:sz="0" w:space="0" w:color="auto"/>
                        <w:bottom w:val="none" w:sz="0" w:space="0" w:color="auto"/>
                        <w:right w:val="none" w:sz="0" w:space="0" w:color="auto"/>
                      </w:divBdr>
                    </w:div>
                  </w:divsChild>
                </w:div>
                <w:div w:id="759255823">
                  <w:marLeft w:val="270"/>
                  <w:marRight w:val="0"/>
                  <w:marTop w:val="0"/>
                  <w:marBottom w:val="0"/>
                  <w:divBdr>
                    <w:top w:val="none" w:sz="0" w:space="0" w:color="auto"/>
                    <w:left w:val="none" w:sz="0" w:space="0" w:color="auto"/>
                    <w:bottom w:val="none" w:sz="0" w:space="0" w:color="auto"/>
                    <w:right w:val="none" w:sz="0" w:space="0" w:color="auto"/>
                  </w:divBdr>
                </w:div>
                <w:div w:id="838887869">
                  <w:marLeft w:val="270"/>
                  <w:marRight w:val="0"/>
                  <w:marTop w:val="0"/>
                  <w:marBottom w:val="0"/>
                  <w:divBdr>
                    <w:top w:val="none" w:sz="0" w:space="0" w:color="auto"/>
                    <w:left w:val="none" w:sz="0" w:space="0" w:color="auto"/>
                    <w:bottom w:val="none" w:sz="0" w:space="0" w:color="auto"/>
                    <w:right w:val="none" w:sz="0" w:space="0" w:color="auto"/>
                  </w:divBdr>
                </w:div>
                <w:div w:id="839390265">
                  <w:marLeft w:val="270"/>
                  <w:marRight w:val="0"/>
                  <w:marTop w:val="0"/>
                  <w:marBottom w:val="0"/>
                  <w:divBdr>
                    <w:top w:val="none" w:sz="0" w:space="0" w:color="auto"/>
                    <w:left w:val="none" w:sz="0" w:space="0" w:color="auto"/>
                    <w:bottom w:val="none" w:sz="0" w:space="0" w:color="auto"/>
                    <w:right w:val="none" w:sz="0" w:space="0" w:color="auto"/>
                  </w:divBdr>
                </w:div>
                <w:div w:id="938223782">
                  <w:marLeft w:val="270"/>
                  <w:marRight w:val="0"/>
                  <w:marTop w:val="0"/>
                  <w:marBottom w:val="0"/>
                  <w:divBdr>
                    <w:top w:val="none" w:sz="0" w:space="0" w:color="auto"/>
                    <w:left w:val="none" w:sz="0" w:space="0" w:color="auto"/>
                    <w:bottom w:val="none" w:sz="0" w:space="0" w:color="auto"/>
                    <w:right w:val="none" w:sz="0" w:space="0" w:color="auto"/>
                  </w:divBdr>
                </w:div>
                <w:div w:id="1011686476">
                  <w:marLeft w:val="270"/>
                  <w:marRight w:val="0"/>
                  <w:marTop w:val="0"/>
                  <w:marBottom w:val="0"/>
                  <w:divBdr>
                    <w:top w:val="none" w:sz="0" w:space="0" w:color="auto"/>
                    <w:left w:val="none" w:sz="0" w:space="0" w:color="auto"/>
                    <w:bottom w:val="none" w:sz="0" w:space="0" w:color="auto"/>
                    <w:right w:val="none" w:sz="0" w:space="0" w:color="auto"/>
                  </w:divBdr>
                </w:div>
                <w:div w:id="1176924569">
                  <w:marLeft w:val="270"/>
                  <w:marRight w:val="0"/>
                  <w:marTop w:val="0"/>
                  <w:marBottom w:val="0"/>
                  <w:divBdr>
                    <w:top w:val="none" w:sz="0" w:space="0" w:color="auto"/>
                    <w:left w:val="none" w:sz="0" w:space="0" w:color="auto"/>
                    <w:bottom w:val="none" w:sz="0" w:space="0" w:color="auto"/>
                    <w:right w:val="none" w:sz="0" w:space="0" w:color="auto"/>
                  </w:divBdr>
                </w:div>
                <w:div w:id="1231188745">
                  <w:marLeft w:val="270"/>
                  <w:marRight w:val="0"/>
                  <w:marTop w:val="0"/>
                  <w:marBottom w:val="0"/>
                  <w:divBdr>
                    <w:top w:val="none" w:sz="0" w:space="0" w:color="auto"/>
                    <w:left w:val="none" w:sz="0" w:space="0" w:color="auto"/>
                    <w:bottom w:val="none" w:sz="0" w:space="0" w:color="auto"/>
                    <w:right w:val="none" w:sz="0" w:space="0" w:color="auto"/>
                  </w:divBdr>
                </w:div>
                <w:div w:id="1352224942">
                  <w:marLeft w:val="270"/>
                  <w:marRight w:val="0"/>
                  <w:marTop w:val="0"/>
                  <w:marBottom w:val="0"/>
                  <w:divBdr>
                    <w:top w:val="none" w:sz="0" w:space="0" w:color="auto"/>
                    <w:left w:val="none" w:sz="0" w:space="0" w:color="auto"/>
                    <w:bottom w:val="none" w:sz="0" w:space="0" w:color="auto"/>
                    <w:right w:val="none" w:sz="0" w:space="0" w:color="auto"/>
                  </w:divBdr>
                </w:div>
                <w:div w:id="1440178803">
                  <w:marLeft w:val="540"/>
                  <w:marRight w:val="0"/>
                  <w:marTop w:val="0"/>
                  <w:marBottom w:val="0"/>
                  <w:divBdr>
                    <w:top w:val="none" w:sz="0" w:space="0" w:color="auto"/>
                    <w:left w:val="none" w:sz="0" w:space="0" w:color="auto"/>
                    <w:bottom w:val="none" w:sz="0" w:space="0" w:color="auto"/>
                    <w:right w:val="none" w:sz="0" w:space="0" w:color="auto"/>
                  </w:divBdr>
                </w:div>
                <w:div w:id="1816678943">
                  <w:marLeft w:val="270"/>
                  <w:marRight w:val="0"/>
                  <w:marTop w:val="0"/>
                  <w:marBottom w:val="0"/>
                  <w:divBdr>
                    <w:top w:val="none" w:sz="0" w:space="0" w:color="auto"/>
                    <w:left w:val="none" w:sz="0" w:space="0" w:color="auto"/>
                    <w:bottom w:val="none" w:sz="0" w:space="0" w:color="auto"/>
                    <w:right w:val="none" w:sz="0" w:space="0" w:color="auto"/>
                  </w:divBdr>
                </w:div>
                <w:div w:id="1896237817">
                  <w:marLeft w:val="270"/>
                  <w:marRight w:val="0"/>
                  <w:marTop w:val="0"/>
                  <w:marBottom w:val="0"/>
                  <w:divBdr>
                    <w:top w:val="none" w:sz="0" w:space="0" w:color="auto"/>
                    <w:left w:val="none" w:sz="0" w:space="0" w:color="auto"/>
                    <w:bottom w:val="none" w:sz="0" w:space="0" w:color="auto"/>
                    <w:right w:val="none" w:sz="0" w:space="0" w:color="auto"/>
                  </w:divBdr>
                </w:div>
                <w:div w:id="2133474931">
                  <w:marLeft w:val="270"/>
                  <w:marRight w:val="0"/>
                  <w:marTop w:val="0"/>
                  <w:marBottom w:val="0"/>
                  <w:divBdr>
                    <w:top w:val="none" w:sz="0" w:space="0" w:color="auto"/>
                    <w:left w:val="none" w:sz="0" w:space="0" w:color="auto"/>
                    <w:bottom w:val="none" w:sz="0" w:space="0" w:color="auto"/>
                    <w:right w:val="none" w:sz="0" w:space="0" w:color="auto"/>
                  </w:divBdr>
                </w:div>
              </w:divsChild>
            </w:div>
            <w:div w:id="1319921427">
              <w:marLeft w:val="0"/>
              <w:marRight w:val="0"/>
              <w:marTop w:val="0"/>
              <w:marBottom w:val="0"/>
              <w:divBdr>
                <w:top w:val="none" w:sz="0" w:space="0" w:color="auto"/>
                <w:left w:val="none" w:sz="0" w:space="0" w:color="auto"/>
                <w:bottom w:val="none" w:sz="0" w:space="0" w:color="auto"/>
                <w:right w:val="none" w:sz="0" w:space="0" w:color="auto"/>
              </w:divBdr>
            </w:div>
            <w:div w:id="1529024631">
              <w:marLeft w:val="0"/>
              <w:marRight w:val="0"/>
              <w:marTop w:val="0"/>
              <w:marBottom w:val="0"/>
              <w:divBdr>
                <w:top w:val="none" w:sz="0" w:space="0" w:color="auto"/>
                <w:left w:val="none" w:sz="0" w:space="0" w:color="auto"/>
                <w:bottom w:val="none" w:sz="0" w:space="0" w:color="auto"/>
                <w:right w:val="none" w:sz="0" w:space="0" w:color="auto"/>
              </w:divBdr>
              <w:divsChild>
                <w:div w:id="734161182">
                  <w:marLeft w:val="0"/>
                  <w:marRight w:val="0"/>
                  <w:marTop w:val="0"/>
                  <w:marBottom w:val="0"/>
                  <w:divBdr>
                    <w:top w:val="none" w:sz="0" w:space="0" w:color="auto"/>
                    <w:left w:val="none" w:sz="0" w:space="0" w:color="auto"/>
                    <w:bottom w:val="none" w:sz="0" w:space="0" w:color="auto"/>
                    <w:right w:val="none" w:sz="0" w:space="0" w:color="auto"/>
                  </w:divBdr>
                  <w:divsChild>
                    <w:div w:id="213467810">
                      <w:marLeft w:val="0"/>
                      <w:marRight w:val="0"/>
                      <w:marTop w:val="120"/>
                      <w:marBottom w:val="120"/>
                      <w:divBdr>
                        <w:top w:val="none" w:sz="0" w:space="0" w:color="auto"/>
                        <w:left w:val="none" w:sz="0" w:space="0" w:color="auto"/>
                        <w:bottom w:val="none" w:sz="0" w:space="0" w:color="auto"/>
                        <w:right w:val="none" w:sz="0" w:space="0" w:color="auto"/>
                      </w:divBdr>
                    </w:div>
                    <w:div w:id="230384110">
                      <w:marLeft w:val="0"/>
                      <w:marRight w:val="0"/>
                      <w:marTop w:val="120"/>
                      <w:marBottom w:val="120"/>
                      <w:divBdr>
                        <w:top w:val="none" w:sz="0" w:space="0" w:color="auto"/>
                        <w:left w:val="none" w:sz="0" w:space="0" w:color="auto"/>
                        <w:bottom w:val="none" w:sz="0" w:space="0" w:color="auto"/>
                        <w:right w:val="none" w:sz="0" w:space="0" w:color="auto"/>
                      </w:divBdr>
                    </w:div>
                    <w:div w:id="808325223">
                      <w:marLeft w:val="0"/>
                      <w:marRight w:val="0"/>
                      <w:marTop w:val="120"/>
                      <w:marBottom w:val="120"/>
                      <w:divBdr>
                        <w:top w:val="none" w:sz="0" w:space="0" w:color="auto"/>
                        <w:left w:val="none" w:sz="0" w:space="0" w:color="auto"/>
                        <w:bottom w:val="none" w:sz="0" w:space="0" w:color="auto"/>
                        <w:right w:val="none" w:sz="0" w:space="0" w:color="auto"/>
                      </w:divBdr>
                      <w:divsChild>
                        <w:div w:id="280966515">
                          <w:marLeft w:val="0"/>
                          <w:marRight w:val="0"/>
                          <w:marTop w:val="0"/>
                          <w:marBottom w:val="0"/>
                          <w:divBdr>
                            <w:top w:val="none" w:sz="0" w:space="0" w:color="auto"/>
                            <w:left w:val="none" w:sz="0" w:space="0" w:color="auto"/>
                            <w:bottom w:val="none" w:sz="0" w:space="0" w:color="auto"/>
                            <w:right w:val="none" w:sz="0" w:space="0" w:color="auto"/>
                          </w:divBdr>
                        </w:div>
                        <w:div w:id="293291632">
                          <w:marLeft w:val="270"/>
                          <w:marRight w:val="0"/>
                          <w:marTop w:val="0"/>
                          <w:marBottom w:val="0"/>
                          <w:divBdr>
                            <w:top w:val="none" w:sz="0" w:space="0" w:color="auto"/>
                            <w:left w:val="none" w:sz="0" w:space="0" w:color="auto"/>
                            <w:bottom w:val="none" w:sz="0" w:space="0" w:color="auto"/>
                            <w:right w:val="none" w:sz="0" w:space="0" w:color="auto"/>
                          </w:divBdr>
                        </w:div>
                        <w:div w:id="765267344">
                          <w:marLeft w:val="270"/>
                          <w:marRight w:val="0"/>
                          <w:marTop w:val="0"/>
                          <w:marBottom w:val="0"/>
                          <w:divBdr>
                            <w:top w:val="none" w:sz="0" w:space="0" w:color="auto"/>
                            <w:left w:val="none" w:sz="0" w:space="0" w:color="auto"/>
                            <w:bottom w:val="none" w:sz="0" w:space="0" w:color="auto"/>
                            <w:right w:val="none" w:sz="0" w:space="0" w:color="auto"/>
                          </w:divBdr>
                        </w:div>
                        <w:div w:id="968903606">
                          <w:marLeft w:val="270"/>
                          <w:marRight w:val="0"/>
                          <w:marTop w:val="0"/>
                          <w:marBottom w:val="0"/>
                          <w:divBdr>
                            <w:top w:val="none" w:sz="0" w:space="0" w:color="auto"/>
                            <w:left w:val="none" w:sz="0" w:space="0" w:color="auto"/>
                            <w:bottom w:val="none" w:sz="0" w:space="0" w:color="auto"/>
                            <w:right w:val="none" w:sz="0" w:space="0" w:color="auto"/>
                          </w:divBdr>
                        </w:div>
                        <w:div w:id="1176917463">
                          <w:marLeft w:val="270"/>
                          <w:marRight w:val="0"/>
                          <w:marTop w:val="0"/>
                          <w:marBottom w:val="0"/>
                          <w:divBdr>
                            <w:top w:val="none" w:sz="0" w:space="0" w:color="auto"/>
                            <w:left w:val="none" w:sz="0" w:space="0" w:color="auto"/>
                            <w:bottom w:val="none" w:sz="0" w:space="0" w:color="auto"/>
                            <w:right w:val="none" w:sz="0" w:space="0" w:color="auto"/>
                          </w:divBdr>
                        </w:div>
                        <w:div w:id="1230536205">
                          <w:marLeft w:val="0"/>
                          <w:marRight w:val="0"/>
                          <w:marTop w:val="0"/>
                          <w:marBottom w:val="0"/>
                          <w:divBdr>
                            <w:top w:val="none" w:sz="0" w:space="0" w:color="auto"/>
                            <w:left w:val="none" w:sz="0" w:space="0" w:color="auto"/>
                            <w:bottom w:val="none" w:sz="0" w:space="0" w:color="auto"/>
                            <w:right w:val="none" w:sz="0" w:space="0" w:color="auto"/>
                          </w:divBdr>
                        </w:div>
                        <w:div w:id="1235244331">
                          <w:marLeft w:val="270"/>
                          <w:marRight w:val="0"/>
                          <w:marTop w:val="0"/>
                          <w:marBottom w:val="0"/>
                          <w:divBdr>
                            <w:top w:val="none" w:sz="0" w:space="0" w:color="auto"/>
                            <w:left w:val="none" w:sz="0" w:space="0" w:color="auto"/>
                            <w:bottom w:val="none" w:sz="0" w:space="0" w:color="auto"/>
                            <w:right w:val="none" w:sz="0" w:space="0" w:color="auto"/>
                          </w:divBdr>
                        </w:div>
                        <w:div w:id="1323243924">
                          <w:marLeft w:val="270"/>
                          <w:marRight w:val="0"/>
                          <w:marTop w:val="0"/>
                          <w:marBottom w:val="0"/>
                          <w:divBdr>
                            <w:top w:val="none" w:sz="0" w:space="0" w:color="auto"/>
                            <w:left w:val="none" w:sz="0" w:space="0" w:color="auto"/>
                            <w:bottom w:val="none" w:sz="0" w:space="0" w:color="auto"/>
                            <w:right w:val="none" w:sz="0" w:space="0" w:color="auto"/>
                          </w:divBdr>
                        </w:div>
                        <w:div w:id="1801916212">
                          <w:marLeft w:val="270"/>
                          <w:marRight w:val="0"/>
                          <w:marTop w:val="0"/>
                          <w:marBottom w:val="0"/>
                          <w:divBdr>
                            <w:top w:val="none" w:sz="0" w:space="0" w:color="auto"/>
                            <w:left w:val="none" w:sz="0" w:space="0" w:color="auto"/>
                            <w:bottom w:val="none" w:sz="0" w:space="0" w:color="auto"/>
                            <w:right w:val="none" w:sz="0" w:space="0" w:color="auto"/>
                          </w:divBdr>
                        </w:div>
                        <w:div w:id="2011129560">
                          <w:marLeft w:val="0"/>
                          <w:marRight w:val="0"/>
                          <w:marTop w:val="0"/>
                          <w:marBottom w:val="0"/>
                          <w:divBdr>
                            <w:top w:val="none" w:sz="0" w:space="0" w:color="auto"/>
                            <w:left w:val="none" w:sz="0" w:space="0" w:color="auto"/>
                            <w:bottom w:val="none" w:sz="0" w:space="0" w:color="auto"/>
                            <w:right w:val="none" w:sz="0" w:space="0" w:color="auto"/>
                          </w:divBdr>
                        </w:div>
                      </w:divsChild>
                    </w:div>
                    <w:div w:id="1301885579">
                      <w:marLeft w:val="0"/>
                      <w:marRight w:val="0"/>
                      <w:marTop w:val="120"/>
                      <w:marBottom w:val="120"/>
                      <w:divBdr>
                        <w:top w:val="none" w:sz="0" w:space="0" w:color="auto"/>
                        <w:left w:val="none" w:sz="0" w:space="0" w:color="auto"/>
                        <w:bottom w:val="none" w:sz="0" w:space="0" w:color="auto"/>
                        <w:right w:val="none" w:sz="0" w:space="0" w:color="auto"/>
                      </w:divBdr>
                    </w:div>
                    <w:div w:id="132265679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2081437788">
              <w:marLeft w:val="0"/>
              <w:marRight w:val="0"/>
              <w:marTop w:val="0"/>
              <w:marBottom w:val="0"/>
              <w:divBdr>
                <w:top w:val="none" w:sz="0" w:space="0" w:color="auto"/>
                <w:left w:val="none" w:sz="0" w:space="0" w:color="auto"/>
                <w:bottom w:val="none" w:sz="0" w:space="0" w:color="auto"/>
                <w:right w:val="none" w:sz="0" w:space="0" w:color="auto"/>
              </w:divBdr>
            </w:div>
          </w:divsChild>
        </w:div>
        <w:div w:id="1628005398">
          <w:marLeft w:val="240"/>
          <w:marRight w:val="240"/>
          <w:marTop w:val="240"/>
          <w:marBottom w:val="240"/>
          <w:divBdr>
            <w:top w:val="none" w:sz="0" w:space="0" w:color="auto"/>
            <w:left w:val="none" w:sz="0" w:space="0" w:color="auto"/>
            <w:bottom w:val="none" w:sz="0" w:space="0" w:color="auto"/>
            <w:right w:val="none" w:sz="0" w:space="0" w:color="auto"/>
          </w:divBdr>
        </w:div>
      </w:divsChild>
    </w:div>
    <w:div w:id="941375086">
      <w:bodyDiv w:val="1"/>
      <w:marLeft w:val="0"/>
      <w:marRight w:val="0"/>
      <w:marTop w:val="0"/>
      <w:marBottom w:val="0"/>
      <w:divBdr>
        <w:top w:val="none" w:sz="0" w:space="0" w:color="auto"/>
        <w:left w:val="none" w:sz="0" w:space="0" w:color="auto"/>
        <w:bottom w:val="none" w:sz="0" w:space="0" w:color="auto"/>
        <w:right w:val="none" w:sz="0" w:space="0" w:color="auto"/>
      </w:divBdr>
      <w:divsChild>
        <w:div w:id="856501986">
          <w:marLeft w:val="0"/>
          <w:marRight w:val="0"/>
          <w:marTop w:val="0"/>
          <w:marBottom w:val="0"/>
          <w:divBdr>
            <w:top w:val="none" w:sz="0" w:space="0" w:color="auto"/>
            <w:left w:val="none" w:sz="0" w:space="0" w:color="auto"/>
            <w:bottom w:val="none" w:sz="0" w:space="0" w:color="auto"/>
            <w:right w:val="none" w:sz="0" w:space="0" w:color="auto"/>
          </w:divBdr>
          <w:divsChild>
            <w:div w:id="10111795">
              <w:marLeft w:val="0"/>
              <w:marRight w:val="0"/>
              <w:marTop w:val="0"/>
              <w:marBottom w:val="0"/>
              <w:divBdr>
                <w:top w:val="none" w:sz="0" w:space="0" w:color="auto"/>
                <w:left w:val="none" w:sz="0" w:space="0" w:color="auto"/>
                <w:bottom w:val="none" w:sz="0" w:space="0" w:color="auto"/>
                <w:right w:val="none" w:sz="0" w:space="0" w:color="auto"/>
              </w:divBdr>
            </w:div>
            <w:div w:id="121580423">
              <w:marLeft w:val="0"/>
              <w:marRight w:val="0"/>
              <w:marTop w:val="0"/>
              <w:marBottom w:val="0"/>
              <w:divBdr>
                <w:top w:val="none" w:sz="0" w:space="0" w:color="auto"/>
                <w:left w:val="none" w:sz="0" w:space="0" w:color="auto"/>
                <w:bottom w:val="none" w:sz="0" w:space="0" w:color="auto"/>
                <w:right w:val="none" w:sz="0" w:space="0" w:color="auto"/>
              </w:divBdr>
            </w:div>
            <w:div w:id="1696885599">
              <w:marLeft w:val="0"/>
              <w:marRight w:val="0"/>
              <w:marTop w:val="0"/>
              <w:marBottom w:val="0"/>
              <w:divBdr>
                <w:top w:val="none" w:sz="0" w:space="0" w:color="auto"/>
                <w:left w:val="none" w:sz="0" w:space="0" w:color="auto"/>
                <w:bottom w:val="none" w:sz="0" w:space="0" w:color="auto"/>
                <w:right w:val="none" w:sz="0" w:space="0" w:color="auto"/>
              </w:divBdr>
            </w:div>
            <w:div w:id="1895852923">
              <w:marLeft w:val="0"/>
              <w:marRight w:val="0"/>
              <w:marTop w:val="0"/>
              <w:marBottom w:val="0"/>
              <w:divBdr>
                <w:top w:val="none" w:sz="0" w:space="0" w:color="auto"/>
                <w:left w:val="none" w:sz="0" w:space="0" w:color="auto"/>
                <w:bottom w:val="none" w:sz="0" w:space="0" w:color="auto"/>
                <w:right w:val="none" w:sz="0" w:space="0" w:color="auto"/>
              </w:divBdr>
              <w:divsChild>
                <w:div w:id="115220298">
                  <w:marLeft w:val="0"/>
                  <w:marRight w:val="0"/>
                  <w:marTop w:val="0"/>
                  <w:marBottom w:val="0"/>
                  <w:divBdr>
                    <w:top w:val="none" w:sz="0" w:space="0" w:color="auto"/>
                    <w:left w:val="none" w:sz="0" w:space="0" w:color="auto"/>
                    <w:bottom w:val="none" w:sz="0" w:space="0" w:color="auto"/>
                    <w:right w:val="none" w:sz="0" w:space="0" w:color="auto"/>
                  </w:divBdr>
                  <w:divsChild>
                    <w:div w:id="218369914">
                      <w:marLeft w:val="0"/>
                      <w:marRight w:val="0"/>
                      <w:marTop w:val="120"/>
                      <w:marBottom w:val="120"/>
                      <w:divBdr>
                        <w:top w:val="none" w:sz="0" w:space="0" w:color="auto"/>
                        <w:left w:val="none" w:sz="0" w:space="0" w:color="auto"/>
                        <w:bottom w:val="none" w:sz="0" w:space="0" w:color="auto"/>
                        <w:right w:val="none" w:sz="0" w:space="0" w:color="auto"/>
                      </w:divBdr>
                    </w:div>
                    <w:div w:id="286551858">
                      <w:marLeft w:val="0"/>
                      <w:marRight w:val="0"/>
                      <w:marTop w:val="120"/>
                      <w:marBottom w:val="120"/>
                      <w:divBdr>
                        <w:top w:val="none" w:sz="0" w:space="0" w:color="auto"/>
                        <w:left w:val="none" w:sz="0" w:space="0" w:color="auto"/>
                        <w:bottom w:val="none" w:sz="0" w:space="0" w:color="auto"/>
                        <w:right w:val="none" w:sz="0" w:space="0" w:color="auto"/>
                      </w:divBdr>
                    </w:div>
                    <w:div w:id="670184951">
                      <w:marLeft w:val="0"/>
                      <w:marRight w:val="0"/>
                      <w:marTop w:val="120"/>
                      <w:marBottom w:val="120"/>
                      <w:divBdr>
                        <w:top w:val="none" w:sz="0" w:space="0" w:color="auto"/>
                        <w:left w:val="none" w:sz="0" w:space="0" w:color="auto"/>
                        <w:bottom w:val="none" w:sz="0" w:space="0" w:color="auto"/>
                        <w:right w:val="none" w:sz="0" w:space="0" w:color="auto"/>
                      </w:divBdr>
                      <w:divsChild>
                        <w:div w:id="652949517">
                          <w:marLeft w:val="270"/>
                          <w:marRight w:val="0"/>
                          <w:marTop w:val="0"/>
                          <w:marBottom w:val="0"/>
                          <w:divBdr>
                            <w:top w:val="none" w:sz="0" w:space="0" w:color="auto"/>
                            <w:left w:val="none" w:sz="0" w:space="0" w:color="auto"/>
                            <w:bottom w:val="none" w:sz="0" w:space="0" w:color="auto"/>
                            <w:right w:val="none" w:sz="0" w:space="0" w:color="auto"/>
                          </w:divBdr>
                        </w:div>
                        <w:div w:id="673335351">
                          <w:marLeft w:val="270"/>
                          <w:marRight w:val="0"/>
                          <w:marTop w:val="0"/>
                          <w:marBottom w:val="0"/>
                          <w:divBdr>
                            <w:top w:val="none" w:sz="0" w:space="0" w:color="auto"/>
                            <w:left w:val="none" w:sz="0" w:space="0" w:color="auto"/>
                            <w:bottom w:val="none" w:sz="0" w:space="0" w:color="auto"/>
                            <w:right w:val="none" w:sz="0" w:space="0" w:color="auto"/>
                          </w:divBdr>
                        </w:div>
                        <w:div w:id="702435899">
                          <w:marLeft w:val="270"/>
                          <w:marRight w:val="0"/>
                          <w:marTop w:val="0"/>
                          <w:marBottom w:val="0"/>
                          <w:divBdr>
                            <w:top w:val="none" w:sz="0" w:space="0" w:color="auto"/>
                            <w:left w:val="none" w:sz="0" w:space="0" w:color="auto"/>
                            <w:bottom w:val="none" w:sz="0" w:space="0" w:color="auto"/>
                            <w:right w:val="none" w:sz="0" w:space="0" w:color="auto"/>
                          </w:divBdr>
                        </w:div>
                        <w:div w:id="842939177">
                          <w:marLeft w:val="270"/>
                          <w:marRight w:val="0"/>
                          <w:marTop w:val="0"/>
                          <w:marBottom w:val="0"/>
                          <w:divBdr>
                            <w:top w:val="none" w:sz="0" w:space="0" w:color="auto"/>
                            <w:left w:val="none" w:sz="0" w:space="0" w:color="auto"/>
                            <w:bottom w:val="none" w:sz="0" w:space="0" w:color="auto"/>
                            <w:right w:val="none" w:sz="0" w:space="0" w:color="auto"/>
                          </w:divBdr>
                        </w:div>
                        <w:div w:id="858356013">
                          <w:marLeft w:val="270"/>
                          <w:marRight w:val="0"/>
                          <w:marTop w:val="0"/>
                          <w:marBottom w:val="0"/>
                          <w:divBdr>
                            <w:top w:val="none" w:sz="0" w:space="0" w:color="auto"/>
                            <w:left w:val="none" w:sz="0" w:space="0" w:color="auto"/>
                            <w:bottom w:val="none" w:sz="0" w:space="0" w:color="auto"/>
                            <w:right w:val="none" w:sz="0" w:space="0" w:color="auto"/>
                          </w:divBdr>
                        </w:div>
                        <w:div w:id="870804278">
                          <w:marLeft w:val="270"/>
                          <w:marRight w:val="0"/>
                          <w:marTop w:val="0"/>
                          <w:marBottom w:val="0"/>
                          <w:divBdr>
                            <w:top w:val="none" w:sz="0" w:space="0" w:color="auto"/>
                            <w:left w:val="none" w:sz="0" w:space="0" w:color="auto"/>
                            <w:bottom w:val="none" w:sz="0" w:space="0" w:color="auto"/>
                            <w:right w:val="none" w:sz="0" w:space="0" w:color="auto"/>
                          </w:divBdr>
                        </w:div>
                        <w:div w:id="1354185218">
                          <w:marLeft w:val="270"/>
                          <w:marRight w:val="0"/>
                          <w:marTop w:val="0"/>
                          <w:marBottom w:val="0"/>
                          <w:divBdr>
                            <w:top w:val="none" w:sz="0" w:space="0" w:color="auto"/>
                            <w:left w:val="none" w:sz="0" w:space="0" w:color="auto"/>
                            <w:bottom w:val="none" w:sz="0" w:space="0" w:color="auto"/>
                            <w:right w:val="none" w:sz="0" w:space="0" w:color="auto"/>
                          </w:divBdr>
                        </w:div>
                        <w:div w:id="1397583483">
                          <w:marLeft w:val="270"/>
                          <w:marRight w:val="0"/>
                          <w:marTop w:val="0"/>
                          <w:marBottom w:val="0"/>
                          <w:divBdr>
                            <w:top w:val="none" w:sz="0" w:space="0" w:color="auto"/>
                            <w:left w:val="none" w:sz="0" w:space="0" w:color="auto"/>
                            <w:bottom w:val="none" w:sz="0" w:space="0" w:color="auto"/>
                            <w:right w:val="none" w:sz="0" w:space="0" w:color="auto"/>
                          </w:divBdr>
                        </w:div>
                        <w:div w:id="1461917355">
                          <w:marLeft w:val="270"/>
                          <w:marRight w:val="0"/>
                          <w:marTop w:val="0"/>
                          <w:marBottom w:val="0"/>
                          <w:divBdr>
                            <w:top w:val="none" w:sz="0" w:space="0" w:color="auto"/>
                            <w:left w:val="none" w:sz="0" w:space="0" w:color="auto"/>
                            <w:bottom w:val="none" w:sz="0" w:space="0" w:color="auto"/>
                            <w:right w:val="none" w:sz="0" w:space="0" w:color="auto"/>
                          </w:divBdr>
                        </w:div>
                        <w:div w:id="1671635977">
                          <w:marLeft w:val="0"/>
                          <w:marRight w:val="0"/>
                          <w:marTop w:val="0"/>
                          <w:marBottom w:val="0"/>
                          <w:divBdr>
                            <w:top w:val="none" w:sz="0" w:space="0" w:color="auto"/>
                            <w:left w:val="none" w:sz="0" w:space="0" w:color="auto"/>
                            <w:bottom w:val="none" w:sz="0" w:space="0" w:color="auto"/>
                            <w:right w:val="none" w:sz="0" w:space="0" w:color="auto"/>
                          </w:divBdr>
                        </w:div>
                        <w:div w:id="1883440778">
                          <w:marLeft w:val="270"/>
                          <w:marRight w:val="0"/>
                          <w:marTop w:val="0"/>
                          <w:marBottom w:val="0"/>
                          <w:divBdr>
                            <w:top w:val="none" w:sz="0" w:space="0" w:color="auto"/>
                            <w:left w:val="none" w:sz="0" w:space="0" w:color="auto"/>
                            <w:bottom w:val="none" w:sz="0" w:space="0" w:color="auto"/>
                            <w:right w:val="none" w:sz="0" w:space="0" w:color="auto"/>
                          </w:divBdr>
                        </w:div>
                        <w:div w:id="1899240522">
                          <w:marLeft w:val="270"/>
                          <w:marRight w:val="0"/>
                          <w:marTop w:val="0"/>
                          <w:marBottom w:val="0"/>
                          <w:divBdr>
                            <w:top w:val="none" w:sz="0" w:space="0" w:color="auto"/>
                            <w:left w:val="none" w:sz="0" w:space="0" w:color="auto"/>
                            <w:bottom w:val="none" w:sz="0" w:space="0" w:color="auto"/>
                            <w:right w:val="none" w:sz="0" w:space="0" w:color="auto"/>
                          </w:divBdr>
                        </w:div>
                        <w:div w:id="1928802895">
                          <w:marLeft w:val="270"/>
                          <w:marRight w:val="0"/>
                          <w:marTop w:val="0"/>
                          <w:marBottom w:val="0"/>
                          <w:divBdr>
                            <w:top w:val="none" w:sz="0" w:space="0" w:color="auto"/>
                            <w:left w:val="none" w:sz="0" w:space="0" w:color="auto"/>
                            <w:bottom w:val="none" w:sz="0" w:space="0" w:color="auto"/>
                            <w:right w:val="none" w:sz="0" w:space="0" w:color="auto"/>
                          </w:divBdr>
                        </w:div>
                        <w:div w:id="1952013822">
                          <w:marLeft w:val="270"/>
                          <w:marRight w:val="0"/>
                          <w:marTop w:val="0"/>
                          <w:marBottom w:val="0"/>
                          <w:divBdr>
                            <w:top w:val="none" w:sz="0" w:space="0" w:color="auto"/>
                            <w:left w:val="none" w:sz="0" w:space="0" w:color="auto"/>
                            <w:bottom w:val="none" w:sz="0" w:space="0" w:color="auto"/>
                            <w:right w:val="none" w:sz="0" w:space="0" w:color="auto"/>
                          </w:divBdr>
                        </w:div>
                        <w:div w:id="2091152400">
                          <w:marLeft w:val="270"/>
                          <w:marRight w:val="0"/>
                          <w:marTop w:val="0"/>
                          <w:marBottom w:val="0"/>
                          <w:divBdr>
                            <w:top w:val="none" w:sz="0" w:space="0" w:color="auto"/>
                            <w:left w:val="none" w:sz="0" w:space="0" w:color="auto"/>
                            <w:bottom w:val="none" w:sz="0" w:space="0" w:color="auto"/>
                            <w:right w:val="none" w:sz="0" w:space="0" w:color="auto"/>
                          </w:divBdr>
                        </w:div>
                        <w:div w:id="2108310218">
                          <w:marLeft w:val="0"/>
                          <w:marRight w:val="0"/>
                          <w:marTop w:val="0"/>
                          <w:marBottom w:val="0"/>
                          <w:divBdr>
                            <w:top w:val="none" w:sz="0" w:space="0" w:color="auto"/>
                            <w:left w:val="none" w:sz="0" w:space="0" w:color="auto"/>
                            <w:bottom w:val="none" w:sz="0" w:space="0" w:color="auto"/>
                            <w:right w:val="none" w:sz="0" w:space="0" w:color="auto"/>
                          </w:divBdr>
                        </w:div>
                        <w:div w:id="2140876425">
                          <w:marLeft w:val="270"/>
                          <w:marRight w:val="0"/>
                          <w:marTop w:val="0"/>
                          <w:marBottom w:val="0"/>
                          <w:divBdr>
                            <w:top w:val="none" w:sz="0" w:space="0" w:color="auto"/>
                            <w:left w:val="none" w:sz="0" w:space="0" w:color="auto"/>
                            <w:bottom w:val="none" w:sz="0" w:space="0" w:color="auto"/>
                            <w:right w:val="none" w:sz="0" w:space="0" w:color="auto"/>
                          </w:divBdr>
                        </w:div>
                      </w:divsChild>
                    </w:div>
                    <w:div w:id="693581514">
                      <w:marLeft w:val="0"/>
                      <w:marRight w:val="0"/>
                      <w:marTop w:val="120"/>
                      <w:marBottom w:val="120"/>
                      <w:divBdr>
                        <w:top w:val="none" w:sz="0" w:space="0" w:color="auto"/>
                        <w:left w:val="none" w:sz="0" w:space="0" w:color="auto"/>
                        <w:bottom w:val="none" w:sz="0" w:space="0" w:color="auto"/>
                        <w:right w:val="none" w:sz="0" w:space="0" w:color="auto"/>
                      </w:divBdr>
                      <w:divsChild>
                        <w:div w:id="277103296">
                          <w:marLeft w:val="0"/>
                          <w:marRight w:val="0"/>
                          <w:marTop w:val="0"/>
                          <w:marBottom w:val="0"/>
                          <w:divBdr>
                            <w:top w:val="none" w:sz="0" w:space="0" w:color="auto"/>
                            <w:left w:val="none" w:sz="0" w:space="0" w:color="auto"/>
                            <w:bottom w:val="none" w:sz="0" w:space="0" w:color="auto"/>
                            <w:right w:val="none" w:sz="0" w:space="0" w:color="auto"/>
                          </w:divBdr>
                        </w:div>
                        <w:div w:id="510219687">
                          <w:marLeft w:val="270"/>
                          <w:marRight w:val="0"/>
                          <w:marTop w:val="0"/>
                          <w:marBottom w:val="0"/>
                          <w:divBdr>
                            <w:top w:val="none" w:sz="0" w:space="0" w:color="auto"/>
                            <w:left w:val="none" w:sz="0" w:space="0" w:color="auto"/>
                            <w:bottom w:val="none" w:sz="0" w:space="0" w:color="auto"/>
                            <w:right w:val="none" w:sz="0" w:space="0" w:color="auto"/>
                          </w:divBdr>
                        </w:div>
                        <w:div w:id="736123623">
                          <w:marLeft w:val="270"/>
                          <w:marRight w:val="0"/>
                          <w:marTop w:val="0"/>
                          <w:marBottom w:val="0"/>
                          <w:divBdr>
                            <w:top w:val="none" w:sz="0" w:space="0" w:color="auto"/>
                            <w:left w:val="none" w:sz="0" w:space="0" w:color="auto"/>
                            <w:bottom w:val="none" w:sz="0" w:space="0" w:color="auto"/>
                            <w:right w:val="none" w:sz="0" w:space="0" w:color="auto"/>
                          </w:divBdr>
                        </w:div>
                        <w:div w:id="1101486563">
                          <w:marLeft w:val="270"/>
                          <w:marRight w:val="0"/>
                          <w:marTop w:val="0"/>
                          <w:marBottom w:val="0"/>
                          <w:divBdr>
                            <w:top w:val="none" w:sz="0" w:space="0" w:color="auto"/>
                            <w:left w:val="none" w:sz="0" w:space="0" w:color="auto"/>
                            <w:bottom w:val="none" w:sz="0" w:space="0" w:color="auto"/>
                            <w:right w:val="none" w:sz="0" w:space="0" w:color="auto"/>
                          </w:divBdr>
                        </w:div>
                        <w:div w:id="1174419424">
                          <w:marLeft w:val="270"/>
                          <w:marRight w:val="0"/>
                          <w:marTop w:val="0"/>
                          <w:marBottom w:val="0"/>
                          <w:divBdr>
                            <w:top w:val="none" w:sz="0" w:space="0" w:color="auto"/>
                            <w:left w:val="none" w:sz="0" w:space="0" w:color="auto"/>
                            <w:bottom w:val="none" w:sz="0" w:space="0" w:color="auto"/>
                            <w:right w:val="none" w:sz="0" w:space="0" w:color="auto"/>
                          </w:divBdr>
                        </w:div>
                        <w:div w:id="1323198231">
                          <w:marLeft w:val="0"/>
                          <w:marRight w:val="0"/>
                          <w:marTop w:val="0"/>
                          <w:marBottom w:val="0"/>
                          <w:divBdr>
                            <w:top w:val="none" w:sz="0" w:space="0" w:color="auto"/>
                            <w:left w:val="none" w:sz="0" w:space="0" w:color="auto"/>
                            <w:bottom w:val="none" w:sz="0" w:space="0" w:color="auto"/>
                            <w:right w:val="none" w:sz="0" w:space="0" w:color="auto"/>
                          </w:divBdr>
                        </w:div>
                        <w:div w:id="1360355093">
                          <w:marLeft w:val="270"/>
                          <w:marRight w:val="0"/>
                          <w:marTop w:val="0"/>
                          <w:marBottom w:val="0"/>
                          <w:divBdr>
                            <w:top w:val="none" w:sz="0" w:space="0" w:color="auto"/>
                            <w:left w:val="none" w:sz="0" w:space="0" w:color="auto"/>
                            <w:bottom w:val="none" w:sz="0" w:space="0" w:color="auto"/>
                            <w:right w:val="none" w:sz="0" w:space="0" w:color="auto"/>
                          </w:divBdr>
                        </w:div>
                        <w:div w:id="2113284340">
                          <w:marLeft w:val="270"/>
                          <w:marRight w:val="0"/>
                          <w:marTop w:val="0"/>
                          <w:marBottom w:val="0"/>
                          <w:divBdr>
                            <w:top w:val="none" w:sz="0" w:space="0" w:color="auto"/>
                            <w:left w:val="none" w:sz="0" w:space="0" w:color="auto"/>
                            <w:bottom w:val="none" w:sz="0" w:space="0" w:color="auto"/>
                            <w:right w:val="none" w:sz="0" w:space="0" w:color="auto"/>
                          </w:divBdr>
                        </w:div>
                      </w:divsChild>
                    </w:div>
                    <w:div w:id="1495032032">
                      <w:marLeft w:val="0"/>
                      <w:marRight w:val="0"/>
                      <w:marTop w:val="120"/>
                      <w:marBottom w:val="120"/>
                      <w:divBdr>
                        <w:top w:val="none" w:sz="0" w:space="0" w:color="auto"/>
                        <w:left w:val="none" w:sz="0" w:space="0" w:color="auto"/>
                        <w:bottom w:val="none" w:sz="0" w:space="0" w:color="auto"/>
                        <w:right w:val="none" w:sz="0" w:space="0" w:color="auto"/>
                      </w:divBdr>
                    </w:div>
                    <w:div w:id="1917321282">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914313273">
              <w:marLeft w:val="0"/>
              <w:marRight w:val="0"/>
              <w:marTop w:val="0"/>
              <w:marBottom w:val="0"/>
              <w:divBdr>
                <w:top w:val="none" w:sz="0" w:space="0" w:color="auto"/>
                <w:left w:val="none" w:sz="0" w:space="0" w:color="auto"/>
                <w:bottom w:val="none" w:sz="0" w:space="0" w:color="auto"/>
                <w:right w:val="none" w:sz="0" w:space="0" w:color="auto"/>
              </w:divBdr>
              <w:divsChild>
                <w:div w:id="105776723">
                  <w:marLeft w:val="270"/>
                  <w:marRight w:val="0"/>
                  <w:marTop w:val="0"/>
                  <w:marBottom w:val="0"/>
                  <w:divBdr>
                    <w:top w:val="none" w:sz="0" w:space="0" w:color="auto"/>
                    <w:left w:val="none" w:sz="0" w:space="0" w:color="auto"/>
                    <w:bottom w:val="none" w:sz="0" w:space="0" w:color="auto"/>
                    <w:right w:val="none" w:sz="0" w:space="0" w:color="auto"/>
                  </w:divBdr>
                </w:div>
                <w:div w:id="454833401">
                  <w:marLeft w:val="270"/>
                  <w:marRight w:val="0"/>
                  <w:marTop w:val="0"/>
                  <w:marBottom w:val="0"/>
                  <w:divBdr>
                    <w:top w:val="none" w:sz="0" w:space="0" w:color="auto"/>
                    <w:left w:val="none" w:sz="0" w:space="0" w:color="auto"/>
                    <w:bottom w:val="none" w:sz="0" w:space="0" w:color="auto"/>
                    <w:right w:val="none" w:sz="0" w:space="0" w:color="auto"/>
                  </w:divBdr>
                </w:div>
                <w:div w:id="554511913">
                  <w:marLeft w:val="270"/>
                  <w:marRight w:val="0"/>
                  <w:marTop w:val="0"/>
                  <w:marBottom w:val="0"/>
                  <w:divBdr>
                    <w:top w:val="none" w:sz="0" w:space="0" w:color="auto"/>
                    <w:left w:val="none" w:sz="0" w:space="0" w:color="auto"/>
                    <w:bottom w:val="none" w:sz="0" w:space="0" w:color="auto"/>
                    <w:right w:val="none" w:sz="0" w:space="0" w:color="auto"/>
                  </w:divBdr>
                </w:div>
                <w:div w:id="613486200">
                  <w:marLeft w:val="270"/>
                  <w:marRight w:val="0"/>
                  <w:marTop w:val="0"/>
                  <w:marBottom w:val="0"/>
                  <w:divBdr>
                    <w:top w:val="none" w:sz="0" w:space="0" w:color="auto"/>
                    <w:left w:val="none" w:sz="0" w:space="0" w:color="auto"/>
                    <w:bottom w:val="none" w:sz="0" w:space="0" w:color="auto"/>
                    <w:right w:val="none" w:sz="0" w:space="0" w:color="auto"/>
                  </w:divBdr>
                  <w:divsChild>
                    <w:div w:id="116410503">
                      <w:marLeft w:val="0"/>
                      <w:marRight w:val="0"/>
                      <w:marTop w:val="0"/>
                      <w:marBottom w:val="0"/>
                      <w:divBdr>
                        <w:top w:val="none" w:sz="0" w:space="0" w:color="auto"/>
                        <w:left w:val="none" w:sz="0" w:space="0" w:color="auto"/>
                        <w:bottom w:val="none" w:sz="0" w:space="0" w:color="auto"/>
                        <w:right w:val="none" w:sz="0" w:space="0" w:color="auto"/>
                      </w:divBdr>
                    </w:div>
                    <w:div w:id="909541327">
                      <w:marLeft w:val="0"/>
                      <w:marRight w:val="0"/>
                      <w:marTop w:val="0"/>
                      <w:marBottom w:val="0"/>
                      <w:divBdr>
                        <w:top w:val="none" w:sz="0" w:space="0" w:color="auto"/>
                        <w:left w:val="none" w:sz="0" w:space="0" w:color="auto"/>
                        <w:bottom w:val="none" w:sz="0" w:space="0" w:color="auto"/>
                        <w:right w:val="none" w:sz="0" w:space="0" w:color="auto"/>
                      </w:divBdr>
                    </w:div>
                    <w:div w:id="1967277559">
                      <w:marLeft w:val="0"/>
                      <w:marRight w:val="0"/>
                      <w:marTop w:val="0"/>
                      <w:marBottom w:val="0"/>
                      <w:divBdr>
                        <w:top w:val="none" w:sz="0" w:space="0" w:color="auto"/>
                        <w:left w:val="none" w:sz="0" w:space="0" w:color="auto"/>
                        <w:bottom w:val="none" w:sz="0" w:space="0" w:color="auto"/>
                        <w:right w:val="none" w:sz="0" w:space="0" w:color="auto"/>
                      </w:divBdr>
                    </w:div>
                  </w:divsChild>
                </w:div>
                <w:div w:id="618729044">
                  <w:marLeft w:val="270"/>
                  <w:marRight w:val="0"/>
                  <w:marTop w:val="0"/>
                  <w:marBottom w:val="0"/>
                  <w:divBdr>
                    <w:top w:val="none" w:sz="0" w:space="0" w:color="auto"/>
                    <w:left w:val="none" w:sz="0" w:space="0" w:color="auto"/>
                    <w:bottom w:val="none" w:sz="0" w:space="0" w:color="auto"/>
                    <w:right w:val="none" w:sz="0" w:space="0" w:color="auto"/>
                  </w:divBdr>
                </w:div>
                <w:div w:id="1066882426">
                  <w:marLeft w:val="270"/>
                  <w:marRight w:val="0"/>
                  <w:marTop w:val="0"/>
                  <w:marBottom w:val="0"/>
                  <w:divBdr>
                    <w:top w:val="none" w:sz="0" w:space="0" w:color="auto"/>
                    <w:left w:val="none" w:sz="0" w:space="0" w:color="auto"/>
                    <w:bottom w:val="none" w:sz="0" w:space="0" w:color="auto"/>
                    <w:right w:val="none" w:sz="0" w:space="0" w:color="auto"/>
                  </w:divBdr>
                </w:div>
                <w:div w:id="1080060541">
                  <w:marLeft w:val="270"/>
                  <w:marRight w:val="0"/>
                  <w:marTop w:val="0"/>
                  <w:marBottom w:val="0"/>
                  <w:divBdr>
                    <w:top w:val="none" w:sz="0" w:space="0" w:color="auto"/>
                    <w:left w:val="none" w:sz="0" w:space="0" w:color="auto"/>
                    <w:bottom w:val="none" w:sz="0" w:space="0" w:color="auto"/>
                    <w:right w:val="none" w:sz="0" w:space="0" w:color="auto"/>
                  </w:divBdr>
                </w:div>
                <w:div w:id="1284533139">
                  <w:marLeft w:val="270"/>
                  <w:marRight w:val="0"/>
                  <w:marTop w:val="0"/>
                  <w:marBottom w:val="0"/>
                  <w:divBdr>
                    <w:top w:val="none" w:sz="0" w:space="0" w:color="auto"/>
                    <w:left w:val="none" w:sz="0" w:space="0" w:color="auto"/>
                    <w:bottom w:val="none" w:sz="0" w:space="0" w:color="auto"/>
                    <w:right w:val="none" w:sz="0" w:space="0" w:color="auto"/>
                  </w:divBdr>
                </w:div>
                <w:div w:id="1560751601">
                  <w:marLeft w:val="270"/>
                  <w:marRight w:val="0"/>
                  <w:marTop w:val="0"/>
                  <w:marBottom w:val="0"/>
                  <w:divBdr>
                    <w:top w:val="none" w:sz="0" w:space="0" w:color="auto"/>
                    <w:left w:val="none" w:sz="0" w:space="0" w:color="auto"/>
                    <w:bottom w:val="none" w:sz="0" w:space="0" w:color="auto"/>
                    <w:right w:val="none" w:sz="0" w:space="0" w:color="auto"/>
                  </w:divBdr>
                </w:div>
                <w:div w:id="1831822970">
                  <w:marLeft w:val="270"/>
                  <w:marRight w:val="0"/>
                  <w:marTop w:val="0"/>
                  <w:marBottom w:val="0"/>
                  <w:divBdr>
                    <w:top w:val="none" w:sz="0" w:space="0" w:color="auto"/>
                    <w:left w:val="none" w:sz="0" w:space="0" w:color="auto"/>
                    <w:bottom w:val="none" w:sz="0" w:space="0" w:color="auto"/>
                    <w:right w:val="none" w:sz="0" w:space="0" w:color="auto"/>
                  </w:divBdr>
                </w:div>
                <w:div w:id="2095198665">
                  <w:marLeft w:val="270"/>
                  <w:marRight w:val="0"/>
                  <w:marTop w:val="0"/>
                  <w:marBottom w:val="0"/>
                  <w:divBdr>
                    <w:top w:val="none" w:sz="0" w:space="0" w:color="auto"/>
                    <w:left w:val="none" w:sz="0" w:space="0" w:color="auto"/>
                    <w:bottom w:val="none" w:sz="0" w:space="0" w:color="auto"/>
                    <w:right w:val="none" w:sz="0" w:space="0" w:color="auto"/>
                  </w:divBdr>
                </w:div>
                <w:div w:id="2127002573">
                  <w:marLeft w:val="270"/>
                  <w:marRight w:val="0"/>
                  <w:marTop w:val="0"/>
                  <w:marBottom w:val="0"/>
                  <w:divBdr>
                    <w:top w:val="none" w:sz="0" w:space="0" w:color="auto"/>
                    <w:left w:val="none" w:sz="0" w:space="0" w:color="auto"/>
                    <w:bottom w:val="none" w:sz="0" w:space="0" w:color="auto"/>
                    <w:right w:val="none" w:sz="0" w:space="0" w:color="auto"/>
                  </w:divBdr>
                </w:div>
              </w:divsChild>
            </w:div>
          </w:divsChild>
        </w:div>
        <w:div w:id="1168593075">
          <w:marLeft w:val="240"/>
          <w:marRight w:val="240"/>
          <w:marTop w:val="240"/>
          <w:marBottom w:val="240"/>
          <w:divBdr>
            <w:top w:val="none" w:sz="0" w:space="0" w:color="auto"/>
            <w:left w:val="none" w:sz="0" w:space="0" w:color="auto"/>
            <w:bottom w:val="none" w:sz="0" w:space="0" w:color="auto"/>
            <w:right w:val="none" w:sz="0" w:space="0" w:color="auto"/>
          </w:divBdr>
        </w:div>
      </w:divsChild>
    </w:div>
    <w:div w:id="1025474269">
      <w:bodyDiv w:val="1"/>
      <w:marLeft w:val="0"/>
      <w:marRight w:val="0"/>
      <w:marTop w:val="0"/>
      <w:marBottom w:val="0"/>
      <w:divBdr>
        <w:top w:val="none" w:sz="0" w:space="0" w:color="auto"/>
        <w:left w:val="none" w:sz="0" w:space="0" w:color="auto"/>
        <w:bottom w:val="none" w:sz="0" w:space="0" w:color="auto"/>
        <w:right w:val="none" w:sz="0" w:space="0" w:color="auto"/>
      </w:divBdr>
      <w:divsChild>
        <w:div w:id="489490768">
          <w:marLeft w:val="0"/>
          <w:marRight w:val="0"/>
          <w:marTop w:val="0"/>
          <w:marBottom w:val="0"/>
          <w:divBdr>
            <w:top w:val="none" w:sz="0" w:space="0" w:color="auto"/>
            <w:left w:val="none" w:sz="0" w:space="0" w:color="auto"/>
            <w:bottom w:val="none" w:sz="0" w:space="0" w:color="auto"/>
            <w:right w:val="none" w:sz="0" w:space="0" w:color="auto"/>
          </w:divBdr>
          <w:divsChild>
            <w:div w:id="242573246">
              <w:marLeft w:val="0"/>
              <w:marRight w:val="0"/>
              <w:marTop w:val="0"/>
              <w:marBottom w:val="0"/>
              <w:divBdr>
                <w:top w:val="none" w:sz="0" w:space="0" w:color="auto"/>
                <w:left w:val="none" w:sz="0" w:space="0" w:color="auto"/>
                <w:bottom w:val="none" w:sz="0" w:space="0" w:color="auto"/>
                <w:right w:val="none" w:sz="0" w:space="0" w:color="auto"/>
              </w:divBdr>
            </w:div>
            <w:div w:id="244070166">
              <w:marLeft w:val="0"/>
              <w:marRight w:val="0"/>
              <w:marTop w:val="0"/>
              <w:marBottom w:val="0"/>
              <w:divBdr>
                <w:top w:val="none" w:sz="0" w:space="0" w:color="auto"/>
                <w:left w:val="none" w:sz="0" w:space="0" w:color="auto"/>
                <w:bottom w:val="none" w:sz="0" w:space="0" w:color="auto"/>
                <w:right w:val="none" w:sz="0" w:space="0" w:color="auto"/>
              </w:divBdr>
            </w:div>
            <w:div w:id="917255239">
              <w:marLeft w:val="0"/>
              <w:marRight w:val="0"/>
              <w:marTop w:val="0"/>
              <w:marBottom w:val="0"/>
              <w:divBdr>
                <w:top w:val="none" w:sz="0" w:space="0" w:color="auto"/>
                <w:left w:val="none" w:sz="0" w:space="0" w:color="auto"/>
                <w:bottom w:val="none" w:sz="0" w:space="0" w:color="auto"/>
                <w:right w:val="none" w:sz="0" w:space="0" w:color="auto"/>
              </w:divBdr>
              <w:divsChild>
                <w:div w:id="1372654794">
                  <w:marLeft w:val="270"/>
                  <w:marRight w:val="0"/>
                  <w:marTop w:val="0"/>
                  <w:marBottom w:val="0"/>
                  <w:divBdr>
                    <w:top w:val="none" w:sz="0" w:space="0" w:color="auto"/>
                    <w:left w:val="none" w:sz="0" w:space="0" w:color="auto"/>
                    <w:bottom w:val="none" w:sz="0" w:space="0" w:color="auto"/>
                    <w:right w:val="none" w:sz="0" w:space="0" w:color="auto"/>
                  </w:divBdr>
                </w:div>
                <w:div w:id="1733695722">
                  <w:marLeft w:val="270"/>
                  <w:marRight w:val="0"/>
                  <w:marTop w:val="0"/>
                  <w:marBottom w:val="0"/>
                  <w:divBdr>
                    <w:top w:val="none" w:sz="0" w:space="0" w:color="auto"/>
                    <w:left w:val="none" w:sz="0" w:space="0" w:color="auto"/>
                    <w:bottom w:val="none" w:sz="0" w:space="0" w:color="auto"/>
                    <w:right w:val="none" w:sz="0" w:space="0" w:color="auto"/>
                  </w:divBdr>
                </w:div>
              </w:divsChild>
            </w:div>
            <w:div w:id="1434278377">
              <w:marLeft w:val="0"/>
              <w:marRight w:val="0"/>
              <w:marTop w:val="0"/>
              <w:marBottom w:val="0"/>
              <w:divBdr>
                <w:top w:val="none" w:sz="0" w:space="0" w:color="auto"/>
                <w:left w:val="none" w:sz="0" w:space="0" w:color="auto"/>
                <w:bottom w:val="none" w:sz="0" w:space="0" w:color="auto"/>
                <w:right w:val="none" w:sz="0" w:space="0" w:color="auto"/>
              </w:divBdr>
            </w:div>
            <w:div w:id="1456831202">
              <w:marLeft w:val="0"/>
              <w:marRight w:val="0"/>
              <w:marTop w:val="0"/>
              <w:marBottom w:val="0"/>
              <w:divBdr>
                <w:top w:val="none" w:sz="0" w:space="0" w:color="auto"/>
                <w:left w:val="none" w:sz="0" w:space="0" w:color="auto"/>
                <w:bottom w:val="none" w:sz="0" w:space="0" w:color="auto"/>
                <w:right w:val="none" w:sz="0" w:space="0" w:color="auto"/>
              </w:divBdr>
            </w:div>
            <w:div w:id="1737510153">
              <w:marLeft w:val="0"/>
              <w:marRight w:val="0"/>
              <w:marTop w:val="0"/>
              <w:marBottom w:val="0"/>
              <w:divBdr>
                <w:top w:val="none" w:sz="0" w:space="0" w:color="auto"/>
                <w:left w:val="none" w:sz="0" w:space="0" w:color="auto"/>
                <w:bottom w:val="none" w:sz="0" w:space="0" w:color="auto"/>
                <w:right w:val="none" w:sz="0" w:space="0" w:color="auto"/>
              </w:divBdr>
              <w:divsChild>
                <w:div w:id="477724160">
                  <w:marLeft w:val="0"/>
                  <w:marRight w:val="0"/>
                  <w:marTop w:val="0"/>
                  <w:marBottom w:val="0"/>
                  <w:divBdr>
                    <w:top w:val="none" w:sz="0" w:space="0" w:color="auto"/>
                    <w:left w:val="none" w:sz="0" w:space="0" w:color="auto"/>
                    <w:bottom w:val="none" w:sz="0" w:space="0" w:color="auto"/>
                    <w:right w:val="none" w:sz="0" w:space="0" w:color="auto"/>
                  </w:divBdr>
                  <w:divsChild>
                    <w:div w:id="557588793">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978490387">
              <w:marLeft w:val="0"/>
              <w:marRight w:val="0"/>
              <w:marTop w:val="0"/>
              <w:marBottom w:val="0"/>
              <w:divBdr>
                <w:top w:val="none" w:sz="0" w:space="0" w:color="auto"/>
                <w:left w:val="none" w:sz="0" w:space="0" w:color="auto"/>
                <w:bottom w:val="none" w:sz="0" w:space="0" w:color="auto"/>
                <w:right w:val="none" w:sz="0" w:space="0" w:color="auto"/>
              </w:divBdr>
            </w:div>
          </w:divsChild>
        </w:div>
        <w:div w:id="1241985725">
          <w:marLeft w:val="240"/>
          <w:marRight w:val="240"/>
          <w:marTop w:val="240"/>
          <w:marBottom w:val="240"/>
          <w:divBdr>
            <w:top w:val="none" w:sz="0" w:space="0" w:color="auto"/>
            <w:left w:val="none" w:sz="0" w:space="0" w:color="auto"/>
            <w:bottom w:val="none" w:sz="0" w:space="0" w:color="auto"/>
            <w:right w:val="none" w:sz="0" w:space="0" w:color="auto"/>
          </w:divBdr>
        </w:div>
      </w:divsChild>
    </w:div>
    <w:div w:id="1099956375">
      <w:bodyDiv w:val="1"/>
      <w:marLeft w:val="0"/>
      <w:marRight w:val="0"/>
      <w:marTop w:val="0"/>
      <w:marBottom w:val="0"/>
      <w:divBdr>
        <w:top w:val="none" w:sz="0" w:space="0" w:color="auto"/>
        <w:left w:val="none" w:sz="0" w:space="0" w:color="auto"/>
        <w:bottom w:val="none" w:sz="0" w:space="0" w:color="auto"/>
        <w:right w:val="none" w:sz="0" w:space="0" w:color="auto"/>
      </w:divBdr>
      <w:divsChild>
        <w:div w:id="107284920">
          <w:marLeft w:val="0"/>
          <w:marRight w:val="0"/>
          <w:marTop w:val="0"/>
          <w:marBottom w:val="240"/>
          <w:divBdr>
            <w:top w:val="none" w:sz="0" w:space="0" w:color="auto"/>
            <w:left w:val="none" w:sz="0" w:space="0" w:color="auto"/>
            <w:bottom w:val="none" w:sz="0" w:space="0" w:color="auto"/>
            <w:right w:val="none" w:sz="0" w:space="0" w:color="auto"/>
          </w:divBdr>
          <w:divsChild>
            <w:div w:id="689841164">
              <w:marLeft w:val="0"/>
              <w:marRight w:val="0"/>
              <w:marTop w:val="240"/>
              <w:marBottom w:val="0"/>
              <w:divBdr>
                <w:top w:val="none" w:sz="0" w:space="0" w:color="auto"/>
                <w:left w:val="none" w:sz="0" w:space="0" w:color="auto"/>
                <w:bottom w:val="none" w:sz="0" w:space="0" w:color="auto"/>
                <w:right w:val="none" w:sz="0" w:space="0" w:color="auto"/>
              </w:divBdr>
            </w:div>
            <w:div w:id="785737339">
              <w:marLeft w:val="240"/>
              <w:marRight w:val="0"/>
              <w:marTop w:val="0"/>
              <w:marBottom w:val="0"/>
              <w:divBdr>
                <w:top w:val="none" w:sz="0" w:space="0" w:color="auto"/>
                <w:left w:val="none" w:sz="0" w:space="0" w:color="auto"/>
                <w:bottom w:val="none" w:sz="0" w:space="0" w:color="auto"/>
                <w:right w:val="none" w:sz="0" w:space="0" w:color="auto"/>
              </w:divBdr>
              <w:divsChild>
                <w:div w:id="1651711129">
                  <w:marLeft w:val="0"/>
                  <w:marRight w:val="0"/>
                  <w:marTop w:val="0"/>
                  <w:marBottom w:val="0"/>
                  <w:divBdr>
                    <w:top w:val="none" w:sz="0" w:space="0" w:color="auto"/>
                    <w:left w:val="none" w:sz="0" w:space="0" w:color="auto"/>
                    <w:bottom w:val="none" w:sz="0" w:space="0" w:color="auto"/>
                    <w:right w:val="none" w:sz="0" w:space="0" w:color="auto"/>
                  </w:divBdr>
                  <w:divsChild>
                    <w:div w:id="125720750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192501042">
              <w:marLeft w:val="240"/>
              <w:marRight w:val="0"/>
              <w:marTop w:val="0"/>
              <w:marBottom w:val="0"/>
              <w:divBdr>
                <w:top w:val="none" w:sz="0" w:space="0" w:color="auto"/>
                <w:left w:val="none" w:sz="0" w:space="0" w:color="auto"/>
                <w:bottom w:val="none" w:sz="0" w:space="0" w:color="auto"/>
                <w:right w:val="none" w:sz="0" w:space="0" w:color="auto"/>
              </w:divBdr>
              <w:divsChild>
                <w:div w:id="396560264">
                  <w:marLeft w:val="0"/>
                  <w:marRight w:val="0"/>
                  <w:marTop w:val="0"/>
                  <w:marBottom w:val="0"/>
                  <w:divBdr>
                    <w:top w:val="none" w:sz="0" w:space="0" w:color="auto"/>
                    <w:left w:val="none" w:sz="0" w:space="0" w:color="auto"/>
                    <w:bottom w:val="none" w:sz="0" w:space="0" w:color="auto"/>
                    <w:right w:val="none" w:sz="0" w:space="0" w:color="auto"/>
                  </w:divBdr>
                  <w:divsChild>
                    <w:div w:id="1496721641">
                      <w:marLeft w:val="0"/>
                      <w:marRight w:val="0"/>
                      <w:marTop w:val="240"/>
                      <w:marBottom w:val="0"/>
                      <w:divBdr>
                        <w:top w:val="none" w:sz="0" w:space="0" w:color="auto"/>
                        <w:left w:val="none" w:sz="0" w:space="0" w:color="auto"/>
                        <w:bottom w:val="none" w:sz="0" w:space="0" w:color="auto"/>
                        <w:right w:val="none" w:sz="0" w:space="0" w:color="auto"/>
                      </w:divBdr>
                    </w:div>
                  </w:divsChild>
                </w:div>
                <w:div w:id="463743398">
                  <w:marLeft w:val="0"/>
                  <w:marRight w:val="0"/>
                  <w:marTop w:val="0"/>
                  <w:marBottom w:val="0"/>
                  <w:divBdr>
                    <w:top w:val="none" w:sz="0" w:space="0" w:color="auto"/>
                    <w:left w:val="none" w:sz="0" w:space="0" w:color="auto"/>
                    <w:bottom w:val="none" w:sz="0" w:space="0" w:color="auto"/>
                    <w:right w:val="none" w:sz="0" w:space="0" w:color="auto"/>
                  </w:divBdr>
                  <w:divsChild>
                    <w:div w:id="9177999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243835508">
              <w:marLeft w:val="240"/>
              <w:marRight w:val="0"/>
              <w:marTop w:val="0"/>
              <w:marBottom w:val="0"/>
              <w:divBdr>
                <w:top w:val="none" w:sz="0" w:space="0" w:color="auto"/>
                <w:left w:val="none" w:sz="0" w:space="0" w:color="auto"/>
                <w:bottom w:val="none" w:sz="0" w:space="0" w:color="auto"/>
                <w:right w:val="none" w:sz="0" w:space="0" w:color="auto"/>
              </w:divBdr>
              <w:divsChild>
                <w:div w:id="1457942314">
                  <w:marLeft w:val="0"/>
                  <w:marRight w:val="0"/>
                  <w:marTop w:val="0"/>
                  <w:marBottom w:val="0"/>
                  <w:divBdr>
                    <w:top w:val="none" w:sz="0" w:space="0" w:color="auto"/>
                    <w:left w:val="none" w:sz="0" w:space="0" w:color="auto"/>
                    <w:bottom w:val="none" w:sz="0" w:space="0" w:color="auto"/>
                    <w:right w:val="none" w:sz="0" w:space="0" w:color="auto"/>
                  </w:divBdr>
                  <w:divsChild>
                    <w:div w:id="589967132">
                      <w:marLeft w:val="0"/>
                      <w:marRight w:val="0"/>
                      <w:marTop w:val="0"/>
                      <w:marBottom w:val="480"/>
                      <w:divBdr>
                        <w:top w:val="none" w:sz="0" w:space="0" w:color="auto"/>
                        <w:left w:val="none" w:sz="0" w:space="0" w:color="auto"/>
                        <w:bottom w:val="none" w:sz="0" w:space="0" w:color="auto"/>
                        <w:right w:val="none" w:sz="0" w:space="0" w:color="auto"/>
                      </w:divBdr>
                    </w:div>
                    <w:div w:id="2109545305">
                      <w:marLeft w:val="0"/>
                      <w:marRight w:val="0"/>
                      <w:marTop w:val="0"/>
                      <w:marBottom w:val="0"/>
                      <w:divBdr>
                        <w:top w:val="none" w:sz="0" w:space="0" w:color="auto"/>
                        <w:left w:val="none" w:sz="0" w:space="0" w:color="auto"/>
                        <w:bottom w:val="none" w:sz="0" w:space="0" w:color="auto"/>
                        <w:right w:val="none" w:sz="0" w:space="0" w:color="auto"/>
                      </w:divBdr>
                      <w:divsChild>
                        <w:div w:id="191689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976853">
                  <w:marLeft w:val="0"/>
                  <w:marRight w:val="0"/>
                  <w:marTop w:val="0"/>
                  <w:marBottom w:val="0"/>
                  <w:divBdr>
                    <w:top w:val="none" w:sz="0" w:space="0" w:color="auto"/>
                    <w:left w:val="none" w:sz="0" w:space="0" w:color="auto"/>
                    <w:bottom w:val="none" w:sz="0" w:space="0" w:color="auto"/>
                    <w:right w:val="none" w:sz="0" w:space="0" w:color="auto"/>
                  </w:divBdr>
                  <w:divsChild>
                    <w:div w:id="325062037">
                      <w:marLeft w:val="0"/>
                      <w:marRight w:val="0"/>
                      <w:marTop w:val="0"/>
                      <w:marBottom w:val="0"/>
                      <w:divBdr>
                        <w:top w:val="none" w:sz="0" w:space="0" w:color="auto"/>
                        <w:left w:val="none" w:sz="0" w:space="0" w:color="auto"/>
                        <w:bottom w:val="none" w:sz="0" w:space="0" w:color="auto"/>
                        <w:right w:val="none" w:sz="0" w:space="0" w:color="auto"/>
                      </w:divBdr>
                      <w:divsChild>
                        <w:div w:id="1651638890">
                          <w:marLeft w:val="0"/>
                          <w:marRight w:val="0"/>
                          <w:marTop w:val="0"/>
                          <w:marBottom w:val="0"/>
                          <w:divBdr>
                            <w:top w:val="none" w:sz="0" w:space="0" w:color="auto"/>
                            <w:left w:val="none" w:sz="0" w:space="0" w:color="auto"/>
                            <w:bottom w:val="none" w:sz="0" w:space="0" w:color="auto"/>
                            <w:right w:val="none" w:sz="0" w:space="0" w:color="auto"/>
                          </w:divBdr>
                        </w:div>
                      </w:divsChild>
                    </w:div>
                    <w:div w:id="386682487">
                      <w:marLeft w:val="0"/>
                      <w:marRight w:val="0"/>
                      <w:marTop w:val="0"/>
                      <w:marBottom w:val="480"/>
                      <w:divBdr>
                        <w:top w:val="none" w:sz="0" w:space="0" w:color="auto"/>
                        <w:left w:val="none" w:sz="0" w:space="0" w:color="auto"/>
                        <w:bottom w:val="none" w:sz="0" w:space="0" w:color="auto"/>
                        <w:right w:val="none" w:sz="0" w:space="0" w:color="auto"/>
                      </w:divBdr>
                    </w:div>
                  </w:divsChild>
                </w:div>
                <w:div w:id="1727753623">
                  <w:marLeft w:val="0"/>
                  <w:marRight w:val="0"/>
                  <w:marTop w:val="0"/>
                  <w:marBottom w:val="0"/>
                  <w:divBdr>
                    <w:top w:val="none" w:sz="0" w:space="0" w:color="auto"/>
                    <w:left w:val="none" w:sz="0" w:space="0" w:color="auto"/>
                    <w:bottom w:val="none" w:sz="0" w:space="0" w:color="auto"/>
                    <w:right w:val="none" w:sz="0" w:space="0" w:color="auto"/>
                  </w:divBdr>
                  <w:divsChild>
                    <w:div w:id="193924566">
                      <w:marLeft w:val="0"/>
                      <w:marRight w:val="0"/>
                      <w:marTop w:val="0"/>
                      <w:marBottom w:val="0"/>
                      <w:divBdr>
                        <w:top w:val="none" w:sz="0" w:space="0" w:color="auto"/>
                        <w:left w:val="none" w:sz="0" w:space="0" w:color="auto"/>
                        <w:bottom w:val="none" w:sz="0" w:space="0" w:color="auto"/>
                        <w:right w:val="none" w:sz="0" w:space="0" w:color="auto"/>
                      </w:divBdr>
                      <w:divsChild>
                        <w:div w:id="2085182330">
                          <w:marLeft w:val="0"/>
                          <w:marRight w:val="0"/>
                          <w:marTop w:val="0"/>
                          <w:marBottom w:val="0"/>
                          <w:divBdr>
                            <w:top w:val="none" w:sz="0" w:space="0" w:color="auto"/>
                            <w:left w:val="none" w:sz="0" w:space="0" w:color="auto"/>
                            <w:bottom w:val="none" w:sz="0" w:space="0" w:color="auto"/>
                            <w:right w:val="none" w:sz="0" w:space="0" w:color="auto"/>
                          </w:divBdr>
                        </w:div>
                      </w:divsChild>
                    </w:div>
                    <w:div w:id="1471315689">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351680224">
              <w:marLeft w:val="240"/>
              <w:marRight w:val="0"/>
              <w:marTop w:val="0"/>
              <w:marBottom w:val="0"/>
              <w:divBdr>
                <w:top w:val="none" w:sz="0" w:space="0" w:color="auto"/>
                <w:left w:val="none" w:sz="0" w:space="0" w:color="auto"/>
                <w:bottom w:val="none" w:sz="0" w:space="0" w:color="auto"/>
                <w:right w:val="none" w:sz="0" w:space="0" w:color="auto"/>
              </w:divBdr>
            </w:div>
            <w:div w:id="1543177696">
              <w:marLeft w:val="240"/>
              <w:marRight w:val="0"/>
              <w:marTop w:val="0"/>
              <w:marBottom w:val="0"/>
              <w:divBdr>
                <w:top w:val="none" w:sz="0" w:space="0" w:color="auto"/>
                <w:left w:val="none" w:sz="0" w:space="0" w:color="auto"/>
                <w:bottom w:val="none" w:sz="0" w:space="0" w:color="auto"/>
                <w:right w:val="none" w:sz="0" w:space="0" w:color="auto"/>
              </w:divBdr>
              <w:divsChild>
                <w:div w:id="2129886472">
                  <w:marLeft w:val="0"/>
                  <w:marRight w:val="0"/>
                  <w:marTop w:val="0"/>
                  <w:marBottom w:val="0"/>
                  <w:divBdr>
                    <w:top w:val="none" w:sz="0" w:space="0" w:color="auto"/>
                    <w:left w:val="none" w:sz="0" w:space="0" w:color="auto"/>
                    <w:bottom w:val="none" w:sz="0" w:space="0" w:color="auto"/>
                    <w:right w:val="none" w:sz="0" w:space="0" w:color="auto"/>
                  </w:divBdr>
                  <w:divsChild>
                    <w:div w:id="687104917">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821923860">
              <w:marLeft w:val="240"/>
              <w:marRight w:val="0"/>
              <w:marTop w:val="0"/>
              <w:marBottom w:val="0"/>
              <w:divBdr>
                <w:top w:val="none" w:sz="0" w:space="0" w:color="auto"/>
                <w:left w:val="none" w:sz="0" w:space="0" w:color="auto"/>
                <w:bottom w:val="none" w:sz="0" w:space="0" w:color="auto"/>
                <w:right w:val="none" w:sz="0" w:space="0" w:color="auto"/>
              </w:divBdr>
            </w:div>
          </w:divsChild>
        </w:div>
        <w:div w:id="193812423">
          <w:marLeft w:val="0"/>
          <w:marRight w:val="0"/>
          <w:marTop w:val="0"/>
          <w:marBottom w:val="240"/>
          <w:divBdr>
            <w:top w:val="none" w:sz="0" w:space="0" w:color="auto"/>
            <w:left w:val="none" w:sz="0" w:space="0" w:color="auto"/>
            <w:bottom w:val="none" w:sz="0" w:space="0" w:color="auto"/>
            <w:right w:val="none" w:sz="0" w:space="0" w:color="auto"/>
          </w:divBdr>
          <w:divsChild>
            <w:div w:id="407584036">
              <w:marLeft w:val="240"/>
              <w:marRight w:val="0"/>
              <w:marTop w:val="0"/>
              <w:marBottom w:val="0"/>
              <w:divBdr>
                <w:top w:val="none" w:sz="0" w:space="0" w:color="auto"/>
                <w:left w:val="none" w:sz="0" w:space="0" w:color="auto"/>
                <w:bottom w:val="none" w:sz="0" w:space="0" w:color="auto"/>
                <w:right w:val="none" w:sz="0" w:space="0" w:color="auto"/>
              </w:divBdr>
              <w:divsChild>
                <w:div w:id="1755204977">
                  <w:marLeft w:val="0"/>
                  <w:marRight w:val="0"/>
                  <w:marTop w:val="0"/>
                  <w:marBottom w:val="0"/>
                  <w:divBdr>
                    <w:top w:val="none" w:sz="0" w:space="0" w:color="auto"/>
                    <w:left w:val="none" w:sz="0" w:space="0" w:color="auto"/>
                    <w:bottom w:val="none" w:sz="0" w:space="0" w:color="auto"/>
                    <w:right w:val="none" w:sz="0" w:space="0" w:color="auto"/>
                  </w:divBdr>
                  <w:divsChild>
                    <w:div w:id="698166650">
                      <w:marLeft w:val="0"/>
                      <w:marRight w:val="0"/>
                      <w:marTop w:val="240"/>
                      <w:marBottom w:val="240"/>
                      <w:divBdr>
                        <w:top w:val="none" w:sz="0" w:space="0" w:color="auto"/>
                        <w:left w:val="none" w:sz="0" w:space="0" w:color="auto"/>
                        <w:bottom w:val="none" w:sz="0" w:space="0" w:color="auto"/>
                        <w:right w:val="none" w:sz="0" w:space="0" w:color="auto"/>
                      </w:divBdr>
                    </w:div>
                    <w:div w:id="1406149690">
                      <w:marLeft w:val="0"/>
                      <w:marRight w:val="0"/>
                      <w:marTop w:val="0"/>
                      <w:marBottom w:val="0"/>
                      <w:divBdr>
                        <w:top w:val="none" w:sz="0" w:space="0" w:color="auto"/>
                        <w:left w:val="none" w:sz="0" w:space="0" w:color="auto"/>
                        <w:bottom w:val="none" w:sz="0" w:space="0" w:color="auto"/>
                        <w:right w:val="none" w:sz="0" w:space="0" w:color="auto"/>
                      </w:divBdr>
                    </w:div>
                  </w:divsChild>
                </w:div>
                <w:div w:id="1846364162">
                  <w:marLeft w:val="0"/>
                  <w:marRight w:val="0"/>
                  <w:marTop w:val="0"/>
                  <w:marBottom w:val="240"/>
                  <w:divBdr>
                    <w:top w:val="none" w:sz="0" w:space="0" w:color="auto"/>
                    <w:left w:val="none" w:sz="0" w:space="0" w:color="auto"/>
                    <w:bottom w:val="none" w:sz="0" w:space="0" w:color="auto"/>
                    <w:right w:val="none" w:sz="0" w:space="0" w:color="auto"/>
                  </w:divBdr>
                  <w:divsChild>
                    <w:div w:id="2243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746934">
              <w:marLeft w:val="0"/>
              <w:marRight w:val="0"/>
              <w:marTop w:val="240"/>
              <w:marBottom w:val="0"/>
              <w:divBdr>
                <w:top w:val="none" w:sz="0" w:space="0" w:color="auto"/>
                <w:left w:val="none" w:sz="0" w:space="0" w:color="auto"/>
                <w:bottom w:val="none" w:sz="0" w:space="0" w:color="auto"/>
                <w:right w:val="none" w:sz="0" w:space="0" w:color="auto"/>
              </w:divBdr>
            </w:div>
            <w:div w:id="860821817">
              <w:marLeft w:val="240"/>
              <w:marRight w:val="0"/>
              <w:marTop w:val="0"/>
              <w:marBottom w:val="0"/>
              <w:divBdr>
                <w:top w:val="none" w:sz="0" w:space="0" w:color="auto"/>
                <w:left w:val="none" w:sz="0" w:space="0" w:color="auto"/>
                <w:bottom w:val="none" w:sz="0" w:space="0" w:color="auto"/>
                <w:right w:val="none" w:sz="0" w:space="0" w:color="auto"/>
              </w:divBdr>
              <w:divsChild>
                <w:div w:id="1971520847">
                  <w:marLeft w:val="0"/>
                  <w:marRight w:val="0"/>
                  <w:marTop w:val="0"/>
                  <w:marBottom w:val="0"/>
                  <w:divBdr>
                    <w:top w:val="none" w:sz="0" w:space="0" w:color="auto"/>
                    <w:left w:val="none" w:sz="0" w:space="0" w:color="auto"/>
                    <w:bottom w:val="none" w:sz="0" w:space="0" w:color="auto"/>
                    <w:right w:val="none" w:sz="0" w:space="0" w:color="auto"/>
                  </w:divBdr>
                  <w:divsChild>
                    <w:div w:id="145787496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962419425">
              <w:marLeft w:val="240"/>
              <w:marRight w:val="0"/>
              <w:marTop w:val="0"/>
              <w:marBottom w:val="0"/>
              <w:divBdr>
                <w:top w:val="none" w:sz="0" w:space="0" w:color="auto"/>
                <w:left w:val="none" w:sz="0" w:space="0" w:color="auto"/>
                <w:bottom w:val="none" w:sz="0" w:space="0" w:color="auto"/>
                <w:right w:val="none" w:sz="0" w:space="0" w:color="auto"/>
              </w:divBdr>
            </w:div>
            <w:div w:id="1101489230">
              <w:marLeft w:val="240"/>
              <w:marRight w:val="0"/>
              <w:marTop w:val="0"/>
              <w:marBottom w:val="0"/>
              <w:divBdr>
                <w:top w:val="none" w:sz="0" w:space="0" w:color="auto"/>
                <w:left w:val="none" w:sz="0" w:space="0" w:color="auto"/>
                <w:bottom w:val="none" w:sz="0" w:space="0" w:color="auto"/>
                <w:right w:val="none" w:sz="0" w:space="0" w:color="auto"/>
              </w:divBdr>
              <w:divsChild>
                <w:div w:id="1274552751">
                  <w:marLeft w:val="0"/>
                  <w:marRight w:val="0"/>
                  <w:marTop w:val="0"/>
                  <w:marBottom w:val="240"/>
                  <w:divBdr>
                    <w:top w:val="none" w:sz="0" w:space="0" w:color="auto"/>
                    <w:left w:val="none" w:sz="0" w:space="0" w:color="auto"/>
                    <w:bottom w:val="none" w:sz="0" w:space="0" w:color="auto"/>
                    <w:right w:val="none" w:sz="0" w:space="0" w:color="auto"/>
                  </w:divBdr>
                  <w:divsChild>
                    <w:div w:id="1199316222">
                      <w:marLeft w:val="0"/>
                      <w:marRight w:val="0"/>
                      <w:marTop w:val="0"/>
                      <w:marBottom w:val="0"/>
                      <w:divBdr>
                        <w:top w:val="none" w:sz="0" w:space="0" w:color="auto"/>
                        <w:left w:val="none" w:sz="0" w:space="0" w:color="auto"/>
                        <w:bottom w:val="none" w:sz="0" w:space="0" w:color="auto"/>
                        <w:right w:val="none" w:sz="0" w:space="0" w:color="auto"/>
                      </w:divBdr>
                    </w:div>
                    <w:div w:id="1316644460">
                      <w:marLeft w:val="0"/>
                      <w:marRight w:val="0"/>
                      <w:marTop w:val="0"/>
                      <w:marBottom w:val="0"/>
                      <w:divBdr>
                        <w:top w:val="none" w:sz="0" w:space="0" w:color="auto"/>
                        <w:left w:val="none" w:sz="0" w:space="0" w:color="auto"/>
                        <w:bottom w:val="none" w:sz="0" w:space="0" w:color="auto"/>
                        <w:right w:val="none" w:sz="0" w:space="0" w:color="auto"/>
                      </w:divBdr>
                    </w:div>
                    <w:div w:id="1941453783">
                      <w:marLeft w:val="0"/>
                      <w:marRight w:val="0"/>
                      <w:marTop w:val="0"/>
                      <w:marBottom w:val="0"/>
                      <w:divBdr>
                        <w:top w:val="none" w:sz="0" w:space="0" w:color="auto"/>
                        <w:left w:val="none" w:sz="0" w:space="0" w:color="auto"/>
                        <w:bottom w:val="none" w:sz="0" w:space="0" w:color="auto"/>
                        <w:right w:val="none" w:sz="0" w:space="0" w:color="auto"/>
                      </w:divBdr>
                    </w:div>
                    <w:div w:id="1992058619">
                      <w:marLeft w:val="0"/>
                      <w:marRight w:val="0"/>
                      <w:marTop w:val="0"/>
                      <w:marBottom w:val="0"/>
                      <w:divBdr>
                        <w:top w:val="none" w:sz="0" w:space="0" w:color="auto"/>
                        <w:left w:val="none" w:sz="0" w:space="0" w:color="auto"/>
                        <w:bottom w:val="none" w:sz="0" w:space="0" w:color="auto"/>
                        <w:right w:val="none" w:sz="0" w:space="0" w:color="auto"/>
                      </w:divBdr>
                    </w:div>
                  </w:divsChild>
                </w:div>
                <w:div w:id="1456026267">
                  <w:marLeft w:val="0"/>
                  <w:marRight w:val="0"/>
                  <w:marTop w:val="0"/>
                  <w:marBottom w:val="0"/>
                  <w:divBdr>
                    <w:top w:val="none" w:sz="0" w:space="0" w:color="auto"/>
                    <w:left w:val="none" w:sz="0" w:space="0" w:color="auto"/>
                    <w:bottom w:val="none" w:sz="0" w:space="0" w:color="auto"/>
                    <w:right w:val="none" w:sz="0" w:space="0" w:color="auto"/>
                  </w:divBdr>
                  <w:divsChild>
                    <w:div w:id="110707195">
                      <w:marLeft w:val="0"/>
                      <w:marRight w:val="0"/>
                      <w:marTop w:val="240"/>
                      <w:marBottom w:val="240"/>
                      <w:divBdr>
                        <w:top w:val="none" w:sz="0" w:space="0" w:color="auto"/>
                        <w:left w:val="none" w:sz="0" w:space="0" w:color="auto"/>
                        <w:bottom w:val="none" w:sz="0" w:space="0" w:color="auto"/>
                        <w:right w:val="none" w:sz="0" w:space="0" w:color="auto"/>
                      </w:divBdr>
                    </w:div>
                    <w:div w:id="128989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490541">
              <w:marLeft w:val="240"/>
              <w:marRight w:val="0"/>
              <w:marTop w:val="0"/>
              <w:marBottom w:val="0"/>
              <w:divBdr>
                <w:top w:val="none" w:sz="0" w:space="0" w:color="auto"/>
                <w:left w:val="none" w:sz="0" w:space="0" w:color="auto"/>
                <w:bottom w:val="none" w:sz="0" w:space="0" w:color="auto"/>
                <w:right w:val="none" w:sz="0" w:space="0" w:color="auto"/>
              </w:divBdr>
              <w:divsChild>
                <w:div w:id="1571304961">
                  <w:marLeft w:val="0"/>
                  <w:marRight w:val="0"/>
                  <w:marTop w:val="0"/>
                  <w:marBottom w:val="0"/>
                  <w:divBdr>
                    <w:top w:val="none" w:sz="0" w:space="0" w:color="auto"/>
                    <w:left w:val="none" w:sz="0" w:space="0" w:color="auto"/>
                    <w:bottom w:val="none" w:sz="0" w:space="0" w:color="auto"/>
                    <w:right w:val="none" w:sz="0" w:space="0" w:color="auto"/>
                  </w:divBdr>
                  <w:divsChild>
                    <w:div w:id="1314338773">
                      <w:marLeft w:val="0"/>
                      <w:marRight w:val="0"/>
                      <w:marTop w:val="240"/>
                      <w:marBottom w:val="240"/>
                      <w:divBdr>
                        <w:top w:val="none" w:sz="0" w:space="0" w:color="auto"/>
                        <w:left w:val="none" w:sz="0" w:space="0" w:color="auto"/>
                        <w:bottom w:val="none" w:sz="0" w:space="0" w:color="auto"/>
                        <w:right w:val="none" w:sz="0" w:space="0" w:color="auto"/>
                      </w:divBdr>
                    </w:div>
                    <w:div w:id="1731466307">
                      <w:marLeft w:val="0"/>
                      <w:marRight w:val="0"/>
                      <w:marTop w:val="0"/>
                      <w:marBottom w:val="0"/>
                      <w:divBdr>
                        <w:top w:val="none" w:sz="0" w:space="0" w:color="auto"/>
                        <w:left w:val="none" w:sz="0" w:space="0" w:color="auto"/>
                        <w:bottom w:val="none" w:sz="0" w:space="0" w:color="auto"/>
                        <w:right w:val="none" w:sz="0" w:space="0" w:color="auto"/>
                      </w:divBdr>
                    </w:div>
                  </w:divsChild>
                </w:div>
                <w:div w:id="1745957486">
                  <w:marLeft w:val="0"/>
                  <w:marRight w:val="0"/>
                  <w:marTop w:val="0"/>
                  <w:marBottom w:val="240"/>
                  <w:divBdr>
                    <w:top w:val="none" w:sz="0" w:space="0" w:color="auto"/>
                    <w:left w:val="none" w:sz="0" w:space="0" w:color="auto"/>
                    <w:bottom w:val="none" w:sz="0" w:space="0" w:color="auto"/>
                    <w:right w:val="none" w:sz="0" w:space="0" w:color="auto"/>
                  </w:divBdr>
                  <w:divsChild>
                    <w:div w:id="133792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765683">
              <w:marLeft w:val="240"/>
              <w:marRight w:val="0"/>
              <w:marTop w:val="0"/>
              <w:marBottom w:val="0"/>
              <w:divBdr>
                <w:top w:val="none" w:sz="0" w:space="0" w:color="auto"/>
                <w:left w:val="none" w:sz="0" w:space="0" w:color="auto"/>
                <w:bottom w:val="none" w:sz="0" w:space="0" w:color="auto"/>
                <w:right w:val="none" w:sz="0" w:space="0" w:color="auto"/>
              </w:divBdr>
            </w:div>
            <w:div w:id="1313021085">
              <w:marLeft w:val="240"/>
              <w:marRight w:val="0"/>
              <w:marTop w:val="0"/>
              <w:marBottom w:val="0"/>
              <w:divBdr>
                <w:top w:val="none" w:sz="0" w:space="0" w:color="auto"/>
                <w:left w:val="none" w:sz="0" w:space="0" w:color="auto"/>
                <w:bottom w:val="none" w:sz="0" w:space="0" w:color="auto"/>
                <w:right w:val="none" w:sz="0" w:space="0" w:color="auto"/>
              </w:divBdr>
              <w:divsChild>
                <w:div w:id="551112972">
                  <w:marLeft w:val="0"/>
                  <w:marRight w:val="0"/>
                  <w:marTop w:val="0"/>
                  <w:marBottom w:val="0"/>
                  <w:divBdr>
                    <w:top w:val="none" w:sz="0" w:space="0" w:color="auto"/>
                    <w:left w:val="none" w:sz="0" w:space="0" w:color="auto"/>
                    <w:bottom w:val="none" w:sz="0" w:space="0" w:color="auto"/>
                    <w:right w:val="none" w:sz="0" w:space="0" w:color="auto"/>
                  </w:divBdr>
                  <w:divsChild>
                    <w:div w:id="1788113108">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350450410">
              <w:marLeft w:val="240"/>
              <w:marRight w:val="0"/>
              <w:marTop w:val="0"/>
              <w:marBottom w:val="0"/>
              <w:divBdr>
                <w:top w:val="none" w:sz="0" w:space="0" w:color="auto"/>
                <w:left w:val="none" w:sz="0" w:space="0" w:color="auto"/>
                <w:bottom w:val="none" w:sz="0" w:space="0" w:color="auto"/>
                <w:right w:val="none" w:sz="0" w:space="0" w:color="auto"/>
              </w:divBdr>
              <w:divsChild>
                <w:div w:id="705984099">
                  <w:marLeft w:val="0"/>
                  <w:marRight w:val="0"/>
                  <w:marTop w:val="0"/>
                  <w:marBottom w:val="0"/>
                  <w:divBdr>
                    <w:top w:val="none" w:sz="0" w:space="0" w:color="auto"/>
                    <w:left w:val="none" w:sz="0" w:space="0" w:color="auto"/>
                    <w:bottom w:val="none" w:sz="0" w:space="0" w:color="auto"/>
                    <w:right w:val="none" w:sz="0" w:space="0" w:color="auto"/>
                  </w:divBdr>
                  <w:divsChild>
                    <w:div w:id="963846650">
                      <w:marLeft w:val="0"/>
                      <w:marRight w:val="0"/>
                      <w:marTop w:val="240"/>
                      <w:marBottom w:val="240"/>
                      <w:divBdr>
                        <w:top w:val="none" w:sz="0" w:space="0" w:color="auto"/>
                        <w:left w:val="none" w:sz="0" w:space="0" w:color="auto"/>
                        <w:bottom w:val="none" w:sz="0" w:space="0" w:color="auto"/>
                        <w:right w:val="none" w:sz="0" w:space="0" w:color="auto"/>
                      </w:divBdr>
                    </w:div>
                    <w:div w:id="165853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035598">
              <w:marLeft w:val="240"/>
              <w:marRight w:val="0"/>
              <w:marTop w:val="0"/>
              <w:marBottom w:val="0"/>
              <w:divBdr>
                <w:top w:val="none" w:sz="0" w:space="0" w:color="auto"/>
                <w:left w:val="none" w:sz="0" w:space="0" w:color="auto"/>
                <w:bottom w:val="none" w:sz="0" w:space="0" w:color="auto"/>
                <w:right w:val="none" w:sz="0" w:space="0" w:color="auto"/>
              </w:divBdr>
              <w:divsChild>
                <w:div w:id="1826626775">
                  <w:marLeft w:val="0"/>
                  <w:marRight w:val="0"/>
                  <w:marTop w:val="0"/>
                  <w:marBottom w:val="0"/>
                  <w:divBdr>
                    <w:top w:val="none" w:sz="0" w:space="0" w:color="auto"/>
                    <w:left w:val="none" w:sz="0" w:space="0" w:color="auto"/>
                    <w:bottom w:val="none" w:sz="0" w:space="0" w:color="auto"/>
                    <w:right w:val="none" w:sz="0" w:space="0" w:color="auto"/>
                  </w:divBdr>
                  <w:divsChild>
                    <w:div w:id="67137002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2137406520">
              <w:marLeft w:val="240"/>
              <w:marRight w:val="0"/>
              <w:marTop w:val="0"/>
              <w:marBottom w:val="0"/>
              <w:divBdr>
                <w:top w:val="none" w:sz="0" w:space="0" w:color="auto"/>
                <w:left w:val="none" w:sz="0" w:space="0" w:color="auto"/>
                <w:bottom w:val="none" w:sz="0" w:space="0" w:color="auto"/>
                <w:right w:val="none" w:sz="0" w:space="0" w:color="auto"/>
              </w:divBdr>
              <w:divsChild>
                <w:div w:id="345056115">
                  <w:marLeft w:val="0"/>
                  <w:marRight w:val="0"/>
                  <w:marTop w:val="0"/>
                  <w:marBottom w:val="0"/>
                  <w:divBdr>
                    <w:top w:val="none" w:sz="0" w:space="0" w:color="auto"/>
                    <w:left w:val="none" w:sz="0" w:space="0" w:color="auto"/>
                    <w:bottom w:val="none" w:sz="0" w:space="0" w:color="auto"/>
                    <w:right w:val="none" w:sz="0" w:space="0" w:color="auto"/>
                  </w:divBdr>
                  <w:divsChild>
                    <w:div w:id="36752777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 w:id="223878576">
          <w:marLeft w:val="0"/>
          <w:marRight w:val="0"/>
          <w:marTop w:val="0"/>
          <w:marBottom w:val="240"/>
          <w:divBdr>
            <w:top w:val="none" w:sz="0" w:space="0" w:color="auto"/>
            <w:left w:val="none" w:sz="0" w:space="0" w:color="auto"/>
            <w:bottom w:val="none" w:sz="0" w:space="0" w:color="auto"/>
            <w:right w:val="none" w:sz="0" w:space="0" w:color="auto"/>
          </w:divBdr>
          <w:divsChild>
            <w:div w:id="136609513">
              <w:marLeft w:val="240"/>
              <w:marRight w:val="0"/>
              <w:marTop w:val="0"/>
              <w:marBottom w:val="0"/>
              <w:divBdr>
                <w:top w:val="none" w:sz="0" w:space="0" w:color="auto"/>
                <w:left w:val="none" w:sz="0" w:space="0" w:color="auto"/>
                <w:bottom w:val="none" w:sz="0" w:space="0" w:color="auto"/>
                <w:right w:val="none" w:sz="0" w:space="0" w:color="auto"/>
              </w:divBdr>
            </w:div>
            <w:div w:id="286281913">
              <w:marLeft w:val="240"/>
              <w:marRight w:val="0"/>
              <w:marTop w:val="0"/>
              <w:marBottom w:val="0"/>
              <w:divBdr>
                <w:top w:val="none" w:sz="0" w:space="0" w:color="auto"/>
                <w:left w:val="none" w:sz="0" w:space="0" w:color="auto"/>
                <w:bottom w:val="none" w:sz="0" w:space="0" w:color="auto"/>
                <w:right w:val="none" w:sz="0" w:space="0" w:color="auto"/>
              </w:divBdr>
              <w:divsChild>
                <w:div w:id="707995127">
                  <w:marLeft w:val="0"/>
                  <w:marRight w:val="0"/>
                  <w:marTop w:val="0"/>
                  <w:marBottom w:val="0"/>
                  <w:divBdr>
                    <w:top w:val="none" w:sz="0" w:space="0" w:color="auto"/>
                    <w:left w:val="none" w:sz="0" w:space="0" w:color="auto"/>
                    <w:bottom w:val="none" w:sz="0" w:space="0" w:color="auto"/>
                    <w:right w:val="none" w:sz="0" w:space="0" w:color="auto"/>
                  </w:divBdr>
                  <w:divsChild>
                    <w:div w:id="73404091">
                      <w:marLeft w:val="0"/>
                      <w:marRight w:val="0"/>
                      <w:marTop w:val="0"/>
                      <w:marBottom w:val="480"/>
                      <w:divBdr>
                        <w:top w:val="none" w:sz="0" w:space="0" w:color="auto"/>
                        <w:left w:val="none" w:sz="0" w:space="0" w:color="auto"/>
                        <w:bottom w:val="none" w:sz="0" w:space="0" w:color="auto"/>
                        <w:right w:val="none" w:sz="0" w:space="0" w:color="auto"/>
                      </w:divBdr>
                    </w:div>
                    <w:div w:id="1765178013">
                      <w:marLeft w:val="0"/>
                      <w:marRight w:val="0"/>
                      <w:marTop w:val="0"/>
                      <w:marBottom w:val="0"/>
                      <w:divBdr>
                        <w:top w:val="none" w:sz="0" w:space="0" w:color="auto"/>
                        <w:left w:val="none" w:sz="0" w:space="0" w:color="auto"/>
                        <w:bottom w:val="none" w:sz="0" w:space="0" w:color="auto"/>
                        <w:right w:val="none" w:sz="0" w:space="0" w:color="auto"/>
                      </w:divBdr>
                      <w:divsChild>
                        <w:div w:id="212542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937262">
              <w:marLeft w:val="240"/>
              <w:marRight w:val="0"/>
              <w:marTop w:val="0"/>
              <w:marBottom w:val="0"/>
              <w:divBdr>
                <w:top w:val="none" w:sz="0" w:space="0" w:color="auto"/>
                <w:left w:val="none" w:sz="0" w:space="0" w:color="auto"/>
                <w:bottom w:val="none" w:sz="0" w:space="0" w:color="auto"/>
                <w:right w:val="none" w:sz="0" w:space="0" w:color="auto"/>
              </w:divBdr>
              <w:divsChild>
                <w:div w:id="904683568">
                  <w:marLeft w:val="0"/>
                  <w:marRight w:val="0"/>
                  <w:marTop w:val="0"/>
                  <w:marBottom w:val="0"/>
                  <w:divBdr>
                    <w:top w:val="none" w:sz="0" w:space="0" w:color="auto"/>
                    <w:left w:val="none" w:sz="0" w:space="0" w:color="auto"/>
                    <w:bottom w:val="none" w:sz="0" w:space="0" w:color="auto"/>
                    <w:right w:val="none" w:sz="0" w:space="0" w:color="auto"/>
                  </w:divBdr>
                  <w:divsChild>
                    <w:div w:id="1073742647">
                      <w:marLeft w:val="0"/>
                      <w:marRight w:val="0"/>
                      <w:marTop w:val="0"/>
                      <w:marBottom w:val="0"/>
                      <w:divBdr>
                        <w:top w:val="none" w:sz="0" w:space="0" w:color="auto"/>
                        <w:left w:val="none" w:sz="0" w:space="0" w:color="auto"/>
                        <w:bottom w:val="none" w:sz="0" w:space="0" w:color="auto"/>
                        <w:right w:val="none" w:sz="0" w:space="0" w:color="auto"/>
                      </w:divBdr>
                      <w:divsChild>
                        <w:div w:id="2031449274">
                          <w:marLeft w:val="0"/>
                          <w:marRight w:val="0"/>
                          <w:marTop w:val="0"/>
                          <w:marBottom w:val="0"/>
                          <w:divBdr>
                            <w:top w:val="none" w:sz="0" w:space="0" w:color="auto"/>
                            <w:left w:val="none" w:sz="0" w:space="0" w:color="auto"/>
                            <w:bottom w:val="none" w:sz="0" w:space="0" w:color="auto"/>
                            <w:right w:val="none" w:sz="0" w:space="0" w:color="auto"/>
                          </w:divBdr>
                        </w:div>
                      </w:divsChild>
                    </w:div>
                    <w:div w:id="134940458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379014467">
              <w:marLeft w:val="240"/>
              <w:marRight w:val="0"/>
              <w:marTop w:val="0"/>
              <w:marBottom w:val="0"/>
              <w:divBdr>
                <w:top w:val="none" w:sz="0" w:space="0" w:color="auto"/>
                <w:left w:val="none" w:sz="0" w:space="0" w:color="auto"/>
                <w:bottom w:val="none" w:sz="0" w:space="0" w:color="auto"/>
                <w:right w:val="none" w:sz="0" w:space="0" w:color="auto"/>
              </w:divBdr>
              <w:divsChild>
                <w:div w:id="1063261211">
                  <w:marLeft w:val="0"/>
                  <w:marRight w:val="0"/>
                  <w:marTop w:val="0"/>
                  <w:marBottom w:val="0"/>
                  <w:divBdr>
                    <w:top w:val="none" w:sz="0" w:space="0" w:color="auto"/>
                    <w:left w:val="none" w:sz="0" w:space="0" w:color="auto"/>
                    <w:bottom w:val="none" w:sz="0" w:space="0" w:color="auto"/>
                    <w:right w:val="none" w:sz="0" w:space="0" w:color="auto"/>
                  </w:divBdr>
                  <w:divsChild>
                    <w:div w:id="122934720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533806721">
              <w:marLeft w:val="240"/>
              <w:marRight w:val="0"/>
              <w:marTop w:val="0"/>
              <w:marBottom w:val="0"/>
              <w:divBdr>
                <w:top w:val="none" w:sz="0" w:space="0" w:color="auto"/>
                <w:left w:val="none" w:sz="0" w:space="0" w:color="auto"/>
                <w:bottom w:val="none" w:sz="0" w:space="0" w:color="auto"/>
                <w:right w:val="none" w:sz="0" w:space="0" w:color="auto"/>
              </w:divBdr>
              <w:divsChild>
                <w:div w:id="1860771898">
                  <w:marLeft w:val="0"/>
                  <w:marRight w:val="0"/>
                  <w:marTop w:val="0"/>
                  <w:marBottom w:val="0"/>
                  <w:divBdr>
                    <w:top w:val="none" w:sz="0" w:space="0" w:color="auto"/>
                    <w:left w:val="none" w:sz="0" w:space="0" w:color="auto"/>
                    <w:bottom w:val="none" w:sz="0" w:space="0" w:color="auto"/>
                    <w:right w:val="none" w:sz="0" w:space="0" w:color="auto"/>
                  </w:divBdr>
                  <w:divsChild>
                    <w:div w:id="39158332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674524159">
              <w:marLeft w:val="240"/>
              <w:marRight w:val="0"/>
              <w:marTop w:val="0"/>
              <w:marBottom w:val="0"/>
              <w:divBdr>
                <w:top w:val="none" w:sz="0" w:space="0" w:color="auto"/>
                <w:left w:val="none" w:sz="0" w:space="0" w:color="auto"/>
                <w:bottom w:val="none" w:sz="0" w:space="0" w:color="auto"/>
                <w:right w:val="none" w:sz="0" w:space="0" w:color="auto"/>
              </w:divBdr>
            </w:div>
            <w:div w:id="1906528661">
              <w:marLeft w:val="240"/>
              <w:marRight w:val="0"/>
              <w:marTop w:val="0"/>
              <w:marBottom w:val="0"/>
              <w:divBdr>
                <w:top w:val="none" w:sz="0" w:space="0" w:color="auto"/>
                <w:left w:val="none" w:sz="0" w:space="0" w:color="auto"/>
                <w:bottom w:val="none" w:sz="0" w:space="0" w:color="auto"/>
                <w:right w:val="none" w:sz="0" w:space="0" w:color="auto"/>
              </w:divBdr>
              <w:divsChild>
                <w:div w:id="305277511">
                  <w:marLeft w:val="0"/>
                  <w:marRight w:val="0"/>
                  <w:marTop w:val="0"/>
                  <w:marBottom w:val="0"/>
                  <w:divBdr>
                    <w:top w:val="none" w:sz="0" w:space="0" w:color="auto"/>
                    <w:left w:val="none" w:sz="0" w:space="0" w:color="auto"/>
                    <w:bottom w:val="none" w:sz="0" w:space="0" w:color="auto"/>
                    <w:right w:val="none" w:sz="0" w:space="0" w:color="auto"/>
                  </w:divBdr>
                  <w:divsChild>
                    <w:div w:id="1433472001">
                      <w:marLeft w:val="0"/>
                      <w:marRight w:val="0"/>
                      <w:marTop w:val="0"/>
                      <w:marBottom w:val="480"/>
                      <w:divBdr>
                        <w:top w:val="none" w:sz="0" w:space="0" w:color="auto"/>
                        <w:left w:val="none" w:sz="0" w:space="0" w:color="auto"/>
                        <w:bottom w:val="none" w:sz="0" w:space="0" w:color="auto"/>
                        <w:right w:val="none" w:sz="0" w:space="0" w:color="auto"/>
                      </w:divBdr>
                    </w:div>
                    <w:div w:id="1515457579">
                      <w:marLeft w:val="0"/>
                      <w:marRight w:val="0"/>
                      <w:marTop w:val="0"/>
                      <w:marBottom w:val="0"/>
                      <w:divBdr>
                        <w:top w:val="none" w:sz="0" w:space="0" w:color="auto"/>
                        <w:left w:val="none" w:sz="0" w:space="0" w:color="auto"/>
                        <w:bottom w:val="none" w:sz="0" w:space="0" w:color="auto"/>
                        <w:right w:val="none" w:sz="0" w:space="0" w:color="auto"/>
                      </w:divBdr>
                      <w:divsChild>
                        <w:div w:id="57509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180239">
              <w:marLeft w:val="240"/>
              <w:marRight w:val="0"/>
              <w:marTop w:val="0"/>
              <w:marBottom w:val="0"/>
              <w:divBdr>
                <w:top w:val="none" w:sz="0" w:space="0" w:color="auto"/>
                <w:left w:val="none" w:sz="0" w:space="0" w:color="auto"/>
                <w:bottom w:val="none" w:sz="0" w:space="0" w:color="auto"/>
                <w:right w:val="none" w:sz="0" w:space="0" w:color="auto"/>
              </w:divBdr>
              <w:divsChild>
                <w:div w:id="59983653">
                  <w:marLeft w:val="0"/>
                  <w:marRight w:val="0"/>
                  <w:marTop w:val="0"/>
                  <w:marBottom w:val="0"/>
                  <w:divBdr>
                    <w:top w:val="none" w:sz="0" w:space="0" w:color="auto"/>
                    <w:left w:val="none" w:sz="0" w:space="0" w:color="auto"/>
                    <w:bottom w:val="none" w:sz="0" w:space="0" w:color="auto"/>
                    <w:right w:val="none" w:sz="0" w:space="0" w:color="auto"/>
                  </w:divBdr>
                  <w:divsChild>
                    <w:div w:id="1740203148">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2011060284">
              <w:marLeft w:val="240"/>
              <w:marRight w:val="0"/>
              <w:marTop w:val="0"/>
              <w:marBottom w:val="0"/>
              <w:divBdr>
                <w:top w:val="none" w:sz="0" w:space="0" w:color="auto"/>
                <w:left w:val="none" w:sz="0" w:space="0" w:color="auto"/>
                <w:bottom w:val="none" w:sz="0" w:space="0" w:color="auto"/>
                <w:right w:val="none" w:sz="0" w:space="0" w:color="auto"/>
              </w:divBdr>
            </w:div>
            <w:div w:id="2122141575">
              <w:marLeft w:val="0"/>
              <w:marRight w:val="0"/>
              <w:marTop w:val="240"/>
              <w:marBottom w:val="0"/>
              <w:divBdr>
                <w:top w:val="none" w:sz="0" w:space="0" w:color="auto"/>
                <w:left w:val="none" w:sz="0" w:space="0" w:color="auto"/>
                <w:bottom w:val="none" w:sz="0" w:space="0" w:color="auto"/>
                <w:right w:val="none" w:sz="0" w:space="0" w:color="auto"/>
              </w:divBdr>
            </w:div>
          </w:divsChild>
        </w:div>
        <w:div w:id="479075436">
          <w:marLeft w:val="0"/>
          <w:marRight w:val="0"/>
          <w:marTop w:val="0"/>
          <w:marBottom w:val="240"/>
          <w:divBdr>
            <w:top w:val="none" w:sz="0" w:space="0" w:color="auto"/>
            <w:left w:val="none" w:sz="0" w:space="0" w:color="auto"/>
            <w:bottom w:val="none" w:sz="0" w:space="0" w:color="auto"/>
            <w:right w:val="none" w:sz="0" w:space="0" w:color="auto"/>
          </w:divBdr>
          <w:divsChild>
            <w:div w:id="1075858501">
              <w:marLeft w:val="240"/>
              <w:marRight w:val="0"/>
              <w:marTop w:val="0"/>
              <w:marBottom w:val="0"/>
              <w:divBdr>
                <w:top w:val="none" w:sz="0" w:space="0" w:color="auto"/>
                <w:left w:val="none" w:sz="0" w:space="0" w:color="auto"/>
                <w:bottom w:val="none" w:sz="0" w:space="0" w:color="auto"/>
                <w:right w:val="none" w:sz="0" w:space="0" w:color="auto"/>
              </w:divBdr>
              <w:divsChild>
                <w:div w:id="1142187185">
                  <w:marLeft w:val="0"/>
                  <w:marRight w:val="0"/>
                  <w:marTop w:val="0"/>
                  <w:marBottom w:val="0"/>
                  <w:divBdr>
                    <w:top w:val="none" w:sz="0" w:space="0" w:color="auto"/>
                    <w:left w:val="none" w:sz="0" w:space="0" w:color="auto"/>
                    <w:bottom w:val="none" w:sz="0" w:space="0" w:color="auto"/>
                    <w:right w:val="none" w:sz="0" w:space="0" w:color="auto"/>
                  </w:divBdr>
                  <w:divsChild>
                    <w:div w:id="1296913762">
                      <w:marLeft w:val="0"/>
                      <w:marRight w:val="0"/>
                      <w:marTop w:val="0"/>
                      <w:marBottom w:val="0"/>
                      <w:divBdr>
                        <w:top w:val="none" w:sz="0" w:space="0" w:color="auto"/>
                        <w:left w:val="none" w:sz="0" w:space="0" w:color="auto"/>
                        <w:bottom w:val="none" w:sz="0" w:space="0" w:color="auto"/>
                        <w:right w:val="none" w:sz="0" w:space="0" w:color="auto"/>
                      </w:divBdr>
                    </w:div>
                    <w:div w:id="1764715288">
                      <w:marLeft w:val="0"/>
                      <w:marRight w:val="0"/>
                      <w:marTop w:val="240"/>
                      <w:marBottom w:val="240"/>
                      <w:divBdr>
                        <w:top w:val="none" w:sz="0" w:space="0" w:color="auto"/>
                        <w:left w:val="none" w:sz="0" w:space="0" w:color="auto"/>
                        <w:bottom w:val="none" w:sz="0" w:space="0" w:color="auto"/>
                        <w:right w:val="none" w:sz="0" w:space="0" w:color="auto"/>
                      </w:divBdr>
                    </w:div>
                  </w:divsChild>
                </w:div>
                <w:div w:id="1378891107">
                  <w:marLeft w:val="0"/>
                  <w:marRight w:val="0"/>
                  <w:marTop w:val="0"/>
                  <w:marBottom w:val="240"/>
                  <w:divBdr>
                    <w:top w:val="none" w:sz="0" w:space="0" w:color="auto"/>
                    <w:left w:val="none" w:sz="0" w:space="0" w:color="auto"/>
                    <w:bottom w:val="none" w:sz="0" w:space="0" w:color="auto"/>
                    <w:right w:val="none" w:sz="0" w:space="0" w:color="auto"/>
                  </w:divBdr>
                  <w:divsChild>
                    <w:div w:id="980967306">
                      <w:marLeft w:val="0"/>
                      <w:marRight w:val="0"/>
                      <w:marTop w:val="0"/>
                      <w:marBottom w:val="0"/>
                      <w:divBdr>
                        <w:top w:val="none" w:sz="0" w:space="0" w:color="auto"/>
                        <w:left w:val="none" w:sz="0" w:space="0" w:color="auto"/>
                        <w:bottom w:val="none" w:sz="0" w:space="0" w:color="auto"/>
                        <w:right w:val="none" w:sz="0" w:space="0" w:color="auto"/>
                      </w:divBdr>
                    </w:div>
                    <w:div w:id="1017850798">
                      <w:marLeft w:val="0"/>
                      <w:marRight w:val="0"/>
                      <w:marTop w:val="0"/>
                      <w:marBottom w:val="0"/>
                      <w:divBdr>
                        <w:top w:val="none" w:sz="0" w:space="0" w:color="auto"/>
                        <w:left w:val="none" w:sz="0" w:space="0" w:color="auto"/>
                        <w:bottom w:val="none" w:sz="0" w:space="0" w:color="auto"/>
                        <w:right w:val="none" w:sz="0" w:space="0" w:color="auto"/>
                      </w:divBdr>
                    </w:div>
                    <w:div w:id="194137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804142">
              <w:marLeft w:val="0"/>
              <w:marRight w:val="0"/>
              <w:marTop w:val="240"/>
              <w:marBottom w:val="0"/>
              <w:divBdr>
                <w:top w:val="none" w:sz="0" w:space="0" w:color="auto"/>
                <w:left w:val="none" w:sz="0" w:space="0" w:color="auto"/>
                <w:bottom w:val="none" w:sz="0" w:space="0" w:color="auto"/>
                <w:right w:val="none" w:sz="0" w:space="0" w:color="auto"/>
              </w:divBdr>
            </w:div>
          </w:divsChild>
        </w:div>
        <w:div w:id="499388077">
          <w:marLeft w:val="0"/>
          <w:marRight w:val="0"/>
          <w:marTop w:val="0"/>
          <w:marBottom w:val="240"/>
          <w:divBdr>
            <w:top w:val="none" w:sz="0" w:space="0" w:color="auto"/>
            <w:left w:val="none" w:sz="0" w:space="0" w:color="auto"/>
            <w:bottom w:val="none" w:sz="0" w:space="0" w:color="auto"/>
            <w:right w:val="none" w:sz="0" w:space="0" w:color="auto"/>
          </w:divBdr>
          <w:divsChild>
            <w:div w:id="611745403">
              <w:marLeft w:val="240"/>
              <w:marRight w:val="0"/>
              <w:marTop w:val="0"/>
              <w:marBottom w:val="0"/>
              <w:divBdr>
                <w:top w:val="none" w:sz="0" w:space="0" w:color="auto"/>
                <w:left w:val="none" w:sz="0" w:space="0" w:color="auto"/>
                <w:bottom w:val="none" w:sz="0" w:space="0" w:color="auto"/>
                <w:right w:val="none" w:sz="0" w:space="0" w:color="auto"/>
              </w:divBdr>
              <w:divsChild>
                <w:div w:id="250699897">
                  <w:marLeft w:val="0"/>
                  <w:marRight w:val="0"/>
                  <w:marTop w:val="0"/>
                  <w:marBottom w:val="0"/>
                  <w:divBdr>
                    <w:top w:val="none" w:sz="0" w:space="0" w:color="auto"/>
                    <w:left w:val="none" w:sz="0" w:space="0" w:color="auto"/>
                    <w:bottom w:val="none" w:sz="0" w:space="0" w:color="auto"/>
                    <w:right w:val="none" w:sz="0" w:space="0" w:color="auto"/>
                  </w:divBdr>
                  <w:divsChild>
                    <w:div w:id="126379823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651636053">
              <w:marLeft w:val="240"/>
              <w:marRight w:val="0"/>
              <w:marTop w:val="0"/>
              <w:marBottom w:val="0"/>
              <w:divBdr>
                <w:top w:val="none" w:sz="0" w:space="0" w:color="auto"/>
                <w:left w:val="none" w:sz="0" w:space="0" w:color="auto"/>
                <w:bottom w:val="none" w:sz="0" w:space="0" w:color="auto"/>
                <w:right w:val="none" w:sz="0" w:space="0" w:color="auto"/>
              </w:divBdr>
            </w:div>
            <w:div w:id="659622586">
              <w:marLeft w:val="240"/>
              <w:marRight w:val="0"/>
              <w:marTop w:val="0"/>
              <w:marBottom w:val="0"/>
              <w:divBdr>
                <w:top w:val="none" w:sz="0" w:space="0" w:color="auto"/>
                <w:left w:val="none" w:sz="0" w:space="0" w:color="auto"/>
                <w:bottom w:val="none" w:sz="0" w:space="0" w:color="auto"/>
                <w:right w:val="none" w:sz="0" w:space="0" w:color="auto"/>
              </w:divBdr>
              <w:divsChild>
                <w:div w:id="960380920">
                  <w:marLeft w:val="0"/>
                  <w:marRight w:val="0"/>
                  <w:marTop w:val="0"/>
                  <w:marBottom w:val="0"/>
                  <w:divBdr>
                    <w:top w:val="none" w:sz="0" w:space="0" w:color="auto"/>
                    <w:left w:val="none" w:sz="0" w:space="0" w:color="auto"/>
                    <w:bottom w:val="none" w:sz="0" w:space="0" w:color="auto"/>
                    <w:right w:val="none" w:sz="0" w:space="0" w:color="auto"/>
                  </w:divBdr>
                  <w:divsChild>
                    <w:div w:id="635526348">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901138828">
              <w:marLeft w:val="240"/>
              <w:marRight w:val="0"/>
              <w:marTop w:val="0"/>
              <w:marBottom w:val="0"/>
              <w:divBdr>
                <w:top w:val="none" w:sz="0" w:space="0" w:color="auto"/>
                <w:left w:val="none" w:sz="0" w:space="0" w:color="auto"/>
                <w:bottom w:val="none" w:sz="0" w:space="0" w:color="auto"/>
                <w:right w:val="none" w:sz="0" w:space="0" w:color="auto"/>
              </w:divBdr>
            </w:div>
            <w:div w:id="1023048670">
              <w:marLeft w:val="240"/>
              <w:marRight w:val="0"/>
              <w:marTop w:val="0"/>
              <w:marBottom w:val="0"/>
              <w:divBdr>
                <w:top w:val="none" w:sz="0" w:space="0" w:color="auto"/>
                <w:left w:val="none" w:sz="0" w:space="0" w:color="auto"/>
                <w:bottom w:val="none" w:sz="0" w:space="0" w:color="auto"/>
                <w:right w:val="none" w:sz="0" w:space="0" w:color="auto"/>
              </w:divBdr>
            </w:div>
            <w:div w:id="1054934759">
              <w:marLeft w:val="240"/>
              <w:marRight w:val="0"/>
              <w:marTop w:val="0"/>
              <w:marBottom w:val="0"/>
              <w:divBdr>
                <w:top w:val="none" w:sz="0" w:space="0" w:color="auto"/>
                <w:left w:val="none" w:sz="0" w:space="0" w:color="auto"/>
                <w:bottom w:val="none" w:sz="0" w:space="0" w:color="auto"/>
                <w:right w:val="none" w:sz="0" w:space="0" w:color="auto"/>
              </w:divBdr>
              <w:divsChild>
                <w:div w:id="104423696">
                  <w:marLeft w:val="0"/>
                  <w:marRight w:val="0"/>
                  <w:marTop w:val="0"/>
                  <w:marBottom w:val="0"/>
                  <w:divBdr>
                    <w:top w:val="none" w:sz="0" w:space="0" w:color="auto"/>
                    <w:left w:val="none" w:sz="0" w:space="0" w:color="auto"/>
                    <w:bottom w:val="none" w:sz="0" w:space="0" w:color="auto"/>
                    <w:right w:val="none" w:sz="0" w:space="0" w:color="auto"/>
                  </w:divBdr>
                  <w:divsChild>
                    <w:div w:id="208248475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747797496">
              <w:marLeft w:val="240"/>
              <w:marRight w:val="0"/>
              <w:marTop w:val="0"/>
              <w:marBottom w:val="0"/>
              <w:divBdr>
                <w:top w:val="none" w:sz="0" w:space="0" w:color="auto"/>
                <w:left w:val="none" w:sz="0" w:space="0" w:color="auto"/>
                <w:bottom w:val="none" w:sz="0" w:space="0" w:color="auto"/>
                <w:right w:val="none" w:sz="0" w:space="0" w:color="auto"/>
              </w:divBdr>
              <w:divsChild>
                <w:div w:id="1353535363">
                  <w:marLeft w:val="0"/>
                  <w:marRight w:val="0"/>
                  <w:marTop w:val="0"/>
                  <w:marBottom w:val="0"/>
                  <w:divBdr>
                    <w:top w:val="none" w:sz="0" w:space="0" w:color="auto"/>
                    <w:left w:val="none" w:sz="0" w:space="0" w:color="auto"/>
                    <w:bottom w:val="none" w:sz="0" w:space="0" w:color="auto"/>
                    <w:right w:val="none" w:sz="0" w:space="0" w:color="auto"/>
                  </w:divBdr>
                  <w:divsChild>
                    <w:div w:id="170690747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2002613037">
              <w:marLeft w:val="240"/>
              <w:marRight w:val="0"/>
              <w:marTop w:val="0"/>
              <w:marBottom w:val="0"/>
              <w:divBdr>
                <w:top w:val="none" w:sz="0" w:space="0" w:color="auto"/>
                <w:left w:val="none" w:sz="0" w:space="0" w:color="auto"/>
                <w:bottom w:val="none" w:sz="0" w:space="0" w:color="auto"/>
                <w:right w:val="none" w:sz="0" w:space="0" w:color="auto"/>
              </w:divBdr>
              <w:divsChild>
                <w:div w:id="568883819">
                  <w:marLeft w:val="0"/>
                  <w:marRight w:val="0"/>
                  <w:marTop w:val="0"/>
                  <w:marBottom w:val="0"/>
                  <w:divBdr>
                    <w:top w:val="none" w:sz="0" w:space="0" w:color="auto"/>
                    <w:left w:val="none" w:sz="0" w:space="0" w:color="auto"/>
                    <w:bottom w:val="none" w:sz="0" w:space="0" w:color="auto"/>
                    <w:right w:val="none" w:sz="0" w:space="0" w:color="auto"/>
                  </w:divBdr>
                  <w:divsChild>
                    <w:div w:id="142561656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2131394213">
              <w:marLeft w:val="0"/>
              <w:marRight w:val="0"/>
              <w:marTop w:val="240"/>
              <w:marBottom w:val="0"/>
              <w:divBdr>
                <w:top w:val="none" w:sz="0" w:space="0" w:color="auto"/>
                <w:left w:val="none" w:sz="0" w:space="0" w:color="auto"/>
                <w:bottom w:val="none" w:sz="0" w:space="0" w:color="auto"/>
                <w:right w:val="none" w:sz="0" w:space="0" w:color="auto"/>
              </w:divBdr>
            </w:div>
          </w:divsChild>
        </w:div>
        <w:div w:id="568804802">
          <w:marLeft w:val="0"/>
          <w:marRight w:val="0"/>
          <w:marTop w:val="0"/>
          <w:marBottom w:val="240"/>
          <w:divBdr>
            <w:top w:val="none" w:sz="0" w:space="0" w:color="auto"/>
            <w:left w:val="none" w:sz="0" w:space="0" w:color="auto"/>
            <w:bottom w:val="none" w:sz="0" w:space="0" w:color="auto"/>
            <w:right w:val="none" w:sz="0" w:space="0" w:color="auto"/>
          </w:divBdr>
          <w:divsChild>
            <w:div w:id="390886433">
              <w:marLeft w:val="0"/>
              <w:marRight w:val="0"/>
              <w:marTop w:val="240"/>
              <w:marBottom w:val="0"/>
              <w:divBdr>
                <w:top w:val="none" w:sz="0" w:space="0" w:color="auto"/>
                <w:left w:val="none" w:sz="0" w:space="0" w:color="auto"/>
                <w:bottom w:val="none" w:sz="0" w:space="0" w:color="auto"/>
                <w:right w:val="none" w:sz="0" w:space="0" w:color="auto"/>
              </w:divBdr>
            </w:div>
            <w:div w:id="484201692">
              <w:marLeft w:val="240"/>
              <w:marRight w:val="0"/>
              <w:marTop w:val="0"/>
              <w:marBottom w:val="0"/>
              <w:divBdr>
                <w:top w:val="none" w:sz="0" w:space="0" w:color="auto"/>
                <w:left w:val="none" w:sz="0" w:space="0" w:color="auto"/>
                <w:bottom w:val="none" w:sz="0" w:space="0" w:color="auto"/>
                <w:right w:val="none" w:sz="0" w:space="0" w:color="auto"/>
              </w:divBdr>
            </w:div>
            <w:div w:id="652877053">
              <w:marLeft w:val="240"/>
              <w:marRight w:val="0"/>
              <w:marTop w:val="0"/>
              <w:marBottom w:val="0"/>
              <w:divBdr>
                <w:top w:val="none" w:sz="0" w:space="0" w:color="auto"/>
                <w:left w:val="none" w:sz="0" w:space="0" w:color="auto"/>
                <w:bottom w:val="none" w:sz="0" w:space="0" w:color="auto"/>
                <w:right w:val="none" w:sz="0" w:space="0" w:color="auto"/>
              </w:divBdr>
              <w:divsChild>
                <w:div w:id="1304894417">
                  <w:marLeft w:val="0"/>
                  <w:marRight w:val="0"/>
                  <w:marTop w:val="0"/>
                  <w:marBottom w:val="0"/>
                  <w:divBdr>
                    <w:top w:val="none" w:sz="0" w:space="0" w:color="auto"/>
                    <w:left w:val="none" w:sz="0" w:space="0" w:color="auto"/>
                    <w:bottom w:val="none" w:sz="0" w:space="0" w:color="auto"/>
                    <w:right w:val="none" w:sz="0" w:space="0" w:color="auto"/>
                  </w:divBdr>
                  <w:divsChild>
                    <w:div w:id="173304068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695034780">
              <w:marLeft w:val="240"/>
              <w:marRight w:val="0"/>
              <w:marTop w:val="0"/>
              <w:marBottom w:val="0"/>
              <w:divBdr>
                <w:top w:val="none" w:sz="0" w:space="0" w:color="auto"/>
                <w:left w:val="none" w:sz="0" w:space="0" w:color="auto"/>
                <w:bottom w:val="none" w:sz="0" w:space="0" w:color="auto"/>
                <w:right w:val="none" w:sz="0" w:space="0" w:color="auto"/>
              </w:divBdr>
              <w:divsChild>
                <w:div w:id="1961493128">
                  <w:marLeft w:val="0"/>
                  <w:marRight w:val="0"/>
                  <w:marTop w:val="0"/>
                  <w:marBottom w:val="0"/>
                  <w:divBdr>
                    <w:top w:val="none" w:sz="0" w:space="0" w:color="auto"/>
                    <w:left w:val="none" w:sz="0" w:space="0" w:color="auto"/>
                    <w:bottom w:val="none" w:sz="0" w:space="0" w:color="auto"/>
                    <w:right w:val="none" w:sz="0" w:space="0" w:color="auto"/>
                  </w:divBdr>
                  <w:divsChild>
                    <w:div w:id="649671787">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730084540">
              <w:marLeft w:val="240"/>
              <w:marRight w:val="0"/>
              <w:marTop w:val="0"/>
              <w:marBottom w:val="0"/>
              <w:divBdr>
                <w:top w:val="none" w:sz="0" w:space="0" w:color="auto"/>
                <w:left w:val="none" w:sz="0" w:space="0" w:color="auto"/>
                <w:bottom w:val="none" w:sz="0" w:space="0" w:color="auto"/>
                <w:right w:val="none" w:sz="0" w:space="0" w:color="auto"/>
              </w:divBdr>
            </w:div>
            <w:div w:id="859586473">
              <w:marLeft w:val="240"/>
              <w:marRight w:val="0"/>
              <w:marTop w:val="0"/>
              <w:marBottom w:val="0"/>
              <w:divBdr>
                <w:top w:val="none" w:sz="0" w:space="0" w:color="auto"/>
                <w:left w:val="none" w:sz="0" w:space="0" w:color="auto"/>
                <w:bottom w:val="none" w:sz="0" w:space="0" w:color="auto"/>
                <w:right w:val="none" w:sz="0" w:space="0" w:color="auto"/>
              </w:divBdr>
            </w:div>
            <w:div w:id="890969112">
              <w:marLeft w:val="240"/>
              <w:marRight w:val="0"/>
              <w:marTop w:val="0"/>
              <w:marBottom w:val="0"/>
              <w:divBdr>
                <w:top w:val="none" w:sz="0" w:space="0" w:color="auto"/>
                <w:left w:val="none" w:sz="0" w:space="0" w:color="auto"/>
                <w:bottom w:val="none" w:sz="0" w:space="0" w:color="auto"/>
                <w:right w:val="none" w:sz="0" w:space="0" w:color="auto"/>
              </w:divBdr>
              <w:divsChild>
                <w:div w:id="1092120445">
                  <w:marLeft w:val="0"/>
                  <w:marRight w:val="0"/>
                  <w:marTop w:val="0"/>
                  <w:marBottom w:val="0"/>
                  <w:divBdr>
                    <w:top w:val="none" w:sz="0" w:space="0" w:color="auto"/>
                    <w:left w:val="none" w:sz="0" w:space="0" w:color="auto"/>
                    <w:bottom w:val="none" w:sz="0" w:space="0" w:color="auto"/>
                    <w:right w:val="none" w:sz="0" w:space="0" w:color="auto"/>
                  </w:divBdr>
                  <w:divsChild>
                    <w:div w:id="936407377">
                      <w:marLeft w:val="0"/>
                      <w:marRight w:val="0"/>
                      <w:marTop w:val="0"/>
                      <w:marBottom w:val="0"/>
                      <w:divBdr>
                        <w:top w:val="none" w:sz="0" w:space="0" w:color="auto"/>
                        <w:left w:val="none" w:sz="0" w:space="0" w:color="auto"/>
                        <w:bottom w:val="none" w:sz="0" w:space="0" w:color="auto"/>
                        <w:right w:val="none" w:sz="0" w:space="0" w:color="auto"/>
                      </w:divBdr>
                      <w:divsChild>
                        <w:div w:id="1400329787">
                          <w:marLeft w:val="0"/>
                          <w:marRight w:val="0"/>
                          <w:marTop w:val="0"/>
                          <w:marBottom w:val="0"/>
                          <w:divBdr>
                            <w:top w:val="none" w:sz="0" w:space="0" w:color="auto"/>
                            <w:left w:val="none" w:sz="0" w:space="0" w:color="auto"/>
                            <w:bottom w:val="none" w:sz="0" w:space="0" w:color="auto"/>
                            <w:right w:val="none" w:sz="0" w:space="0" w:color="auto"/>
                          </w:divBdr>
                        </w:div>
                      </w:divsChild>
                    </w:div>
                    <w:div w:id="126591746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646085727">
              <w:marLeft w:val="240"/>
              <w:marRight w:val="0"/>
              <w:marTop w:val="0"/>
              <w:marBottom w:val="0"/>
              <w:divBdr>
                <w:top w:val="none" w:sz="0" w:space="0" w:color="auto"/>
                <w:left w:val="none" w:sz="0" w:space="0" w:color="auto"/>
                <w:bottom w:val="none" w:sz="0" w:space="0" w:color="auto"/>
                <w:right w:val="none" w:sz="0" w:space="0" w:color="auto"/>
              </w:divBdr>
              <w:divsChild>
                <w:div w:id="600650351">
                  <w:marLeft w:val="0"/>
                  <w:marRight w:val="0"/>
                  <w:marTop w:val="0"/>
                  <w:marBottom w:val="0"/>
                  <w:divBdr>
                    <w:top w:val="none" w:sz="0" w:space="0" w:color="auto"/>
                    <w:left w:val="none" w:sz="0" w:space="0" w:color="auto"/>
                    <w:bottom w:val="none" w:sz="0" w:space="0" w:color="auto"/>
                    <w:right w:val="none" w:sz="0" w:space="0" w:color="auto"/>
                  </w:divBdr>
                  <w:divsChild>
                    <w:div w:id="459036072">
                      <w:marLeft w:val="0"/>
                      <w:marRight w:val="0"/>
                      <w:marTop w:val="0"/>
                      <w:marBottom w:val="480"/>
                      <w:divBdr>
                        <w:top w:val="none" w:sz="0" w:space="0" w:color="auto"/>
                        <w:left w:val="none" w:sz="0" w:space="0" w:color="auto"/>
                        <w:bottom w:val="none" w:sz="0" w:space="0" w:color="auto"/>
                        <w:right w:val="none" w:sz="0" w:space="0" w:color="auto"/>
                      </w:divBdr>
                    </w:div>
                    <w:div w:id="964778988">
                      <w:marLeft w:val="0"/>
                      <w:marRight w:val="0"/>
                      <w:marTop w:val="0"/>
                      <w:marBottom w:val="0"/>
                      <w:divBdr>
                        <w:top w:val="none" w:sz="0" w:space="0" w:color="auto"/>
                        <w:left w:val="none" w:sz="0" w:space="0" w:color="auto"/>
                        <w:bottom w:val="none" w:sz="0" w:space="0" w:color="auto"/>
                        <w:right w:val="none" w:sz="0" w:space="0" w:color="auto"/>
                      </w:divBdr>
                      <w:divsChild>
                        <w:div w:id="47692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355997">
              <w:marLeft w:val="240"/>
              <w:marRight w:val="0"/>
              <w:marTop w:val="0"/>
              <w:marBottom w:val="0"/>
              <w:divBdr>
                <w:top w:val="none" w:sz="0" w:space="0" w:color="auto"/>
                <w:left w:val="none" w:sz="0" w:space="0" w:color="auto"/>
                <w:bottom w:val="none" w:sz="0" w:space="0" w:color="auto"/>
                <w:right w:val="none" w:sz="0" w:space="0" w:color="auto"/>
              </w:divBdr>
              <w:divsChild>
                <w:div w:id="247470119">
                  <w:marLeft w:val="0"/>
                  <w:marRight w:val="0"/>
                  <w:marTop w:val="0"/>
                  <w:marBottom w:val="0"/>
                  <w:divBdr>
                    <w:top w:val="none" w:sz="0" w:space="0" w:color="auto"/>
                    <w:left w:val="none" w:sz="0" w:space="0" w:color="auto"/>
                    <w:bottom w:val="none" w:sz="0" w:space="0" w:color="auto"/>
                    <w:right w:val="none" w:sz="0" w:space="0" w:color="auto"/>
                  </w:divBdr>
                  <w:divsChild>
                    <w:div w:id="638071348">
                      <w:marLeft w:val="0"/>
                      <w:marRight w:val="0"/>
                      <w:marTop w:val="0"/>
                      <w:marBottom w:val="0"/>
                      <w:divBdr>
                        <w:top w:val="none" w:sz="0" w:space="0" w:color="auto"/>
                        <w:left w:val="none" w:sz="0" w:space="0" w:color="auto"/>
                        <w:bottom w:val="none" w:sz="0" w:space="0" w:color="auto"/>
                        <w:right w:val="none" w:sz="0" w:space="0" w:color="auto"/>
                      </w:divBdr>
                      <w:divsChild>
                        <w:div w:id="1144742189">
                          <w:marLeft w:val="0"/>
                          <w:marRight w:val="0"/>
                          <w:marTop w:val="0"/>
                          <w:marBottom w:val="0"/>
                          <w:divBdr>
                            <w:top w:val="none" w:sz="0" w:space="0" w:color="auto"/>
                            <w:left w:val="none" w:sz="0" w:space="0" w:color="auto"/>
                            <w:bottom w:val="none" w:sz="0" w:space="0" w:color="auto"/>
                            <w:right w:val="none" w:sz="0" w:space="0" w:color="auto"/>
                          </w:divBdr>
                        </w:div>
                      </w:divsChild>
                    </w:div>
                    <w:div w:id="2127695036">
                      <w:marLeft w:val="0"/>
                      <w:marRight w:val="0"/>
                      <w:marTop w:val="0"/>
                      <w:marBottom w:val="480"/>
                      <w:divBdr>
                        <w:top w:val="none" w:sz="0" w:space="0" w:color="auto"/>
                        <w:left w:val="none" w:sz="0" w:space="0" w:color="auto"/>
                        <w:bottom w:val="none" w:sz="0" w:space="0" w:color="auto"/>
                        <w:right w:val="none" w:sz="0" w:space="0" w:color="auto"/>
                      </w:divBdr>
                    </w:div>
                  </w:divsChild>
                </w:div>
                <w:div w:id="1644233564">
                  <w:marLeft w:val="0"/>
                  <w:marRight w:val="0"/>
                  <w:marTop w:val="0"/>
                  <w:marBottom w:val="0"/>
                  <w:divBdr>
                    <w:top w:val="none" w:sz="0" w:space="0" w:color="auto"/>
                    <w:left w:val="none" w:sz="0" w:space="0" w:color="auto"/>
                    <w:bottom w:val="none" w:sz="0" w:space="0" w:color="auto"/>
                    <w:right w:val="none" w:sz="0" w:space="0" w:color="auto"/>
                  </w:divBdr>
                  <w:divsChild>
                    <w:div w:id="74803611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972201801">
              <w:marLeft w:val="240"/>
              <w:marRight w:val="0"/>
              <w:marTop w:val="0"/>
              <w:marBottom w:val="0"/>
              <w:divBdr>
                <w:top w:val="none" w:sz="0" w:space="0" w:color="auto"/>
                <w:left w:val="none" w:sz="0" w:space="0" w:color="auto"/>
                <w:bottom w:val="none" w:sz="0" w:space="0" w:color="auto"/>
                <w:right w:val="none" w:sz="0" w:space="0" w:color="auto"/>
              </w:divBdr>
              <w:divsChild>
                <w:div w:id="263460882">
                  <w:marLeft w:val="0"/>
                  <w:marRight w:val="0"/>
                  <w:marTop w:val="0"/>
                  <w:marBottom w:val="0"/>
                  <w:divBdr>
                    <w:top w:val="none" w:sz="0" w:space="0" w:color="auto"/>
                    <w:left w:val="none" w:sz="0" w:space="0" w:color="auto"/>
                    <w:bottom w:val="none" w:sz="0" w:space="0" w:color="auto"/>
                    <w:right w:val="none" w:sz="0" w:space="0" w:color="auto"/>
                  </w:divBdr>
                  <w:divsChild>
                    <w:div w:id="1310984270">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2024476841">
              <w:marLeft w:val="240"/>
              <w:marRight w:val="0"/>
              <w:marTop w:val="0"/>
              <w:marBottom w:val="0"/>
              <w:divBdr>
                <w:top w:val="none" w:sz="0" w:space="0" w:color="auto"/>
                <w:left w:val="none" w:sz="0" w:space="0" w:color="auto"/>
                <w:bottom w:val="none" w:sz="0" w:space="0" w:color="auto"/>
                <w:right w:val="none" w:sz="0" w:space="0" w:color="auto"/>
              </w:divBdr>
            </w:div>
          </w:divsChild>
        </w:div>
        <w:div w:id="710610620">
          <w:marLeft w:val="0"/>
          <w:marRight w:val="0"/>
          <w:marTop w:val="0"/>
          <w:marBottom w:val="240"/>
          <w:divBdr>
            <w:top w:val="none" w:sz="0" w:space="0" w:color="auto"/>
            <w:left w:val="none" w:sz="0" w:space="0" w:color="auto"/>
            <w:bottom w:val="none" w:sz="0" w:space="0" w:color="auto"/>
            <w:right w:val="none" w:sz="0" w:space="0" w:color="auto"/>
          </w:divBdr>
          <w:divsChild>
            <w:div w:id="1861699294">
              <w:marLeft w:val="0"/>
              <w:marRight w:val="0"/>
              <w:marTop w:val="240"/>
              <w:marBottom w:val="0"/>
              <w:divBdr>
                <w:top w:val="none" w:sz="0" w:space="0" w:color="auto"/>
                <w:left w:val="none" w:sz="0" w:space="0" w:color="auto"/>
                <w:bottom w:val="none" w:sz="0" w:space="0" w:color="auto"/>
                <w:right w:val="none" w:sz="0" w:space="0" w:color="auto"/>
              </w:divBdr>
            </w:div>
            <w:div w:id="2041852859">
              <w:marLeft w:val="240"/>
              <w:marRight w:val="0"/>
              <w:marTop w:val="0"/>
              <w:marBottom w:val="0"/>
              <w:divBdr>
                <w:top w:val="none" w:sz="0" w:space="0" w:color="auto"/>
                <w:left w:val="none" w:sz="0" w:space="0" w:color="auto"/>
                <w:bottom w:val="none" w:sz="0" w:space="0" w:color="auto"/>
                <w:right w:val="none" w:sz="0" w:space="0" w:color="auto"/>
              </w:divBdr>
              <w:divsChild>
                <w:div w:id="31807174">
                  <w:marLeft w:val="0"/>
                  <w:marRight w:val="0"/>
                  <w:marTop w:val="0"/>
                  <w:marBottom w:val="0"/>
                  <w:divBdr>
                    <w:top w:val="none" w:sz="0" w:space="0" w:color="auto"/>
                    <w:left w:val="none" w:sz="0" w:space="0" w:color="auto"/>
                    <w:bottom w:val="none" w:sz="0" w:space="0" w:color="auto"/>
                    <w:right w:val="none" w:sz="0" w:space="0" w:color="auto"/>
                  </w:divBdr>
                </w:div>
                <w:div w:id="169611426">
                  <w:marLeft w:val="0"/>
                  <w:marRight w:val="0"/>
                  <w:marTop w:val="0"/>
                  <w:marBottom w:val="0"/>
                  <w:divBdr>
                    <w:top w:val="none" w:sz="0" w:space="0" w:color="auto"/>
                    <w:left w:val="none" w:sz="0" w:space="0" w:color="auto"/>
                    <w:bottom w:val="none" w:sz="0" w:space="0" w:color="auto"/>
                    <w:right w:val="none" w:sz="0" w:space="0" w:color="auto"/>
                  </w:divBdr>
                </w:div>
                <w:div w:id="223761269">
                  <w:marLeft w:val="0"/>
                  <w:marRight w:val="0"/>
                  <w:marTop w:val="0"/>
                  <w:marBottom w:val="0"/>
                  <w:divBdr>
                    <w:top w:val="none" w:sz="0" w:space="0" w:color="auto"/>
                    <w:left w:val="none" w:sz="0" w:space="0" w:color="auto"/>
                    <w:bottom w:val="none" w:sz="0" w:space="0" w:color="auto"/>
                    <w:right w:val="none" w:sz="0" w:space="0" w:color="auto"/>
                  </w:divBdr>
                </w:div>
                <w:div w:id="251158477">
                  <w:marLeft w:val="0"/>
                  <w:marRight w:val="0"/>
                  <w:marTop w:val="0"/>
                  <w:marBottom w:val="0"/>
                  <w:divBdr>
                    <w:top w:val="none" w:sz="0" w:space="0" w:color="auto"/>
                    <w:left w:val="none" w:sz="0" w:space="0" w:color="auto"/>
                    <w:bottom w:val="none" w:sz="0" w:space="0" w:color="auto"/>
                    <w:right w:val="none" w:sz="0" w:space="0" w:color="auto"/>
                  </w:divBdr>
                </w:div>
                <w:div w:id="286350666">
                  <w:marLeft w:val="0"/>
                  <w:marRight w:val="0"/>
                  <w:marTop w:val="0"/>
                  <w:marBottom w:val="0"/>
                  <w:divBdr>
                    <w:top w:val="none" w:sz="0" w:space="0" w:color="auto"/>
                    <w:left w:val="none" w:sz="0" w:space="0" w:color="auto"/>
                    <w:bottom w:val="none" w:sz="0" w:space="0" w:color="auto"/>
                    <w:right w:val="none" w:sz="0" w:space="0" w:color="auto"/>
                  </w:divBdr>
                </w:div>
                <w:div w:id="304243776">
                  <w:marLeft w:val="0"/>
                  <w:marRight w:val="0"/>
                  <w:marTop w:val="0"/>
                  <w:marBottom w:val="0"/>
                  <w:divBdr>
                    <w:top w:val="none" w:sz="0" w:space="0" w:color="auto"/>
                    <w:left w:val="none" w:sz="0" w:space="0" w:color="auto"/>
                    <w:bottom w:val="none" w:sz="0" w:space="0" w:color="auto"/>
                    <w:right w:val="none" w:sz="0" w:space="0" w:color="auto"/>
                  </w:divBdr>
                </w:div>
                <w:div w:id="422797964">
                  <w:marLeft w:val="0"/>
                  <w:marRight w:val="0"/>
                  <w:marTop w:val="0"/>
                  <w:marBottom w:val="0"/>
                  <w:divBdr>
                    <w:top w:val="none" w:sz="0" w:space="0" w:color="auto"/>
                    <w:left w:val="none" w:sz="0" w:space="0" w:color="auto"/>
                    <w:bottom w:val="none" w:sz="0" w:space="0" w:color="auto"/>
                    <w:right w:val="none" w:sz="0" w:space="0" w:color="auto"/>
                  </w:divBdr>
                </w:div>
                <w:div w:id="450899447">
                  <w:marLeft w:val="0"/>
                  <w:marRight w:val="0"/>
                  <w:marTop w:val="0"/>
                  <w:marBottom w:val="0"/>
                  <w:divBdr>
                    <w:top w:val="none" w:sz="0" w:space="0" w:color="auto"/>
                    <w:left w:val="none" w:sz="0" w:space="0" w:color="auto"/>
                    <w:bottom w:val="none" w:sz="0" w:space="0" w:color="auto"/>
                    <w:right w:val="none" w:sz="0" w:space="0" w:color="auto"/>
                  </w:divBdr>
                </w:div>
                <w:div w:id="510879004">
                  <w:marLeft w:val="0"/>
                  <w:marRight w:val="0"/>
                  <w:marTop w:val="0"/>
                  <w:marBottom w:val="0"/>
                  <w:divBdr>
                    <w:top w:val="none" w:sz="0" w:space="0" w:color="auto"/>
                    <w:left w:val="none" w:sz="0" w:space="0" w:color="auto"/>
                    <w:bottom w:val="none" w:sz="0" w:space="0" w:color="auto"/>
                    <w:right w:val="none" w:sz="0" w:space="0" w:color="auto"/>
                  </w:divBdr>
                </w:div>
                <w:div w:id="583682678">
                  <w:marLeft w:val="0"/>
                  <w:marRight w:val="0"/>
                  <w:marTop w:val="0"/>
                  <w:marBottom w:val="0"/>
                  <w:divBdr>
                    <w:top w:val="none" w:sz="0" w:space="0" w:color="auto"/>
                    <w:left w:val="none" w:sz="0" w:space="0" w:color="auto"/>
                    <w:bottom w:val="none" w:sz="0" w:space="0" w:color="auto"/>
                    <w:right w:val="none" w:sz="0" w:space="0" w:color="auto"/>
                  </w:divBdr>
                </w:div>
                <w:div w:id="756484010">
                  <w:marLeft w:val="0"/>
                  <w:marRight w:val="0"/>
                  <w:marTop w:val="0"/>
                  <w:marBottom w:val="0"/>
                  <w:divBdr>
                    <w:top w:val="none" w:sz="0" w:space="0" w:color="auto"/>
                    <w:left w:val="none" w:sz="0" w:space="0" w:color="auto"/>
                    <w:bottom w:val="none" w:sz="0" w:space="0" w:color="auto"/>
                    <w:right w:val="none" w:sz="0" w:space="0" w:color="auto"/>
                  </w:divBdr>
                </w:div>
                <w:div w:id="949313071">
                  <w:marLeft w:val="0"/>
                  <w:marRight w:val="0"/>
                  <w:marTop w:val="0"/>
                  <w:marBottom w:val="0"/>
                  <w:divBdr>
                    <w:top w:val="none" w:sz="0" w:space="0" w:color="auto"/>
                    <w:left w:val="none" w:sz="0" w:space="0" w:color="auto"/>
                    <w:bottom w:val="none" w:sz="0" w:space="0" w:color="auto"/>
                    <w:right w:val="none" w:sz="0" w:space="0" w:color="auto"/>
                  </w:divBdr>
                </w:div>
                <w:div w:id="986666871">
                  <w:marLeft w:val="0"/>
                  <w:marRight w:val="0"/>
                  <w:marTop w:val="0"/>
                  <w:marBottom w:val="0"/>
                  <w:divBdr>
                    <w:top w:val="none" w:sz="0" w:space="0" w:color="auto"/>
                    <w:left w:val="none" w:sz="0" w:space="0" w:color="auto"/>
                    <w:bottom w:val="none" w:sz="0" w:space="0" w:color="auto"/>
                    <w:right w:val="none" w:sz="0" w:space="0" w:color="auto"/>
                  </w:divBdr>
                </w:div>
                <w:div w:id="1000040145">
                  <w:marLeft w:val="0"/>
                  <w:marRight w:val="0"/>
                  <w:marTop w:val="0"/>
                  <w:marBottom w:val="0"/>
                  <w:divBdr>
                    <w:top w:val="none" w:sz="0" w:space="0" w:color="auto"/>
                    <w:left w:val="none" w:sz="0" w:space="0" w:color="auto"/>
                    <w:bottom w:val="none" w:sz="0" w:space="0" w:color="auto"/>
                    <w:right w:val="none" w:sz="0" w:space="0" w:color="auto"/>
                  </w:divBdr>
                </w:div>
                <w:div w:id="1003169014">
                  <w:marLeft w:val="0"/>
                  <w:marRight w:val="0"/>
                  <w:marTop w:val="0"/>
                  <w:marBottom w:val="0"/>
                  <w:divBdr>
                    <w:top w:val="none" w:sz="0" w:space="0" w:color="auto"/>
                    <w:left w:val="none" w:sz="0" w:space="0" w:color="auto"/>
                    <w:bottom w:val="none" w:sz="0" w:space="0" w:color="auto"/>
                    <w:right w:val="none" w:sz="0" w:space="0" w:color="auto"/>
                  </w:divBdr>
                </w:div>
                <w:div w:id="1041249429">
                  <w:marLeft w:val="0"/>
                  <w:marRight w:val="0"/>
                  <w:marTop w:val="0"/>
                  <w:marBottom w:val="0"/>
                  <w:divBdr>
                    <w:top w:val="none" w:sz="0" w:space="0" w:color="auto"/>
                    <w:left w:val="none" w:sz="0" w:space="0" w:color="auto"/>
                    <w:bottom w:val="none" w:sz="0" w:space="0" w:color="auto"/>
                    <w:right w:val="none" w:sz="0" w:space="0" w:color="auto"/>
                  </w:divBdr>
                </w:div>
                <w:div w:id="1125729737">
                  <w:marLeft w:val="0"/>
                  <w:marRight w:val="0"/>
                  <w:marTop w:val="0"/>
                  <w:marBottom w:val="0"/>
                  <w:divBdr>
                    <w:top w:val="none" w:sz="0" w:space="0" w:color="auto"/>
                    <w:left w:val="none" w:sz="0" w:space="0" w:color="auto"/>
                    <w:bottom w:val="none" w:sz="0" w:space="0" w:color="auto"/>
                    <w:right w:val="none" w:sz="0" w:space="0" w:color="auto"/>
                  </w:divBdr>
                </w:div>
                <w:div w:id="1219440556">
                  <w:marLeft w:val="0"/>
                  <w:marRight w:val="0"/>
                  <w:marTop w:val="0"/>
                  <w:marBottom w:val="0"/>
                  <w:divBdr>
                    <w:top w:val="none" w:sz="0" w:space="0" w:color="auto"/>
                    <w:left w:val="none" w:sz="0" w:space="0" w:color="auto"/>
                    <w:bottom w:val="none" w:sz="0" w:space="0" w:color="auto"/>
                    <w:right w:val="none" w:sz="0" w:space="0" w:color="auto"/>
                  </w:divBdr>
                </w:div>
                <w:div w:id="1250654942">
                  <w:marLeft w:val="0"/>
                  <w:marRight w:val="0"/>
                  <w:marTop w:val="0"/>
                  <w:marBottom w:val="0"/>
                  <w:divBdr>
                    <w:top w:val="none" w:sz="0" w:space="0" w:color="auto"/>
                    <w:left w:val="none" w:sz="0" w:space="0" w:color="auto"/>
                    <w:bottom w:val="none" w:sz="0" w:space="0" w:color="auto"/>
                    <w:right w:val="none" w:sz="0" w:space="0" w:color="auto"/>
                  </w:divBdr>
                </w:div>
                <w:div w:id="1284733720">
                  <w:marLeft w:val="0"/>
                  <w:marRight w:val="0"/>
                  <w:marTop w:val="0"/>
                  <w:marBottom w:val="0"/>
                  <w:divBdr>
                    <w:top w:val="none" w:sz="0" w:space="0" w:color="auto"/>
                    <w:left w:val="none" w:sz="0" w:space="0" w:color="auto"/>
                    <w:bottom w:val="none" w:sz="0" w:space="0" w:color="auto"/>
                    <w:right w:val="none" w:sz="0" w:space="0" w:color="auto"/>
                  </w:divBdr>
                </w:div>
                <w:div w:id="1492067259">
                  <w:marLeft w:val="0"/>
                  <w:marRight w:val="0"/>
                  <w:marTop w:val="0"/>
                  <w:marBottom w:val="0"/>
                  <w:divBdr>
                    <w:top w:val="none" w:sz="0" w:space="0" w:color="auto"/>
                    <w:left w:val="none" w:sz="0" w:space="0" w:color="auto"/>
                    <w:bottom w:val="none" w:sz="0" w:space="0" w:color="auto"/>
                    <w:right w:val="none" w:sz="0" w:space="0" w:color="auto"/>
                  </w:divBdr>
                </w:div>
                <w:div w:id="1518078859">
                  <w:marLeft w:val="0"/>
                  <w:marRight w:val="0"/>
                  <w:marTop w:val="0"/>
                  <w:marBottom w:val="0"/>
                  <w:divBdr>
                    <w:top w:val="none" w:sz="0" w:space="0" w:color="auto"/>
                    <w:left w:val="none" w:sz="0" w:space="0" w:color="auto"/>
                    <w:bottom w:val="none" w:sz="0" w:space="0" w:color="auto"/>
                    <w:right w:val="none" w:sz="0" w:space="0" w:color="auto"/>
                  </w:divBdr>
                </w:div>
                <w:div w:id="1541548660">
                  <w:marLeft w:val="0"/>
                  <w:marRight w:val="0"/>
                  <w:marTop w:val="0"/>
                  <w:marBottom w:val="0"/>
                  <w:divBdr>
                    <w:top w:val="none" w:sz="0" w:space="0" w:color="auto"/>
                    <w:left w:val="none" w:sz="0" w:space="0" w:color="auto"/>
                    <w:bottom w:val="none" w:sz="0" w:space="0" w:color="auto"/>
                    <w:right w:val="none" w:sz="0" w:space="0" w:color="auto"/>
                  </w:divBdr>
                </w:div>
                <w:div w:id="1543517869">
                  <w:marLeft w:val="0"/>
                  <w:marRight w:val="0"/>
                  <w:marTop w:val="0"/>
                  <w:marBottom w:val="0"/>
                  <w:divBdr>
                    <w:top w:val="none" w:sz="0" w:space="0" w:color="auto"/>
                    <w:left w:val="none" w:sz="0" w:space="0" w:color="auto"/>
                    <w:bottom w:val="none" w:sz="0" w:space="0" w:color="auto"/>
                    <w:right w:val="none" w:sz="0" w:space="0" w:color="auto"/>
                  </w:divBdr>
                </w:div>
                <w:div w:id="1560439962">
                  <w:marLeft w:val="0"/>
                  <w:marRight w:val="0"/>
                  <w:marTop w:val="0"/>
                  <w:marBottom w:val="0"/>
                  <w:divBdr>
                    <w:top w:val="none" w:sz="0" w:space="0" w:color="auto"/>
                    <w:left w:val="none" w:sz="0" w:space="0" w:color="auto"/>
                    <w:bottom w:val="none" w:sz="0" w:space="0" w:color="auto"/>
                    <w:right w:val="none" w:sz="0" w:space="0" w:color="auto"/>
                  </w:divBdr>
                </w:div>
                <w:div w:id="1719893911">
                  <w:marLeft w:val="0"/>
                  <w:marRight w:val="0"/>
                  <w:marTop w:val="0"/>
                  <w:marBottom w:val="0"/>
                  <w:divBdr>
                    <w:top w:val="none" w:sz="0" w:space="0" w:color="auto"/>
                    <w:left w:val="none" w:sz="0" w:space="0" w:color="auto"/>
                    <w:bottom w:val="none" w:sz="0" w:space="0" w:color="auto"/>
                    <w:right w:val="none" w:sz="0" w:space="0" w:color="auto"/>
                  </w:divBdr>
                </w:div>
                <w:div w:id="1901674064">
                  <w:marLeft w:val="0"/>
                  <w:marRight w:val="0"/>
                  <w:marTop w:val="0"/>
                  <w:marBottom w:val="0"/>
                  <w:divBdr>
                    <w:top w:val="none" w:sz="0" w:space="0" w:color="auto"/>
                    <w:left w:val="none" w:sz="0" w:space="0" w:color="auto"/>
                    <w:bottom w:val="none" w:sz="0" w:space="0" w:color="auto"/>
                    <w:right w:val="none" w:sz="0" w:space="0" w:color="auto"/>
                  </w:divBdr>
                </w:div>
                <w:div w:id="1960451923">
                  <w:marLeft w:val="0"/>
                  <w:marRight w:val="0"/>
                  <w:marTop w:val="0"/>
                  <w:marBottom w:val="0"/>
                  <w:divBdr>
                    <w:top w:val="none" w:sz="0" w:space="0" w:color="auto"/>
                    <w:left w:val="none" w:sz="0" w:space="0" w:color="auto"/>
                    <w:bottom w:val="none" w:sz="0" w:space="0" w:color="auto"/>
                    <w:right w:val="none" w:sz="0" w:space="0" w:color="auto"/>
                  </w:divBdr>
                </w:div>
                <w:div w:id="1980727281">
                  <w:marLeft w:val="0"/>
                  <w:marRight w:val="0"/>
                  <w:marTop w:val="0"/>
                  <w:marBottom w:val="0"/>
                  <w:divBdr>
                    <w:top w:val="none" w:sz="0" w:space="0" w:color="auto"/>
                    <w:left w:val="none" w:sz="0" w:space="0" w:color="auto"/>
                    <w:bottom w:val="none" w:sz="0" w:space="0" w:color="auto"/>
                    <w:right w:val="none" w:sz="0" w:space="0" w:color="auto"/>
                  </w:divBdr>
                </w:div>
                <w:div w:id="2129082242">
                  <w:marLeft w:val="0"/>
                  <w:marRight w:val="0"/>
                  <w:marTop w:val="0"/>
                  <w:marBottom w:val="0"/>
                  <w:divBdr>
                    <w:top w:val="none" w:sz="0" w:space="0" w:color="auto"/>
                    <w:left w:val="none" w:sz="0" w:space="0" w:color="auto"/>
                    <w:bottom w:val="none" w:sz="0" w:space="0" w:color="auto"/>
                    <w:right w:val="none" w:sz="0" w:space="0" w:color="auto"/>
                  </w:divBdr>
                </w:div>
                <w:div w:id="213374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082123">
          <w:marLeft w:val="0"/>
          <w:marRight w:val="0"/>
          <w:marTop w:val="0"/>
          <w:marBottom w:val="240"/>
          <w:divBdr>
            <w:top w:val="none" w:sz="0" w:space="0" w:color="auto"/>
            <w:left w:val="none" w:sz="0" w:space="0" w:color="auto"/>
            <w:bottom w:val="none" w:sz="0" w:space="0" w:color="auto"/>
            <w:right w:val="none" w:sz="0" w:space="0" w:color="auto"/>
          </w:divBdr>
          <w:divsChild>
            <w:div w:id="1013724940">
              <w:marLeft w:val="240"/>
              <w:marRight w:val="0"/>
              <w:marTop w:val="0"/>
              <w:marBottom w:val="0"/>
              <w:divBdr>
                <w:top w:val="none" w:sz="0" w:space="0" w:color="auto"/>
                <w:left w:val="none" w:sz="0" w:space="0" w:color="auto"/>
                <w:bottom w:val="none" w:sz="0" w:space="0" w:color="auto"/>
                <w:right w:val="none" w:sz="0" w:space="0" w:color="auto"/>
              </w:divBdr>
            </w:div>
            <w:div w:id="1304189920">
              <w:marLeft w:val="240"/>
              <w:marRight w:val="0"/>
              <w:marTop w:val="0"/>
              <w:marBottom w:val="0"/>
              <w:divBdr>
                <w:top w:val="none" w:sz="0" w:space="0" w:color="auto"/>
                <w:left w:val="none" w:sz="0" w:space="0" w:color="auto"/>
                <w:bottom w:val="none" w:sz="0" w:space="0" w:color="auto"/>
                <w:right w:val="none" w:sz="0" w:space="0" w:color="auto"/>
              </w:divBdr>
            </w:div>
            <w:div w:id="1615558029">
              <w:marLeft w:val="240"/>
              <w:marRight w:val="0"/>
              <w:marTop w:val="0"/>
              <w:marBottom w:val="0"/>
              <w:divBdr>
                <w:top w:val="none" w:sz="0" w:space="0" w:color="auto"/>
                <w:left w:val="none" w:sz="0" w:space="0" w:color="auto"/>
                <w:bottom w:val="none" w:sz="0" w:space="0" w:color="auto"/>
                <w:right w:val="none" w:sz="0" w:space="0" w:color="auto"/>
              </w:divBdr>
              <w:divsChild>
                <w:div w:id="535583072">
                  <w:marLeft w:val="0"/>
                  <w:marRight w:val="0"/>
                  <w:marTop w:val="0"/>
                  <w:marBottom w:val="0"/>
                  <w:divBdr>
                    <w:top w:val="none" w:sz="0" w:space="0" w:color="auto"/>
                    <w:left w:val="none" w:sz="0" w:space="0" w:color="auto"/>
                    <w:bottom w:val="none" w:sz="0" w:space="0" w:color="auto"/>
                    <w:right w:val="none" w:sz="0" w:space="0" w:color="auto"/>
                  </w:divBdr>
                  <w:divsChild>
                    <w:div w:id="679505171">
                      <w:marLeft w:val="0"/>
                      <w:marRight w:val="0"/>
                      <w:marTop w:val="0"/>
                      <w:marBottom w:val="480"/>
                      <w:divBdr>
                        <w:top w:val="none" w:sz="0" w:space="0" w:color="auto"/>
                        <w:left w:val="none" w:sz="0" w:space="0" w:color="auto"/>
                        <w:bottom w:val="none" w:sz="0" w:space="0" w:color="auto"/>
                        <w:right w:val="none" w:sz="0" w:space="0" w:color="auto"/>
                      </w:divBdr>
                    </w:div>
                    <w:div w:id="924149384">
                      <w:marLeft w:val="0"/>
                      <w:marRight w:val="0"/>
                      <w:marTop w:val="0"/>
                      <w:marBottom w:val="0"/>
                      <w:divBdr>
                        <w:top w:val="none" w:sz="0" w:space="0" w:color="auto"/>
                        <w:left w:val="none" w:sz="0" w:space="0" w:color="auto"/>
                        <w:bottom w:val="none" w:sz="0" w:space="0" w:color="auto"/>
                        <w:right w:val="none" w:sz="0" w:space="0" w:color="auto"/>
                      </w:divBdr>
                      <w:divsChild>
                        <w:div w:id="133576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719866">
              <w:marLeft w:val="0"/>
              <w:marRight w:val="0"/>
              <w:marTop w:val="240"/>
              <w:marBottom w:val="0"/>
              <w:divBdr>
                <w:top w:val="none" w:sz="0" w:space="0" w:color="auto"/>
                <w:left w:val="none" w:sz="0" w:space="0" w:color="auto"/>
                <w:bottom w:val="none" w:sz="0" w:space="0" w:color="auto"/>
                <w:right w:val="none" w:sz="0" w:space="0" w:color="auto"/>
              </w:divBdr>
            </w:div>
          </w:divsChild>
        </w:div>
        <w:div w:id="1286892623">
          <w:marLeft w:val="0"/>
          <w:marRight w:val="0"/>
          <w:marTop w:val="0"/>
          <w:marBottom w:val="240"/>
          <w:divBdr>
            <w:top w:val="none" w:sz="0" w:space="0" w:color="auto"/>
            <w:left w:val="none" w:sz="0" w:space="0" w:color="auto"/>
            <w:bottom w:val="none" w:sz="0" w:space="0" w:color="auto"/>
            <w:right w:val="none" w:sz="0" w:space="0" w:color="auto"/>
          </w:divBdr>
          <w:divsChild>
            <w:div w:id="791676246">
              <w:marLeft w:val="240"/>
              <w:marRight w:val="0"/>
              <w:marTop w:val="0"/>
              <w:marBottom w:val="0"/>
              <w:divBdr>
                <w:top w:val="none" w:sz="0" w:space="0" w:color="auto"/>
                <w:left w:val="none" w:sz="0" w:space="0" w:color="auto"/>
                <w:bottom w:val="none" w:sz="0" w:space="0" w:color="auto"/>
                <w:right w:val="none" w:sz="0" w:space="0" w:color="auto"/>
              </w:divBdr>
            </w:div>
            <w:div w:id="1280142578">
              <w:marLeft w:val="0"/>
              <w:marRight w:val="0"/>
              <w:marTop w:val="240"/>
              <w:marBottom w:val="0"/>
              <w:divBdr>
                <w:top w:val="none" w:sz="0" w:space="0" w:color="auto"/>
                <w:left w:val="none" w:sz="0" w:space="0" w:color="auto"/>
                <w:bottom w:val="none" w:sz="0" w:space="0" w:color="auto"/>
                <w:right w:val="none" w:sz="0" w:space="0" w:color="auto"/>
              </w:divBdr>
            </w:div>
          </w:divsChild>
        </w:div>
        <w:div w:id="1569266563">
          <w:marLeft w:val="0"/>
          <w:marRight w:val="0"/>
          <w:marTop w:val="0"/>
          <w:marBottom w:val="240"/>
          <w:divBdr>
            <w:top w:val="none" w:sz="0" w:space="0" w:color="auto"/>
            <w:left w:val="none" w:sz="0" w:space="0" w:color="auto"/>
            <w:bottom w:val="none" w:sz="0" w:space="0" w:color="auto"/>
            <w:right w:val="none" w:sz="0" w:space="0" w:color="auto"/>
          </w:divBdr>
          <w:divsChild>
            <w:div w:id="178933354">
              <w:marLeft w:val="0"/>
              <w:marRight w:val="0"/>
              <w:marTop w:val="120"/>
              <w:marBottom w:val="120"/>
              <w:divBdr>
                <w:top w:val="none" w:sz="0" w:space="0" w:color="auto"/>
                <w:left w:val="none" w:sz="0" w:space="0" w:color="auto"/>
                <w:bottom w:val="none" w:sz="0" w:space="0" w:color="auto"/>
                <w:right w:val="none" w:sz="0" w:space="0" w:color="auto"/>
              </w:divBdr>
              <w:divsChild>
                <w:div w:id="1158888388">
                  <w:marLeft w:val="0"/>
                  <w:marRight w:val="0"/>
                  <w:marTop w:val="90"/>
                  <w:marBottom w:val="120"/>
                  <w:divBdr>
                    <w:top w:val="none" w:sz="0" w:space="0" w:color="auto"/>
                    <w:left w:val="none" w:sz="0" w:space="0" w:color="auto"/>
                    <w:bottom w:val="none" w:sz="0" w:space="0" w:color="auto"/>
                    <w:right w:val="none" w:sz="0" w:space="0" w:color="auto"/>
                  </w:divBdr>
                </w:div>
                <w:div w:id="1590506667">
                  <w:marLeft w:val="240"/>
                  <w:marRight w:val="0"/>
                  <w:marTop w:val="0"/>
                  <w:marBottom w:val="0"/>
                  <w:divBdr>
                    <w:top w:val="none" w:sz="0" w:space="0" w:color="auto"/>
                    <w:left w:val="none" w:sz="0" w:space="0" w:color="auto"/>
                    <w:bottom w:val="none" w:sz="0" w:space="0" w:color="auto"/>
                    <w:right w:val="none" w:sz="0" w:space="0" w:color="auto"/>
                  </w:divBdr>
                </w:div>
              </w:divsChild>
            </w:div>
            <w:div w:id="480971822">
              <w:marLeft w:val="0"/>
              <w:marRight w:val="0"/>
              <w:marTop w:val="120"/>
              <w:marBottom w:val="120"/>
              <w:divBdr>
                <w:top w:val="none" w:sz="0" w:space="0" w:color="auto"/>
                <w:left w:val="none" w:sz="0" w:space="0" w:color="auto"/>
                <w:bottom w:val="none" w:sz="0" w:space="0" w:color="auto"/>
                <w:right w:val="none" w:sz="0" w:space="0" w:color="auto"/>
              </w:divBdr>
              <w:divsChild>
                <w:div w:id="773985289">
                  <w:marLeft w:val="0"/>
                  <w:marRight w:val="0"/>
                  <w:marTop w:val="90"/>
                  <w:marBottom w:val="120"/>
                  <w:divBdr>
                    <w:top w:val="none" w:sz="0" w:space="0" w:color="auto"/>
                    <w:left w:val="none" w:sz="0" w:space="0" w:color="auto"/>
                    <w:bottom w:val="none" w:sz="0" w:space="0" w:color="auto"/>
                    <w:right w:val="none" w:sz="0" w:space="0" w:color="auto"/>
                  </w:divBdr>
                </w:div>
                <w:div w:id="1317613879">
                  <w:marLeft w:val="240"/>
                  <w:marRight w:val="0"/>
                  <w:marTop w:val="0"/>
                  <w:marBottom w:val="0"/>
                  <w:divBdr>
                    <w:top w:val="none" w:sz="0" w:space="0" w:color="auto"/>
                    <w:left w:val="none" w:sz="0" w:space="0" w:color="auto"/>
                    <w:bottom w:val="none" w:sz="0" w:space="0" w:color="auto"/>
                    <w:right w:val="none" w:sz="0" w:space="0" w:color="auto"/>
                  </w:divBdr>
                  <w:divsChild>
                    <w:div w:id="658651225">
                      <w:marLeft w:val="0"/>
                      <w:marRight w:val="0"/>
                      <w:marTop w:val="0"/>
                      <w:marBottom w:val="0"/>
                      <w:divBdr>
                        <w:top w:val="none" w:sz="0" w:space="0" w:color="auto"/>
                        <w:left w:val="none" w:sz="0" w:space="0" w:color="auto"/>
                        <w:bottom w:val="none" w:sz="0" w:space="0" w:color="auto"/>
                        <w:right w:val="none" w:sz="0" w:space="0" w:color="auto"/>
                      </w:divBdr>
                    </w:div>
                    <w:div w:id="1729719767">
                      <w:marLeft w:val="0"/>
                      <w:marRight w:val="0"/>
                      <w:marTop w:val="0"/>
                      <w:marBottom w:val="0"/>
                      <w:divBdr>
                        <w:top w:val="none" w:sz="0" w:space="0" w:color="auto"/>
                        <w:left w:val="none" w:sz="0" w:space="0" w:color="auto"/>
                        <w:bottom w:val="none" w:sz="0" w:space="0" w:color="auto"/>
                        <w:right w:val="none" w:sz="0" w:space="0" w:color="auto"/>
                      </w:divBdr>
                    </w:div>
                    <w:div w:id="1907834952">
                      <w:marLeft w:val="0"/>
                      <w:marRight w:val="0"/>
                      <w:marTop w:val="0"/>
                      <w:marBottom w:val="0"/>
                      <w:divBdr>
                        <w:top w:val="none" w:sz="0" w:space="0" w:color="auto"/>
                        <w:left w:val="none" w:sz="0" w:space="0" w:color="auto"/>
                        <w:bottom w:val="none" w:sz="0" w:space="0" w:color="auto"/>
                        <w:right w:val="none" w:sz="0" w:space="0" w:color="auto"/>
                      </w:divBdr>
                    </w:div>
                    <w:div w:id="1920022257">
                      <w:marLeft w:val="0"/>
                      <w:marRight w:val="0"/>
                      <w:marTop w:val="0"/>
                      <w:marBottom w:val="0"/>
                      <w:divBdr>
                        <w:top w:val="none" w:sz="0" w:space="0" w:color="auto"/>
                        <w:left w:val="none" w:sz="0" w:space="0" w:color="auto"/>
                        <w:bottom w:val="none" w:sz="0" w:space="0" w:color="auto"/>
                        <w:right w:val="none" w:sz="0" w:space="0" w:color="auto"/>
                      </w:divBdr>
                      <w:divsChild>
                        <w:div w:id="847139321">
                          <w:marLeft w:val="0"/>
                          <w:marRight w:val="0"/>
                          <w:marTop w:val="0"/>
                          <w:marBottom w:val="0"/>
                          <w:divBdr>
                            <w:top w:val="none" w:sz="0" w:space="0" w:color="auto"/>
                            <w:left w:val="none" w:sz="0" w:space="0" w:color="auto"/>
                            <w:bottom w:val="none" w:sz="0" w:space="0" w:color="auto"/>
                            <w:right w:val="none" w:sz="0" w:space="0" w:color="auto"/>
                          </w:divBdr>
                          <w:divsChild>
                            <w:div w:id="1437745918">
                              <w:marLeft w:val="0"/>
                              <w:marRight w:val="0"/>
                              <w:marTop w:val="0"/>
                              <w:marBottom w:val="0"/>
                              <w:divBdr>
                                <w:top w:val="none" w:sz="0" w:space="0" w:color="auto"/>
                                <w:left w:val="none" w:sz="0" w:space="0" w:color="auto"/>
                                <w:bottom w:val="none" w:sz="0" w:space="0" w:color="auto"/>
                                <w:right w:val="none" w:sz="0" w:space="0" w:color="auto"/>
                              </w:divBdr>
                            </w:div>
                          </w:divsChild>
                        </w:div>
                        <w:div w:id="1704553389">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1006520648">
              <w:marLeft w:val="0"/>
              <w:marRight w:val="0"/>
              <w:marTop w:val="120"/>
              <w:marBottom w:val="120"/>
              <w:divBdr>
                <w:top w:val="none" w:sz="0" w:space="0" w:color="auto"/>
                <w:left w:val="none" w:sz="0" w:space="0" w:color="auto"/>
                <w:bottom w:val="none" w:sz="0" w:space="0" w:color="auto"/>
                <w:right w:val="none" w:sz="0" w:space="0" w:color="auto"/>
              </w:divBdr>
              <w:divsChild>
                <w:div w:id="82341173">
                  <w:marLeft w:val="240"/>
                  <w:marRight w:val="0"/>
                  <w:marTop w:val="0"/>
                  <w:marBottom w:val="0"/>
                  <w:divBdr>
                    <w:top w:val="none" w:sz="0" w:space="0" w:color="auto"/>
                    <w:left w:val="none" w:sz="0" w:space="0" w:color="auto"/>
                    <w:bottom w:val="none" w:sz="0" w:space="0" w:color="auto"/>
                    <w:right w:val="none" w:sz="0" w:space="0" w:color="auto"/>
                  </w:divBdr>
                </w:div>
                <w:div w:id="1740445601">
                  <w:marLeft w:val="0"/>
                  <w:marRight w:val="0"/>
                  <w:marTop w:val="90"/>
                  <w:marBottom w:val="120"/>
                  <w:divBdr>
                    <w:top w:val="none" w:sz="0" w:space="0" w:color="auto"/>
                    <w:left w:val="none" w:sz="0" w:space="0" w:color="auto"/>
                    <w:bottom w:val="none" w:sz="0" w:space="0" w:color="auto"/>
                    <w:right w:val="none" w:sz="0" w:space="0" w:color="auto"/>
                  </w:divBdr>
                </w:div>
              </w:divsChild>
            </w:div>
            <w:div w:id="1395860463">
              <w:marLeft w:val="240"/>
              <w:marRight w:val="0"/>
              <w:marTop w:val="0"/>
              <w:marBottom w:val="0"/>
              <w:divBdr>
                <w:top w:val="none" w:sz="0" w:space="0" w:color="auto"/>
                <w:left w:val="none" w:sz="0" w:space="0" w:color="auto"/>
                <w:bottom w:val="none" w:sz="0" w:space="0" w:color="auto"/>
                <w:right w:val="none" w:sz="0" w:space="0" w:color="auto"/>
              </w:divBdr>
            </w:div>
            <w:div w:id="1555386552">
              <w:marLeft w:val="0"/>
              <w:marRight w:val="0"/>
              <w:marTop w:val="240"/>
              <w:marBottom w:val="0"/>
              <w:divBdr>
                <w:top w:val="none" w:sz="0" w:space="0" w:color="auto"/>
                <w:left w:val="none" w:sz="0" w:space="0" w:color="auto"/>
                <w:bottom w:val="none" w:sz="0" w:space="0" w:color="auto"/>
                <w:right w:val="none" w:sz="0" w:space="0" w:color="auto"/>
              </w:divBdr>
            </w:div>
            <w:div w:id="2034186559">
              <w:marLeft w:val="0"/>
              <w:marRight w:val="0"/>
              <w:marTop w:val="120"/>
              <w:marBottom w:val="120"/>
              <w:divBdr>
                <w:top w:val="none" w:sz="0" w:space="0" w:color="auto"/>
                <w:left w:val="none" w:sz="0" w:space="0" w:color="auto"/>
                <w:bottom w:val="none" w:sz="0" w:space="0" w:color="auto"/>
                <w:right w:val="none" w:sz="0" w:space="0" w:color="auto"/>
              </w:divBdr>
              <w:divsChild>
                <w:div w:id="144711388">
                  <w:marLeft w:val="240"/>
                  <w:marRight w:val="0"/>
                  <w:marTop w:val="0"/>
                  <w:marBottom w:val="0"/>
                  <w:divBdr>
                    <w:top w:val="none" w:sz="0" w:space="0" w:color="auto"/>
                    <w:left w:val="none" w:sz="0" w:space="0" w:color="auto"/>
                    <w:bottom w:val="none" w:sz="0" w:space="0" w:color="auto"/>
                    <w:right w:val="none" w:sz="0" w:space="0" w:color="auto"/>
                  </w:divBdr>
                </w:div>
                <w:div w:id="761411842">
                  <w:marLeft w:val="0"/>
                  <w:marRight w:val="0"/>
                  <w:marTop w:val="90"/>
                  <w:marBottom w:val="120"/>
                  <w:divBdr>
                    <w:top w:val="none" w:sz="0" w:space="0" w:color="auto"/>
                    <w:left w:val="none" w:sz="0" w:space="0" w:color="auto"/>
                    <w:bottom w:val="none" w:sz="0" w:space="0" w:color="auto"/>
                    <w:right w:val="none" w:sz="0" w:space="0" w:color="auto"/>
                  </w:divBdr>
                </w:div>
              </w:divsChild>
            </w:div>
          </w:divsChild>
        </w:div>
        <w:div w:id="1619682647">
          <w:marLeft w:val="0"/>
          <w:marRight w:val="0"/>
          <w:marTop w:val="0"/>
          <w:marBottom w:val="240"/>
          <w:divBdr>
            <w:top w:val="none" w:sz="0" w:space="0" w:color="auto"/>
            <w:left w:val="none" w:sz="0" w:space="0" w:color="auto"/>
            <w:bottom w:val="none" w:sz="0" w:space="0" w:color="auto"/>
            <w:right w:val="none" w:sz="0" w:space="0" w:color="auto"/>
          </w:divBdr>
          <w:divsChild>
            <w:div w:id="1674576333">
              <w:marLeft w:val="0"/>
              <w:marRight w:val="0"/>
              <w:marTop w:val="240"/>
              <w:marBottom w:val="0"/>
              <w:divBdr>
                <w:top w:val="none" w:sz="0" w:space="0" w:color="auto"/>
                <w:left w:val="none" w:sz="0" w:space="0" w:color="auto"/>
                <w:bottom w:val="none" w:sz="0" w:space="0" w:color="auto"/>
                <w:right w:val="none" w:sz="0" w:space="0" w:color="auto"/>
              </w:divBdr>
            </w:div>
            <w:div w:id="1826971177">
              <w:marLeft w:val="240"/>
              <w:marRight w:val="0"/>
              <w:marTop w:val="0"/>
              <w:marBottom w:val="0"/>
              <w:divBdr>
                <w:top w:val="none" w:sz="0" w:space="0" w:color="auto"/>
                <w:left w:val="none" w:sz="0" w:space="0" w:color="auto"/>
                <w:bottom w:val="none" w:sz="0" w:space="0" w:color="auto"/>
                <w:right w:val="none" w:sz="0" w:space="0" w:color="auto"/>
              </w:divBdr>
              <w:divsChild>
                <w:div w:id="864945388">
                  <w:marLeft w:val="0"/>
                  <w:marRight w:val="0"/>
                  <w:marTop w:val="0"/>
                  <w:marBottom w:val="0"/>
                  <w:divBdr>
                    <w:top w:val="none" w:sz="0" w:space="0" w:color="auto"/>
                    <w:left w:val="none" w:sz="0" w:space="0" w:color="auto"/>
                    <w:bottom w:val="none" w:sz="0" w:space="0" w:color="auto"/>
                    <w:right w:val="none" w:sz="0" w:space="0" w:color="auto"/>
                  </w:divBdr>
                  <w:divsChild>
                    <w:div w:id="347216132">
                      <w:marLeft w:val="0"/>
                      <w:marRight w:val="0"/>
                      <w:marTop w:val="0"/>
                      <w:marBottom w:val="480"/>
                      <w:divBdr>
                        <w:top w:val="none" w:sz="0" w:space="0" w:color="auto"/>
                        <w:left w:val="none" w:sz="0" w:space="0" w:color="auto"/>
                        <w:bottom w:val="none" w:sz="0" w:space="0" w:color="auto"/>
                        <w:right w:val="none" w:sz="0" w:space="0" w:color="auto"/>
                      </w:divBdr>
                    </w:div>
                    <w:div w:id="1436830125">
                      <w:marLeft w:val="0"/>
                      <w:marRight w:val="0"/>
                      <w:marTop w:val="0"/>
                      <w:marBottom w:val="0"/>
                      <w:divBdr>
                        <w:top w:val="none" w:sz="0" w:space="0" w:color="auto"/>
                        <w:left w:val="none" w:sz="0" w:space="0" w:color="auto"/>
                        <w:bottom w:val="none" w:sz="0" w:space="0" w:color="auto"/>
                        <w:right w:val="none" w:sz="0" w:space="0" w:color="auto"/>
                      </w:divBdr>
                      <w:divsChild>
                        <w:div w:id="70949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1069929">
          <w:marLeft w:val="0"/>
          <w:marRight w:val="0"/>
          <w:marTop w:val="0"/>
          <w:marBottom w:val="240"/>
          <w:divBdr>
            <w:top w:val="none" w:sz="0" w:space="0" w:color="auto"/>
            <w:left w:val="none" w:sz="0" w:space="0" w:color="auto"/>
            <w:bottom w:val="none" w:sz="0" w:space="0" w:color="auto"/>
            <w:right w:val="none" w:sz="0" w:space="0" w:color="auto"/>
          </w:divBdr>
          <w:divsChild>
            <w:div w:id="673147267">
              <w:marLeft w:val="240"/>
              <w:marRight w:val="0"/>
              <w:marTop w:val="0"/>
              <w:marBottom w:val="0"/>
              <w:divBdr>
                <w:top w:val="none" w:sz="0" w:space="0" w:color="auto"/>
                <w:left w:val="none" w:sz="0" w:space="0" w:color="auto"/>
                <w:bottom w:val="none" w:sz="0" w:space="0" w:color="auto"/>
                <w:right w:val="none" w:sz="0" w:space="0" w:color="auto"/>
              </w:divBdr>
            </w:div>
            <w:div w:id="2130465418">
              <w:marLeft w:val="0"/>
              <w:marRight w:val="0"/>
              <w:marTop w:val="240"/>
              <w:marBottom w:val="0"/>
              <w:divBdr>
                <w:top w:val="none" w:sz="0" w:space="0" w:color="auto"/>
                <w:left w:val="none" w:sz="0" w:space="0" w:color="auto"/>
                <w:bottom w:val="none" w:sz="0" w:space="0" w:color="auto"/>
                <w:right w:val="none" w:sz="0" w:space="0" w:color="auto"/>
              </w:divBdr>
            </w:div>
          </w:divsChild>
        </w:div>
        <w:div w:id="1842501739">
          <w:marLeft w:val="0"/>
          <w:marRight w:val="0"/>
          <w:marTop w:val="0"/>
          <w:marBottom w:val="240"/>
          <w:divBdr>
            <w:top w:val="none" w:sz="0" w:space="0" w:color="auto"/>
            <w:left w:val="none" w:sz="0" w:space="0" w:color="auto"/>
            <w:bottom w:val="none" w:sz="0" w:space="0" w:color="auto"/>
            <w:right w:val="none" w:sz="0" w:space="0" w:color="auto"/>
          </w:divBdr>
          <w:divsChild>
            <w:div w:id="247621791">
              <w:marLeft w:val="240"/>
              <w:marRight w:val="0"/>
              <w:marTop w:val="0"/>
              <w:marBottom w:val="0"/>
              <w:divBdr>
                <w:top w:val="none" w:sz="0" w:space="0" w:color="auto"/>
                <w:left w:val="none" w:sz="0" w:space="0" w:color="auto"/>
                <w:bottom w:val="none" w:sz="0" w:space="0" w:color="auto"/>
                <w:right w:val="none" w:sz="0" w:space="0" w:color="auto"/>
              </w:divBdr>
              <w:divsChild>
                <w:div w:id="166946210">
                  <w:marLeft w:val="0"/>
                  <w:marRight w:val="0"/>
                  <w:marTop w:val="0"/>
                  <w:marBottom w:val="0"/>
                  <w:divBdr>
                    <w:top w:val="none" w:sz="0" w:space="0" w:color="auto"/>
                    <w:left w:val="none" w:sz="0" w:space="0" w:color="auto"/>
                    <w:bottom w:val="none" w:sz="0" w:space="0" w:color="auto"/>
                    <w:right w:val="none" w:sz="0" w:space="0" w:color="auto"/>
                  </w:divBdr>
                  <w:divsChild>
                    <w:div w:id="1715235157">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352730736">
              <w:marLeft w:val="240"/>
              <w:marRight w:val="0"/>
              <w:marTop w:val="0"/>
              <w:marBottom w:val="0"/>
              <w:divBdr>
                <w:top w:val="none" w:sz="0" w:space="0" w:color="auto"/>
                <w:left w:val="none" w:sz="0" w:space="0" w:color="auto"/>
                <w:bottom w:val="none" w:sz="0" w:space="0" w:color="auto"/>
                <w:right w:val="none" w:sz="0" w:space="0" w:color="auto"/>
              </w:divBdr>
              <w:divsChild>
                <w:div w:id="1072893256">
                  <w:marLeft w:val="0"/>
                  <w:marRight w:val="0"/>
                  <w:marTop w:val="0"/>
                  <w:marBottom w:val="0"/>
                  <w:divBdr>
                    <w:top w:val="none" w:sz="0" w:space="0" w:color="auto"/>
                    <w:left w:val="none" w:sz="0" w:space="0" w:color="auto"/>
                    <w:bottom w:val="none" w:sz="0" w:space="0" w:color="auto"/>
                    <w:right w:val="none" w:sz="0" w:space="0" w:color="auto"/>
                  </w:divBdr>
                  <w:divsChild>
                    <w:div w:id="198338652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448016257">
              <w:marLeft w:val="240"/>
              <w:marRight w:val="0"/>
              <w:marTop w:val="0"/>
              <w:marBottom w:val="0"/>
              <w:divBdr>
                <w:top w:val="none" w:sz="0" w:space="0" w:color="auto"/>
                <w:left w:val="none" w:sz="0" w:space="0" w:color="auto"/>
                <w:bottom w:val="none" w:sz="0" w:space="0" w:color="auto"/>
                <w:right w:val="none" w:sz="0" w:space="0" w:color="auto"/>
              </w:divBdr>
              <w:divsChild>
                <w:div w:id="732702549">
                  <w:marLeft w:val="0"/>
                  <w:marRight w:val="0"/>
                  <w:marTop w:val="0"/>
                  <w:marBottom w:val="0"/>
                  <w:divBdr>
                    <w:top w:val="none" w:sz="0" w:space="0" w:color="auto"/>
                    <w:left w:val="none" w:sz="0" w:space="0" w:color="auto"/>
                    <w:bottom w:val="none" w:sz="0" w:space="0" w:color="auto"/>
                    <w:right w:val="none" w:sz="0" w:space="0" w:color="auto"/>
                  </w:divBdr>
                  <w:divsChild>
                    <w:div w:id="1172529707">
                      <w:marLeft w:val="0"/>
                      <w:marRight w:val="0"/>
                      <w:marTop w:val="0"/>
                      <w:marBottom w:val="0"/>
                      <w:divBdr>
                        <w:top w:val="none" w:sz="0" w:space="0" w:color="auto"/>
                        <w:left w:val="none" w:sz="0" w:space="0" w:color="auto"/>
                        <w:bottom w:val="none" w:sz="0" w:space="0" w:color="auto"/>
                        <w:right w:val="none" w:sz="0" w:space="0" w:color="auto"/>
                      </w:divBdr>
                    </w:div>
                    <w:div w:id="1445811277">
                      <w:marLeft w:val="0"/>
                      <w:marRight w:val="0"/>
                      <w:marTop w:val="240"/>
                      <w:marBottom w:val="240"/>
                      <w:divBdr>
                        <w:top w:val="none" w:sz="0" w:space="0" w:color="auto"/>
                        <w:left w:val="none" w:sz="0" w:space="0" w:color="auto"/>
                        <w:bottom w:val="none" w:sz="0" w:space="0" w:color="auto"/>
                        <w:right w:val="none" w:sz="0" w:space="0" w:color="auto"/>
                      </w:divBdr>
                    </w:div>
                  </w:divsChild>
                </w:div>
                <w:div w:id="974721108">
                  <w:marLeft w:val="0"/>
                  <w:marRight w:val="0"/>
                  <w:marTop w:val="0"/>
                  <w:marBottom w:val="0"/>
                  <w:divBdr>
                    <w:top w:val="none" w:sz="0" w:space="0" w:color="auto"/>
                    <w:left w:val="none" w:sz="0" w:space="0" w:color="auto"/>
                    <w:bottom w:val="none" w:sz="0" w:space="0" w:color="auto"/>
                    <w:right w:val="none" w:sz="0" w:space="0" w:color="auto"/>
                  </w:divBdr>
                  <w:divsChild>
                    <w:div w:id="278074723">
                      <w:marLeft w:val="0"/>
                      <w:marRight w:val="0"/>
                      <w:marTop w:val="240"/>
                      <w:marBottom w:val="240"/>
                      <w:divBdr>
                        <w:top w:val="none" w:sz="0" w:space="0" w:color="auto"/>
                        <w:left w:val="none" w:sz="0" w:space="0" w:color="auto"/>
                        <w:bottom w:val="none" w:sz="0" w:space="0" w:color="auto"/>
                        <w:right w:val="none" w:sz="0" w:space="0" w:color="auto"/>
                      </w:divBdr>
                    </w:div>
                    <w:div w:id="1921480243">
                      <w:marLeft w:val="0"/>
                      <w:marRight w:val="0"/>
                      <w:marTop w:val="0"/>
                      <w:marBottom w:val="0"/>
                      <w:divBdr>
                        <w:top w:val="none" w:sz="0" w:space="0" w:color="auto"/>
                        <w:left w:val="none" w:sz="0" w:space="0" w:color="auto"/>
                        <w:bottom w:val="none" w:sz="0" w:space="0" w:color="auto"/>
                        <w:right w:val="none" w:sz="0" w:space="0" w:color="auto"/>
                      </w:divBdr>
                    </w:div>
                  </w:divsChild>
                </w:div>
                <w:div w:id="1383747613">
                  <w:marLeft w:val="0"/>
                  <w:marRight w:val="0"/>
                  <w:marTop w:val="0"/>
                  <w:marBottom w:val="240"/>
                  <w:divBdr>
                    <w:top w:val="none" w:sz="0" w:space="0" w:color="auto"/>
                    <w:left w:val="none" w:sz="0" w:space="0" w:color="auto"/>
                    <w:bottom w:val="none" w:sz="0" w:space="0" w:color="auto"/>
                    <w:right w:val="none" w:sz="0" w:space="0" w:color="auto"/>
                  </w:divBdr>
                  <w:divsChild>
                    <w:div w:id="28801755">
                      <w:marLeft w:val="0"/>
                      <w:marRight w:val="0"/>
                      <w:marTop w:val="0"/>
                      <w:marBottom w:val="0"/>
                      <w:divBdr>
                        <w:top w:val="none" w:sz="0" w:space="0" w:color="auto"/>
                        <w:left w:val="none" w:sz="0" w:space="0" w:color="auto"/>
                        <w:bottom w:val="none" w:sz="0" w:space="0" w:color="auto"/>
                        <w:right w:val="none" w:sz="0" w:space="0" w:color="auto"/>
                      </w:divBdr>
                    </w:div>
                  </w:divsChild>
                </w:div>
                <w:div w:id="1456217599">
                  <w:marLeft w:val="0"/>
                  <w:marRight w:val="0"/>
                  <w:marTop w:val="0"/>
                  <w:marBottom w:val="240"/>
                  <w:divBdr>
                    <w:top w:val="none" w:sz="0" w:space="0" w:color="auto"/>
                    <w:left w:val="none" w:sz="0" w:space="0" w:color="auto"/>
                    <w:bottom w:val="none" w:sz="0" w:space="0" w:color="auto"/>
                    <w:right w:val="none" w:sz="0" w:space="0" w:color="auto"/>
                  </w:divBdr>
                  <w:divsChild>
                    <w:div w:id="21711486">
                      <w:marLeft w:val="0"/>
                      <w:marRight w:val="0"/>
                      <w:marTop w:val="0"/>
                      <w:marBottom w:val="0"/>
                      <w:divBdr>
                        <w:top w:val="none" w:sz="0" w:space="0" w:color="auto"/>
                        <w:left w:val="none" w:sz="0" w:space="0" w:color="auto"/>
                        <w:bottom w:val="none" w:sz="0" w:space="0" w:color="auto"/>
                        <w:right w:val="none" w:sz="0" w:space="0" w:color="auto"/>
                      </w:divBdr>
                    </w:div>
                    <w:div w:id="1025517026">
                      <w:marLeft w:val="0"/>
                      <w:marRight w:val="0"/>
                      <w:marTop w:val="0"/>
                      <w:marBottom w:val="0"/>
                      <w:divBdr>
                        <w:top w:val="none" w:sz="0" w:space="0" w:color="auto"/>
                        <w:left w:val="none" w:sz="0" w:space="0" w:color="auto"/>
                        <w:bottom w:val="none" w:sz="0" w:space="0" w:color="auto"/>
                        <w:right w:val="none" w:sz="0" w:space="0" w:color="auto"/>
                      </w:divBdr>
                    </w:div>
                    <w:div w:id="165775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612063">
              <w:marLeft w:val="0"/>
              <w:marRight w:val="0"/>
              <w:marTop w:val="240"/>
              <w:marBottom w:val="0"/>
              <w:divBdr>
                <w:top w:val="none" w:sz="0" w:space="0" w:color="auto"/>
                <w:left w:val="none" w:sz="0" w:space="0" w:color="auto"/>
                <w:bottom w:val="none" w:sz="0" w:space="0" w:color="auto"/>
                <w:right w:val="none" w:sz="0" w:space="0" w:color="auto"/>
              </w:divBdr>
            </w:div>
            <w:div w:id="1064373176">
              <w:marLeft w:val="240"/>
              <w:marRight w:val="0"/>
              <w:marTop w:val="0"/>
              <w:marBottom w:val="0"/>
              <w:divBdr>
                <w:top w:val="none" w:sz="0" w:space="0" w:color="auto"/>
                <w:left w:val="none" w:sz="0" w:space="0" w:color="auto"/>
                <w:bottom w:val="none" w:sz="0" w:space="0" w:color="auto"/>
                <w:right w:val="none" w:sz="0" w:space="0" w:color="auto"/>
              </w:divBdr>
            </w:div>
          </w:divsChild>
        </w:div>
        <w:div w:id="1881167849">
          <w:marLeft w:val="0"/>
          <w:marRight w:val="0"/>
          <w:marTop w:val="0"/>
          <w:marBottom w:val="240"/>
          <w:divBdr>
            <w:top w:val="none" w:sz="0" w:space="0" w:color="auto"/>
            <w:left w:val="none" w:sz="0" w:space="0" w:color="auto"/>
            <w:bottom w:val="none" w:sz="0" w:space="0" w:color="auto"/>
            <w:right w:val="none" w:sz="0" w:space="0" w:color="auto"/>
          </w:divBdr>
          <w:divsChild>
            <w:div w:id="202989309">
              <w:marLeft w:val="240"/>
              <w:marRight w:val="0"/>
              <w:marTop w:val="0"/>
              <w:marBottom w:val="0"/>
              <w:divBdr>
                <w:top w:val="none" w:sz="0" w:space="0" w:color="auto"/>
                <w:left w:val="none" w:sz="0" w:space="0" w:color="auto"/>
                <w:bottom w:val="none" w:sz="0" w:space="0" w:color="auto"/>
                <w:right w:val="none" w:sz="0" w:space="0" w:color="auto"/>
              </w:divBdr>
              <w:divsChild>
                <w:div w:id="561987145">
                  <w:marLeft w:val="0"/>
                  <w:marRight w:val="0"/>
                  <w:marTop w:val="0"/>
                  <w:marBottom w:val="0"/>
                  <w:divBdr>
                    <w:top w:val="none" w:sz="0" w:space="0" w:color="auto"/>
                    <w:left w:val="none" w:sz="0" w:space="0" w:color="auto"/>
                    <w:bottom w:val="none" w:sz="0" w:space="0" w:color="auto"/>
                    <w:right w:val="none" w:sz="0" w:space="0" w:color="auto"/>
                  </w:divBdr>
                  <w:divsChild>
                    <w:div w:id="701134227">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054817597">
              <w:marLeft w:val="240"/>
              <w:marRight w:val="0"/>
              <w:marTop w:val="0"/>
              <w:marBottom w:val="0"/>
              <w:divBdr>
                <w:top w:val="none" w:sz="0" w:space="0" w:color="auto"/>
                <w:left w:val="none" w:sz="0" w:space="0" w:color="auto"/>
                <w:bottom w:val="none" w:sz="0" w:space="0" w:color="auto"/>
                <w:right w:val="none" w:sz="0" w:space="0" w:color="auto"/>
              </w:divBdr>
            </w:div>
            <w:div w:id="1085960489">
              <w:marLeft w:val="240"/>
              <w:marRight w:val="0"/>
              <w:marTop w:val="0"/>
              <w:marBottom w:val="0"/>
              <w:divBdr>
                <w:top w:val="none" w:sz="0" w:space="0" w:color="auto"/>
                <w:left w:val="none" w:sz="0" w:space="0" w:color="auto"/>
                <w:bottom w:val="none" w:sz="0" w:space="0" w:color="auto"/>
                <w:right w:val="none" w:sz="0" w:space="0" w:color="auto"/>
              </w:divBdr>
              <w:divsChild>
                <w:div w:id="389814829">
                  <w:marLeft w:val="0"/>
                  <w:marRight w:val="0"/>
                  <w:marTop w:val="0"/>
                  <w:marBottom w:val="0"/>
                  <w:divBdr>
                    <w:top w:val="none" w:sz="0" w:space="0" w:color="auto"/>
                    <w:left w:val="none" w:sz="0" w:space="0" w:color="auto"/>
                    <w:bottom w:val="none" w:sz="0" w:space="0" w:color="auto"/>
                    <w:right w:val="none" w:sz="0" w:space="0" w:color="auto"/>
                  </w:divBdr>
                  <w:divsChild>
                    <w:div w:id="418447611">
                      <w:marLeft w:val="0"/>
                      <w:marRight w:val="0"/>
                      <w:marTop w:val="0"/>
                      <w:marBottom w:val="480"/>
                      <w:divBdr>
                        <w:top w:val="none" w:sz="0" w:space="0" w:color="auto"/>
                        <w:left w:val="none" w:sz="0" w:space="0" w:color="auto"/>
                        <w:bottom w:val="none" w:sz="0" w:space="0" w:color="auto"/>
                        <w:right w:val="none" w:sz="0" w:space="0" w:color="auto"/>
                      </w:divBdr>
                    </w:div>
                    <w:div w:id="1001544234">
                      <w:marLeft w:val="0"/>
                      <w:marRight w:val="0"/>
                      <w:marTop w:val="0"/>
                      <w:marBottom w:val="0"/>
                      <w:divBdr>
                        <w:top w:val="none" w:sz="0" w:space="0" w:color="auto"/>
                        <w:left w:val="none" w:sz="0" w:space="0" w:color="auto"/>
                        <w:bottom w:val="none" w:sz="0" w:space="0" w:color="auto"/>
                        <w:right w:val="none" w:sz="0" w:space="0" w:color="auto"/>
                      </w:divBdr>
                      <w:divsChild>
                        <w:div w:id="103507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820426">
                  <w:marLeft w:val="0"/>
                  <w:marRight w:val="0"/>
                  <w:marTop w:val="0"/>
                  <w:marBottom w:val="0"/>
                  <w:divBdr>
                    <w:top w:val="none" w:sz="0" w:space="0" w:color="auto"/>
                    <w:left w:val="none" w:sz="0" w:space="0" w:color="auto"/>
                    <w:bottom w:val="none" w:sz="0" w:space="0" w:color="auto"/>
                    <w:right w:val="none" w:sz="0" w:space="0" w:color="auto"/>
                  </w:divBdr>
                  <w:divsChild>
                    <w:div w:id="1471048140">
                      <w:marLeft w:val="0"/>
                      <w:marRight w:val="0"/>
                      <w:marTop w:val="0"/>
                      <w:marBottom w:val="0"/>
                      <w:divBdr>
                        <w:top w:val="none" w:sz="0" w:space="0" w:color="auto"/>
                        <w:left w:val="none" w:sz="0" w:space="0" w:color="auto"/>
                        <w:bottom w:val="none" w:sz="0" w:space="0" w:color="auto"/>
                        <w:right w:val="none" w:sz="0" w:space="0" w:color="auto"/>
                      </w:divBdr>
                      <w:divsChild>
                        <w:div w:id="763963777">
                          <w:marLeft w:val="0"/>
                          <w:marRight w:val="0"/>
                          <w:marTop w:val="0"/>
                          <w:marBottom w:val="0"/>
                          <w:divBdr>
                            <w:top w:val="none" w:sz="0" w:space="0" w:color="auto"/>
                            <w:left w:val="none" w:sz="0" w:space="0" w:color="auto"/>
                            <w:bottom w:val="none" w:sz="0" w:space="0" w:color="auto"/>
                            <w:right w:val="none" w:sz="0" w:space="0" w:color="auto"/>
                          </w:divBdr>
                        </w:div>
                      </w:divsChild>
                    </w:div>
                    <w:div w:id="1471287230">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370758012">
              <w:marLeft w:val="240"/>
              <w:marRight w:val="0"/>
              <w:marTop w:val="0"/>
              <w:marBottom w:val="0"/>
              <w:divBdr>
                <w:top w:val="none" w:sz="0" w:space="0" w:color="auto"/>
                <w:left w:val="none" w:sz="0" w:space="0" w:color="auto"/>
                <w:bottom w:val="none" w:sz="0" w:space="0" w:color="auto"/>
                <w:right w:val="none" w:sz="0" w:space="0" w:color="auto"/>
              </w:divBdr>
              <w:divsChild>
                <w:div w:id="20401152">
                  <w:marLeft w:val="0"/>
                  <w:marRight w:val="0"/>
                  <w:marTop w:val="0"/>
                  <w:marBottom w:val="0"/>
                  <w:divBdr>
                    <w:top w:val="none" w:sz="0" w:space="0" w:color="auto"/>
                    <w:left w:val="none" w:sz="0" w:space="0" w:color="auto"/>
                    <w:bottom w:val="none" w:sz="0" w:space="0" w:color="auto"/>
                    <w:right w:val="none" w:sz="0" w:space="0" w:color="auto"/>
                  </w:divBdr>
                  <w:divsChild>
                    <w:div w:id="936407385">
                      <w:marLeft w:val="0"/>
                      <w:marRight w:val="0"/>
                      <w:marTop w:val="0"/>
                      <w:marBottom w:val="0"/>
                      <w:divBdr>
                        <w:top w:val="none" w:sz="0" w:space="0" w:color="auto"/>
                        <w:left w:val="none" w:sz="0" w:space="0" w:color="auto"/>
                        <w:bottom w:val="none" w:sz="0" w:space="0" w:color="auto"/>
                        <w:right w:val="none" w:sz="0" w:space="0" w:color="auto"/>
                      </w:divBdr>
                    </w:div>
                    <w:div w:id="2109082723">
                      <w:marLeft w:val="0"/>
                      <w:marRight w:val="0"/>
                      <w:marTop w:val="240"/>
                      <w:marBottom w:val="240"/>
                      <w:divBdr>
                        <w:top w:val="none" w:sz="0" w:space="0" w:color="auto"/>
                        <w:left w:val="none" w:sz="0" w:space="0" w:color="auto"/>
                        <w:bottom w:val="none" w:sz="0" w:space="0" w:color="auto"/>
                        <w:right w:val="none" w:sz="0" w:space="0" w:color="auto"/>
                      </w:divBdr>
                    </w:div>
                  </w:divsChild>
                </w:div>
                <w:div w:id="392391339">
                  <w:marLeft w:val="0"/>
                  <w:marRight w:val="0"/>
                  <w:marTop w:val="0"/>
                  <w:marBottom w:val="240"/>
                  <w:divBdr>
                    <w:top w:val="none" w:sz="0" w:space="0" w:color="auto"/>
                    <w:left w:val="none" w:sz="0" w:space="0" w:color="auto"/>
                    <w:bottom w:val="none" w:sz="0" w:space="0" w:color="auto"/>
                    <w:right w:val="none" w:sz="0" w:space="0" w:color="auto"/>
                  </w:divBdr>
                  <w:divsChild>
                    <w:div w:id="70020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922133">
              <w:marLeft w:val="240"/>
              <w:marRight w:val="0"/>
              <w:marTop w:val="0"/>
              <w:marBottom w:val="0"/>
              <w:divBdr>
                <w:top w:val="none" w:sz="0" w:space="0" w:color="auto"/>
                <w:left w:val="none" w:sz="0" w:space="0" w:color="auto"/>
                <w:bottom w:val="none" w:sz="0" w:space="0" w:color="auto"/>
                <w:right w:val="none" w:sz="0" w:space="0" w:color="auto"/>
              </w:divBdr>
            </w:div>
            <w:div w:id="1991061260">
              <w:marLeft w:val="240"/>
              <w:marRight w:val="0"/>
              <w:marTop w:val="0"/>
              <w:marBottom w:val="0"/>
              <w:divBdr>
                <w:top w:val="none" w:sz="0" w:space="0" w:color="auto"/>
                <w:left w:val="none" w:sz="0" w:space="0" w:color="auto"/>
                <w:bottom w:val="none" w:sz="0" w:space="0" w:color="auto"/>
                <w:right w:val="none" w:sz="0" w:space="0" w:color="auto"/>
              </w:divBdr>
            </w:div>
            <w:div w:id="200227557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149634212">
      <w:bodyDiv w:val="1"/>
      <w:marLeft w:val="0"/>
      <w:marRight w:val="0"/>
      <w:marTop w:val="0"/>
      <w:marBottom w:val="0"/>
      <w:divBdr>
        <w:top w:val="none" w:sz="0" w:space="0" w:color="auto"/>
        <w:left w:val="none" w:sz="0" w:space="0" w:color="auto"/>
        <w:bottom w:val="none" w:sz="0" w:space="0" w:color="auto"/>
        <w:right w:val="none" w:sz="0" w:space="0" w:color="auto"/>
      </w:divBdr>
      <w:divsChild>
        <w:div w:id="485895453">
          <w:marLeft w:val="0"/>
          <w:marRight w:val="0"/>
          <w:marTop w:val="0"/>
          <w:marBottom w:val="0"/>
          <w:divBdr>
            <w:top w:val="none" w:sz="0" w:space="0" w:color="auto"/>
            <w:left w:val="none" w:sz="0" w:space="0" w:color="auto"/>
            <w:bottom w:val="none" w:sz="0" w:space="0" w:color="auto"/>
            <w:right w:val="none" w:sz="0" w:space="0" w:color="auto"/>
          </w:divBdr>
          <w:divsChild>
            <w:div w:id="46878413">
              <w:marLeft w:val="0"/>
              <w:marRight w:val="0"/>
              <w:marTop w:val="0"/>
              <w:marBottom w:val="0"/>
              <w:divBdr>
                <w:top w:val="none" w:sz="0" w:space="0" w:color="auto"/>
                <w:left w:val="none" w:sz="0" w:space="0" w:color="auto"/>
                <w:bottom w:val="none" w:sz="0" w:space="0" w:color="auto"/>
                <w:right w:val="none" w:sz="0" w:space="0" w:color="auto"/>
              </w:divBdr>
              <w:divsChild>
                <w:div w:id="376391318">
                  <w:marLeft w:val="270"/>
                  <w:marRight w:val="0"/>
                  <w:marTop w:val="0"/>
                  <w:marBottom w:val="0"/>
                  <w:divBdr>
                    <w:top w:val="none" w:sz="0" w:space="0" w:color="auto"/>
                    <w:left w:val="none" w:sz="0" w:space="0" w:color="auto"/>
                    <w:bottom w:val="none" w:sz="0" w:space="0" w:color="auto"/>
                    <w:right w:val="none" w:sz="0" w:space="0" w:color="auto"/>
                  </w:divBdr>
                </w:div>
                <w:div w:id="882792724">
                  <w:marLeft w:val="270"/>
                  <w:marRight w:val="0"/>
                  <w:marTop w:val="0"/>
                  <w:marBottom w:val="0"/>
                  <w:divBdr>
                    <w:top w:val="none" w:sz="0" w:space="0" w:color="auto"/>
                    <w:left w:val="none" w:sz="0" w:space="0" w:color="auto"/>
                    <w:bottom w:val="none" w:sz="0" w:space="0" w:color="auto"/>
                    <w:right w:val="none" w:sz="0" w:space="0" w:color="auto"/>
                  </w:divBdr>
                </w:div>
                <w:div w:id="1923098164">
                  <w:marLeft w:val="270"/>
                  <w:marRight w:val="0"/>
                  <w:marTop w:val="0"/>
                  <w:marBottom w:val="0"/>
                  <w:divBdr>
                    <w:top w:val="none" w:sz="0" w:space="0" w:color="auto"/>
                    <w:left w:val="none" w:sz="0" w:space="0" w:color="auto"/>
                    <w:bottom w:val="none" w:sz="0" w:space="0" w:color="auto"/>
                    <w:right w:val="none" w:sz="0" w:space="0" w:color="auto"/>
                  </w:divBdr>
                </w:div>
              </w:divsChild>
            </w:div>
            <w:div w:id="85538074">
              <w:marLeft w:val="0"/>
              <w:marRight w:val="0"/>
              <w:marTop w:val="0"/>
              <w:marBottom w:val="0"/>
              <w:divBdr>
                <w:top w:val="none" w:sz="0" w:space="0" w:color="auto"/>
                <w:left w:val="none" w:sz="0" w:space="0" w:color="auto"/>
                <w:bottom w:val="none" w:sz="0" w:space="0" w:color="auto"/>
                <w:right w:val="none" w:sz="0" w:space="0" w:color="auto"/>
              </w:divBdr>
            </w:div>
            <w:div w:id="265383812">
              <w:marLeft w:val="0"/>
              <w:marRight w:val="0"/>
              <w:marTop w:val="0"/>
              <w:marBottom w:val="0"/>
              <w:divBdr>
                <w:top w:val="none" w:sz="0" w:space="0" w:color="auto"/>
                <w:left w:val="none" w:sz="0" w:space="0" w:color="auto"/>
                <w:bottom w:val="none" w:sz="0" w:space="0" w:color="auto"/>
                <w:right w:val="none" w:sz="0" w:space="0" w:color="auto"/>
              </w:divBdr>
            </w:div>
            <w:div w:id="348799091">
              <w:marLeft w:val="0"/>
              <w:marRight w:val="0"/>
              <w:marTop w:val="0"/>
              <w:marBottom w:val="0"/>
              <w:divBdr>
                <w:top w:val="none" w:sz="0" w:space="0" w:color="auto"/>
                <w:left w:val="none" w:sz="0" w:space="0" w:color="auto"/>
                <w:bottom w:val="none" w:sz="0" w:space="0" w:color="auto"/>
                <w:right w:val="none" w:sz="0" w:space="0" w:color="auto"/>
              </w:divBdr>
            </w:div>
            <w:div w:id="936329858">
              <w:marLeft w:val="0"/>
              <w:marRight w:val="0"/>
              <w:marTop w:val="0"/>
              <w:marBottom w:val="0"/>
              <w:divBdr>
                <w:top w:val="none" w:sz="0" w:space="0" w:color="auto"/>
                <w:left w:val="none" w:sz="0" w:space="0" w:color="auto"/>
                <w:bottom w:val="none" w:sz="0" w:space="0" w:color="auto"/>
                <w:right w:val="none" w:sz="0" w:space="0" w:color="auto"/>
              </w:divBdr>
            </w:div>
            <w:div w:id="964431853">
              <w:marLeft w:val="480"/>
              <w:marRight w:val="480"/>
              <w:marTop w:val="480"/>
              <w:marBottom w:val="480"/>
              <w:divBdr>
                <w:top w:val="none" w:sz="0" w:space="0" w:color="auto"/>
                <w:left w:val="none" w:sz="0" w:space="0" w:color="auto"/>
                <w:bottom w:val="none" w:sz="0" w:space="0" w:color="auto"/>
                <w:right w:val="none" w:sz="0" w:space="0" w:color="auto"/>
              </w:divBdr>
            </w:div>
            <w:div w:id="1200703876">
              <w:marLeft w:val="0"/>
              <w:marRight w:val="0"/>
              <w:marTop w:val="0"/>
              <w:marBottom w:val="0"/>
              <w:divBdr>
                <w:top w:val="none" w:sz="0" w:space="0" w:color="auto"/>
                <w:left w:val="none" w:sz="0" w:space="0" w:color="auto"/>
                <w:bottom w:val="none" w:sz="0" w:space="0" w:color="auto"/>
                <w:right w:val="none" w:sz="0" w:space="0" w:color="auto"/>
              </w:divBdr>
            </w:div>
            <w:div w:id="1473138270">
              <w:marLeft w:val="0"/>
              <w:marRight w:val="0"/>
              <w:marTop w:val="0"/>
              <w:marBottom w:val="0"/>
              <w:divBdr>
                <w:top w:val="none" w:sz="0" w:space="0" w:color="auto"/>
                <w:left w:val="none" w:sz="0" w:space="0" w:color="auto"/>
                <w:bottom w:val="none" w:sz="0" w:space="0" w:color="auto"/>
                <w:right w:val="none" w:sz="0" w:space="0" w:color="auto"/>
              </w:divBdr>
            </w:div>
            <w:div w:id="2137522937">
              <w:marLeft w:val="0"/>
              <w:marRight w:val="0"/>
              <w:marTop w:val="0"/>
              <w:marBottom w:val="0"/>
              <w:divBdr>
                <w:top w:val="none" w:sz="0" w:space="0" w:color="auto"/>
                <w:left w:val="none" w:sz="0" w:space="0" w:color="auto"/>
                <w:bottom w:val="none" w:sz="0" w:space="0" w:color="auto"/>
                <w:right w:val="none" w:sz="0" w:space="0" w:color="auto"/>
              </w:divBdr>
              <w:divsChild>
                <w:div w:id="78261514">
                  <w:marLeft w:val="0"/>
                  <w:marRight w:val="0"/>
                  <w:marTop w:val="0"/>
                  <w:marBottom w:val="0"/>
                  <w:divBdr>
                    <w:top w:val="none" w:sz="0" w:space="0" w:color="auto"/>
                    <w:left w:val="none" w:sz="0" w:space="0" w:color="auto"/>
                    <w:bottom w:val="none" w:sz="0" w:space="0" w:color="auto"/>
                    <w:right w:val="none" w:sz="0" w:space="0" w:color="auto"/>
                  </w:divBdr>
                  <w:divsChild>
                    <w:div w:id="293488679">
                      <w:marLeft w:val="0"/>
                      <w:marRight w:val="0"/>
                      <w:marTop w:val="120"/>
                      <w:marBottom w:val="120"/>
                      <w:divBdr>
                        <w:top w:val="none" w:sz="0" w:space="0" w:color="auto"/>
                        <w:left w:val="none" w:sz="0" w:space="0" w:color="auto"/>
                        <w:bottom w:val="none" w:sz="0" w:space="0" w:color="auto"/>
                        <w:right w:val="none" w:sz="0" w:space="0" w:color="auto"/>
                      </w:divBdr>
                    </w:div>
                    <w:div w:id="967009868">
                      <w:marLeft w:val="0"/>
                      <w:marRight w:val="0"/>
                      <w:marTop w:val="120"/>
                      <w:marBottom w:val="120"/>
                      <w:divBdr>
                        <w:top w:val="none" w:sz="0" w:space="0" w:color="auto"/>
                        <w:left w:val="none" w:sz="0" w:space="0" w:color="auto"/>
                        <w:bottom w:val="none" w:sz="0" w:space="0" w:color="auto"/>
                        <w:right w:val="none" w:sz="0" w:space="0" w:color="auto"/>
                      </w:divBdr>
                    </w:div>
                    <w:div w:id="985669110">
                      <w:marLeft w:val="0"/>
                      <w:marRight w:val="0"/>
                      <w:marTop w:val="120"/>
                      <w:marBottom w:val="120"/>
                      <w:divBdr>
                        <w:top w:val="none" w:sz="0" w:space="0" w:color="auto"/>
                        <w:left w:val="none" w:sz="0" w:space="0" w:color="auto"/>
                        <w:bottom w:val="none" w:sz="0" w:space="0" w:color="auto"/>
                        <w:right w:val="none" w:sz="0" w:space="0" w:color="auto"/>
                      </w:divBdr>
                    </w:div>
                    <w:div w:id="1315837680">
                      <w:marLeft w:val="0"/>
                      <w:marRight w:val="0"/>
                      <w:marTop w:val="120"/>
                      <w:marBottom w:val="120"/>
                      <w:divBdr>
                        <w:top w:val="none" w:sz="0" w:space="0" w:color="auto"/>
                        <w:left w:val="none" w:sz="0" w:space="0" w:color="auto"/>
                        <w:bottom w:val="none" w:sz="0" w:space="0" w:color="auto"/>
                        <w:right w:val="none" w:sz="0" w:space="0" w:color="auto"/>
                      </w:divBdr>
                    </w:div>
                    <w:div w:id="1903327128">
                      <w:marLeft w:val="0"/>
                      <w:marRight w:val="0"/>
                      <w:marTop w:val="120"/>
                      <w:marBottom w:val="120"/>
                      <w:divBdr>
                        <w:top w:val="none" w:sz="0" w:space="0" w:color="auto"/>
                        <w:left w:val="none" w:sz="0" w:space="0" w:color="auto"/>
                        <w:bottom w:val="none" w:sz="0" w:space="0" w:color="auto"/>
                        <w:right w:val="none" w:sz="0" w:space="0" w:color="auto"/>
                      </w:divBdr>
                    </w:div>
                    <w:div w:id="2137720190">
                      <w:marLeft w:val="0"/>
                      <w:marRight w:val="0"/>
                      <w:marTop w:val="120"/>
                      <w:marBottom w:val="120"/>
                      <w:divBdr>
                        <w:top w:val="none" w:sz="0" w:space="0" w:color="auto"/>
                        <w:left w:val="none" w:sz="0" w:space="0" w:color="auto"/>
                        <w:bottom w:val="none" w:sz="0" w:space="0" w:color="auto"/>
                        <w:right w:val="none" w:sz="0" w:space="0" w:color="auto"/>
                      </w:divBdr>
                      <w:divsChild>
                        <w:div w:id="499855653">
                          <w:marLeft w:val="270"/>
                          <w:marRight w:val="0"/>
                          <w:marTop w:val="0"/>
                          <w:marBottom w:val="0"/>
                          <w:divBdr>
                            <w:top w:val="none" w:sz="0" w:space="0" w:color="auto"/>
                            <w:left w:val="none" w:sz="0" w:space="0" w:color="auto"/>
                            <w:bottom w:val="none" w:sz="0" w:space="0" w:color="auto"/>
                            <w:right w:val="none" w:sz="0" w:space="0" w:color="auto"/>
                          </w:divBdr>
                        </w:div>
                        <w:div w:id="2134932509">
                          <w:marLeft w:val="27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9410295">
          <w:marLeft w:val="240"/>
          <w:marRight w:val="240"/>
          <w:marTop w:val="240"/>
          <w:marBottom w:val="240"/>
          <w:divBdr>
            <w:top w:val="none" w:sz="0" w:space="0" w:color="auto"/>
            <w:left w:val="none" w:sz="0" w:space="0" w:color="auto"/>
            <w:bottom w:val="none" w:sz="0" w:space="0" w:color="auto"/>
            <w:right w:val="none" w:sz="0" w:space="0" w:color="auto"/>
          </w:divBdr>
        </w:div>
      </w:divsChild>
    </w:div>
    <w:div w:id="1155951333">
      <w:bodyDiv w:val="1"/>
      <w:marLeft w:val="0"/>
      <w:marRight w:val="0"/>
      <w:marTop w:val="0"/>
      <w:marBottom w:val="0"/>
      <w:divBdr>
        <w:top w:val="none" w:sz="0" w:space="0" w:color="auto"/>
        <w:left w:val="none" w:sz="0" w:space="0" w:color="auto"/>
        <w:bottom w:val="none" w:sz="0" w:space="0" w:color="auto"/>
        <w:right w:val="none" w:sz="0" w:space="0" w:color="auto"/>
      </w:divBdr>
      <w:divsChild>
        <w:div w:id="408772870">
          <w:marLeft w:val="0"/>
          <w:marRight w:val="0"/>
          <w:marTop w:val="0"/>
          <w:marBottom w:val="0"/>
          <w:divBdr>
            <w:top w:val="none" w:sz="0" w:space="0" w:color="auto"/>
            <w:left w:val="none" w:sz="0" w:space="0" w:color="auto"/>
            <w:bottom w:val="none" w:sz="0" w:space="0" w:color="auto"/>
            <w:right w:val="none" w:sz="0" w:space="0" w:color="auto"/>
          </w:divBdr>
          <w:divsChild>
            <w:div w:id="379788815">
              <w:marLeft w:val="0"/>
              <w:marRight w:val="0"/>
              <w:marTop w:val="0"/>
              <w:marBottom w:val="0"/>
              <w:divBdr>
                <w:top w:val="none" w:sz="0" w:space="0" w:color="auto"/>
                <w:left w:val="none" w:sz="0" w:space="0" w:color="auto"/>
                <w:bottom w:val="none" w:sz="0" w:space="0" w:color="auto"/>
                <w:right w:val="none" w:sz="0" w:space="0" w:color="auto"/>
              </w:divBdr>
              <w:divsChild>
                <w:div w:id="370769769">
                  <w:marLeft w:val="270"/>
                  <w:marRight w:val="0"/>
                  <w:marTop w:val="0"/>
                  <w:marBottom w:val="0"/>
                  <w:divBdr>
                    <w:top w:val="none" w:sz="0" w:space="0" w:color="auto"/>
                    <w:left w:val="none" w:sz="0" w:space="0" w:color="auto"/>
                    <w:bottom w:val="none" w:sz="0" w:space="0" w:color="auto"/>
                    <w:right w:val="none" w:sz="0" w:space="0" w:color="auto"/>
                  </w:divBdr>
                </w:div>
                <w:div w:id="956301442">
                  <w:marLeft w:val="270"/>
                  <w:marRight w:val="0"/>
                  <w:marTop w:val="0"/>
                  <w:marBottom w:val="0"/>
                  <w:divBdr>
                    <w:top w:val="none" w:sz="0" w:space="0" w:color="auto"/>
                    <w:left w:val="none" w:sz="0" w:space="0" w:color="auto"/>
                    <w:bottom w:val="none" w:sz="0" w:space="0" w:color="auto"/>
                    <w:right w:val="none" w:sz="0" w:space="0" w:color="auto"/>
                  </w:divBdr>
                </w:div>
                <w:div w:id="1976131776">
                  <w:marLeft w:val="270"/>
                  <w:marRight w:val="0"/>
                  <w:marTop w:val="0"/>
                  <w:marBottom w:val="0"/>
                  <w:divBdr>
                    <w:top w:val="none" w:sz="0" w:space="0" w:color="auto"/>
                    <w:left w:val="none" w:sz="0" w:space="0" w:color="auto"/>
                    <w:bottom w:val="none" w:sz="0" w:space="0" w:color="auto"/>
                    <w:right w:val="none" w:sz="0" w:space="0" w:color="auto"/>
                  </w:divBdr>
                </w:div>
              </w:divsChild>
            </w:div>
            <w:div w:id="977418536">
              <w:marLeft w:val="0"/>
              <w:marRight w:val="0"/>
              <w:marTop w:val="0"/>
              <w:marBottom w:val="0"/>
              <w:divBdr>
                <w:top w:val="none" w:sz="0" w:space="0" w:color="auto"/>
                <w:left w:val="none" w:sz="0" w:space="0" w:color="auto"/>
                <w:bottom w:val="none" w:sz="0" w:space="0" w:color="auto"/>
                <w:right w:val="none" w:sz="0" w:space="0" w:color="auto"/>
              </w:divBdr>
            </w:div>
            <w:div w:id="1057820216">
              <w:marLeft w:val="0"/>
              <w:marRight w:val="0"/>
              <w:marTop w:val="0"/>
              <w:marBottom w:val="0"/>
              <w:divBdr>
                <w:top w:val="none" w:sz="0" w:space="0" w:color="auto"/>
                <w:left w:val="none" w:sz="0" w:space="0" w:color="auto"/>
                <w:bottom w:val="none" w:sz="0" w:space="0" w:color="auto"/>
                <w:right w:val="none" w:sz="0" w:space="0" w:color="auto"/>
              </w:divBdr>
            </w:div>
            <w:div w:id="1164082360">
              <w:marLeft w:val="0"/>
              <w:marRight w:val="0"/>
              <w:marTop w:val="0"/>
              <w:marBottom w:val="0"/>
              <w:divBdr>
                <w:top w:val="none" w:sz="0" w:space="0" w:color="auto"/>
                <w:left w:val="none" w:sz="0" w:space="0" w:color="auto"/>
                <w:bottom w:val="none" w:sz="0" w:space="0" w:color="auto"/>
                <w:right w:val="none" w:sz="0" w:space="0" w:color="auto"/>
              </w:divBdr>
              <w:divsChild>
                <w:div w:id="28459522">
                  <w:marLeft w:val="270"/>
                  <w:marRight w:val="0"/>
                  <w:marTop w:val="0"/>
                  <w:marBottom w:val="0"/>
                  <w:divBdr>
                    <w:top w:val="none" w:sz="0" w:space="0" w:color="auto"/>
                    <w:left w:val="none" w:sz="0" w:space="0" w:color="auto"/>
                    <w:bottom w:val="none" w:sz="0" w:space="0" w:color="auto"/>
                    <w:right w:val="none" w:sz="0" w:space="0" w:color="auto"/>
                  </w:divBdr>
                </w:div>
                <w:div w:id="323554400">
                  <w:marLeft w:val="270"/>
                  <w:marRight w:val="0"/>
                  <w:marTop w:val="0"/>
                  <w:marBottom w:val="0"/>
                  <w:divBdr>
                    <w:top w:val="none" w:sz="0" w:space="0" w:color="auto"/>
                    <w:left w:val="none" w:sz="0" w:space="0" w:color="auto"/>
                    <w:bottom w:val="none" w:sz="0" w:space="0" w:color="auto"/>
                    <w:right w:val="none" w:sz="0" w:space="0" w:color="auto"/>
                  </w:divBdr>
                </w:div>
                <w:div w:id="539513820">
                  <w:marLeft w:val="270"/>
                  <w:marRight w:val="0"/>
                  <w:marTop w:val="0"/>
                  <w:marBottom w:val="0"/>
                  <w:divBdr>
                    <w:top w:val="none" w:sz="0" w:space="0" w:color="auto"/>
                    <w:left w:val="none" w:sz="0" w:space="0" w:color="auto"/>
                    <w:bottom w:val="none" w:sz="0" w:space="0" w:color="auto"/>
                    <w:right w:val="none" w:sz="0" w:space="0" w:color="auto"/>
                  </w:divBdr>
                </w:div>
                <w:div w:id="1014067751">
                  <w:marLeft w:val="270"/>
                  <w:marRight w:val="0"/>
                  <w:marTop w:val="0"/>
                  <w:marBottom w:val="0"/>
                  <w:divBdr>
                    <w:top w:val="none" w:sz="0" w:space="0" w:color="auto"/>
                    <w:left w:val="none" w:sz="0" w:space="0" w:color="auto"/>
                    <w:bottom w:val="none" w:sz="0" w:space="0" w:color="auto"/>
                    <w:right w:val="none" w:sz="0" w:space="0" w:color="auto"/>
                  </w:divBdr>
                </w:div>
                <w:div w:id="1450078757">
                  <w:marLeft w:val="270"/>
                  <w:marRight w:val="0"/>
                  <w:marTop w:val="0"/>
                  <w:marBottom w:val="0"/>
                  <w:divBdr>
                    <w:top w:val="none" w:sz="0" w:space="0" w:color="auto"/>
                    <w:left w:val="none" w:sz="0" w:space="0" w:color="auto"/>
                    <w:bottom w:val="none" w:sz="0" w:space="0" w:color="auto"/>
                    <w:right w:val="none" w:sz="0" w:space="0" w:color="auto"/>
                  </w:divBdr>
                </w:div>
                <w:div w:id="1658345001">
                  <w:marLeft w:val="270"/>
                  <w:marRight w:val="0"/>
                  <w:marTop w:val="0"/>
                  <w:marBottom w:val="0"/>
                  <w:divBdr>
                    <w:top w:val="none" w:sz="0" w:space="0" w:color="auto"/>
                    <w:left w:val="none" w:sz="0" w:space="0" w:color="auto"/>
                    <w:bottom w:val="none" w:sz="0" w:space="0" w:color="auto"/>
                    <w:right w:val="none" w:sz="0" w:space="0" w:color="auto"/>
                  </w:divBdr>
                </w:div>
              </w:divsChild>
            </w:div>
            <w:div w:id="1168011335">
              <w:marLeft w:val="0"/>
              <w:marRight w:val="0"/>
              <w:marTop w:val="0"/>
              <w:marBottom w:val="0"/>
              <w:divBdr>
                <w:top w:val="none" w:sz="0" w:space="0" w:color="auto"/>
                <w:left w:val="none" w:sz="0" w:space="0" w:color="auto"/>
                <w:bottom w:val="none" w:sz="0" w:space="0" w:color="auto"/>
                <w:right w:val="none" w:sz="0" w:space="0" w:color="auto"/>
              </w:divBdr>
            </w:div>
            <w:div w:id="1574899355">
              <w:marLeft w:val="480"/>
              <w:marRight w:val="480"/>
              <w:marTop w:val="480"/>
              <w:marBottom w:val="480"/>
              <w:divBdr>
                <w:top w:val="none" w:sz="0" w:space="0" w:color="auto"/>
                <w:left w:val="none" w:sz="0" w:space="0" w:color="auto"/>
                <w:bottom w:val="none" w:sz="0" w:space="0" w:color="auto"/>
                <w:right w:val="none" w:sz="0" w:space="0" w:color="auto"/>
              </w:divBdr>
            </w:div>
            <w:div w:id="1592622008">
              <w:marLeft w:val="0"/>
              <w:marRight w:val="0"/>
              <w:marTop w:val="0"/>
              <w:marBottom w:val="0"/>
              <w:divBdr>
                <w:top w:val="none" w:sz="0" w:space="0" w:color="auto"/>
                <w:left w:val="none" w:sz="0" w:space="0" w:color="auto"/>
                <w:bottom w:val="none" w:sz="0" w:space="0" w:color="auto"/>
                <w:right w:val="none" w:sz="0" w:space="0" w:color="auto"/>
              </w:divBdr>
              <w:divsChild>
                <w:div w:id="784230106">
                  <w:marLeft w:val="270"/>
                  <w:marRight w:val="0"/>
                  <w:marTop w:val="0"/>
                  <w:marBottom w:val="0"/>
                  <w:divBdr>
                    <w:top w:val="none" w:sz="0" w:space="0" w:color="auto"/>
                    <w:left w:val="none" w:sz="0" w:space="0" w:color="auto"/>
                    <w:bottom w:val="none" w:sz="0" w:space="0" w:color="auto"/>
                    <w:right w:val="none" w:sz="0" w:space="0" w:color="auto"/>
                  </w:divBdr>
                </w:div>
                <w:div w:id="1027415450">
                  <w:marLeft w:val="270"/>
                  <w:marRight w:val="0"/>
                  <w:marTop w:val="0"/>
                  <w:marBottom w:val="0"/>
                  <w:divBdr>
                    <w:top w:val="none" w:sz="0" w:space="0" w:color="auto"/>
                    <w:left w:val="none" w:sz="0" w:space="0" w:color="auto"/>
                    <w:bottom w:val="none" w:sz="0" w:space="0" w:color="auto"/>
                    <w:right w:val="none" w:sz="0" w:space="0" w:color="auto"/>
                  </w:divBdr>
                </w:div>
                <w:div w:id="1381897397">
                  <w:marLeft w:val="270"/>
                  <w:marRight w:val="0"/>
                  <w:marTop w:val="0"/>
                  <w:marBottom w:val="0"/>
                  <w:divBdr>
                    <w:top w:val="none" w:sz="0" w:space="0" w:color="auto"/>
                    <w:left w:val="none" w:sz="0" w:space="0" w:color="auto"/>
                    <w:bottom w:val="none" w:sz="0" w:space="0" w:color="auto"/>
                    <w:right w:val="none" w:sz="0" w:space="0" w:color="auto"/>
                  </w:divBdr>
                </w:div>
                <w:div w:id="2121484962">
                  <w:marLeft w:val="270"/>
                  <w:marRight w:val="0"/>
                  <w:marTop w:val="0"/>
                  <w:marBottom w:val="0"/>
                  <w:divBdr>
                    <w:top w:val="none" w:sz="0" w:space="0" w:color="auto"/>
                    <w:left w:val="none" w:sz="0" w:space="0" w:color="auto"/>
                    <w:bottom w:val="none" w:sz="0" w:space="0" w:color="auto"/>
                    <w:right w:val="none" w:sz="0" w:space="0" w:color="auto"/>
                  </w:divBdr>
                </w:div>
              </w:divsChild>
            </w:div>
            <w:div w:id="1713112263">
              <w:marLeft w:val="0"/>
              <w:marRight w:val="0"/>
              <w:marTop w:val="0"/>
              <w:marBottom w:val="0"/>
              <w:divBdr>
                <w:top w:val="none" w:sz="0" w:space="0" w:color="auto"/>
                <w:left w:val="none" w:sz="0" w:space="0" w:color="auto"/>
                <w:bottom w:val="none" w:sz="0" w:space="0" w:color="auto"/>
                <w:right w:val="none" w:sz="0" w:space="0" w:color="auto"/>
              </w:divBdr>
            </w:div>
            <w:div w:id="1807509001">
              <w:marLeft w:val="0"/>
              <w:marRight w:val="0"/>
              <w:marTop w:val="0"/>
              <w:marBottom w:val="0"/>
              <w:divBdr>
                <w:top w:val="none" w:sz="0" w:space="0" w:color="auto"/>
                <w:left w:val="none" w:sz="0" w:space="0" w:color="auto"/>
                <w:bottom w:val="none" w:sz="0" w:space="0" w:color="auto"/>
                <w:right w:val="none" w:sz="0" w:space="0" w:color="auto"/>
              </w:divBdr>
              <w:divsChild>
                <w:div w:id="24797801">
                  <w:marLeft w:val="0"/>
                  <w:marRight w:val="0"/>
                  <w:marTop w:val="0"/>
                  <w:marBottom w:val="0"/>
                  <w:divBdr>
                    <w:top w:val="none" w:sz="0" w:space="0" w:color="auto"/>
                    <w:left w:val="none" w:sz="0" w:space="0" w:color="auto"/>
                    <w:bottom w:val="none" w:sz="0" w:space="0" w:color="auto"/>
                    <w:right w:val="none" w:sz="0" w:space="0" w:color="auto"/>
                  </w:divBdr>
                  <w:divsChild>
                    <w:div w:id="100684655">
                      <w:marLeft w:val="0"/>
                      <w:marRight w:val="0"/>
                      <w:marTop w:val="120"/>
                      <w:marBottom w:val="120"/>
                      <w:divBdr>
                        <w:top w:val="none" w:sz="0" w:space="0" w:color="auto"/>
                        <w:left w:val="none" w:sz="0" w:space="0" w:color="auto"/>
                        <w:bottom w:val="none" w:sz="0" w:space="0" w:color="auto"/>
                        <w:right w:val="none" w:sz="0" w:space="0" w:color="auto"/>
                      </w:divBdr>
                      <w:divsChild>
                        <w:div w:id="145560845">
                          <w:marLeft w:val="270"/>
                          <w:marRight w:val="0"/>
                          <w:marTop w:val="0"/>
                          <w:marBottom w:val="0"/>
                          <w:divBdr>
                            <w:top w:val="none" w:sz="0" w:space="0" w:color="auto"/>
                            <w:left w:val="none" w:sz="0" w:space="0" w:color="auto"/>
                            <w:bottom w:val="none" w:sz="0" w:space="0" w:color="auto"/>
                            <w:right w:val="none" w:sz="0" w:space="0" w:color="auto"/>
                          </w:divBdr>
                        </w:div>
                        <w:div w:id="182480854">
                          <w:marLeft w:val="270"/>
                          <w:marRight w:val="0"/>
                          <w:marTop w:val="0"/>
                          <w:marBottom w:val="0"/>
                          <w:divBdr>
                            <w:top w:val="none" w:sz="0" w:space="0" w:color="auto"/>
                            <w:left w:val="none" w:sz="0" w:space="0" w:color="auto"/>
                            <w:bottom w:val="none" w:sz="0" w:space="0" w:color="auto"/>
                            <w:right w:val="none" w:sz="0" w:space="0" w:color="auto"/>
                          </w:divBdr>
                        </w:div>
                        <w:div w:id="220680975">
                          <w:marLeft w:val="270"/>
                          <w:marRight w:val="0"/>
                          <w:marTop w:val="0"/>
                          <w:marBottom w:val="0"/>
                          <w:divBdr>
                            <w:top w:val="none" w:sz="0" w:space="0" w:color="auto"/>
                            <w:left w:val="none" w:sz="0" w:space="0" w:color="auto"/>
                            <w:bottom w:val="none" w:sz="0" w:space="0" w:color="auto"/>
                            <w:right w:val="none" w:sz="0" w:space="0" w:color="auto"/>
                          </w:divBdr>
                        </w:div>
                        <w:div w:id="580602514">
                          <w:marLeft w:val="270"/>
                          <w:marRight w:val="0"/>
                          <w:marTop w:val="0"/>
                          <w:marBottom w:val="0"/>
                          <w:divBdr>
                            <w:top w:val="none" w:sz="0" w:space="0" w:color="auto"/>
                            <w:left w:val="none" w:sz="0" w:space="0" w:color="auto"/>
                            <w:bottom w:val="none" w:sz="0" w:space="0" w:color="auto"/>
                            <w:right w:val="none" w:sz="0" w:space="0" w:color="auto"/>
                          </w:divBdr>
                        </w:div>
                        <w:div w:id="729839562">
                          <w:marLeft w:val="0"/>
                          <w:marRight w:val="0"/>
                          <w:marTop w:val="0"/>
                          <w:marBottom w:val="0"/>
                          <w:divBdr>
                            <w:top w:val="none" w:sz="0" w:space="0" w:color="auto"/>
                            <w:left w:val="none" w:sz="0" w:space="0" w:color="auto"/>
                            <w:bottom w:val="none" w:sz="0" w:space="0" w:color="auto"/>
                            <w:right w:val="none" w:sz="0" w:space="0" w:color="auto"/>
                          </w:divBdr>
                        </w:div>
                        <w:div w:id="889540915">
                          <w:marLeft w:val="0"/>
                          <w:marRight w:val="0"/>
                          <w:marTop w:val="0"/>
                          <w:marBottom w:val="0"/>
                          <w:divBdr>
                            <w:top w:val="none" w:sz="0" w:space="0" w:color="auto"/>
                            <w:left w:val="none" w:sz="0" w:space="0" w:color="auto"/>
                            <w:bottom w:val="none" w:sz="0" w:space="0" w:color="auto"/>
                            <w:right w:val="none" w:sz="0" w:space="0" w:color="auto"/>
                          </w:divBdr>
                        </w:div>
                        <w:div w:id="1089275111">
                          <w:marLeft w:val="270"/>
                          <w:marRight w:val="0"/>
                          <w:marTop w:val="0"/>
                          <w:marBottom w:val="0"/>
                          <w:divBdr>
                            <w:top w:val="none" w:sz="0" w:space="0" w:color="auto"/>
                            <w:left w:val="none" w:sz="0" w:space="0" w:color="auto"/>
                            <w:bottom w:val="none" w:sz="0" w:space="0" w:color="auto"/>
                            <w:right w:val="none" w:sz="0" w:space="0" w:color="auto"/>
                          </w:divBdr>
                        </w:div>
                        <w:div w:id="1313483322">
                          <w:marLeft w:val="270"/>
                          <w:marRight w:val="0"/>
                          <w:marTop w:val="0"/>
                          <w:marBottom w:val="0"/>
                          <w:divBdr>
                            <w:top w:val="none" w:sz="0" w:space="0" w:color="auto"/>
                            <w:left w:val="none" w:sz="0" w:space="0" w:color="auto"/>
                            <w:bottom w:val="none" w:sz="0" w:space="0" w:color="auto"/>
                            <w:right w:val="none" w:sz="0" w:space="0" w:color="auto"/>
                          </w:divBdr>
                        </w:div>
                        <w:div w:id="1549031525">
                          <w:marLeft w:val="270"/>
                          <w:marRight w:val="0"/>
                          <w:marTop w:val="0"/>
                          <w:marBottom w:val="0"/>
                          <w:divBdr>
                            <w:top w:val="none" w:sz="0" w:space="0" w:color="auto"/>
                            <w:left w:val="none" w:sz="0" w:space="0" w:color="auto"/>
                            <w:bottom w:val="none" w:sz="0" w:space="0" w:color="auto"/>
                            <w:right w:val="none" w:sz="0" w:space="0" w:color="auto"/>
                          </w:divBdr>
                        </w:div>
                        <w:div w:id="1722896790">
                          <w:marLeft w:val="270"/>
                          <w:marRight w:val="0"/>
                          <w:marTop w:val="0"/>
                          <w:marBottom w:val="0"/>
                          <w:divBdr>
                            <w:top w:val="none" w:sz="0" w:space="0" w:color="auto"/>
                            <w:left w:val="none" w:sz="0" w:space="0" w:color="auto"/>
                            <w:bottom w:val="none" w:sz="0" w:space="0" w:color="auto"/>
                            <w:right w:val="none" w:sz="0" w:space="0" w:color="auto"/>
                          </w:divBdr>
                        </w:div>
                        <w:div w:id="2067029634">
                          <w:marLeft w:val="270"/>
                          <w:marRight w:val="0"/>
                          <w:marTop w:val="0"/>
                          <w:marBottom w:val="0"/>
                          <w:divBdr>
                            <w:top w:val="none" w:sz="0" w:space="0" w:color="auto"/>
                            <w:left w:val="none" w:sz="0" w:space="0" w:color="auto"/>
                            <w:bottom w:val="none" w:sz="0" w:space="0" w:color="auto"/>
                            <w:right w:val="none" w:sz="0" w:space="0" w:color="auto"/>
                          </w:divBdr>
                        </w:div>
                      </w:divsChild>
                    </w:div>
                    <w:div w:id="1206794567">
                      <w:marLeft w:val="0"/>
                      <w:marRight w:val="0"/>
                      <w:marTop w:val="120"/>
                      <w:marBottom w:val="120"/>
                      <w:divBdr>
                        <w:top w:val="none" w:sz="0" w:space="0" w:color="auto"/>
                        <w:left w:val="none" w:sz="0" w:space="0" w:color="auto"/>
                        <w:bottom w:val="none" w:sz="0" w:space="0" w:color="auto"/>
                        <w:right w:val="none" w:sz="0" w:space="0" w:color="auto"/>
                      </w:divBdr>
                    </w:div>
                    <w:div w:id="1910385986">
                      <w:marLeft w:val="0"/>
                      <w:marRight w:val="0"/>
                      <w:marTop w:val="120"/>
                      <w:marBottom w:val="120"/>
                      <w:divBdr>
                        <w:top w:val="none" w:sz="0" w:space="0" w:color="auto"/>
                        <w:left w:val="none" w:sz="0" w:space="0" w:color="auto"/>
                        <w:bottom w:val="none" w:sz="0" w:space="0" w:color="auto"/>
                        <w:right w:val="none" w:sz="0" w:space="0" w:color="auto"/>
                      </w:divBdr>
                      <w:divsChild>
                        <w:div w:id="965622180">
                          <w:marLeft w:val="270"/>
                          <w:marRight w:val="0"/>
                          <w:marTop w:val="0"/>
                          <w:marBottom w:val="0"/>
                          <w:divBdr>
                            <w:top w:val="none" w:sz="0" w:space="0" w:color="auto"/>
                            <w:left w:val="none" w:sz="0" w:space="0" w:color="auto"/>
                            <w:bottom w:val="none" w:sz="0" w:space="0" w:color="auto"/>
                            <w:right w:val="none" w:sz="0" w:space="0" w:color="auto"/>
                          </w:divBdr>
                        </w:div>
                        <w:div w:id="1709404439">
                          <w:marLeft w:val="27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466990">
              <w:marLeft w:val="0"/>
              <w:marRight w:val="0"/>
              <w:marTop w:val="0"/>
              <w:marBottom w:val="0"/>
              <w:divBdr>
                <w:top w:val="none" w:sz="0" w:space="0" w:color="auto"/>
                <w:left w:val="none" w:sz="0" w:space="0" w:color="auto"/>
                <w:bottom w:val="none" w:sz="0" w:space="0" w:color="auto"/>
                <w:right w:val="none" w:sz="0" w:space="0" w:color="auto"/>
              </w:divBdr>
              <w:divsChild>
                <w:div w:id="218252501">
                  <w:marLeft w:val="270"/>
                  <w:marRight w:val="0"/>
                  <w:marTop w:val="0"/>
                  <w:marBottom w:val="0"/>
                  <w:divBdr>
                    <w:top w:val="none" w:sz="0" w:space="0" w:color="auto"/>
                    <w:left w:val="none" w:sz="0" w:space="0" w:color="auto"/>
                    <w:bottom w:val="none" w:sz="0" w:space="0" w:color="auto"/>
                    <w:right w:val="none" w:sz="0" w:space="0" w:color="auto"/>
                  </w:divBdr>
                </w:div>
                <w:div w:id="693462329">
                  <w:marLeft w:val="270"/>
                  <w:marRight w:val="0"/>
                  <w:marTop w:val="0"/>
                  <w:marBottom w:val="0"/>
                  <w:divBdr>
                    <w:top w:val="none" w:sz="0" w:space="0" w:color="auto"/>
                    <w:left w:val="none" w:sz="0" w:space="0" w:color="auto"/>
                    <w:bottom w:val="none" w:sz="0" w:space="0" w:color="auto"/>
                    <w:right w:val="none" w:sz="0" w:space="0" w:color="auto"/>
                  </w:divBdr>
                </w:div>
                <w:div w:id="821316294">
                  <w:marLeft w:val="270"/>
                  <w:marRight w:val="0"/>
                  <w:marTop w:val="0"/>
                  <w:marBottom w:val="0"/>
                  <w:divBdr>
                    <w:top w:val="none" w:sz="0" w:space="0" w:color="auto"/>
                    <w:left w:val="none" w:sz="0" w:space="0" w:color="auto"/>
                    <w:bottom w:val="none" w:sz="0" w:space="0" w:color="auto"/>
                    <w:right w:val="none" w:sz="0" w:space="0" w:color="auto"/>
                  </w:divBdr>
                </w:div>
                <w:div w:id="1263953877">
                  <w:marLeft w:val="270"/>
                  <w:marRight w:val="0"/>
                  <w:marTop w:val="0"/>
                  <w:marBottom w:val="0"/>
                  <w:divBdr>
                    <w:top w:val="none" w:sz="0" w:space="0" w:color="auto"/>
                    <w:left w:val="none" w:sz="0" w:space="0" w:color="auto"/>
                    <w:bottom w:val="none" w:sz="0" w:space="0" w:color="auto"/>
                    <w:right w:val="none" w:sz="0" w:space="0" w:color="auto"/>
                  </w:divBdr>
                </w:div>
                <w:div w:id="1589459398">
                  <w:marLeft w:val="270"/>
                  <w:marRight w:val="0"/>
                  <w:marTop w:val="0"/>
                  <w:marBottom w:val="0"/>
                  <w:divBdr>
                    <w:top w:val="none" w:sz="0" w:space="0" w:color="auto"/>
                    <w:left w:val="none" w:sz="0" w:space="0" w:color="auto"/>
                    <w:bottom w:val="none" w:sz="0" w:space="0" w:color="auto"/>
                    <w:right w:val="none" w:sz="0" w:space="0" w:color="auto"/>
                  </w:divBdr>
                </w:div>
                <w:div w:id="1751780012">
                  <w:marLeft w:val="270"/>
                  <w:marRight w:val="0"/>
                  <w:marTop w:val="0"/>
                  <w:marBottom w:val="0"/>
                  <w:divBdr>
                    <w:top w:val="none" w:sz="0" w:space="0" w:color="auto"/>
                    <w:left w:val="none" w:sz="0" w:space="0" w:color="auto"/>
                    <w:bottom w:val="none" w:sz="0" w:space="0" w:color="auto"/>
                    <w:right w:val="none" w:sz="0" w:space="0" w:color="auto"/>
                  </w:divBdr>
                </w:div>
                <w:div w:id="1984118552">
                  <w:marLeft w:val="270"/>
                  <w:marRight w:val="0"/>
                  <w:marTop w:val="0"/>
                  <w:marBottom w:val="0"/>
                  <w:divBdr>
                    <w:top w:val="none" w:sz="0" w:space="0" w:color="auto"/>
                    <w:left w:val="none" w:sz="0" w:space="0" w:color="auto"/>
                    <w:bottom w:val="none" w:sz="0" w:space="0" w:color="auto"/>
                    <w:right w:val="none" w:sz="0" w:space="0" w:color="auto"/>
                  </w:divBdr>
                </w:div>
                <w:div w:id="2048794815">
                  <w:marLeft w:val="270"/>
                  <w:marRight w:val="0"/>
                  <w:marTop w:val="0"/>
                  <w:marBottom w:val="0"/>
                  <w:divBdr>
                    <w:top w:val="none" w:sz="0" w:space="0" w:color="auto"/>
                    <w:left w:val="none" w:sz="0" w:space="0" w:color="auto"/>
                    <w:bottom w:val="none" w:sz="0" w:space="0" w:color="auto"/>
                    <w:right w:val="none" w:sz="0" w:space="0" w:color="auto"/>
                  </w:divBdr>
                </w:div>
              </w:divsChild>
            </w:div>
          </w:divsChild>
        </w:div>
        <w:div w:id="868495549">
          <w:marLeft w:val="240"/>
          <w:marRight w:val="240"/>
          <w:marTop w:val="240"/>
          <w:marBottom w:val="240"/>
          <w:divBdr>
            <w:top w:val="none" w:sz="0" w:space="0" w:color="auto"/>
            <w:left w:val="none" w:sz="0" w:space="0" w:color="auto"/>
            <w:bottom w:val="none" w:sz="0" w:space="0" w:color="auto"/>
            <w:right w:val="none" w:sz="0" w:space="0" w:color="auto"/>
          </w:divBdr>
        </w:div>
      </w:divsChild>
    </w:div>
    <w:div w:id="1160734752">
      <w:bodyDiv w:val="1"/>
      <w:marLeft w:val="0"/>
      <w:marRight w:val="0"/>
      <w:marTop w:val="0"/>
      <w:marBottom w:val="0"/>
      <w:divBdr>
        <w:top w:val="none" w:sz="0" w:space="0" w:color="auto"/>
        <w:left w:val="none" w:sz="0" w:space="0" w:color="auto"/>
        <w:bottom w:val="none" w:sz="0" w:space="0" w:color="auto"/>
        <w:right w:val="none" w:sz="0" w:space="0" w:color="auto"/>
      </w:divBdr>
      <w:divsChild>
        <w:div w:id="950236994">
          <w:marLeft w:val="0"/>
          <w:marRight w:val="0"/>
          <w:marTop w:val="0"/>
          <w:marBottom w:val="0"/>
          <w:divBdr>
            <w:top w:val="none" w:sz="0" w:space="0" w:color="auto"/>
            <w:left w:val="none" w:sz="0" w:space="0" w:color="auto"/>
            <w:bottom w:val="none" w:sz="0" w:space="0" w:color="auto"/>
            <w:right w:val="none" w:sz="0" w:space="0" w:color="auto"/>
          </w:divBdr>
          <w:divsChild>
            <w:div w:id="683290228">
              <w:marLeft w:val="0"/>
              <w:marRight w:val="0"/>
              <w:marTop w:val="0"/>
              <w:marBottom w:val="0"/>
              <w:divBdr>
                <w:top w:val="none" w:sz="0" w:space="0" w:color="auto"/>
                <w:left w:val="none" w:sz="0" w:space="0" w:color="auto"/>
                <w:bottom w:val="none" w:sz="0" w:space="0" w:color="auto"/>
                <w:right w:val="none" w:sz="0" w:space="0" w:color="auto"/>
              </w:divBdr>
              <w:divsChild>
                <w:div w:id="2129011502">
                  <w:marLeft w:val="0"/>
                  <w:marRight w:val="0"/>
                  <w:marTop w:val="0"/>
                  <w:marBottom w:val="0"/>
                  <w:divBdr>
                    <w:top w:val="none" w:sz="0" w:space="0" w:color="auto"/>
                    <w:left w:val="none" w:sz="0" w:space="0" w:color="auto"/>
                    <w:bottom w:val="none" w:sz="0" w:space="0" w:color="auto"/>
                    <w:right w:val="none" w:sz="0" w:space="0" w:color="auto"/>
                  </w:divBdr>
                  <w:divsChild>
                    <w:div w:id="91115769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692878420">
              <w:marLeft w:val="0"/>
              <w:marRight w:val="0"/>
              <w:marTop w:val="0"/>
              <w:marBottom w:val="0"/>
              <w:divBdr>
                <w:top w:val="none" w:sz="0" w:space="0" w:color="auto"/>
                <w:left w:val="none" w:sz="0" w:space="0" w:color="auto"/>
                <w:bottom w:val="none" w:sz="0" w:space="0" w:color="auto"/>
                <w:right w:val="none" w:sz="0" w:space="0" w:color="auto"/>
              </w:divBdr>
            </w:div>
            <w:div w:id="809859748">
              <w:marLeft w:val="0"/>
              <w:marRight w:val="0"/>
              <w:marTop w:val="0"/>
              <w:marBottom w:val="0"/>
              <w:divBdr>
                <w:top w:val="none" w:sz="0" w:space="0" w:color="auto"/>
                <w:left w:val="none" w:sz="0" w:space="0" w:color="auto"/>
                <w:bottom w:val="none" w:sz="0" w:space="0" w:color="auto"/>
                <w:right w:val="none" w:sz="0" w:space="0" w:color="auto"/>
              </w:divBdr>
              <w:divsChild>
                <w:div w:id="66458867">
                  <w:marLeft w:val="270"/>
                  <w:marRight w:val="0"/>
                  <w:marTop w:val="0"/>
                  <w:marBottom w:val="0"/>
                  <w:divBdr>
                    <w:top w:val="none" w:sz="0" w:space="0" w:color="auto"/>
                    <w:left w:val="none" w:sz="0" w:space="0" w:color="auto"/>
                    <w:bottom w:val="none" w:sz="0" w:space="0" w:color="auto"/>
                    <w:right w:val="none" w:sz="0" w:space="0" w:color="auto"/>
                  </w:divBdr>
                </w:div>
                <w:div w:id="130680734">
                  <w:marLeft w:val="270"/>
                  <w:marRight w:val="0"/>
                  <w:marTop w:val="0"/>
                  <w:marBottom w:val="0"/>
                  <w:divBdr>
                    <w:top w:val="none" w:sz="0" w:space="0" w:color="auto"/>
                    <w:left w:val="none" w:sz="0" w:space="0" w:color="auto"/>
                    <w:bottom w:val="none" w:sz="0" w:space="0" w:color="auto"/>
                    <w:right w:val="none" w:sz="0" w:space="0" w:color="auto"/>
                  </w:divBdr>
                  <w:divsChild>
                    <w:div w:id="1300266203">
                      <w:marLeft w:val="0"/>
                      <w:marRight w:val="0"/>
                      <w:marTop w:val="0"/>
                      <w:marBottom w:val="0"/>
                      <w:divBdr>
                        <w:top w:val="none" w:sz="0" w:space="0" w:color="auto"/>
                        <w:left w:val="none" w:sz="0" w:space="0" w:color="auto"/>
                        <w:bottom w:val="none" w:sz="0" w:space="0" w:color="auto"/>
                        <w:right w:val="none" w:sz="0" w:space="0" w:color="auto"/>
                      </w:divBdr>
                    </w:div>
                    <w:div w:id="1377121905">
                      <w:marLeft w:val="0"/>
                      <w:marRight w:val="0"/>
                      <w:marTop w:val="0"/>
                      <w:marBottom w:val="0"/>
                      <w:divBdr>
                        <w:top w:val="none" w:sz="0" w:space="0" w:color="auto"/>
                        <w:left w:val="none" w:sz="0" w:space="0" w:color="auto"/>
                        <w:bottom w:val="none" w:sz="0" w:space="0" w:color="auto"/>
                        <w:right w:val="none" w:sz="0" w:space="0" w:color="auto"/>
                      </w:divBdr>
                    </w:div>
                    <w:div w:id="2112505513">
                      <w:marLeft w:val="0"/>
                      <w:marRight w:val="0"/>
                      <w:marTop w:val="0"/>
                      <w:marBottom w:val="0"/>
                      <w:divBdr>
                        <w:top w:val="none" w:sz="0" w:space="0" w:color="auto"/>
                        <w:left w:val="none" w:sz="0" w:space="0" w:color="auto"/>
                        <w:bottom w:val="none" w:sz="0" w:space="0" w:color="auto"/>
                        <w:right w:val="none" w:sz="0" w:space="0" w:color="auto"/>
                      </w:divBdr>
                    </w:div>
                  </w:divsChild>
                </w:div>
                <w:div w:id="213855232">
                  <w:marLeft w:val="270"/>
                  <w:marRight w:val="0"/>
                  <w:marTop w:val="0"/>
                  <w:marBottom w:val="0"/>
                  <w:divBdr>
                    <w:top w:val="none" w:sz="0" w:space="0" w:color="auto"/>
                    <w:left w:val="none" w:sz="0" w:space="0" w:color="auto"/>
                    <w:bottom w:val="none" w:sz="0" w:space="0" w:color="auto"/>
                    <w:right w:val="none" w:sz="0" w:space="0" w:color="auto"/>
                  </w:divBdr>
                </w:div>
                <w:div w:id="386489726">
                  <w:marLeft w:val="270"/>
                  <w:marRight w:val="0"/>
                  <w:marTop w:val="0"/>
                  <w:marBottom w:val="0"/>
                  <w:divBdr>
                    <w:top w:val="none" w:sz="0" w:space="0" w:color="auto"/>
                    <w:left w:val="none" w:sz="0" w:space="0" w:color="auto"/>
                    <w:bottom w:val="none" w:sz="0" w:space="0" w:color="auto"/>
                    <w:right w:val="none" w:sz="0" w:space="0" w:color="auto"/>
                  </w:divBdr>
                </w:div>
                <w:div w:id="674187729">
                  <w:marLeft w:val="270"/>
                  <w:marRight w:val="0"/>
                  <w:marTop w:val="0"/>
                  <w:marBottom w:val="0"/>
                  <w:divBdr>
                    <w:top w:val="none" w:sz="0" w:space="0" w:color="auto"/>
                    <w:left w:val="none" w:sz="0" w:space="0" w:color="auto"/>
                    <w:bottom w:val="none" w:sz="0" w:space="0" w:color="auto"/>
                    <w:right w:val="none" w:sz="0" w:space="0" w:color="auto"/>
                  </w:divBdr>
                </w:div>
                <w:div w:id="751849906">
                  <w:marLeft w:val="270"/>
                  <w:marRight w:val="0"/>
                  <w:marTop w:val="0"/>
                  <w:marBottom w:val="0"/>
                  <w:divBdr>
                    <w:top w:val="none" w:sz="0" w:space="0" w:color="auto"/>
                    <w:left w:val="none" w:sz="0" w:space="0" w:color="auto"/>
                    <w:bottom w:val="none" w:sz="0" w:space="0" w:color="auto"/>
                    <w:right w:val="none" w:sz="0" w:space="0" w:color="auto"/>
                  </w:divBdr>
                </w:div>
                <w:div w:id="1013265648">
                  <w:marLeft w:val="270"/>
                  <w:marRight w:val="0"/>
                  <w:marTop w:val="0"/>
                  <w:marBottom w:val="0"/>
                  <w:divBdr>
                    <w:top w:val="none" w:sz="0" w:space="0" w:color="auto"/>
                    <w:left w:val="none" w:sz="0" w:space="0" w:color="auto"/>
                    <w:bottom w:val="none" w:sz="0" w:space="0" w:color="auto"/>
                    <w:right w:val="none" w:sz="0" w:space="0" w:color="auto"/>
                  </w:divBdr>
                </w:div>
                <w:div w:id="1162354843">
                  <w:marLeft w:val="270"/>
                  <w:marRight w:val="0"/>
                  <w:marTop w:val="0"/>
                  <w:marBottom w:val="0"/>
                  <w:divBdr>
                    <w:top w:val="none" w:sz="0" w:space="0" w:color="auto"/>
                    <w:left w:val="none" w:sz="0" w:space="0" w:color="auto"/>
                    <w:bottom w:val="none" w:sz="0" w:space="0" w:color="auto"/>
                    <w:right w:val="none" w:sz="0" w:space="0" w:color="auto"/>
                  </w:divBdr>
                </w:div>
                <w:div w:id="1162962047">
                  <w:marLeft w:val="270"/>
                  <w:marRight w:val="0"/>
                  <w:marTop w:val="0"/>
                  <w:marBottom w:val="0"/>
                  <w:divBdr>
                    <w:top w:val="none" w:sz="0" w:space="0" w:color="auto"/>
                    <w:left w:val="none" w:sz="0" w:space="0" w:color="auto"/>
                    <w:bottom w:val="none" w:sz="0" w:space="0" w:color="auto"/>
                    <w:right w:val="none" w:sz="0" w:space="0" w:color="auto"/>
                  </w:divBdr>
                </w:div>
                <w:div w:id="1174148636">
                  <w:marLeft w:val="270"/>
                  <w:marRight w:val="0"/>
                  <w:marTop w:val="0"/>
                  <w:marBottom w:val="0"/>
                  <w:divBdr>
                    <w:top w:val="none" w:sz="0" w:space="0" w:color="auto"/>
                    <w:left w:val="none" w:sz="0" w:space="0" w:color="auto"/>
                    <w:bottom w:val="none" w:sz="0" w:space="0" w:color="auto"/>
                    <w:right w:val="none" w:sz="0" w:space="0" w:color="auto"/>
                  </w:divBdr>
                </w:div>
                <w:div w:id="1552881957">
                  <w:marLeft w:val="270"/>
                  <w:marRight w:val="0"/>
                  <w:marTop w:val="0"/>
                  <w:marBottom w:val="0"/>
                  <w:divBdr>
                    <w:top w:val="none" w:sz="0" w:space="0" w:color="auto"/>
                    <w:left w:val="none" w:sz="0" w:space="0" w:color="auto"/>
                    <w:bottom w:val="none" w:sz="0" w:space="0" w:color="auto"/>
                    <w:right w:val="none" w:sz="0" w:space="0" w:color="auto"/>
                  </w:divBdr>
                  <w:divsChild>
                    <w:div w:id="346756103">
                      <w:marLeft w:val="0"/>
                      <w:marRight w:val="0"/>
                      <w:marTop w:val="0"/>
                      <w:marBottom w:val="0"/>
                      <w:divBdr>
                        <w:top w:val="none" w:sz="0" w:space="0" w:color="auto"/>
                        <w:left w:val="none" w:sz="0" w:space="0" w:color="auto"/>
                        <w:bottom w:val="none" w:sz="0" w:space="0" w:color="auto"/>
                        <w:right w:val="none" w:sz="0" w:space="0" w:color="auto"/>
                      </w:divBdr>
                    </w:div>
                    <w:div w:id="1937245858">
                      <w:marLeft w:val="0"/>
                      <w:marRight w:val="0"/>
                      <w:marTop w:val="0"/>
                      <w:marBottom w:val="0"/>
                      <w:divBdr>
                        <w:top w:val="none" w:sz="0" w:space="0" w:color="auto"/>
                        <w:left w:val="none" w:sz="0" w:space="0" w:color="auto"/>
                        <w:bottom w:val="none" w:sz="0" w:space="0" w:color="auto"/>
                        <w:right w:val="none" w:sz="0" w:space="0" w:color="auto"/>
                      </w:divBdr>
                    </w:div>
                    <w:div w:id="2091348043">
                      <w:marLeft w:val="0"/>
                      <w:marRight w:val="0"/>
                      <w:marTop w:val="0"/>
                      <w:marBottom w:val="0"/>
                      <w:divBdr>
                        <w:top w:val="none" w:sz="0" w:space="0" w:color="auto"/>
                        <w:left w:val="none" w:sz="0" w:space="0" w:color="auto"/>
                        <w:bottom w:val="none" w:sz="0" w:space="0" w:color="auto"/>
                        <w:right w:val="none" w:sz="0" w:space="0" w:color="auto"/>
                      </w:divBdr>
                    </w:div>
                  </w:divsChild>
                </w:div>
                <w:div w:id="1672097392">
                  <w:marLeft w:val="270"/>
                  <w:marRight w:val="0"/>
                  <w:marTop w:val="0"/>
                  <w:marBottom w:val="0"/>
                  <w:divBdr>
                    <w:top w:val="none" w:sz="0" w:space="0" w:color="auto"/>
                    <w:left w:val="none" w:sz="0" w:space="0" w:color="auto"/>
                    <w:bottom w:val="none" w:sz="0" w:space="0" w:color="auto"/>
                    <w:right w:val="none" w:sz="0" w:space="0" w:color="auto"/>
                  </w:divBdr>
                </w:div>
                <w:div w:id="1672756324">
                  <w:marLeft w:val="270"/>
                  <w:marRight w:val="0"/>
                  <w:marTop w:val="0"/>
                  <w:marBottom w:val="0"/>
                  <w:divBdr>
                    <w:top w:val="none" w:sz="0" w:space="0" w:color="auto"/>
                    <w:left w:val="none" w:sz="0" w:space="0" w:color="auto"/>
                    <w:bottom w:val="none" w:sz="0" w:space="0" w:color="auto"/>
                    <w:right w:val="none" w:sz="0" w:space="0" w:color="auto"/>
                  </w:divBdr>
                </w:div>
                <w:div w:id="1821923934">
                  <w:marLeft w:val="270"/>
                  <w:marRight w:val="0"/>
                  <w:marTop w:val="0"/>
                  <w:marBottom w:val="0"/>
                  <w:divBdr>
                    <w:top w:val="none" w:sz="0" w:space="0" w:color="auto"/>
                    <w:left w:val="none" w:sz="0" w:space="0" w:color="auto"/>
                    <w:bottom w:val="none" w:sz="0" w:space="0" w:color="auto"/>
                    <w:right w:val="none" w:sz="0" w:space="0" w:color="auto"/>
                  </w:divBdr>
                </w:div>
                <w:div w:id="1885291471">
                  <w:marLeft w:val="270"/>
                  <w:marRight w:val="0"/>
                  <w:marTop w:val="0"/>
                  <w:marBottom w:val="0"/>
                  <w:divBdr>
                    <w:top w:val="none" w:sz="0" w:space="0" w:color="auto"/>
                    <w:left w:val="none" w:sz="0" w:space="0" w:color="auto"/>
                    <w:bottom w:val="none" w:sz="0" w:space="0" w:color="auto"/>
                    <w:right w:val="none" w:sz="0" w:space="0" w:color="auto"/>
                  </w:divBdr>
                </w:div>
                <w:div w:id="1887570016">
                  <w:marLeft w:val="270"/>
                  <w:marRight w:val="0"/>
                  <w:marTop w:val="0"/>
                  <w:marBottom w:val="0"/>
                  <w:divBdr>
                    <w:top w:val="none" w:sz="0" w:space="0" w:color="auto"/>
                    <w:left w:val="none" w:sz="0" w:space="0" w:color="auto"/>
                    <w:bottom w:val="none" w:sz="0" w:space="0" w:color="auto"/>
                    <w:right w:val="none" w:sz="0" w:space="0" w:color="auto"/>
                  </w:divBdr>
                </w:div>
                <w:div w:id="1962571313">
                  <w:marLeft w:val="270"/>
                  <w:marRight w:val="0"/>
                  <w:marTop w:val="0"/>
                  <w:marBottom w:val="0"/>
                  <w:divBdr>
                    <w:top w:val="none" w:sz="0" w:space="0" w:color="auto"/>
                    <w:left w:val="none" w:sz="0" w:space="0" w:color="auto"/>
                    <w:bottom w:val="none" w:sz="0" w:space="0" w:color="auto"/>
                    <w:right w:val="none" w:sz="0" w:space="0" w:color="auto"/>
                  </w:divBdr>
                </w:div>
              </w:divsChild>
            </w:div>
            <w:div w:id="1731685618">
              <w:marLeft w:val="0"/>
              <w:marRight w:val="0"/>
              <w:marTop w:val="0"/>
              <w:marBottom w:val="0"/>
              <w:divBdr>
                <w:top w:val="none" w:sz="0" w:space="0" w:color="auto"/>
                <w:left w:val="none" w:sz="0" w:space="0" w:color="auto"/>
                <w:bottom w:val="none" w:sz="0" w:space="0" w:color="auto"/>
                <w:right w:val="none" w:sz="0" w:space="0" w:color="auto"/>
              </w:divBdr>
            </w:div>
            <w:div w:id="1854102612">
              <w:marLeft w:val="0"/>
              <w:marRight w:val="0"/>
              <w:marTop w:val="0"/>
              <w:marBottom w:val="0"/>
              <w:divBdr>
                <w:top w:val="none" w:sz="0" w:space="0" w:color="auto"/>
                <w:left w:val="none" w:sz="0" w:space="0" w:color="auto"/>
                <w:bottom w:val="none" w:sz="0" w:space="0" w:color="auto"/>
                <w:right w:val="none" w:sz="0" w:space="0" w:color="auto"/>
              </w:divBdr>
              <w:divsChild>
                <w:div w:id="215048975">
                  <w:marLeft w:val="0"/>
                  <w:marRight w:val="0"/>
                  <w:marTop w:val="0"/>
                  <w:marBottom w:val="0"/>
                  <w:divBdr>
                    <w:top w:val="none" w:sz="0" w:space="0" w:color="auto"/>
                    <w:left w:val="none" w:sz="0" w:space="0" w:color="auto"/>
                    <w:bottom w:val="none" w:sz="0" w:space="0" w:color="auto"/>
                    <w:right w:val="none" w:sz="0" w:space="0" w:color="auto"/>
                  </w:divBdr>
                  <w:divsChild>
                    <w:div w:id="404842846">
                      <w:marLeft w:val="0"/>
                      <w:marRight w:val="0"/>
                      <w:marTop w:val="120"/>
                      <w:marBottom w:val="120"/>
                      <w:divBdr>
                        <w:top w:val="none" w:sz="0" w:space="0" w:color="auto"/>
                        <w:left w:val="none" w:sz="0" w:space="0" w:color="auto"/>
                        <w:bottom w:val="none" w:sz="0" w:space="0" w:color="auto"/>
                        <w:right w:val="none" w:sz="0" w:space="0" w:color="auto"/>
                      </w:divBdr>
                    </w:div>
                    <w:div w:id="620839634">
                      <w:marLeft w:val="0"/>
                      <w:marRight w:val="0"/>
                      <w:marTop w:val="120"/>
                      <w:marBottom w:val="120"/>
                      <w:divBdr>
                        <w:top w:val="none" w:sz="0" w:space="0" w:color="auto"/>
                        <w:left w:val="none" w:sz="0" w:space="0" w:color="auto"/>
                        <w:bottom w:val="none" w:sz="0" w:space="0" w:color="auto"/>
                        <w:right w:val="none" w:sz="0" w:space="0" w:color="auto"/>
                      </w:divBdr>
                    </w:div>
                    <w:div w:id="1706364586">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1519808426">
          <w:marLeft w:val="240"/>
          <w:marRight w:val="240"/>
          <w:marTop w:val="240"/>
          <w:marBottom w:val="240"/>
          <w:divBdr>
            <w:top w:val="none" w:sz="0" w:space="0" w:color="auto"/>
            <w:left w:val="none" w:sz="0" w:space="0" w:color="auto"/>
            <w:bottom w:val="none" w:sz="0" w:space="0" w:color="auto"/>
            <w:right w:val="none" w:sz="0" w:space="0" w:color="auto"/>
          </w:divBdr>
        </w:div>
      </w:divsChild>
    </w:div>
    <w:div w:id="1170945130">
      <w:bodyDiv w:val="1"/>
      <w:marLeft w:val="0"/>
      <w:marRight w:val="0"/>
      <w:marTop w:val="0"/>
      <w:marBottom w:val="0"/>
      <w:divBdr>
        <w:top w:val="none" w:sz="0" w:space="0" w:color="auto"/>
        <w:left w:val="none" w:sz="0" w:space="0" w:color="auto"/>
        <w:bottom w:val="none" w:sz="0" w:space="0" w:color="auto"/>
        <w:right w:val="none" w:sz="0" w:space="0" w:color="auto"/>
      </w:divBdr>
      <w:divsChild>
        <w:div w:id="194199775">
          <w:marLeft w:val="240"/>
          <w:marRight w:val="240"/>
          <w:marTop w:val="240"/>
          <w:marBottom w:val="240"/>
          <w:divBdr>
            <w:top w:val="none" w:sz="0" w:space="0" w:color="auto"/>
            <w:left w:val="none" w:sz="0" w:space="0" w:color="auto"/>
            <w:bottom w:val="none" w:sz="0" w:space="0" w:color="auto"/>
            <w:right w:val="none" w:sz="0" w:space="0" w:color="auto"/>
          </w:divBdr>
        </w:div>
        <w:div w:id="1428044322">
          <w:marLeft w:val="0"/>
          <w:marRight w:val="0"/>
          <w:marTop w:val="0"/>
          <w:marBottom w:val="0"/>
          <w:divBdr>
            <w:top w:val="none" w:sz="0" w:space="0" w:color="auto"/>
            <w:left w:val="none" w:sz="0" w:space="0" w:color="auto"/>
            <w:bottom w:val="none" w:sz="0" w:space="0" w:color="auto"/>
            <w:right w:val="none" w:sz="0" w:space="0" w:color="auto"/>
          </w:divBdr>
          <w:divsChild>
            <w:div w:id="489760830">
              <w:marLeft w:val="0"/>
              <w:marRight w:val="0"/>
              <w:marTop w:val="0"/>
              <w:marBottom w:val="0"/>
              <w:divBdr>
                <w:top w:val="none" w:sz="0" w:space="0" w:color="auto"/>
                <w:left w:val="none" w:sz="0" w:space="0" w:color="auto"/>
                <w:bottom w:val="none" w:sz="0" w:space="0" w:color="auto"/>
                <w:right w:val="none" w:sz="0" w:space="0" w:color="auto"/>
              </w:divBdr>
            </w:div>
            <w:div w:id="524948555">
              <w:marLeft w:val="0"/>
              <w:marRight w:val="0"/>
              <w:marTop w:val="0"/>
              <w:marBottom w:val="0"/>
              <w:divBdr>
                <w:top w:val="none" w:sz="0" w:space="0" w:color="auto"/>
                <w:left w:val="none" w:sz="0" w:space="0" w:color="auto"/>
                <w:bottom w:val="none" w:sz="0" w:space="0" w:color="auto"/>
                <w:right w:val="none" w:sz="0" w:space="0" w:color="auto"/>
              </w:divBdr>
              <w:divsChild>
                <w:div w:id="359552814">
                  <w:marLeft w:val="0"/>
                  <w:marRight w:val="0"/>
                  <w:marTop w:val="0"/>
                  <w:marBottom w:val="0"/>
                  <w:divBdr>
                    <w:top w:val="none" w:sz="0" w:space="0" w:color="auto"/>
                    <w:left w:val="none" w:sz="0" w:space="0" w:color="auto"/>
                    <w:bottom w:val="none" w:sz="0" w:space="0" w:color="auto"/>
                    <w:right w:val="none" w:sz="0" w:space="0" w:color="auto"/>
                  </w:divBdr>
                  <w:divsChild>
                    <w:div w:id="131364406">
                      <w:marLeft w:val="0"/>
                      <w:marRight w:val="0"/>
                      <w:marTop w:val="120"/>
                      <w:marBottom w:val="120"/>
                      <w:divBdr>
                        <w:top w:val="none" w:sz="0" w:space="0" w:color="auto"/>
                        <w:left w:val="none" w:sz="0" w:space="0" w:color="auto"/>
                        <w:bottom w:val="none" w:sz="0" w:space="0" w:color="auto"/>
                        <w:right w:val="none" w:sz="0" w:space="0" w:color="auto"/>
                      </w:divBdr>
                    </w:div>
                    <w:div w:id="398796767">
                      <w:marLeft w:val="0"/>
                      <w:marRight w:val="0"/>
                      <w:marTop w:val="120"/>
                      <w:marBottom w:val="120"/>
                      <w:divBdr>
                        <w:top w:val="none" w:sz="0" w:space="0" w:color="auto"/>
                        <w:left w:val="none" w:sz="0" w:space="0" w:color="auto"/>
                        <w:bottom w:val="none" w:sz="0" w:space="0" w:color="auto"/>
                        <w:right w:val="none" w:sz="0" w:space="0" w:color="auto"/>
                      </w:divBdr>
                    </w:div>
                    <w:div w:id="428351439">
                      <w:marLeft w:val="0"/>
                      <w:marRight w:val="0"/>
                      <w:marTop w:val="120"/>
                      <w:marBottom w:val="120"/>
                      <w:divBdr>
                        <w:top w:val="none" w:sz="0" w:space="0" w:color="auto"/>
                        <w:left w:val="none" w:sz="0" w:space="0" w:color="auto"/>
                        <w:bottom w:val="none" w:sz="0" w:space="0" w:color="auto"/>
                        <w:right w:val="none" w:sz="0" w:space="0" w:color="auto"/>
                      </w:divBdr>
                    </w:div>
                    <w:div w:id="647050451">
                      <w:marLeft w:val="0"/>
                      <w:marRight w:val="0"/>
                      <w:marTop w:val="120"/>
                      <w:marBottom w:val="120"/>
                      <w:divBdr>
                        <w:top w:val="none" w:sz="0" w:space="0" w:color="auto"/>
                        <w:left w:val="none" w:sz="0" w:space="0" w:color="auto"/>
                        <w:bottom w:val="none" w:sz="0" w:space="0" w:color="auto"/>
                        <w:right w:val="none" w:sz="0" w:space="0" w:color="auto"/>
                      </w:divBdr>
                    </w:div>
                    <w:div w:id="831289249">
                      <w:marLeft w:val="0"/>
                      <w:marRight w:val="0"/>
                      <w:marTop w:val="120"/>
                      <w:marBottom w:val="120"/>
                      <w:divBdr>
                        <w:top w:val="none" w:sz="0" w:space="0" w:color="auto"/>
                        <w:left w:val="none" w:sz="0" w:space="0" w:color="auto"/>
                        <w:bottom w:val="none" w:sz="0" w:space="0" w:color="auto"/>
                        <w:right w:val="none" w:sz="0" w:space="0" w:color="auto"/>
                      </w:divBdr>
                    </w:div>
                    <w:div w:id="1267690157">
                      <w:marLeft w:val="0"/>
                      <w:marRight w:val="0"/>
                      <w:marTop w:val="120"/>
                      <w:marBottom w:val="120"/>
                      <w:divBdr>
                        <w:top w:val="none" w:sz="0" w:space="0" w:color="auto"/>
                        <w:left w:val="none" w:sz="0" w:space="0" w:color="auto"/>
                        <w:bottom w:val="none" w:sz="0" w:space="0" w:color="auto"/>
                        <w:right w:val="none" w:sz="0" w:space="0" w:color="auto"/>
                      </w:divBdr>
                    </w:div>
                    <w:div w:id="1526022059">
                      <w:marLeft w:val="0"/>
                      <w:marRight w:val="0"/>
                      <w:marTop w:val="120"/>
                      <w:marBottom w:val="120"/>
                      <w:divBdr>
                        <w:top w:val="none" w:sz="0" w:space="0" w:color="auto"/>
                        <w:left w:val="none" w:sz="0" w:space="0" w:color="auto"/>
                        <w:bottom w:val="none" w:sz="0" w:space="0" w:color="auto"/>
                        <w:right w:val="none" w:sz="0" w:space="0" w:color="auto"/>
                      </w:divBdr>
                    </w:div>
                    <w:div w:id="2009478872">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175610404">
              <w:marLeft w:val="0"/>
              <w:marRight w:val="0"/>
              <w:marTop w:val="0"/>
              <w:marBottom w:val="0"/>
              <w:divBdr>
                <w:top w:val="none" w:sz="0" w:space="0" w:color="auto"/>
                <w:left w:val="none" w:sz="0" w:space="0" w:color="auto"/>
                <w:bottom w:val="none" w:sz="0" w:space="0" w:color="auto"/>
                <w:right w:val="none" w:sz="0" w:space="0" w:color="auto"/>
              </w:divBdr>
            </w:div>
            <w:div w:id="1428232516">
              <w:marLeft w:val="0"/>
              <w:marRight w:val="0"/>
              <w:marTop w:val="0"/>
              <w:marBottom w:val="0"/>
              <w:divBdr>
                <w:top w:val="none" w:sz="0" w:space="0" w:color="auto"/>
                <w:left w:val="none" w:sz="0" w:space="0" w:color="auto"/>
                <w:bottom w:val="none" w:sz="0" w:space="0" w:color="auto"/>
                <w:right w:val="none" w:sz="0" w:space="0" w:color="auto"/>
              </w:divBdr>
            </w:div>
            <w:div w:id="1467045441">
              <w:marLeft w:val="0"/>
              <w:marRight w:val="0"/>
              <w:marTop w:val="0"/>
              <w:marBottom w:val="0"/>
              <w:divBdr>
                <w:top w:val="none" w:sz="0" w:space="0" w:color="auto"/>
                <w:left w:val="none" w:sz="0" w:space="0" w:color="auto"/>
                <w:bottom w:val="none" w:sz="0" w:space="0" w:color="auto"/>
                <w:right w:val="none" w:sz="0" w:space="0" w:color="auto"/>
              </w:divBdr>
            </w:div>
            <w:div w:id="2051152746">
              <w:marLeft w:val="0"/>
              <w:marRight w:val="0"/>
              <w:marTop w:val="0"/>
              <w:marBottom w:val="0"/>
              <w:divBdr>
                <w:top w:val="none" w:sz="0" w:space="0" w:color="auto"/>
                <w:left w:val="none" w:sz="0" w:space="0" w:color="auto"/>
                <w:bottom w:val="none" w:sz="0" w:space="0" w:color="auto"/>
                <w:right w:val="none" w:sz="0" w:space="0" w:color="auto"/>
              </w:divBdr>
              <w:divsChild>
                <w:div w:id="429011701">
                  <w:marLeft w:val="270"/>
                  <w:marRight w:val="0"/>
                  <w:marTop w:val="0"/>
                  <w:marBottom w:val="0"/>
                  <w:divBdr>
                    <w:top w:val="none" w:sz="0" w:space="0" w:color="auto"/>
                    <w:left w:val="none" w:sz="0" w:space="0" w:color="auto"/>
                    <w:bottom w:val="none" w:sz="0" w:space="0" w:color="auto"/>
                    <w:right w:val="none" w:sz="0" w:space="0" w:color="auto"/>
                  </w:divBdr>
                </w:div>
                <w:div w:id="545877199">
                  <w:marLeft w:val="270"/>
                  <w:marRight w:val="0"/>
                  <w:marTop w:val="0"/>
                  <w:marBottom w:val="0"/>
                  <w:divBdr>
                    <w:top w:val="none" w:sz="0" w:space="0" w:color="auto"/>
                    <w:left w:val="none" w:sz="0" w:space="0" w:color="auto"/>
                    <w:bottom w:val="none" w:sz="0" w:space="0" w:color="auto"/>
                    <w:right w:val="none" w:sz="0" w:space="0" w:color="auto"/>
                  </w:divBdr>
                </w:div>
                <w:div w:id="1794516148">
                  <w:marLeft w:val="27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993369">
      <w:bodyDiv w:val="1"/>
      <w:marLeft w:val="0"/>
      <w:marRight w:val="0"/>
      <w:marTop w:val="0"/>
      <w:marBottom w:val="0"/>
      <w:divBdr>
        <w:top w:val="none" w:sz="0" w:space="0" w:color="auto"/>
        <w:left w:val="none" w:sz="0" w:space="0" w:color="auto"/>
        <w:bottom w:val="none" w:sz="0" w:space="0" w:color="auto"/>
        <w:right w:val="none" w:sz="0" w:space="0" w:color="auto"/>
      </w:divBdr>
      <w:divsChild>
        <w:div w:id="706679236">
          <w:marLeft w:val="240"/>
          <w:marRight w:val="240"/>
          <w:marTop w:val="240"/>
          <w:marBottom w:val="240"/>
          <w:divBdr>
            <w:top w:val="none" w:sz="0" w:space="0" w:color="auto"/>
            <w:left w:val="none" w:sz="0" w:space="0" w:color="auto"/>
            <w:bottom w:val="none" w:sz="0" w:space="0" w:color="auto"/>
            <w:right w:val="none" w:sz="0" w:space="0" w:color="auto"/>
          </w:divBdr>
        </w:div>
        <w:div w:id="897278921">
          <w:marLeft w:val="0"/>
          <w:marRight w:val="0"/>
          <w:marTop w:val="0"/>
          <w:marBottom w:val="0"/>
          <w:divBdr>
            <w:top w:val="none" w:sz="0" w:space="0" w:color="auto"/>
            <w:left w:val="none" w:sz="0" w:space="0" w:color="auto"/>
            <w:bottom w:val="none" w:sz="0" w:space="0" w:color="auto"/>
            <w:right w:val="none" w:sz="0" w:space="0" w:color="auto"/>
          </w:divBdr>
          <w:divsChild>
            <w:div w:id="294214604">
              <w:marLeft w:val="0"/>
              <w:marRight w:val="0"/>
              <w:marTop w:val="0"/>
              <w:marBottom w:val="0"/>
              <w:divBdr>
                <w:top w:val="none" w:sz="0" w:space="0" w:color="auto"/>
                <w:left w:val="none" w:sz="0" w:space="0" w:color="auto"/>
                <w:bottom w:val="none" w:sz="0" w:space="0" w:color="auto"/>
                <w:right w:val="none" w:sz="0" w:space="0" w:color="auto"/>
              </w:divBdr>
              <w:divsChild>
                <w:div w:id="24446210">
                  <w:marLeft w:val="270"/>
                  <w:marRight w:val="0"/>
                  <w:marTop w:val="0"/>
                  <w:marBottom w:val="0"/>
                  <w:divBdr>
                    <w:top w:val="none" w:sz="0" w:space="0" w:color="auto"/>
                    <w:left w:val="none" w:sz="0" w:space="0" w:color="auto"/>
                    <w:bottom w:val="none" w:sz="0" w:space="0" w:color="auto"/>
                    <w:right w:val="none" w:sz="0" w:space="0" w:color="auto"/>
                  </w:divBdr>
                </w:div>
                <w:div w:id="67074170">
                  <w:marLeft w:val="270"/>
                  <w:marRight w:val="0"/>
                  <w:marTop w:val="0"/>
                  <w:marBottom w:val="0"/>
                  <w:divBdr>
                    <w:top w:val="none" w:sz="0" w:space="0" w:color="auto"/>
                    <w:left w:val="none" w:sz="0" w:space="0" w:color="auto"/>
                    <w:bottom w:val="none" w:sz="0" w:space="0" w:color="auto"/>
                    <w:right w:val="none" w:sz="0" w:space="0" w:color="auto"/>
                  </w:divBdr>
                </w:div>
                <w:div w:id="253590651">
                  <w:marLeft w:val="270"/>
                  <w:marRight w:val="0"/>
                  <w:marTop w:val="0"/>
                  <w:marBottom w:val="0"/>
                  <w:divBdr>
                    <w:top w:val="none" w:sz="0" w:space="0" w:color="auto"/>
                    <w:left w:val="none" w:sz="0" w:space="0" w:color="auto"/>
                    <w:bottom w:val="none" w:sz="0" w:space="0" w:color="auto"/>
                    <w:right w:val="none" w:sz="0" w:space="0" w:color="auto"/>
                  </w:divBdr>
                  <w:divsChild>
                    <w:div w:id="281695190">
                      <w:marLeft w:val="0"/>
                      <w:marRight w:val="0"/>
                      <w:marTop w:val="0"/>
                      <w:marBottom w:val="0"/>
                      <w:divBdr>
                        <w:top w:val="none" w:sz="0" w:space="0" w:color="auto"/>
                        <w:left w:val="none" w:sz="0" w:space="0" w:color="auto"/>
                        <w:bottom w:val="none" w:sz="0" w:space="0" w:color="auto"/>
                        <w:right w:val="none" w:sz="0" w:space="0" w:color="auto"/>
                      </w:divBdr>
                    </w:div>
                    <w:div w:id="384524125">
                      <w:marLeft w:val="0"/>
                      <w:marRight w:val="0"/>
                      <w:marTop w:val="0"/>
                      <w:marBottom w:val="0"/>
                      <w:divBdr>
                        <w:top w:val="none" w:sz="0" w:space="0" w:color="auto"/>
                        <w:left w:val="none" w:sz="0" w:space="0" w:color="auto"/>
                        <w:bottom w:val="none" w:sz="0" w:space="0" w:color="auto"/>
                        <w:right w:val="none" w:sz="0" w:space="0" w:color="auto"/>
                      </w:divBdr>
                    </w:div>
                    <w:div w:id="1191912365">
                      <w:marLeft w:val="0"/>
                      <w:marRight w:val="0"/>
                      <w:marTop w:val="0"/>
                      <w:marBottom w:val="0"/>
                      <w:divBdr>
                        <w:top w:val="none" w:sz="0" w:space="0" w:color="auto"/>
                        <w:left w:val="none" w:sz="0" w:space="0" w:color="auto"/>
                        <w:bottom w:val="none" w:sz="0" w:space="0" w:color="auto"/>
                        <w:right w:val="none" w:sz="0" w:space="0" w:color="auto"/>
                      </w:divBdr>
                    </w:div>
                  </w:divsChild>
                </w:div>
                <w:div w:id="373969369">
                  <w:marLeft w:val="270"/>
                  <w:marRight w:val="0"/>
                  <w:marTop w:val="0"/>
                  <w:marBottom w:val="0"/>
                  <w:divBdr>
                    <w:top w:val="none" w:sz="0" w:space="0" w:color="auto"/>
                    <w:left w:val="none" w:sz="0" w:space="0" w:color="auto"/>
                    <w:bottom w:val="none" w:sz="0" w:space="0" w:color="auto"/>
                    <w:right w:val="none" w:sz="0" w:space="0" w:color="auto"/>
                  </w:divBdr>
                </w:div>
                <w:div w:id="429275438">
                  <w:marLeft w:val="270"/>
                  <w:marRight w:val="0"/>
                  <w:marTop w:val="0"/>
                  <w:marBottom w:val="0"/>
                  <w:divBdr>
                    <w:top w:val="none" w:sz="0" w:space="0" w:color="auto"/>
                    <w:left w:val="none" w:sz="0" w:space="0" w:color="auto"/>
                    <w:bottom w:val="none" w:sz="0" w:space="0" w:color="auto"/>
                    <w:right w:val="none" w:sz="0" w:space="0" w:color="auto"/>
                  </w:divBdr>
                </w:div>
                <w:div w:id="690107343">
                  <w:marLeft w:val="270"/>
                  <w:marRight w:val="0"/>
                  <w:marTop w:val="0"/>
                  <w:marBottom w:val="0"/>
                  <w:divBdr>
                    <w:top w:val="none" w:sz="0" w:space="0" w:color="auto"/>
                    <w:left w:val="none" w:sz="0" w:space="0" w:color="auto"/>
                    <w:bottom w:val="none" w:sz="0" w:space="0" w:color="auto"/>
                    <w:right w:val="none" w:sz="0" w:space="0" w:color="auto"/>
                  </w:divBdr>
                </w:div>
              </w:divsChild>
            </w:div>
            <w:div w:id="647169971">
              <w:marLeft w:val="0"/>
              <w:marRight w:val="0"/>
              <w:marTop w:val="0"/>
              <w:marBottom w:val="0"/>
              <w:divBdr>
                <w:top w:val="none" w:sz="0" w:space="0" w:color="auto"/>
                <w:left w:val="none" w:sz="0" w:space="0" w:color="auto"/>
                <w:bottom w:val="none" w:sz="0" w:space="0" w:color="auto"/>
                <w:right w:val="none" w:sz="0" w:space="0" w:color="auto"/>
              </w:divBdr>
            </w:div>
            <w:div w:id="1199121740">
              <w:marLeft w:val="0"/>
              <w:marRight w:val="0"/>
              <w:marTop w:val="0"/>
              <w:marBottom w:val="0"/>
              <w:divBdr>
                <w:top w:val="none" w:sz="0" w:space="0" w:color="auto"/>
                <w:left w:val="none" w:sz="0" w:space="0" w:color="auto"/>
                <w:bottom w:val="none" w:sz="0" w:space="0" w:color="auto"/>
                <w:right w:val="none" w:sz="0" w:space="0" w:color="auto"/>
              </w:divBdr>
              <w:divsChild>
                <w:div w:id="191185179">
                  <w:marLeft w:val="0"/>
                  <w:marRight w:val="0"/>
                  <w:marTop w:val="0"/>
                  <w:marBottom w:val="0"/>
                  <w:divBdr>
                    <w:top w:val="none" w:sz="0" w:space="0" w:color="auto"/>
                    <w:left w:val="none" w:sz="0" w:space="0" w:color="auto"/>
                    <w:bottom w:val="none" w:sz="0" w:space="0" w:color="auto"/>
                    <w:right w:val="none" w:sz="0" w:space="0" w:color="auto"/>
                  </w:divBdr>
                  <w:divsChild>
                    <w:div w:id="237982639">
                      <w:marLeft w:val="0"/>
                      <w:marRight w:val="0"/>
                      <w:marTop w:val="120"/>
                      <w:marBottom w:val="120"/>
                      <w:divBdr>
                        <w:top w:val="none" w:sz="0" w:space="0" w:color="auto"/>
                        <w:left w:val="none" w:sz="0" w:space="0" w:color="auto"/>
                        <w:bottom w:val="none" w:sz="0" w:space="0" w:color="auto"/>
                        <w:right w:val="none" w:sz="0" w:space="0" w:color="auto"/>
                      </w:divBdr>
                    </w:div>
                    <w:div w:id="388574467">
                      <w:marLeft w:val="0"/>
                      <w:marRight w:val="0"/>
                      <w:marTop w:val="120"/>
                      <w:marBottom w:val="120"/>
                      <w:divBdr>
                        <w:top w:val="none" w:sz="0" w:space="0" w:color="auto"/>
                        <w:left w:val="none" w:sz="0" w:space="0" w:color="auto"/>
                        <w:bottom w:val="none" w:sz="0" w:space="0" w:color="auto"/>
                        <w:right w:val="none" w:sz="0" w:space="0" w:color="auto"/>
                      </w:divBdr>
                    </w:div>
                    <w:div w:id="858085631">
                      <w:marLeft w:val="0"/>
                      <w:marRight w:val="0"/>
                      <w:marTop w:val="120"/>
                      <w:marBottom w:val="120"/>
                      <w:divBdr>
                        <w:top w:val="none" w:sz="0" w:space="0" w:color="auto"/>
                        <w:left w:val="none" w:sz="0" w:space="0" w:color="auto"/>
                        <w:bottom w:val="none" w:sz="0" w:space="0" w:color="auto"/>
                        <w:right w:val="none" w:sz="0" w:space="0" w:color="auto"/>
                      </w:divBdr>
                      <w:divsChild>
                        <w:div w:id="323701653">
                          <w:marLeft w:val="270"/>
                          <w:marRight w:val="0"/>
                          <w:marTop w:val="0"/>
                          <w:marBottom w:val="0"/>
                          <w:divBdr>
                            <w:top w:val="none" w:sz="0" w:space="0" w:color="auto"/>
                            <w:left w:val="none" w:sz="0" w:space="0" w:color="auto"/>
                            <w:bottom w:val="none" w:sz="0" w:space="0" w:color="auto"/>
                            <w:right w:val="none" w:sz="0" w:space="0" w:color="auto"/>
                          </w:divBdr>
                        </w:div>
                      </w:divsChild>
                    </w:div>
                    <w:div w:id="881088238">
                      <w:marLeft w:val="0"/>
                      <w:marRight w:val="0"/>
                      <w:marTop w:val="120"/>
                      <w:marBottom w:val="120"/>
                      <w:divBdr>
                        <w:top w:val="none" w:sz="0" w:space="0" w:color="auto"/>
                        <w:left w:val="none" w:sz="0" w:space="0" w:color="auto"/>
                        <w:bottom w:val="none" w:sz="0" w:space="0" w:color="auto"/>
                        <w:right w:val="none" w:sz="0" w:space="0" w:color="auto"/>
                      </w:divBdr>
                    </w:div>
                    <w:div w:id="1034118852">
                      <w:marLeft w:val="0"/>
                      <w:marRight w:val="0"/>
                      <w:marTop w:val="120"/>
                      <w:marBottom w:val="120"/>
                      <w:divBdr>
                        <w:top w:val="none" w:sz="0" w:space="0" w:color="auto"/>
                        <w:left w:val="none" w:sz="0" w:space="0" w:color="auto"/>
                        <w:bottom w:val="none" w:sz="0" w:space="0" w:color="auto"/>
                        <w:right w:val="none" w:sz="0" w:space="0" w:color="auto"/>
                      </w:divBdr>
                    </w:div>
                    <w:div w:id="1154444182">
                      <w:marLeft w:val="0"/>
                      <w:marRight w:val="0"/>
                      <w:marTop w:val="120"/>
                      <w:marBottom w:val="120"/>
                      <w:divBdr>
                        <w:top w:val="none" w:sz="0" w:space="0" w:color="auto"/>
                        <w:left w:val="none" w:sz="0" w:space="0" w:color="auto"/>
                        <w:bottom w:val="none" w:sz="0" w:space="0" w:color="auto"/>
                        <w:right w:val="none" w:sz="0" w:space="0" w:color="auto"/>
                      </w:divBdr>
                    </w:div>
                    <w:div w:id="1452554032">
                      <w:marLeft w:val="0"/>
                      <w:marRight w:val="0"/>
                      <w:marTop w:val="120"/>
                      <w:marBottom w:val="120"/>
                      <w:divBdr>
                        <w:top w:val="none" w:sz="0" w:space="0" w:color="auto"/>
                        <w:left w:val="none" w:sz="0" w:space="0" w:color="auto"/>
                        <w:bottom w:val="none" w:sz="0" w:space="0" w:color="auto"/>
                        <w:right w:val="none" w:sz="0" w:space="0" w:color="auto"/>
                      </w:divBdr>
                    </w:div>
                    <w:div w:id="1584099599">
                      <w:marLeft w:val="0"/>
                      <w:marRight w:val="0"/>
                      <w:marTop w:val="120"/>
                      <w:marBottom w:val="120"/>
                      <w:divBdr>
                        <w:top w:val="none" w:sz="0" w:space="0" w:color="auto"/>
                        <w:left w:val="none" w:sz="0" w:space="0" w:color="auto"/>
                        <w:bottom w:val="none" w:sz="0" w:space="0" w:color="auto"/>
                        <w:right w:val="none" w:sz="0" w:space="0" w:color="auto"/>
                      </w:divBdr>
                    </w:div>
                    <w:div w:id="1597522017">
                      <w:marLeft w:val="0"/>
                      <w:marRight w:val="0"/>
                      <w:marTop w:val="120"/>
                      <w:marBottom w:val="120"/>
                      <w:divBdr>
                        <w:top w:val="none" w:sz="0" w:space="0" w:color="auto"/>
                        <w:left w:val="none" w:sz="0" w:space="0" w:color="auto"/>
                        <w:bottom w:val="none" w:sz="0" w:space="0" w:color="auto"/>
                        <w:right w:val="none" w:sz="0" w:space="0" w:color="auto"/>
                      </w:divBdr>
                    </w:div>
                    <w:div w:id="1701929712">
                      <w:marLeft w:val="0"/>
                      <w:marRight w:val="0"/>
                      <w:marTop w:val="120"/>
                      <w:marBottom w:val="120"/>
                      <w:divBdr>
                        <w:top w:val="none" w:sz="0" w:space="0" w:color="auto"/>
                        <w:left w:val="none" w:sz="0" w:space="0" w:color="auto"/>
                        <w:bottom w:val="none" w:sz="0" w:space="0" w:color="auto"/>
                        <w:right w:val="none" w:sz="0" w:space="0" w:color="auto"/>
                      </w:divBdr>
                      <w:divsChild>
                        <w:div w:id="981539798">
                          <w:marLeft w:val="270"/>
                          <w:marRight w:val="0"/>
                          <w:marTop w:val="0"/>
                          <w:marBottom w:val="0"/>
                          <w:divBdr>
                            <w:top w:val="none" w:sz="0" w:space="0" w:color="auto"/>
                            <w:left w:val="none" w:sz="0" w:space="0" w:color="auto"/>
                            <w:bottom w:val="none" w:sz="0" w:space="0" w:color="auto"/>
                            <w:right w:val="none" w:sz="0" w:space="0" w:color="auto"/>
                          </w:divBdr>
                        </w:div>
                        <w:div w:id="1974409189">
                          <w:marLeft w:val="27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350906">
              <w:marLeft w:val="0"/>
              <w:marRight w:val="0"/>
              <w:marTop w:val="0"/>
              <w:marBottom w:val="0"/>
              <w:divBdr>
                <w:top w:val="none" w:sz="0" w:space="0" w:color="auto"/>
                <w:left w:val="none" w:sz="0" w:space="0" w:color="auto"/>
                <w:bottom w:val="none" w:sz="0" w:space="0" w:color="auto"/>
                <w:right w:val="none" w:sz="0" w:space="0" w:color="auto"/>
              </w:divBdr>
            </w:div>
            <w:div w:id="2126578579">
              <w:marLeft w:val="0"/>
              <w:marRight w:val="0"/>
              <w:marTop w:val="0"/>
              <w:marBottom w:val="0"/>
              <w:divBdr>
                <w:top w:val="none" w:sz="0" w:space="0" w:color="auto"/>
                <w:left w:val="none" w:sz="0" w:space="0" w:color="auto"/>
                <w:bottom w:val="none" w:sz="0" w:space="0" w:color="auto"/>
                <w:right w:val="none" w:sz="0" w:space="0" w:color="auto"/>
              </w:divBdr>
              <w:divsChild>
                <w:div w:id="511528678">
                  <w:marLeft w:val="0"/>
                  <w:marRight w:val="0"/>
                  <w:marTop w:val="0"/>
                  <w:marBottom w:val="0"/>
                  <w:divBdr>
                    <w:top w:val="none" w:sz="0" w:space="0" w:color="auto"/>
                    <w:left w:val="none" w:sz="0" w:space="0" w:color="auto"/>
                    <w:bottom w:val="none" w:sz="0" w:space="0" w:color="auto"/>
                    <w:right w:val="none" w:sz="0" w:space="0" w:color="auto"/>
                  </w:divBdr>
                  <w:divsChild>
                    <w:div w:id="1631597149">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 w:id="1217544032">
      <w:bodyDiv w:val="1"/>
      <w:marLeft w:val="0"/>
      <w:marRight w:val="0"/>
      <w:marTop w:val="0"/>
      <w:marBottom w:val="0"/>
      <w:divBdr>
        <w:top w:val="none" w:sz="0" w:space="0" w:color="auto"/>
        <w:left w:val="none" w:sz="0" w:space="0" w:color="auto"/>
        <w:bottom w:val="none" w:sz="0" w:space="0" w:color="auto"/>
        <w:right w:val="none" w:sz="0" w:space="0" w:color="auto"/>
      </w:divBdr>
      <w:divsChild>
        <w:div w:id="9112497">
          <w:marLeft w:val="0"/>
          <w:marRight w:val="0"/>
          <w:marTop w:val="0"/>
          <w:marBottom w:val="240"/>
          <w:divBdr>
            <w:top w:val="none" w:sz="0" w:space="0" w:color="auto"/>
            <w:left w:val="none" w:sz="0" w:space="0" w:color="auto"/>
            <w:bottom w:val="none" w:sz="0" w:space="0" w:color="auto"/>
            <w:right w:val="none" w:sz="0" w:space="0" w:color="auto"/>
          </w:divBdr>
          <w:divsChild>
            <w:div w:id="212276151">
              <w:marLeft w:val="240"/>
              <w:marRight w:val="0"/>
              <w:marTop w:val="0"/>
              <w:marBottom w:val="0"/>
              <w:divBdr>
                <w:top w:val="none" w:sz="0" w:space="0" w:color="auto"/>
                <w:left w:val="none" w:sz="0" w:space="0" w:color="auto"/>
                <w:bottom w:val="none" w:sz="0" w:space="0" w:color="auto"/>
                <w:right w:val="none" w:sz="0" w:space="0" w:color="auto"/>
              </w:divBdr>
            </w:div>
            <w:div w:id="612059935">
              <w:marLeft w:val="240"/>
              <w:marRight w:val="0"/>
              <w:marTop w:val="0"/>
              <w:marBottom w:val="0"/>
              <w:divBdr>
                <w:top w:val="none" w:sz="0" w:space="0" w:color="auto"/>
                <w:left w:val="none" w:sz="0" w:space="0" w:color="auto"/>
                <w:bottom w:val="none" w:sz="0" w:space="0" w:color="auto"/>
                <w:right w:val="none" w:sz="0" w:space="0" w:color="auto"/>
              </w:divBdr>
              <w:divsChild>
                <w:div w:id="945386265">
                  <w:marLeft w:val="0"/>
                  <w:marRight w:val="0"/>
                  <w:marTop w:val="0"/>
                  <w:marBottom w:val="0"/>
                  <w:divBdr>
                    <w:top w:val="none" w:sz="0" w:space="0" w:color="auto"/>
                    <w:left w:val="none" w:sz="0" w:space="0" w:color="auto"/>
                    <w:bottom w:val="none" w:sz="0" w:space="0" w:color="auto"/>
                    <w:right w:val="none" w:sz="0" w:space="0" w:color="auto"/>
                  </w:divBdr>
                  <w:divsChild>
                    <w:div w:id="847983100">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925116162">
              <w:marLeft w:val="0"/>
              <w:marRight w:val="0"/>
              <w:marTop w:val="240"/>
              <w:marBottom w:val="0"/>
              <w:divBdr>
                <w:top w:val="none" w:sz="0" w:space="0" w:color="auto"/>
                <w:left w:val="none" w:sz="0" w:space="0" w:color="auto"/>
                <w:bottom w:val="none" w:sz="0" w:space="0" w:color="auto"/>
                <w:right w:val="none" w:sz="0" w:space="0" w:color="auto"/>
              </w:divBdr>
            </w:div>
            <w:div w:id="1253511277">
              <w:marLeft w:val="240"/>
              <w:marRight w:val="0"/>
              <w:marTop w:val="0"/>
              <w:marBottom w:val="0"/>
              <w:divBdr>
                <w:top w:val="none" w:sz="0" w:space="0" w:color="auto"/>
                <w:left w:val="none" w:sz="0" w:space="0" w:color="auto"/>
                <w:bottom w:val="none" w:sz="0" w:space="0" w:color="auto"/>
                <w:right w:val="none" w:sz="0" w:space="0" w:color="auto"/>
              </w:divBdr>
              <w:divsChild>
                <w:div w:id="530343264">
                  <w:marLeft w:val="0"/>
                  <w:marRight w:val="0"/>
                  <w:marTop w:val="0"/>
                  <w:marBottom w:val="0"/>
                  <w:divBdr>
                    <w:top w:val="none" w:sz="0" w:space="0" w:color="auto"/>
                    <w:left w:val="none" w:sz="0" w:space="0" w:color="auto"/>
                    <w:bottom w:val="none" w:sz="0" w:space="0" w:color="auto"/>
                    <w:right w:val="none" w:sz="0" w:space="0" w:color="auto"/>
                  </w:divBdr>
                  <w:divsChild>
                    <w:div w:id="256066125">
                      <w:marLeft w:val="0"/>
                      <w:marRight w:val="0"/>
                      <w:marTop w:val="240"/>
                      <w:marBottom w:val="0"/>
                      <w:divBdr>
                        <w:top w:val="none" w:sz="0" w:space="0" w:color="auto"/>
                        <w:left w:val="none" w:sz="0" w:space="0" w:color="auto"/>
                        <w:bottom w:val="none" w:sz="0" w:space="0" w:color="auto"/>
                        <w:right w:val="none" w:sz="0" w:space="0" w:color="auto"/>
                      </w:divBdr>
                    </w:div>
                  </w:divsChild>
                </w:div>
                <w:div w:id="1600328999">
                  <w:marLeft w:val="0"/>
                  <w:marRight w:val="0"/>
                  <w:marTop w:val="0"/>
                  <w:marBottom w:val="0"/>
                  <w:divBdr>
                    <w:top w:val="none" w:sz="0" w:space="0" w:color="auto"/>
                    <w:left w:val="none" w:sz="0" w:space="0" w:color="auto"/>
                    <w:bottom w:val="none" w:sz="0" w:space="0" w:color="auto"/>
                    <w:right w:val="none" w:sz="0" w:space="0" w:color="auto"/>
                  </w:divBdr>
                  <w:divsChild>
                    <w:div w:id="35226347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381588148">
              <w:marLeft w:val="240"/>
              <w:marRight w:val="0"/>
              <w:marTop w:val="0"/>
              <w:marBottom w:val="0"/>
              <w:divBdr>
                <w:top w:val="none" w:sz="0" w:space="0" w:color="auto"/>
                <w:left w:val="none" w:sz="0" w:space="0" w:color="auto"/>
                <w:bottom w:val="none" w:sz="0" w:space="0" w:color="auto"/>
                <w:right w:val="none" w:sz="0" w:space="0" w:color="auto"/>
              </w:divBdr>
              <w:divsChild>
                <w:div w:id="734402147">
                  <w:marLeft w:val="0"/>
                  <w:marRight w:val="0"/>
                  <w:marTop w:val="0"/>
                  <w:marBottom w:val="0"/>
                  <w:divBdr>
                    <w:top w:val="none" w:sz="0" w:space="0" w:color="auto"/>
                    <w:left w:val="none" w:sz="0" w:space="0" w:color="auto"/>
                    <w:bottom w:val="none" w:sz="0" w:space="0" w:color="auto"/>
                    <w:right w:val="none" w:sz="0" w:space="0" w:color="auto"/>
                  </w:divBdr>
                  <w:divsChild>
                    <w:div w:id="8064012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878082555">
              <w:marLeft w:val="240"/>
              <w:marRight w:val="0"/>
              <w:marTop w:val="0"/>
              <w:marBottom w:val="0"/>
              <w:divBdr>
                <w:top w:val="none" w:sz="0" w:space="0" w:color="auto"/>
                <w:left w:val="none" w:sz="0" w:space="0" w:color="auto"/>
                <w:bottom w:val="none" w:sz="0" w:space="0" w:color="auto"/>
                <w:right w:val="none" w:sz="0" w:space="0" w:color="auto"/>
              </w:divBdr>
            </w:div>
            <w:div w:id="2096170692">
              <w:marLeft w:val="240"/>
              <w:marRight w:val="0"/>
              <w:marTop w:val="0"/>
              <w:marBottom w:val="0"/>
              <w:divBdr>
                <w:top w:val="none" w:sz="0" w:space="0" w:color="auto"/>
                <w:left w:val="none" w:sz="0" w:space="0" w:color="auto"/>
                <w:bottom w:val="none" w:sz="0" w:space="0" w:color="auto"/>
                <w:right w:val="none" w:sz="0" w:space="0" w:color="auto"/>
              </w:divBdr>
              <w:divsChild>
                <w:div w:id="615868886">
                  <w:marLeft w:val="0"/>
                  <w:marRight w:val="0"/>
                  <w:marTop w:val="0"/>
                  <w:marBottom w:val="0"/>
                  <w:divBdr>
                    <w:top w:val="none" w:sz="0" w:space="0" w:color="auto"/>
                    <w:left w:val="none" w:sz="0" w:space="0" w:color="auto"/>
                    <w:bottom w:val="none" w:sz="0" w:space="0" w:color="auto"/>
                    <w:right w:val="none" w:sz="0" w:space="0" w:color="auto"/>
                  </w:divBdr>
                  <w:divsChild>
                    <w:div w:id="564217186">
                      <w:marLeft w:val="0"/>
                      <w:marRight w:val="0"/>
                      <w:marTop w:val="0"/>
                      <w:marBottom w:val="0"/>
                      <w:divBdr>
                        <w:top w:val="none" w:sz="0" w:space="0" w:color="auto"/>
                        <w:left w:val="none" w:sz="0" w:space="0" w:color="auto"/>
                        <w:bottom w:val="none" w:sz="0" w:space="0" w:color="auto"/>
                        <w:right w:val="none" w:sz="0" w:space="0" w:color="auto"/>
                      </w:divBdr>
                      <w:divsChild>
                        <w:div w:id="2023699517">
                          <w:marLeft w:val="0"/>
                          <w:marRight w:val="0"/>
                          <w:marTop w:val="0"/>
                          <w:marBottom w:val="0"/>
                          <w:divBdr>
                            <w:top w:val="none" w:sz="0" w:space="0" w:color="auto"/>
                            <w:left w:val="none" w:sz="0" w:space="0" w:color="auto"/>
                            <w:bottom w:val="none" w:sz="0" w:space="0" w:color="auto"/>
                            <w:right w:val="none" w:sz="0" w:space="0" w:color="auto"/>
                          </w:divBdr>
                        </w:div>
                      </w:divsChild>
                    </w:div>
                    <w:div w:id="1417362744">
                      <w:marLeft w:val="0"/>
                      <w:marRight w:val="0"/>
                      <w:marTop w:val="0"/>
                      <w:marBottom w:val="480"/>
                      <w:divBdr>
                        <w:top w:val="none" w:sz="0" w:space="0" w:color="auto"/>
                        <w:left w:val="none" w:sz="0" w:space="0" w:color="auto"/>
                        <w:bottom w:val="none" w:sz="0" w:space="0" w:color="auto"/>
                        <w:right w:val="none" w:sz="0" w:space="0" w:color="auto"/>
                      </w:divBdr>
                    </w:div>
                  </w:divsChild>
                </w:div>
                <w:div w:id="1301305894">
                  <w:marLeft w:val="0"/>
                  <w:marRight w:val="0"/>
                  <w:marTop w:val="0"/>
                  <w:marBottom w:val="0"/>
                  <w:divBdr>
                    <w:top w:val="none" w:sz="0" w:space="0" w:color="auto"/>
                    <w:left w:val="none" w:sz="0" w:space="0" w:color="auto"/>
                    <w:bottom w:val="none" w:sz="0" w:space="0" w:color="auto"/>
                    <w:right w:val="none" w:sz="0" w:space="0" w:color="auto"/>
                  </w:divBdr>
                  <w:divsChild>
                    <w:div w:id="535317869">
                      <w:marLeft w:val="0"/>
                      <w:marRight w:val="0"/>
                      <w:marTop w:val="0"/>
                      <w:marBottom w:val="0"/>
                      <w:divBdr>
                        <w:top w:val="none" w:sz="0" w:space="0" w:color="auto"/>
                        <w:left w:val="none" w:sz="0" w:space="0" w:color="auto"/>
                        <w:bottom w:val="none" w:sz="0" w:space="0" w:color="auto"/>
                        <w:right w:val="none" w:sz="0" w:space="0" w:color="auto"/>
                      </w:divBdr>
                      <w:divsChild>
                        <w:div w:id="1363366064">
                          <w:marLeft w:val="0"/>
                          <w:marRight w:val="0"/>
                          <w:marTop w:val="0"/>
                          <w:marBottom w:val="0"/>
                          <w:divBdr>
                            <w:top w:val="none" w:sz="0" w:space="0" w:color="auto"/>
                            <w:left w:val="none" w:sz="0" w:space="0" w:color="auto"/>
                            <w:bottom w:val="none" w:sz="0" w:space="0" w:color="auto"/>
                            <w:right w:val="none" w:sz="0" w:space="0" w:color="auto"/>
                          </w:divBdr>
                        </w:div>
                      </w:divsChild>
                    </w:div>
                    <w:div w:id="1591696803">
                      <w:marLeft w:val="0"/>
                      <w:marRight w:val="0"/>
                      <w:marTop w:val="0"/>
                      <w:marBottom w:val="480"/>
                      <w:divBdr>
                        <w:top w:val="none" w:sz="0" w:space="0" w:color="auto"/>
                        <w:left w:val="none" w:sz="0" w:space="0" w:color="auto"/>
                        <w:bottom w:val="none" w:sz="0" w:space="0" w:color="auto"/>
                        <w:right w:val="none" w:sz="0" w:space="0" w:color="auto"/>
                      </w:divBdr>
                    </w:div>
                  </w:divsChild>
                </w:div>
                <w:div w:id="1998799907">
                  <w:marLeft w:val="0"/>
                  <w:marRight w:val="0"/>
                  <w:marTop w:val="0"/>
                  <w:marBottom w:val="0"/>
                  <w:divBdr>
                    <w:top w:val="none" w:sz="0" w:space="0" w:color="auto"/>
                    <w:left w:val="none" w:sz="0" w:space="0" w:color="auto"/>
                    <w:bottom w:val="none" w:sz="0" w:space="0" w:color="auto"/>
                    <w:right w:val="none" w:sz="0" w:space="0" w:color="auto"/>
                  </w:divBdr>
                  <w:divsChild>
                    <w:div w:id="296885960">
                      <w:marLeft w:val="0"/>
                      <w:marRight w:val="0"/>
                      <w:marTop w:val="0"/>
                      <w:marBottom w:val="480"/>
                      <w:divBdr>
                        <w:top w:val="none" w:sz="0" w:space="0" w:color="auto"/>
                        <w:left w:val="none" w:sz="0" w:space="0" w:color="auto"/>
                        <w:bottom w:val="none" w:sz="0" w:space="0" w:color="auto"/>
                        <w:right w:val="none" w:sz="0" w:space="0" w:color="auto"/>
                      </w:divBdr>
                    </w:div>
                    <w:div w:id="1438023219">
                      <w:marLeft w:val="0"/>
                      <w:marRight w:val="0"/>
                      <w:marTop w:val="0"/>
                      <w:marBottom w:val="0"/>
                      <w:divBdr>
                        <w:top w:val="none" w:sz="0" w:space="0" w:color="auto"/>
                        <w:left w:val="none" w:sz="0" w:space="0" w:color="auto"/>
                        <w:bottom w:val="none" w:sz="0" w:space="0" w:color="auto"/>
                        <w:right w:val="none" w:sz="0" w:space="0" w:color="auto"/>
                      </w:divBdr>
                      <w:divsChild>
                        <w:div w:id="204232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2090878">
          <w:marLeft w:val="0"/>
          <w:marRight w:val="0"/>
          <w:marTop w:val="0"/>
          <w:marBottom w:val="240"/>
          <w:divBdr>
            <w:top w:val="none" w:sz="0" w:space="0" w:color="auto"/>
            <w:left w:val="none" w:sz="0" w:space="0" w:color="auto"/>
            <w:bottom w:val="none" w:sz="0" w:space="0" w:color="auto"/>
            <w:right w:val="none" w:sz="0" w:space="0" w:color="auto"/>
          </w:divBdr>
          <w:divsChild>
            <w:div w:id="324750956">
              <w:marLeft w:val="240"/>
              <w:marRight w:val="0"/>
              <w:marTop w:val="0"/>
              <w:marBottom w:val="0"/>
              <w:divBdr>
                <w:top w:val="none" w:sz="0" w:space="0" w:color="auto"/>
                <w:left w:val="none" w:sz="0" w:space="0" w:color="auto"/>
                <w:bottom w:val="none" w:sz="0" w:space="0" w:color="auto"/>
                <w:right w:val="none" w:sz="0" w:space="0" w:color="auto"/>
              </w:divBdr>
            </w:div>
            <w:div w:id="655572646">
              <w:marLeft w:val="240"/>
              <w:marRight w:val="0"/>
              <w:marTop w:val="0"/>
              <w:marBottom w:val="0"/>
              <w:divBdr>
                <w:top w:val="none" w:sz="0" w:space="0" w:color="auto"/>
                <w:left w:val="none" w:sz="0" w:space="0" w:color="auto"/>
                <w:bottom w:val="none" w:sz="0" w:space="0" w:color="auto"/>
                <w:right w:val="none" w:sz="0" w:space="0" w:color="auto"/>
              </w:divBdr>
              <w:divsChild>
                <w:div w:id="1589270698">
                  <w:marLeft w:val="0"/>
                  <w:marRight w:val="0"/>
                  <w:marTop w:val="0"/>
                  <w:marBottom w:val="0"/>
                  <w:divBdr>
                    <w:top w:val="none" w:sz="0" w:space="0" w:color="auto"/>
                    <w:left w:val="none" w:sz="0" w:space="0" w:color="auto"/>
                    <w:bottom w:val="none" w:sz="0" w:space="0" w:color="auto"/>
                    <w:right w:val="none" w:sz="0" w:space="0" w:color="auto"/>
                  </w:divBdr>
                  <w:divsChild>
                    <w:div w:id="155147810">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870260464">
              <w:marLeft w:val="0"/>
              <w:marRight w:val="0"/>
              <w:marTop w:val="240"/>
              <w:marBottom w:val="0"/>
              <w:divBdr>
                <w:top w:val="none" w:sz="0" w:space="0" w:color="auto"/>
                <w:left w:val="none" w:sz="0" w:space="0" w:color="auto"/>
                <w:bottom w:val="none" w:sz="0" w:space="0" w:color="auto"/>
                <w:right w:val="none" w:sz="0" w:space="0" w:color="auto"/>
              </w:divBdr>
            </w:div>
            <w:div w:id="1465155116">
              <w:marLeft w:val="240"/>
              <w:marRight w:val="0"/>
              <w:marTop w:val="0"/>
              <w:marBottom w:val="0"/>
              <w:divBdr>
                <w:top w:val="none" w:sz="0" w:space="0" w:color="auto"/>
                <w:left w:val="none" w:sz="0" w:space="0" w:color="auto"/>
                <w:bottom w:val="none" w:sz="0" w:space="0" w:color="auto"/>
                <w:right w:val="none" w:sz="0" w:space="0" w:color="auto"/>
              </w:divBdr>
              <w:divsChild>
                <w:div w:id="1373572329">
                  <w:marLeft w:val="0"/>
                  <w:marRight w:val="0"/>
                  <w:marTop w:val="0"/>
                  <w:marBottom w:val="0"/>
                  <w:divBdr>
                    <w:top w:val="none" w:sz="0" w:space="0" w:color="auto"/>
                    <w:left w:val="none" w:sz="0" w:space="0" w:color="auto"/>
                    <w:bottom w:val="none" w:sz="0" w:space="0" w:color="auto"/>
                    <w:right w:val="none" w:sz="0" w:space="0" w:color="auto"/>
                  </w:divBdr>
                  <w:divsChild>
                    <w:div w:id="181325170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827551537">
              <w:marLeft w:val="240"/>
              <w:marRight w:val="0"/>
              <w:marTop w:val="0"/>
              <w:marBottom w:val="0"/>
              <w:divBdr>
                <w:top w:val="none" w:sz="0" w:space="0" w:color="auto"/>
                <w:left w:val="none" w:sz="0" w:space="0" w:color="auto"/>
                <w:bottom w:val="none" w:sz="0" w:space="0" w:color="auto"/>
                <w:right w:val="none" w:sz="0" w:space="0" w:color="auto"/>
              </w:divBdr>
              <w:divsChild>
                <w:div w:id="710501236">
                  <w:marLeft w:val="0"/>
                  <w:marRight w:val="0"/>
                  <w:marTop w:val="0"/>
                  <w:marBottom w:val="0"/>
                  <w:divBdr>
                    <w:top w:val="none" w:sz="0" w:space="0" w:color="auto"/>
                    <w:left w:val="none" w:sz="0" w:space="0" w:color="auto"/>
                    <w:bottom w:val="none" w:sz="0" w:space="0" w:color="auto"/>
                    <w:right w:val="none" w:sz="0" w:space="0" w:color="auto"/>
                  </w:divBdr>
                  <w:divsChild>
                    <w:div w:id="363943169">
                      <w:marLeft w:val="0"/>
                      <w:marRight w:val="0"/>
                      <w:marTop w:val="0"/>
                      <w:marBottom w:val="0"/>
                      <w:divBdr>
                        <w:top w:val="none" w:sz="0" w:space="0" w:color="auto"/>
                        <w:left w:val="none" w:sz="0" w:space="0" w:color="auto"/>
                        <w:bottom w:val="none" w:sz="0" w:space="0" w:color="auto"/>
                        <w:right w:val="none" w:sz="0" w:space="0" w:color="auto"/>
                      </w:divBdr>
                    </w:div>
                    <w:div w:id="536940883">
                      <w:marLeft w:val="0"/>
                      <w:marRight w:val="0"/>
                      <w:marTop w:val="240"/>
                      <w:marBottom w:val="240"/>
                      <w:divBdr>
                        <w:top w:val="none" w:sz="0" w:space="0" w:color="auto"/>
                        <w:left w:val="none" w:sz="0" w:space="0" w:color="auto"/>
                        <w:bottom w:val="none" w:sz="0" w:space="0" w:color="auto"/>
                        <w:right w:val="none" w:sz="0" w:space="0" w:color="auto"/>
                      </w:divBdr>
                    </w:div>
                  </w:divsChild>
                </w:div>
                <w:div w:id="847719597">
                  <w:marLeft w:val="0"/>
                  <w:marRight w:val="0"/>
                  <w:marTop w:val="0"/>
                  <w:marBottom w:val="240"/>
                  <w:divBdr>
                    <w:top w:val="none" w:sz="0" w:space="0" w:color="auto"/>
                    <w:left w:val="none" w:sz="0" w:space="0" w:color="auto"/>
                    <w:bottom w:val="none" w:sz="0" w:space="0" w:color="auto"/>
                    <w:right w:val="none" w:sz="0" w:space="0" w:color="auto"/>
                  </w:divBdr>
                  <w:divsChild>
                    <w:div w:id="1466040815">
                      <w:marLeft w:val="0"/>
                      <w:marRight w:val="0"/>
                      <w:marTop w:val="0"/>
                      <w:marBottom w:val="0"/>
                      <w:divBdr>
                        <w:top w:val="none" w:sz="0" w:space="0" w:color="auto"/>
                        <w:left w:val="none" w:sz="0" w:space="0" w:color="auto"/>
                        <w:bottom w:val="none" w:sz="0" w:space="0" w:color="auto"/>
                        <w:right w:val="none" w:sz="0" w:space="0" w:color="auto"/>
                      </w:divBdr>
                    </w:div>
                  </w:divsChild>
                </w:div>
                <w:div w:id="1551531890">
                  <w:marLeft w:val="0"/>
                  <w:marRight w:val="0"/>
                  <w:marTop w:val="0"/>
                  <w:marBottom w:val="0"/>
                  <w:divBdr>
                    <w:top w:val="none" w:sz="0" w:space="0" w:color="auto"/>
                    <w:left w:val="none" w:sz="0" w:space="0" w:color="auto"/>
                    <w:bottom w:val="none" w:sz="0" w:space="0" w:color="auto"/>
                    <w:right w:val="none" w:sz="0" w:space="0" w:color="auto"/>
                  </w:divBdr>
                  <w:divsChild>
                    <w:div w:id="1031103706">
                      <w:marLeft w:val="0"/>
                      <w:marRight w:val="0"/>
                      <w:marTop w:val="240"/>
                      <w:marBottom w:val="240"/>
                      <w:divBdr>
                        <w:top w:val="none" w:sz="0" w:space="0" w:color="auto"/>
                        <w:left w:val="none" w:sz="0" w:space="0" w:color="auto"/>
                        <w:bottom w:val="none" w:sz="0" w:space="0" w:color="auto"/>
                        <w:right w:val="none" w:sz="0" w:space="0" w:color="auto"/>
                      </w:divBdr>
                    </w:div>
                    <w:div w:id="1961910458">
                      <w:marLeft w:val="0"/>
                      <w:marRight w:val="0"/>
                      <w:marTop w:val="0"/>
                      <w:marBottom w:val="0"/>
                      <w:divBdr>
                        <w:top w:val="none" w:sz="0" w:space="0" w:color="auto"/>
                        <w:left w:val="none" w:sz="0" w:space="0" w:color="auto"/>
                        <w:bottom w:val="none" w:sz="0" w:space="0" w:color="auto"/>
                        <w:right w:val="none" w:sz="0" w:space="0" w:color="auto"/>
                      </w:divBdr>
                    </w:div>
                  </w:divsChild>
                </w:div>
                <w:div w:id="1572765576">
                  <w:marLeft w:val="0"/>
                  <w:marRight w:val="0"/>
                  <w:marTop w:val="0"/>
                  <w:marBottom w:val="240"/>
                  <w:divBdr>
                    <w:top w:val="none" w:sz="0" w:space="0" w:color="auto"/>
                    <w:left w:val="none" w:sz="0" w:space="0" w:color="auto"/>
                    <w:bottom w:val="none" w:sz="0" w:space="0" w:color="auto"/>
                    <w:right w:val="none" w:sz="0" w:space="0" w:color="auto"/>
                  </w:divBdr>
                  <w:divsChild>
                    <w:div w:id="73010946">
                      <w:marLeft w:val="0"/>
                      <w:marRight w:val="0"/>
                      <w:marTop w:val="0"/>
                      <w:marBottom w:val="0"/>
                      <w:divBdr>
                        <w:top w:val="none" w:sz="0" w:space="0" w:color="auto"/>
                        <w:left w:val="none" w:sz="0" w:space="0" w:color="auto"/>
                        <w:bottom w:val="none" w:sz="0" w:space="0" w:color="auto"/>
                        <w:right w:val="none" w:sz="0" w:space="0" w:color="auto"/>
                      </w:divBdr>
                    </w:div>
                    <w:div w:id="254676138">
                      <w:marLeft w:val="0"/>
                      <w:marRight w:val="0"/>
                      <w:marTop w:val="0"/>
                      <w:marBottom w:val="0"/>
                      <w:divBdr>
                        <w:top w:val="none" w:sz="0" w:space="0" w:color="auto"/>
                        <w:left w:val="none" w:sz="0" w:space="0" w:color="auto"/>
                        <w:bottom w:val="none" w:sz="0" w:space="0" w:color="auto"/>
                        <w:right w:val="none" w:sz="0" w:space="0" w:color="auto"/>
                      </w:divBdr>
                    </w:div>
                    <w:div w:id="192206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245798">
          <w:marLeft w:val="0"/>
          <w:marRight w:val="0"/>
          <w:marTop w:val="0"/>
          <w:marBottom w:val="240"/>
          <w:divBdr>
            <w:top w:val="none" w:sz="0" w:space="0" w:color="auto"/>
            <w:left w:val="none" w:sz="0" w:space="0" w:color="auto"/>
            <w:bottom w:val="none" w:sz="0" w:space="0" w:color="auto"/>
            <w:right w:val="none" w:sz="0" w:space="0" w:color="auto"/>
          </w:divBdr>
          <w:divsChild>
            <w:div w:id="584608191">
              <w:marLeft w:val="0"/>
              <w:marRight w:val="0"/>
              <w:marTop w:val="240"/>
              <w:marBottom w:val="0"/>
              <w:divBdr>
                <w:top w:val="none" w:sz="0" w:space="0" w:color="auto"/>
                <w:left w:val="none" w:sz="0" w:space="0" w:color="auto"/>
                <w:bottom w:val="none" w:sz="0" w:space="0" w:color="auto"/>
                <w:right w:val="none" w:sz="0" w:space="0" w:color="auto"/>
              </w:divBdr>
            </w:div>
            <w:div w:id="1723089708">
              <w:marLeft w:val="240"/>
              <w:marRight w:val="0"/>
              <w:marTop w:val="0"/>
              <w:marBottom w:val="0"/>
              <w:divBdr>
                <w:top w:val="none" w:sz="0" w:space="0" w:color="auto"/>
                <w:left w:val="none" w:sz="0" w:space="0" w:color="auto"/>
                <w:bottom w:val="none" w:sz="0" w:space="0" w:color="auto"/>
                <w:right w:val="none" w:sz="0" w:space="0" w:color="auto"/>
              </w:divBdr>
              <w:divsChild>
                <w:div w:id="1077633368">
                  <w:marLeft w:val="0"/>
                  <w:marRight w:val="0"/>
                  <w:marTop w:val="0"/>
                  <w:marBottom w:val="0"/>
                  <w:divBdr>
                    <w:top w:val="none" w:sz="0" w:space="0" w:color="auto"/>
                    <w:left w:val="none" w:sz="0" w:space="0" w:color="auto"/>
                    <w:bottom w:val="none" w:sz="0" w:space="0" w:color="auto"/>
                    <w:right w:val="none" w:sz="0" w:space="0" w:color="auto"/>
                  </w:divBdr>
                  <w:divsChild>
                    <w:div w:id="1871528893">
                      <w:marLeft w:val="0"/>
                      <w:marRight w:val="0"/>
                      <w:marTop w:val="0"/>
                      <w:marBottom w:val="0"/>
                      <w:divBdr>
                        <w:top w:val="none" w:sz="0" w:space="0" w:color="auto"/>
                        <w:left w:val="none" w:sz="0" w:space="0" w:color="auto"/>
                        <w:bottom w:val="none" w:sz="0" w:space="0" w:color="auto"/>
                        <w:right w:val="none" w:sz="0" w:space="0" w:color="auto"/>
                      </w:divBdr>
                    </w:div>
                    <w:div w:id="1905338519">
                      <w:marLeft w:val="0"/>
                      <w:marRight w:val="0"/>
                      <w:marTop w:val="240"/>
                      <w:marBottom w:val="240"/>
                      <w:divBdr>
                        <w:top w:val="none" w:sz="0" w:space="0" w:color="auto"/>
                        <w:left w:val="none" w:sz="0" w:space="0" w:color="auto"/>
                        <w:bottom w:val="none" w:sz="0" w:space="0" w:color="auto"/>
                        <w:right w:val="none" w:sz="0" w:space="0" w:color="auto"/>
                      </w:divBdr>
                    </w:div>
                  </w:divsChild>
                </w:div>
                <w:div w:id="1719432133">
                  <w:marLeft w:val="0"/>
                  <w:marRight w:val="0"/>
                  <w:marTop w:val="0"/>
                  <w:marBottom w:val="240"/>
                  <w:divBdr>
                    <w:top w:val="none" w:sz="0" w:space="0" w:color="auto"/>
                    <w:left w:val="none" w:sz="0" w:space="0" w:color="auto"/>
                    <w:bottom w:val="none" w:sz="0" w:space="0" w:color="auto"/>
                    <w:right w:val="none" w:sz="0" w:space="0" w:color="auto"/>
                  </w:divBdr>
                  <w:divsChild>
                    <w:div w:id="115998805">
                      <w:marLeft w:val="0"/>
                      <w:marRight w:val="0"/>
                      <w:marTop w:val="0"/>
                      <w:marBottom w:val="0"/>
                      <w:divBdr>
                        <w:top w:val="none" w:sz="0" w:space="0" w:color="auto"/>
                        <w:left w:val="none" w:sz="0" w:space="0" w:color="auto"/>
                        <w:bottom w:val="none" w:sz="0" w:space="0" w:color="auto"/>
                        <w:right w:val="none" w:sz="0" w:space="0" w:color="auto"/>
                      </w:divBdr>
                    </w:div>
                    <w:div w:id="858932391">
                      <w:marLeft w:val="0"/>
                      <w:marRight w:val="0"/>
                      <w:marTop w:val="0"/>
                      <w:marBottom w:val="0"/>
                      <w:divBdr>
                        <w:top w:val="none" w:sz="0" w:space="0" w:color="auto"/>
                        <w:left w:val="none" w:sz="0" w:space="0" w:color="auto"/>
                        <w:bottom w:val="none" w:sz="0" w:space="0" w:color="auto"/>
                        <w:right w:val="none" w:sz="0" w:space="0" w:color="auto"/>
                      </w:divBdr>
                    </w:div>
                    <w:div w:id="137711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344437">
          <w:marLeft w:val="0"/>
          <w:marRight w:val="0"/>
          <w:marTop w:val="0"/>
          <w:marBottom w:val="240"/>
          <w:divBdr>
            <w:top w:val="none" w:sz="0" w:space="0" w:color="auto"/>
            <w:left w:val="none" w:sz="0" w:space="0" w:color="auto"/>
            <w:bottom w:val="none" w:sz="0" w:space="0" w:color="auto"/>
            <w:right w:val="none" w:sz="0" w:space="0" w:color="auto"/>
          </w:divBdr>
          <w:divsChild>
            <w:div w:id="165170751">
              <w:marLeft w:val="240"/>
              <w:marRight w:val="0"/>
              <w:marTop w:val="0"/>
              <w:marBottom w:val="0"/>
              <w:divBdr>
                <w:top w:val="none" w:sz="0" w:space="0" w:color="auto"/>
                <w:left w:val="none" w:sz="0" w:space="0" w:color="auto"/>
                <w:bottom w:val="none" w:sz="0" w:space="0" w:color="auto"/>
                <w:right w:val="none" w:sz="0" w:space="0" w:color="auto"/>
              </w:divBdr>
              <w:divsChild>
                <w:div w:id="429740758">
                  <w:marLeft w:val="0"/>
                  <w:marRight w:val="0"/>
                  <w:marTop w:val="0"/>
                  <w:marBottom w:val="0"/>
                  <w:divBdr>
                    <w:top w:val="none" w:sz="0" w:space="0" w:color="auto"/>
                    <w:left w:val="none" w:sz="0" w:space="0" w:color="auto"/>
                    <w:bottom w:val="none" w:sz="0" w:space="0" w:color="auto"/>
                    <w:right w:val="none" w:sz="0" w:space="0" w:color="auto"/>
                  </w:divBdr>
                  <w:divsChild>
                    <w:div w:id="1637486847">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726418033">
              <w:marLeft w:val="240"/>
              <w:marRight w:val="0"/>
              <w:marTop w:val="0"/>
              <w:marBottom w:val="0"/>
              <w:divBdr>
                <w:top w:val="none" w:sz="0" w:space="0" w:color="auto"/>
                <w:left w:val="none" w:sz="0" w:space="0" w:color="auto"/>
                <w:bottom w:val="none" w:sz="0" w:space="0" w:color="auto"/>
                <w:right w:val="none" w:sz="0" w:space="0" w:color="auto"/>
              </w:divBdr>
              <w:divsChild>
                <w:div w:id="323511451">
                  <w:marLeft w:val="0"/>
                  <w:marRight w:val="0"/>
                  <w:marTop w:val="0"/>
                  <w:marBottom w:val="0"/>
                  <w:divBdr>
                    <w:top w:val="none" w:sz="0" w:space="0" w:color="auto"/>
                    <w:left w:val="none" w:sz="0" w:space="0" w:color="auto"/>
                    <w:bottom w:val="none" w:sz="0" w:space="0" w:color="auto"/>
                    <w:right w:val="none" w:sz="0" w:space="0" w:color="auto"/>
                  </w:divBdr>
                  <w:divsChild>
                    <w:div w:id="242766628">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809246368">
              <w:marLeft w:val="240"/>
              <w:marRight w:val="0"/>
              <w:marTop w:val="0"/>
              <w:marBottom w:val="0"/>
              <w:divBdr>
                <w:top w:val="none" w:sz="0" w:space="0" w:color="auto"/>
                <w:left w:val="none" w:sz="0" w:space="0" w:color="auto"/>
                <w:bottom w:val="none" w:sz="0" w:space="0" w:color="auto"/>
                <w:right w:val="none" w:sz="0" w:space="0" w:color="auto"/>
              </w:divBdr>
              <w:divsChild>
                <w:div w:id="1030299781">
                  <w:marLeft w:val="0"/>
                  <w:marRight w:val="0"/>
                  <w:marTop w:val="0"/>
                  <w:marBottom w:val="0"/>
                  <w:divBdr>
                    <w:top w:val="none" w:sz="0" w:space="0" w:color="auto"/>
                    <w:left w:val="none" w:sz="0" w:space="0" w:color="auto"/>
                    <w:bottom w:val="none" w:sz="0" w:space="0" w:color="auto"/>
                    <w:right w:val="none" w:sz="0" w:space="0" w:color="auto"/>
                  </w:divBdr>
                  <w:divsChild>
                    <w:div w:id="1015425858">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812791256">
              <w:marLeft w:val="0"/>
              <w:marRight w:val="0"/>
              <w:marTop w:val="240"/>
              <w:marBottom w:val="0"/>
              <w:divBdr>
                <w:top w:val="none" w:sz="0" w:space="0" w:color="auto"/>
                <w:left w:val="none" w:sz="0" w:space="0" w:color="auto"/>
                <w:bottom w:val="none" w:sz="0" w:space="0" w:color="auto"/>
                <w:right w:val="none" w:sz="0" w:space="0" w:color="auto"/>
              </w:divBdr>
            </w:div>
            <w:div w:id="878319925">
              <w:marLeft w:val="240"/>
              <w:marRight w:val="0"/>
              <w:marTop w:val="0"/>
              <w:marBottom w:val="0"/>
              <w:divBdr>
                <w:top w:val="none" w:sz="0" w:space="0" w:color="auto"/>
                <w:left w:val="none" w:sz="0" w:space="0" w:color="auto"/>
                <w:bottom w:val="none" w:sz="0" w:space="0" w:color="auto"/>
                <w:right w:val="none" w:sz="0" w:space="0" w:color="auto"/>
              </w:divBdr>
            </w:div>
            <w:div w:id="884411735">
              <w:marLeft w:val="240"/>
              <w:marRight w:val="0"/>
              <w:marTop w:val="0"/>
              <w:marBottom w:val="0"/>
              <w:divBdr>
                <w:top w:val="none" w:sz="0" w:space="0" w:color="auto"/>
                <w:left w:val="none" w:sz="0" w:space="0" w:color="auto"/>
                <w:bottom w:val="none" w:sz="0" w:space="0" w:color="auto"/>
                <w:right w:val="none" w:sz="0" w:space="0" w:color="auto"/>
              </w:divBdr>
              <w:divsChild>
                <w:div w:id="665858713">
                  <w:marLeft w:val="0"/>
                  <w:marRight w:val="0"/>
                  <w:marTop w:val="0"/>
                  <w:marBottom w:val="0"/>
                  <w:divBdr>
                    <w:top w:val="none" w:sz="0" w:space="0" w:color="auto"/>
                    <w:left w:val="none" w:sz="0" w:space="0" w:color="auto"/>
                    <w:bottom w:val="none" w:sz="0" w:space="0" w:color="auto"/>
                    <w:right w:val="none" w:sz="0" w:space="0" w:color="auto"/>
                  </w:divBdr>
                  <w:divsChild>
                    <w:div w:id="40476713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213275672">
              <w:marLeft w:val="240"/>
              <w:marRight w:val="0"/>
              <w:marTop w:val="0"/>
              <w:marBottom w:val="0"/>
              <w:divBdr>
                <w:top w:val="none" w:sz="0" w:space="0" w:color="auto"/>
                <w:left w:val="none" w:sz="0" w:space="0" w:color="auto"/>
                <w:bottom w:val="none" w:sz="0" w:space="0" w:color="auto"/>
                <w:right w:val="none" w:sz="0" w:space="0" w:color="auto"/>
              </w:divBdr>
              <w:divsChild>
                <w:div w:id="34931284">
                  <w:marLeft w:val="0"/>
                  <w:marRight w:val="0"/>
                  <w:marTop w:val="0"/>
                  <w:marBottom w:val="0"/>
                  <w:divBdr>
                    <w:top w:val="none" w:sz="0" w:space="0" w:color="auto"/>
                    <w:left w:val="none" w:sz="0" w:space="0" w:color="auto"/>
                    <w:bottom w:val="none" w:sz="0" w:space="0" w:color="auto"/>
                    <w:right w:val="none" w:sz="0" w:space="0" w:color="auto"/>
                  </w:divBdr>
                  <w:divsChild>
                    <w:div w:id="383719687">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666199780">
              <w:marLeft w:val="240"/>
              <w:marRight w:val="0"/>
              <w:marTop w:val="0"/>
              <w:marBottom w:val="0"/>
              <w:divBdr>
                <w:top w:val="none" w:sz="0" w:space="0" w:color="auto"/>
                <w:left w:val="none" w:sz="0" w:space="0" w:color="auto"/>
                <w:bottom w:val="none" w:sz="0" w:space="0" w:color="auto"/>
                <w:right w:val="none" w:sz="0" w:space="0" w:color="auto"/>
              </w:divBdr>
            </w:div>
            <w:div w:id="1949434526">
              <w:marLeft w:val="240"/>
              <w:marRight w:val="0"/>
              <w:marTop w:val="0"/>
              <w:marBottom w:val="0"/>
              <w:divBdr>
                <w:top w:val="none" w:sz="0" w:space="0" w:color="auto"/>
                <w:left w:val="none" w:sz="0" w:space="0" w:color="auto"/>
                <w:bottom w:val="none" w:sz="0" w:space="0" w:color="auto"/>
                <w:right w:val="none" w:sz="0" w:space="0" w:color="auto"/>
              </w:divBdr>
            </w:div>
          </w:divsChild>
        </w:div>
        <w:div w:id="635912138">
          <w:marLeft w:val="0"/>
          <w:marRight w:val="0"/>
          <w:marTop w:val="0"/>
          <w:marBottom w:val="240"/>
          <w:divBdr>
            <w:top w:val="none" w:sz="0" w:space="0" w:color="auto"/>
            <w:left w:val="none" w:sz="0" w:space="0" w:color="auto"/>
            <w:bottom w:val="none" w:sz="0" w:space="0" w:color="auto"/>
            <w:right w:val="none" w:sz="0" w:space="0" w:color="auto"/>
          </w:divBdr>
          <w:divsChild>
            <w:div w:id="232353557">
              <w:marLeft w:val="240"/>
              <w:marRight w:val="0"/>
              <w:marTop w:val="0"/>
              <w:marBottom w:val="0"/>
              <w:divBdr>
                <w:top w:val="none" w:sz="0" w:space="0" w:color="auto"/>
                <w:left w:val="none" w:sz="0" w:space="0" w:color="auto"/>
                <w:bottom w:val="none" w:sz="0" w:space="0" w:color="auto"/>
                <w:right w:val="none" w:sz="0" w:space="0" w:color="auto"/>
              </w:divBdr>
              <w:divsChild>
                <w:div w:id="746729638">
                  <w:marLeft w:val="0"/>
                  <w:marRight w:val="0"/>
                  <w:marTop w:val="0"/>
                  <w:marBottom w:val="0"/>
                  <w:divBdr>
                    <w:top w:val="none" w:sz="0" w:space="0" w:color="auto"/>
                    <w:left w:val="none" w:sz="0" w:space="0" w:color="auto"/>
                    <w:bottom w:val="none" w:sz="0" w:space="0" w:color="auto"/>
                    <w:right w:val="none" w:sz="0" w:space="0" w:color="auto"/>
                  </w:divBdr>
                  <w:divsChild>
                    <w:div w:id="523901728">
                      <w:marLeft w:val="0"/>
                      <w:marRight w:val="0"/>
                      <w:marTop w:val="0"/>
                      <w:marBottom w:val="0"/>
                      <w:divBdr>
                        <w:top w:val="none" w:sz="0" w:space="0" w:color="auto"/>
                        <w:left w:val="none" w:sz="0" w:space="0" w:color="auto"/>
                        <w:bottom w:val="none" w:sz="0" w:space="0" w:color="auto"/>
                        <w:right w:val="none" w:sz="0" w:space="0" w:color="auto"/>
                      </w:divBdr>
                    </w:div>
                    <w:div w:id="1182012170">
                      <w:marLeft w:val="0"/>
                      <w:marRight w:val="0"/>
                      <w:marTop w:val="240"/>
                      <w:marBottom w:val="240"/>
                      <w:divBdr>
                        <w:top w:val="none" w:sz="0" w:space="0" w:color="auto"/>
                        <w:left w:val="none" w:sz="0" w:space="0" w:color="auto"/>
                        <w:bottom w:val="none" w:sz="0" w:space="0" w:color="auto"/>
                        <w:right w:val="none" w:sz="0" w:space="0" w:color="auto"/>
                      </w:divBdr>
                    </w:div>
                  </w:divsChild>
                </w:div>
                <w:div w:id="1347827666">
                  <w:marLeft w:val="0"/>
                  <w:marRight w:val="0"/>
                  <w:marTop w:val="0"/>
                  <w:marBottom w:val="240"/>
                  <w:divBdr>
                    <w:top w:val="none" w:sz="0" w:space="0" w:color="auto"/>
                    <w:left w:val="none" w:sz="0" w:space="0" w:color="auto"/>
                    <w:bottom w:val="none" w:sz="0" w:space="0" w:color="auto"/>
                    <w:right w:val="none" w:sz="0" w:space="0" w:color="auto"/>
                  </w:divBdr>
                  <w:divsChild>
                    <w:div w:id="150019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271038">
              <w:marLeft w:val="240"/>
              <w:marRight w:val="0"/>
              <w:marTop w:val="0"/>
              <w:marBottom w:val="0"/>
              <w:divBdr>
                <w:top w:val="none" w:sz="0" w:space="0" w:color="auto"/>
                <w:left w:val="none" w:sz="0" w:space="0" w:color="auto"/>
                <w:bottom w:val="none" w:sz="0" w:space="0" w:color="auto"/>
                <w:right w:val="none" w:sz="0" w:space="0" w:color="auto"/>
              </w:divBdr>
              <w:divsChild>
                <w:div w:id="1953512876">
                  <w:marLeft w:val="0"/>
                  <w:marRight w:val="0"/>
                  <w:marTop w:val="0"/>
                  <w:marBottom w:val="0"/>
                  <w:divBdr>
                    <w:top w:val="none" w:sz="0" w:space="0" w:color="auto"/>
                    <w:left w:val="none" w:sz="0" w:space="0" w:color="auto"/>
                    <w:bottom w:val="none" w:sz="0" w:space="0" w:color="auto"/>
                    <w:right w:val="none" w:sz="0" w:space="0" w:color="auto"/>
                  </w:divBdr>
                  <w:divsChild>
                    <w:div w:id="675110492">
                      <w:marLeft w:val="0"/>
                      <w:marRight w:val="0"/>
                      <w:marTop w:val="240"/>
                      <w:marBottom w:val="240"/>
                      <w:divBdr>
                        <w:top w:val="none" w:sz="0" w:space="0" w:color="auto"/>
                        <w:left w:val="none" w:sz="0" w:space="0" w:color="auto"/>
                        <w:bottom w:val="none" w:sz="0" w:space="0" w:color="auto"/>
                        <w:right w:val="none" w:sz="0" w:space="0" w:color="auto"/>
                      </w:divBdr>
                    </w:div>
                    <w:div w:id="163532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781665">
              <w:marLeft w:val="240"/>
              <w:marRight w:val="0"/>
              <w:marTop w:val="0"/>
              <w:marBottom w:val="0"/>
              <w:divBdr>
                <w:top w:val="none" w:sz="0" w:space="0" w:color="auto"/>
                <w:left w:val="none" w:sz="0" w:space="0" w:color="auto"/>
                <w:bottom w:val="none" w:sz="0" w:space="0" w:color="auto"/>
                <w:right w:val="none" w:sz="0" w:space="0" w:color="auto"/>
              </w:divBdr>
            </w:div>
            <w:div w:id="658576044">
              <w:marLeft w:val="240"/>
              <w:marRight w:val="0"/>
              <w:marTop w:val="0"/>
              <w:marBottom w:val="0"/>
              <w:divBdr>
                <w:top w:val="none" w:sz="0" w:space="0" w:color="auto"/>
                <w:left w:val="none" w:sz="0" w:space="0" w:color="auto"/>
                <w:bottom w:val="none" w:sz="0" w:space="0" w:color="auto"/>
                <w:right w:val="none" w:sz="0" w:space="0" w:color="auto"/>
              </w:divBdr>
              <w:divsChild>
                <w:div w:id="1544830324">
                  <w:marLeft w:val="0"/>
                  <w:marRight w:val="0"/>
                  <w:marTop w:val="0"/>
                  <w:marBottom w:val="0"/>
                  <w:divBdr>
                    <w:top w:val="none" w:sz="0" w:space="0" w:color="auto"/>
                    <w:left w:val="none" w:sz="0" w:space="0" w:color="auto"/>
                    <w:bottom w:val="none" w:sz="0" w:space="0" w:color="auto"/>
                    <w:right w:val="none" w:sz="0" w:space="0" w:color="auto"/>
                  </w:divBdr>
                  <w:divsChild>
                    <w:div w:id="72807173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717822013">
              <w:marLeft w:val="240"/>
              <w:marRight w:val="0"/>
              <w:marTop w:val="0"/>
              <w:marBottom w:val="0"/>
              <w:divBdr>
                <w:top w:val="none" w:sz="0" w:space="0" w:color="auto"/>
                <w:left w:val="none" w:sz="0" w:space="0" w:color="auto"/>
                <w:bottom w:val="none" w:sz="0" w:space="0" w:color="auto"/>
                <w:right w:val="none" w:sz="0" w:space="0" w:color="auto"/>
              </w:divBdr>
              <w:divsChild>
                <w:div w:id="1016418998">
                  <w:marLeft w:val="0"/>
                  <w:marRight w:val="0"/>
                  <w:marTop w:val="0"/>
                  <w:marBottom w:val="0"/>
                  <w:divBdr>
                    <w:top w:val="none" w:sz="0" w:space="0" w:color="auto"/>
                    <w:left w:val="none" w:sz="0" w:space="0" w:color="auto"/>
                    <w:bottom w:val="none" w:sz="0" w:space="0" w:color="auto"/>
                    <w:right w:val="none" w:sz="0" w:space="0" w:color="auto"/>
                  </w:divBdr>
                  <w:divsChild>
                    <w:div w:id="192822836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106576806">
              <w:marLeft w:val="240"/>
              <w:marRight w:val="0"/>
              <w:marTop w:val="0"/>
              <w:marBottom w:val="0"/>
              <w:divBdr>
                <w:top w:val="none" w:sz="0" w:space="0" w:color="auto"/>
                <w:left w:val="none" w:sz="0" w:space="0" w:color="auto"/>
                <w:bottom w:val="none" w:sz="0" w:space="0" w:color="auto"/>
                <w:right w:val="none" w:sz="0" w:space="0" w:color="auto"/>
              </w:divBdr>
              <w:divsChild>
                <w:div w:id="1346901015">
                  <w:marLeft w:val="0"/>
                  <w:marRight w:val="0"/>
                  <w:marTop w:val="0"/>
                  <w:marBottom w:val="240"/>
                  <w:divBdr>
                    <w:top w:val="none" w:sz="0" w:space="0" w:color="auto"/>
                    <w:left w:val="none" w:sz="0" w:space="0" w:color="auto"/>
                    <w:bottom w:val="none" w:sz="0" w:space="0" w:color="auto"/>
                    <w:right w:val="none" w:sz="0" w:space="0" w:color="auto"/>
                  </w:divBdr>
                  <w:divsChild>
                    <w:div w:id="696350003">
                      <w:marLeft w:val="0"/>
                      <w:marRight w:val="0"/>
                      <w:marTop w:val="0"/>
                      <w:marBottom w:val="0"/>
                      <w:divBdr>
                        <w:top w:val="none" w:sz="0" w:space="0" w:color="auto"/>
                        <w:left w:val="none" w:sz="0" w:space="0" w:color="auto"/>
                        <w:bottom w:val="none" w:sz="0" w:space="0" w:color="auto"/>
                        <w:right w:val="none" w:sz="0" w:space="0" w:color="auto"/>
                      </w:divBdr>
                    </w:div>
                    <w:div w:id="1301576368">
                      <w:marLeft w:val="0"/>
                      <w:marRight w:val="0"/>
                      <w:marTop w:val="0"/>
                      <w:marBottom w:val="0"/>
                      <w:divBdr>
                        <w:top w:val="none" w:sz="0" w:space="0" w:color="auto"/>
                        <w:left w:val="none" w:sz="0" w:space="0" w:color="auto"/>
                        <w:bottom w:val="none" w:sz="0" w:space="0" w:color="auto"/>
                        <w:right w:val="none" w:sz="0" w:space="0" w:color="auto"/>
                      </w:divBdr>
                    </w:div>
                    <w:div w:id="1568951486">
                      <w:marLeft w:val="0"/>
                      <w:marRight w:val="0"/>
                      <w:marTop w:val="0"/>
                      <w:marBottom w:val="0"/>
                      <w:divBdr>
                        <w:top w:val="none" w:sz="0" w:space="0" w:color="auto"/>
                        <w:left w:val="none" w:sz="0" w:space="0" w:color="auto"/>
                        <w:bottom w:val="none" w:sz="0" w:space="0" w:color="auto"/>
                        <w:right w:val="none" w:sz="0" w:space="0" w:color="auto"/>
                      </w:divBdr>
                    </w:div>
                    <w:div w:id="1676833952">
                      <w:marLeft w:val="0"/>
                      <w:marRight w:val="0"/>
                      <w:marTop w:val="0"/>
                      <w:marBottom w:val="0"/>
                      <w:divBdr>
                        <w:top w:val="none" w:sz="0" w:space="0" w:color="auto"/>
                        <w:left w:val="none" w:sz="0" w:space="0" w:color="auto"/>
                        <w:bottom w:val="none" w:sz="0" w:space="0" w:color="auto"/>
                        <w:right w:val="none" w:sz="0" w:space="0" w:color="auto"/>
                      </w:divBdr>
                    </w:div>
                  </w:divsChild>
                </w:div>
                <w:div w:id="1997803333">
                  <w:marLeft w:val="0"/>
                  <w:marRight w:val="0"/>
                  <w:marTop w:val="0"/>
                  <w:marBottom w:val="0"/>
                  <w:divBdr>
                    <w:top w:val="none" w:sz="0" w:space="0" w:color="auto"/>
                    <w:left w:val="none" w:sz="0" w:space="0" w:color="auto"/>
                    <w:bottom w:val="none" w:sz="0" w:space="0" w:color="auto"/>
                    <w:right w:val="none" w:sz="0" w:space="0" w:color="auto"/>
                  </w:divBdr>
                  <w:divsChild>
                    <w:div w:id="789906814">
                      <w:marLeft w:val="0"/>
                      <w:marRight w:val="0"/>
                      <w:marTop w:val="240"/>
                      <w:marBottom w:val="240"/>
                      <w:divBdr>
                        <w:top w:val="none" w:sz="0" w:space="0" w:color="auto"/>
                        <w:left w:val="none" w:sz="0" w:space="0" w:color="auto"/>
                        <w:bottom w:val="none" w:sz="0" w:space="0" w:color="auto"/>
                        <w:right w:val="none" w:sz="0" w:space="0" w:color="auto"/>
                      </w:divBdr>
                    </w:div>
                    <w:div w:id="170540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605819">
              <w:marLeft w:val="240"/>
              <w:marRight w:val="0"/>
              <w:marTop w:val="0"/>
              <w:marBottom w:val="0"/>
              <w:divBdr>
                <w:top w:val="none" w:sz="0" w:space="0" w:color="auto"/>
                <w:left w:val="none" w:sz="0" w:space="0" w:color="auto"/>
                <w:bottom w:val="none" w:sz="0" w:space="0" w:color="auto"/>
                <w:right w:val="none" w:sz="0" w:space="0" w:color="auto"/>
              </w:divBdr>
              <w:divsChild>
                <w:div w:id="1296788286">
                  <w:marLeft w:val="0"/>
                  <w:marRight w:val="0"/>
                  <w:marTop w:val="0"/>
                  <w:marBottom w:val="0"/>
                  <w:divBdr>
                    <w:top w:val="none" w:sz="0" w:space="0" w:color="auto"/>
                    <w:left w:val="none" w:sz="0" w:space="0" w:color="auto"/>
                    <w:bottom w:val="none" w:sz="0" w:space="0" w:color="auto"/>
                    <w:right w:val="none" w:sz="0" w:space="0" w:color="auto"/>
                  </w:divBdr>
                  <w:divsChild>
                    <w:div w:id="175420353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296788981">
              <w:marLeft w:val="240"/>
              <w:marRight w:val="0"/>
              <w:marTop w:val="0"/>
              <w:marBottom w:val="0"/>
              <w:divBdr>
                <w:top w:val="none" w:sz="0" w:space="0" w:color="auto"/>
                <w:left w:val="none" w:sz="0" w:space="0" w:color="auto"/>
                <w:bottom w:val="none" w:sz="0" w:space="0" w:color="auto"/>
                <w:right w:val="none" w:sz="0" w:space="0" w:color="auto"/>
              </w:divBdr>
              <w:divsChild>
                <w:div w:id="279802470">
                  <w:marLeft w:val="0"/>
                  <w:marRight w:val="0"/>
                  <w:marTop w:val="0"/>
                  <w:marBottom w:val="0"/>
                  <w:divBdr>
                    <w:top w:val="none" w:sz="0" w:space="0" w:color="auto"/>
                    <w:left w:val="none" w:sz="0" w:space="0" w:color="auto"/>
                    <w:bottom w:val="none" w:sz="0" w:space="0" w:color="auto"/>
                    <w:right w:val="none" w:sz="0" w:space="0" w:color="auto"/>
                  </w:divBdr>
                  <w:divsChild>
                    <w:div w:id="906912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380594816">
              <w:marLeft w:val="240"/>
              <w:marRight w:val="0"/>
              <w:marTop w:val="0"/>
              <w:marBottom w:val="0"/>
              <w:divBdr>
                <w:top w:val="none" w:sz="0" w:space="0" w:color="auto"/>
                <w:left w:val="none" w:sz="0" w:space="0" w:color="auto"/>
                <w:bottom w:val="none" w:sz="0" w:space="0" w:color="auto"/>
                <w:right w:val="none" w:sz="0" w:space="0" w:color="auto"/>
              </w:divBdr>
            </w:div>
            <w:div w:id="1626278623">
              <w:marLeft w:val="240"/>
              <w:marRight w:val="0"/>
              <w:marTop w:val="0"/>
              <w:marBottom w:val="0"/>
              <w:divBdr>
                <w:top w:val="none" w:sz="0" w:space="0" w:color="auto"/>
                <w:left w:val="none" w:sz="0" w:space="0" w:color="auto"/>
                <w:bottom w:val="none" w:sz="0" w:space="0" w:color="auto"/>
                <w:right w:val="none" w:sz="0" w:space="0" w:color="auto"/>
              </w:divBdr>
              <w:divsChild>
                <w:div w:id="1028218113">
                  <w:marLeft w:val="0"/>
                  <w:marRight w:val="0"/>
                  <w:marTop w:val="0"/>
                  <w:marBottom w:val="0"/>
                  <w:divBdr>
                    <w:top w:val="none" w:sz="0" w:space="0" w:color="auto"/>
                    <w:left w:val="none" w:sz="0" w:space="0" w:color="auto"/>
                    <w:bottom w:val="none" w:sz="0" w:space="0" w:color="auto"/>
                    <w:right w:val="none" w:sz="0" w:space="0" w:color="auto"/>
                  </w:divBdr>
                  <w:divsChild>
                    <w:div w:id="554851890">
                      <w:marLeft w:val="0"/>
                      <w:marRight w:val="0"/>
                      <w:marTop w:val="0"/>
                      <w:marBottom w:val="0"/>
                      <w:divBdr>
                        <w:top w:val="none" w:sz="0" w:space="0" w:color="auto"/>
                        <w:left w:val="none" w:sz="0" w:space="0" w:color="auto"/>
                        <w:bottom w:val="none" w:sz="0" w:space="0" w:color="auto"/>
                        <w:right w:val="none" w:sz="0" w:space="0" w:color="auto"/>
                      </w:divBdr>
                    </w:div>
                    <w:div w:id="980383284">
                      <w:marLeft w:val="0"/>
                      <w:marRight w:val="0"/>
                      <w:marTop w:val="240"/>
                      <w:marBottom w:val="240"/>
                      <w:divBdr>
                        <w:top w:val="none" w:sz="0" w:space="0" w:color="auto"/>
                        <w:left w:val="none" w:sz="0" w:space="0" w:color="auto"/>
                        <w:bottom w:val="none" w:sz="0" w:space="0" w:color="auto"/>
                        <w:right w:val="none" w:sz="0" w:space="0" w:color="auto"/>
                      </w:divBdr>
                    </w:div>
                  </w:divsChild>
                </w:div>
                <w:div w:id="1892765213">
                  <w:marLeft w:val="0"/>
                  <w:marRight w:val="0"/>
                  <w:marTop w:val="0"/>
                  <w:marBottom w:val="240"/>
                  <w:divBdr>
                    <w:top w:val="none" w:sz="0" w:space="0" w:color="auto"/>
                    <w:left w:val="none" w:sz="0" w:space="0" w:color="auto"/>
                    <w:bottom w:val="none" w:sz="0" w:space="0" w:color="auto"/>
                    <w:right w:val="none" w:sz="0" w:space="0" w:color="auto"/>
                  </w:divBdr>
                  <w:divsChild>
                    <w:div w:id="61579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233283">
              <w:marLeft w:val="0"/>
              <w:marRight w:val="0"/>
              <w:marTop w:val="240"/>
              <w:marBottom w:val="0"/>
              <w:divBdr>
                <w:top w:val="none" w:sz="0" w:space="0" w:color="auto"/>
                <w:left w:val="none" w:sz="0" w:space="0" w:color="auto"/>
                <w:bottom w:val="none" w:sz="0" w:space="0" w:color="auto"/>
                <w:right w:val="none" w:sz="0" w:space="0" w:color="auto"/>
              </w:divBdr>
            </w:div>
          </w:divsChild>
        </w:div>
        <w:div w:id="709301661">
          <w:marLeft w:val="0"/>
          <w:marRight w:val="0"/>
          <w:marTop w:val="0"/>
          <w:marBottom w:val="240"/>
          <w:divBdr>
            <w:top w:val="none" w:sz="0" w:space="0" w:color="auto"/>
            <w:left w:val="none" w:sz="0" w:space="0" w:color="auto"/>
            <w:bottom w:val="none" w:sz="0" w:space="0" w:color="auto"/>
            <w:right w:val="none" w:sz="0" w:space="0" w:color="auto"/>
          </w:divBdr>
          <w:divsChild>
            <w:div w:id="74017865">
              <w:marLeft w:val="240"/>
              <w:marRight w:val="0"/>
              <w:marTop w:val="0"/>
              <w:marBottom w:val="0"/>
              <w:divBdr>
                <w:top w:val="none" w:sz="0" w:space="0" w:color="auto"/>
                <w:left w:val="none" w:sz="0" w:space="0" w:color="auto"/>
                <w:bottom w:val="none" w:sz="0" w:space="0" w:color="auto"/>
                <w:right w:val="none" w:sz="0" w:space="0" w:color="auto"/>
              </w:divBdr>
              <w:divsChild>
                <w:div w:id="525942418">
                  <w:marLeft w:val="0"/>
                  <w:marRight w:val="0"/>
                  <w:marTop w:val="0"/>
                  <w:marBottom w:val="0"/>
                  <w:divBdr>
                    <w:top w:val="none" w:sz="0" w:space="0" w:color="auto"/>
                    <w:left w:val="none" w:sz="0" w:space="0" w:color="auto"/>
                    <w:bottom w:val="none" w:sz="0" w:space="0" w:color="auto"/>
                    <w:right w:val="none" w:sz="0" w:space="0" w:color="auto"/>
                  </w:divBdr>
                  <w:divsChild>
                    <w:div w:id="206139732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308443168">
              <w:marLeft w:val="240"/>
              <w:marRight w:val="0"/>
              <w:marTop w:val="0"/>
              <w:marBottom w:val="0"/>
              <w:divBdr>
                <w:top w:val="none" w:sz="0" w:space="0" w:color="auto"/>
                <w:left w:val="none" w:sz="0" w:space="0" w:color="auto"/>
                <w:bottom w:val="none" w:sz="0" w:space="0" w:color="auto"/>
                <w:right w:val="none" w:sz="0" w:space="0" w:color="auto"/>
              </w:divBdr>
            </w:div>
            <w:div w:id="526256432">
              <w:marLeft w:val="240"/>
              <w:marRight w:val="0"/>
              <w:marTop w:val="0"/>
              <w:marBottom w:val="0"/>
              <w:divBdr>
                <w:top w:val="none" w:sz="0" w:space="0" w:color="auto"/>
                <w:left w:val="none" w:sz="0" w:space="0" w:color="auto"/>
                <w:bottom w:val="none" w:sz="0" w:space="0" w:color="auto"/>
                <w:right w:val="none" w:sz="0" w:space="0" w:color="auto"/>
              </w:divBdr>
              <w:divsChild>
                <w:div w:id="1882984103">
                  <w:marLeft w:val="0"/>
                  <w:marRight w:val="0"/>
                  <w:marTop w:val="0"/>
                  <w:marBottom w:val="0"/>
                  <w:divBdr>
                    <w:top w:val="none" w:sz="0" w:space="0" w:color="auto"/>
                    <w:left w:val="none" w:sz="0" w:space="0" w:color="auto"/>
                    <w:bottom w:val="none" w:sz="0" w:space="0" w:color="auto"/>
                    <w:right w:val="none" w:sz="0" w:space="0" w:color="auto"/>
                  </w:divBdr>
                  <w:divsChild>
                    <w:div w:id="25598492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626393295">
              <w:marLeft w:val="0"/>
              <w:marRight w:val="0"/>
              <w:marTop w:val="240"/>
              <w:marBottom w:val="0"/>
              <w:divBdr>
                <w:top w:val="none" w:sz="0" w:space="0" w:color="auto"/>
                <w:left w:val="none" w:sz="0" w:space="0" w:color="auto"/>
                <w:bottom w:val="none" w:sz="0" w:space="0" w:color="auto"/>
                <w:right w:val="none" w:sz="0" w:space="0" w:color="auto"/>
              </w:divBdr>
            </w:div>
            <w:div w:id="1366709281">
              <w:marLeft w:val="240"/>
              <w:marRight w:val="0"/>
              <w:marTop w:val="0"/>
              <w:marBottom w:val="0"/>
              <w:divBdr>
                <w:top w:val="none" w:sz="0" w:space="0" w:color="auto"/>
                <w:left w:val="none" w:sz="0" w:space="0" w:color="auto"/>
                <w:bottom w:val="none" w:sz="0" w:space="0" w:color="auto"/>
                <w:right w:val="none" w:sz="0" w:space="0" w:color="auto"/>
              </w:divBdr>
            </w:div>
            <w:div w:id="1579973550">
              <w:marLeft w:val="240"/>
              <w:marRight w:val="0"/>
              <w:marTop w:val="0"/>
              <w:marBottom w:val="0"/>
              <w:divBdr>
                <w:top w:val="none" w:sz="0" w:space="0" w:color="auto"/>
                <w:left w:val="none" w:sz="0" w:space="0" w:color="auto"/>
                <w:bottom w:val="none" w:sz="0" w:space="0" w:color="auto"/>
                <w:right w:val="none" w:sz="0" w:space="0" w:color="auto"/>
              </w:divBdr>
              <w:divsChild>
                <w:div w:id="2118519451">
                  <w:marLeft w:val="0"/>
                  <w:marRight w:val="0"/>
                  <w:marTop w:val="0"/>
                  <w:marBottom w:val="0"/>
                  <w:divBdr>
                    <w:top w:val="none" w:sz="0" w:space="0" w:color="auto"/>
                    <w:left w:val="none" w:sz="0" w:space="0" w:color="auto"/>
                    <w:bottom w:val="none" w:sz="0" w:space="0" w:color="auto"/>
                    <w:right w:val="none" w:sz="0" w:space="0" w:color="auto"/>
                  </w:divBdr>
                  <w:divsChild>
                    <w:div w:id="1360274307">
                      <w:marLeft w:val="0"/>
                      <w:marRight w:val="0"/>
                      <w:marTop w:val="0"/>
                      <w:marBottom w:val="480"/>
                      <w:divBdr>
                        <w:top w:val="none" w:sz="0" w:space="0" w:color="auto"/>
                        <w:left w:val="none" w:sz="0" w:space="0" w:color="auto"/>
                        <w:bottom w:val="none" w:sz="0" w:space="0" w:color="auto"/>
                        <w:right w:val="none" w:sz="0" w:space="0" w:color="auto"/>
                      </w:divBdr>
                    </w:div>
                    <w:div w:id="1640528767">
                      <w:marLeft w:val="0"/>
                      <w:marRight w:val="0"/>
                      <w:marTop w:val="0"/>
                      <w:marBottom w:val="0"/>
                      <w:divBdr>
                        <w:top w:val="none" w:sz="0" w:space="0" w:color="auto"/>
                        <w:left w:val="none" w:sz="0" w:space="0" w:color="auto"/>
                        <w:bottom w:val="none" w:sz="0" w:space="0" w:color="auto"/>
                        <w:right w:val="none" w:sz="0" w:space="0" w:color="auto"/>
                      </w:divBdr>
                      <w:divsChild>
                        <w:div w:id="205993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868222">
              <w:marLeft w:val="240"/>
              <w:marRight w:val="0"/>
              <w:marTop w:val="0"/>
              <w:marBottom w:val="0"/>
              <w:divBdr>
                <w:top w:val="none" w:sz="0" w:space="0" w:color="auto"/>
                <w:left w:val="none" w:sz="0" w:space="0" w:color="auto"/>
                <w:bottom w:val="none" w:sz="0" w:space="0" w:color="auto"/>
                <w:right w:val="none" w:sz="0" w:space="0" w:color="auto"/>
              </w:divBdr>
              <w:divsChild>
                <w:div w:id="10307378">
                  <w:marLeft w:val="0"/>
                  <w:marRight w:val="0"/>
                  <w:marTop w:val="0"/>
                  <w:marBottom w:val="0"/>
                  <w:divBdr>
                    <w:top w:val="none" w:sz="0" w:space="0" w:color="auto"/>
                    <w:left w:val="none" w:sz="0" w:space="0" w:color="auto"/>
                    <w:bottom w:val="none" w:sz="0" w:space="0" w:color="auto"/>
                    <w:right w:val="none" w:sz="0" w:space="0" w:color="auto"/>
                  </w:divBdr>
                  <w:divsChild>
                    <w:div w:id="37702031">
                      <w:marLeft w:val="0"/>
                      <w:marRight w:val="0"/>
                      <w:marTop w:val="0"/>
                      <w:marBottom w:val="480"/>
                      <w:divBdr>
                        <w:top w:val="none" w:sz="0" w:space="0" w:color="auto"/>
                        <w:left w:val="none" w:sz="0" w:space="0" w:color="auto"/>
                        <w:bottom w:val="none" w:sz="0" w:space="0" w:color="auto"/>
                        <w:right w:val="none" w:sz="0" w:space="0" w:color="auto"/>
                      </w:divBdr>
                    </w:div>
                    <w:div w:id="1675063190">
                      <w:marLeft w:val="0"/>
                      <w:marRight w:val="0"/>
                      <w:marTop w:val="0"/>
                      <w:marBottom w:val="0"/>
                      <w:divBdr>
                        <w:top w:val="none" w:sz="0" w:space="0" w:color="auto"/>
                        <w:left w:val="none" w:sz="0" w:space="0" w:color="auto"/>
                        <w:bottom w:val="none" w:sz="0" w:space="0" w:color="auto"/>
                        <w:right w:val="none" w:sz="0" w:space="0" w:color="auto"/>
                      </w:divBdr>
                      <w:divsChild>
                        <w:div w:id="207651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166538">
                  <w:marLeft w:val="0"/>
                  <w:marRight w:val="0"/>
                  <w:marTop w:val="0"/>
                  <w:marBottom w:val="0"/>
                  <w:divBdr>
                    <w:top w:val="none" w:sz="0" w:space="0" w:color="auto"/>
                    <w:left w:val="none" w:sz="0" w:space="0" w:color="auto"/>
                    <w:bottom w:val="none" w:sz="0" w:space="0" w:color="auto"/>
                    <w:right w:val="none" w:sz="0" w:space="0" w:color="auto"/>
                  </w:divBdr>
                  <w:divsChild>
                    <w:div w:id="193489378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841003517">
              <w:marLeft w:val="240"/>
              <w:marRight w:val="0"/>
              <w:marTop w:val="0"/>
              <w:marBottom w:val="0"/>
              <w:divBdr>
                <w:top w:val="none" w:sz="0" w:space="0" w:color="auto"/>
                <w:left w:val="none" w:sz="0" w:space="0" w:color="auto"/>
                <w:bottom w:val="none" w:sz="0" w:space="0" w:color="auto"/>
                <w:right w:val="none" w:sz="0" w:space="0" w:color="auto"/>
              </w:divBdr>
              <w:divsChild>
                <w:div w:id="112553577">
                  <w:marLeft w:val="0"/>
                  <w:marRight w:val="0"/>
                  <w:marTop w:val="0"/>
                  <w:marBottom w:val="0"/>
                  <w:divBdr>
                    <w:top w:val="none" w:sz="0" w:space="0" w:color="auto"/>
                    <w:left w:val="none" w:sz="0" w:space="0" w:color="auto"/>
                    <w:bottom w:val="none" w:sz="0" w:space="0" w:color="auto"/>
                    <w:right w:val="none" w:sz="0" w:space="0" w:color="auto"/>
                  </w:divBdr>
                  <w:divsChild>
                    <w:div w:id="1033265682">
                      <w:marLeft w:val="0"/>
                      <w:marRight w:val="0"/>
                      <w:marTop w:val="0"/>
                      <w:marBottom w:val="0"/>
                      <w:divBdr>
                        <w:top w:val="none" w:sz="0" w:space="0" w:color="auto"/>
                        <w:left w:val="none" w:sz="0" w:space="0" w:color="auto"/>
                        <w:bottom w:val="none" w:sz="0" w:space="0" w:color="auto"/>
                        <w:right w:val="none" w:sz="0" w:space="0" w:color="auto"/>
                      </w:divBdr>
                      <w:divsChild>
                        <w:div w:id="417210872">
                          <w:marLeft w:val="0"/>
                          <w:marRight w:val="0"/>
                          <w:marTop w:val="0"/>
                          <w:marBottom w:val="0"/>
                          <w:divBdr>
                            <w:top w:val="none" w:sz="0" w:space="0" w:color="auto"/>
                            <w:left w:val="none" w:sz="0" w:space="0" w:color="auto"/>
                            <w:bottom w:val="none" w:sz="0" w:space="0" w:color="auto"/>
                            <w:right w:val="none" w:sz="0" w:space="0" w:color="auto"/>
                          </w:divBdr>
                        </w:div>
                      </w:divsChild>
                    </w:div>
                    <w:div w:id="2140755464">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848520073">
              <w:marLeft w:val="240"/>
              <w:marRight w:val="0"/>
              <w:marTop w:val="0"/>
              <w:marBottom w:val="0"/>
              <w:divBdr>
                <w:top w:val="none" w:sz="0" w:space="0" w:color="auto"/>
                <w:left w:val="none" w:sz="0" w:space="0" w:color="auto"/>
                <w:bottom w:val="none" w:sz="0" w:space="0" w:color="auto"/>
                <w:right w:val="none" w:sz="0" w:space="0" w:color="auto"/>
              </w:divBdr>
            </w:div>
            <w:div w:id="1892231575">
              <w:marLeft w:val="240"/>
              <w:marRight w:val="0"/>
              <w:marTop w:val="0"/>
              <w:marBottom w:val="0"/>
              <w:divBdr>
                <w:top w:val="none" w:sz="0" w:space="0" w:color="auto"/>
                <w:left w:val="none" w:sz="0" w:space="0" w:color="auto"/>
                <w:bottom w:val="none" w:sz="0" w:space="0" w:color="auto"/>
                <w:right w:val="none" w:sz="0" w:space="0" w:color="auto"/>
              </w:divBdr>
              <w:divsChild>
                <w:div w:id="722488638">
                  <w:marLeft w:val="0"/>
                  <w:marRight w:val="0"/>
                  <w:marTop w:val="0"/>
                  <w:marBottom w:val="0"/>
                  <w:divBdr>
                    <w:top w:val="none" w:sz="0" w:space="0" w:color="auto"/>
                    <w:left w:val="none" w:sz="0" w:space="0" w:color="auto"/>
                    <w:bottom w:val="none" w:sz="0" w:space="0" w:color="auto"/>
                    <w:right w:val="none" w:sz="0" w:space="0" w:color="auto"/>
                  </w:divBdr>
                  <w:divsChild>
                    <w:div w:id="1083183620">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2134208648">
              <w:marLeft w:val="240"/>
              <w:marRight w:val="0"/>
              <w:marTop w:val="0"/>
              <w:marBottom w:val="0"/>
              <w:divBdr>
                <w:top w:val="none" w:sz="0" w:space="0" w:color="auto"/>
                <w:left w:val="none" w:sz="0" w:space="0" w:color="auto"/>
                <w:bottom w:val="none" w:sz="0" w:space="0" w:color="auto"/>
                <w:right w:val="none" w:sz="0" w:space="0" w:color="auto"/>
              </w:divBdr>
            </w:div>
          </w:divsChild>
        </w:div>
        <w:div w:id="921378799">
          <w:marLeft w:val="0"/>
          <w:marRight w:val="0"/>
          <w:marTop w:val="0"/>
          <w:marBottom w:val="240"/>
          <w:divBdr>
            <w:top w:val="none" w:sz="0" w:space="0" w:color="auto"/>
            <w:left w:val="none" w:sz="0" w:space="0" w:color="auto"/>
            <w:bottom w:val="none" w:sz="0" w:space="0" w:color="auto"/>
            <w:right w:val="none" w:sz="0" w:space="0" w:color="auto"/>
          </w:divBdr>
          <w:divsChild>
            <w:div w:id="9916532">
              <w:marLeft w:val="240"/>
              <w:marRight w:val="0"/>
              <w:marTop w:val="0"/>
              <w:marBottom w:val="0"/>
              <w:divBdr>
                <w:top w:val="none" w:sz="0" w:space="0" w:color="auto"/>
                <w:left w:val="none" w:sz="0" w:space="0" w:color="auto"/>
                <w:bottom w:val="none" w:sz="0" w:space="0" w:color="auto"/>
                <w:right w:val="none" w:sz="0" w:space="0" w:color="auto"/>
              </w:divBdr>
              <w:divsChild>
                <w:div w:id="1217205810">
                  <w:marLeft w:val="0"/>
                  <w:marRight w:val="0"/>
                  <w:marTop w:val="0"/>
                  <w:marBottom w:val="0"/>
                  <w:divBdr>
                    <w:top w:val="none" w:sz="0" w:space="0" w:color="auto"/>
                    <w:left w:val="none" w:sz="0" w:space="0" w:color="auto"/>
                    <w:bottom w:val="none" w:sz="0" w:space="0" w:color="auto"/>
                    <w:right w:val="none" w:sz="0" w:space="0" w:color="auto"/>
                  </w:divBdr>
                  <w:divsChild>
                    <w:div w:id="344478878">
                      <w:marLeft w:val="0"/>
                      <w:marRight w:val="0"/>
                      <w:marTop w:val="0"/>
                      <w:marBottom w:val="480"/>
                      <w:divBdr>
                        <w:top w:val="none" w:sz="0" w:space="0" w:color="auto"/>
                        <w:left w:val="none" w:sz="0" w:space="0" w:color="auto"/>
                        <w:bottom w:val="none" w:sz="0" w:space="0" w:color="auto"/>
                        <w:right w:val="none" w:sz="0" w:space="0" w:color="auto"/>
                      </w:divBdr>
                    </w:div>
                    <w:div w:id="735396562">
                      <w:marLeft w:val="0"/>
                      <w:marRight w:val="0"/>
                      <w:marTop w:val="0"/>
                      <w:marBottom w:val="0"/>
                      <w:divBdr>
                        <w:top w:val="none" w:sz="0" w:space="0" w:color="auto"/>
                        <w:left w:val="none" w:sz="0" w:space="0" w:color="auto"/>
                        <w:bottom w:val="none" w:sz="0" w:space="0" w:color="auto"/>
                        <w:right w:val="none" w:sz="0" w:space="0" w:color="auto"/>
                      </w:divBdr>
                      <w:divsChild>
                        <w:div w:id="186955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475720">
              <w:marLeft w:val="240"/>
              <w:marRight w:val="0"/>
              <w:marTop w:val="0"/>
              <w:marBottom w:val="0"/>
              <w:divBdr>
                <w:top w:val="none" w:sz="0" w:space="0" w:color="auto"/>
                <w:left w:val="none" w:sz="0" w:space="0" w:color="auto"/>
                <w:bottom w:val="none" w:sz="0" w:space="0" w:color="auto"/>
                <w:right w:val="none" w:sz="0" w:space="0" w:color="auto"/>
              </w:divBdr>
              <w:divsChild>
                <w:div w:id="1668361910">
                  <w:marLeft w:val="0"/>
                  <w:marRight w:val="0"/>
                  <w:marTop w:val="0"/>
                  <w:marBottom w:val="0"/>
                  <w:divBdr>
                    <w:top w:val="none" w:sz="0" w:space="0" w:color="auto"/>
                    <w:left w:val="none" w:sz="0" w:space="0" w:color="auto"/>
                    <w:bottom w:val="none" w:sz="0" w:space="0" w:color="auto"/>
                    <w:right w:val="none" w:sz="0" w:space="0" w:color="auto"/>
                  </w:divBdr>
                  <w:divsChild>
                    <w:div w:id="128385028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686516316">
              <w:marLeft w:val="240"/>
              <w:marRight w:val="0"/>
              <w:marTop w:val="0"/>
              <w:marBottom w:val="0"/>
              <w:divBdr>
                <w:top w:val="none" w:sz="0" w:space="0" w:color="auto"/>
                <w:left w:val="none" w:sz="0" w:space="0" w:color="auto"/>
                <w:bottom w:val="none" w:sz="0" w:space="0" w:color="auto"/>
                <w:right w:val="none" w:sz="0" w:space="0" w:color="auto"/>
              </w:divBdr>
              <w:divsChild>
                <w:div w:id="2060206819">
                  <w:marLeft w:val="0"/>
                  <w:marRight w:val="0"/>
                  <w:marTop w:val="0"/>
                  <w:marBottom w:val="0"/>
                  <w:divBdr>
                    <w:top w:val="none" w:sz="0" w:space="0" w:color="auto"/>
                    <w:left w:val="none" w:sz="0" w:space="0" w:color="auto"/>
                    <w:bottom w:val="none" w:sz="0" w:space="0" w:color="auto"/>
                    <w:right w:val="none" w:sz="0" w:space="0" w:color="auto"/>
                  </w:divBdr>
                  <w:divsChild>
                    <w:div w:id="31098282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709888659">
              <w:marLeft w:val="240"/>
              <w:marRight w:val="0"/>
              <w:marTop w:val="0"/>
              <w:marBottom w:val="0"/>
              <w:divBdr>
                <w:top w:val="none" w:sz="0" w:space="0" w:color="auto"/>
                <w:left w:val="none" w:sz="0" w:space="0" w:color="auto"/>
                <w:bottom w:val="none" w:sz="0" w:space="0" w:color="auto"/>
                <w:right w:val="none" w:sz="0" w:space="0" w:color="auto"/>
              </w:divBdr>
              <w:divsChild>
                <w:div w:id="240527030">
                  <w:marLeft w:val="0"/>
                  <w:marRight w:val="0"/>
                  <w:marTop w:val="0"/>
                  <w:marBottom w:val="0"/>
                  <w:divBdr>
                    <w:top w:val="none" w:sz="0" w:space="0" w:color="auto"/>
                    <w:left w:val="none" w:sz="0" w:space="0" w:color="auto"/>
                    <w:bottom w:val="none" w:sz="0" w:space="0" w:color="auto"/>
                    <w:right w:val="none" w:sz="0" w:space="0" w:color="auto"/>
                  </w:divBdr>
                  <w:divsChild>
                    <w:div w:id="578054793">
                      <w:marLeft w:val="0"/>
                      <w:marRight w:val="0"/>
                      <w:marTop w:val="0"/>
                      <w:marBottom w:val="0"/>
                      <w:divBdr>
                        <w:top w:val="none" w:sz="0" w:space="0" w:color="auto"/>
                        <w:left w:val="none" w:sz="0" w:space="0" w:color="auto"/>
                        <w:bottom w:val="none" w:sz="0" w:space="0" w:color="auto"/>
                        <w:right w:val="none" w:sz="0" w:space="0" w:color="auto"/>
                      </w:divBdr>
                      <w:divsChild>
                        <w:div w:id="159085056">
                          <w:marLeft w:val="0"/>
                          <w:marRight w:val="0"/>
                          <w:marTop w:val="0"/>
                          <w:marBottom w:val="0"/>
                          <w:divBdr>
                            <w:top w:val="none" w:sz="0" w:space="0" w:color="auto"/>
                            <w:left w:val="none" w:sz="0" w:space="0" w:color="auto"/>
                            <w:bottom w:val="none" w:sz="0" w:space="0" w:color="auto"/>
                            <w:right w:val="none" w:sz="0" w:space="0" w:color="auto"/>
                          </w:divBdr>
                        </w:div>
                      </w:divsChild>
                    </w:div>
                    <w:div w:id="811678020">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720591710">
              <w:marLeft w:val="0"/>
              <w:marRight w:val="0"/>
              <w:marTop w:val="240"/>
              <w:marBottom w:val="0"/>
              <w:divBdr>
                <w:top w:val="none" w:sz="0" w:space="0" w:color="auto"/>
                <w:left w:val="none" w:sz="0" w:space="0" w:color="auto"/>
                <w:bottom w:val="none" w:sz="0" w:space="0" w:color="auto"/>
                <w:right w:val="none" w:sz="0" w:space="0" w:color="auto"/>
              </w:divBdr>
            </w:div>
            <w:div w:id="790786201">
              <w:marLeft w:val="240"/>
              <w:marRight w:val="0"/>
              <w:marTop w:val="0"/>
              <w:marBottom w:val="0"/>
              <w:divBdr>
                <w:top w:val="none" w:sz="0" w:space="0" w:color="auto"/>
                <w:left w:val="none" w:sz="0" w:space="0" w:color="auto"/>
                <w:bottom w:val="none" w:sz="0" w:space="0" w:color="auto"/>
                <w:right w:val="none" w:sz="0" w:space="0" w:color="auto"/>
              </w:divBdr>
            </w:div>
            <w:div w:id="985356749">
              <w:marLeft w:val="240"/>
              <w:marRight w:val="0"/>
              <w:marTop w:val="0"/>
              <w:marBottom w:val="0"/>
              <w:divBdr>
                <w:top w:val="none" w:sz="0" w:space="0" w:color="auto"/>
                <w:left w:val="none" w:sz="0" w:space="0" w:color="auto"/>
                <w:bottom w:val="none" w:sz="0" w:space="0" w:color="auto"/>
                <w:right w:val="none" w:sz="0" w:space="0" w:color="auto"/>
              </w:divBdr>
              <w:divsChild>
                <w:div w:id="439909239">
                  <w:marLeft w:val="0"/>
                  <w:marRight w:val="0"/>
                  <w:marTop w:val="0"/>
                  <w:marBottom w:val="0"/>
                  <w:divBdr>
                    <w:top w:val="none" w:sz="0" w:space="0" w:color="auto"/>
                    <w:left w:val="none" w:sz="0" w:space="0" w:color="auto"/>
                    <w:bottom w:val="none" w:sz="0" w:space="0" w:color="auto"/>
                    <w:right w:val="none" w:sz="0" w:space="0" w:color="auto"/>
                  </w:divBdr>
                  <w:divsChild>
                    <w:div w:id="743601398">
                      <w:marLeft w:val="0"/>
                      <w:marRight w:val="0"/>
                      <w:marTop w:val="0"/>
                      <w:marBottom w:val="0"/>
                      <w:divBdr>
                        <w:top w:val="none" w:sz="0" w:space="0" w:color="auto"/>
                        <w:left w:val="none" w:sz="0" w:space="0" w:color="auto"/>
                        <w:bottom w:val="none" w:sz="0" w:space="0" w:color="auto"/>
                        <w:right w:val="none" w:sz="0" w:space="0" w:color="auto"/>
                      </w:divBdr>
                      <w:divsChild>
                        <w:div w:id="1128937377">
                          <w:marLeft w:val="0"/>
                          <w:marRight w:val="0"/>
                          <w:marTop w:val="0"/>
                          <w:marBottom w:val="0"/>
                          <w:divBdr>
                            <w:top w:val="none" w:sz="0" w:space="0" w:color="auto"/>
                            <w:left w:val="none" w:sz="0" w:space="0" w:color="auto"/>
                            <w:bottom w:val="none" w:sz="0" w:space="0" w:color="auto"/>
                            <w:right w:val="none" w:sz="0" w:space="0" w:color="auto"/>
                          </w:divBdr>
                        </w:div>
                      </w:divsChild>
                    </w:div>
                    <w:div w:id="82189235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376733458">
              <w:marLeft w:val="240"/>
              <w:marRight w:val="0"/>
              <w:marTop w:val="0"/>
              <w:marBottom w:val="0"/>
              <w:divBdr>
                <w:top w:val="none" w:sz="0" w:space="0" w:color="auto"/>
                <w:left w:val="none" w:sz="0" w:space="0" w:color="auto"/>
                <w:bottom w:val="none" w:sz="0" w:space="0" w:color="auto"/>
                <w:right w:val="none" w:sz="0" w:space="0" w:color="auto"/>
              </w:divBdr>
            </w:div>
            <w:div w:id="1526015976">
              <w:marLeft w:val="240"/>
              <w:marRight w:val="0"/>
              <w:marTop w:val="0"/>
              <w:marBottom w:val="0"/>
              <w:divBdr>
                <w:top w:val="none" w:sz="0" w:space="0" w:color="auto"/>
                <w:left w:val="none" w:sz="0" w:space="0" w:color="auto"/>
                <w:bottom w:val="none" w:sz="0" w:space="0" w:color="auto"/>
                <w:right w:val="none" w:sz="0" w:space="0" w:color="auto"/>
              </w:divBdr>
            </w:div>
            <w:div w:id="1742411457">
              <w:marLeft w:val="240"/>
              <w:marRight w:val="0"/>
              <w:marTop w:val="0"/>
              <w:marBottom w:val="0"/>
              <w:divBdr>
                <w:top w:val="none" w:sz="0" w:space="0" w:color="auto"/>
                <w:left w:val="none" w:sz="0" w:space="0" w:color="auto"/>
                <w:bottom w:val="none" w:sz="0" w:space="0" w:color="auto"/>
                <w:right w:val="none" w:sz="0" w:space="0" w:color="auto"/>
              </w:divBdr>
              <w:divsChild>
                <w:div w:id="1207834852">
                  <w:marLeft w:val="0"/>
                  <w:marRight w:val="0"/>
                  <w:marTop w:val="0"/>
                  <w:marBottom w:val="0"/>
                  <w:divBdr>
                    <w:top w:val="none" w:sz="0" w:space="0" w:color="auto"/>
                    <w:left w:val="none" w:sz="0" w:space="0" w:color="auto"/>
                    <w:bottom w:val="none" w:sz="0" w:space="0" w:color="auto"/>
                    <w:right w:val="none" w:sz="0" w:space="0" w:color="auto"/>
                  </w:divBdr>
                  <w:divsChild>
                    <w:div w:id="115553286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 w:id="1148084345">
          <w:marLeft w:val="0"/>
          <w:marRight w:val="0"/>
          <w:marTop w:val="0"/>
          <w:marBottom w:val="240"/>
          <w:divBdr>
            <w:top w:val="none" w:sz="0" w:space="0" w:color="auto"/>
            <w:left w:val="none" w:sz="0" w:space="0" w:color="auto"/>
            <w:bottom w:val="none" w:sz="0" w:space="0" w:color="auto"/>
            <w:right w:val="none" w:sz="0" w:space="0" w:color="auto"/>
          </w:divBdr>
          <w:divsChild>
            <w:div w:id="162938406">
              <w:marLeft w:val="240"/>
              <w:marRight w:val="0"/>
              <w:marTop w:val="0"/>
              <w:marBottom w:val="0"/>
              <w:divBdr>
                <w:top w:val="none" w:sz="0" w:space="0" w:color="auto"/>
                <w:left w:val="none" w:sz="0" w:space="0" w:color="auto"/>
                <w:bottom w:val="none" w:sz="0" w:space="0" w:color="auto"/>
                <w:right w:val="none" w:sz="0" w:space="0" w:color="auto"/>
              </w:divBdr>
            </w:div>
            <w:div w:id="344131342">
              <w:marLeft w:val="0"/>
              <w:marRight w:val="0"/>
              <w:marTop w:val="240"/>
              <w:marBottom w:val="0"/>
              <w:divBdr>
                <w:top w:val="none" w:sz="0" w:space="0" w:color="auto"/>
                <w:left w:val="none" w:sz="0" w:space="0" w:color="auto"/>
                <w:bottom w:val="none" w:sz="0" w:space="0" w:color="auto"/>
                <w:right w:val="none" w:sz="0" w:space="0" w:color="auto"/>
              </w:divBdr>
            </w:div>
            <w:div w:id="584144971">
              <w:marLeft w:val="240"/>
              <w:marRight w:val="0"/>
              <w:marTop w:val="0"/>
              <w:marBottom w:val="0"/>
              <w:divBdr>
                <w:top w:val="none" w:sz="0" w:space="0" w:color="auto"/>
                <w:left w:val="none" w:sz="0" w:space="0" w:color="auto"/>
                <w:bottom w:val="none" w:sz="0" w:space="0" w:color="auto"/>
                <w:right w:val="none" w:sz="0" w:space="0" w:color="auto"/>
              </w:divBdr>
              <w:divsChild>
                <w:div w:id="1268196349">
                  <w:marLeft w:val="0"/>
                  <w:marRight w:val="0"/>
                  <w:marTop w:val="0"/>
                  <w:marBottom w:val="240"/>
                  <w:divBdr>
                    <w:top w:val="none" w:sz="0" w:space="0" w:color="auto"/>
                    <w:left w:val="none" w:sz="0" w:space="0" w:color="auto"/>
                    <w:bottom w:val="none" w:sz="0" w:space="0" w:color="auto"/>
                    <w:right w:val="none" w:sz="0" w:space="0" w:color="auto"/>
                  </w:divBdr>
                  <w:divsChild>
                    <w:div w:id="1217624568">
                      <w:marLeft w:val="0"/>
                      <w:marRight w:val="0"/>
                      <w:marTop w:val="0"/>
                      <w:marBottom w:val="0"/>
                      <w:divBdr>
                        <w:top w:val="none" w:sz="0" w:space="0" w:color="auto"/>
                        <w:left w:val="none" w:sz="0" w:space="0" w:color="auto"/>
                        <w:bottom w:val="none" w:sz="0" w:space="0" w:color="auto"/>
                        <w:right w:val="none" w:sz="0" w:space="0" w:color="auto"/>
                      </w:divBdr>
                    </w:div>
                  </w:divsChild>
                </w:div>
                <w:div w:id="1778714553">
                  <w:marLeft w:val="0"/>
                  <w:marRight w:val="0"/>
                  <w:marTop w:val="0"/>
                  <w:marBottom w:val="0"/>
                  <w:divBdr>
                    <w:top w:val="none" w:sz="0" w:space="0" w:color="auto"/>
                    <w:left w:val="none" w:sz="0" w:space="0" w:color="auto"/>
                    <w:bottom w:val="none" w:sz="0" w:space="0" w:color="auto"/>
                    <w:right w:val="none" w:sz="0" w:space="0" w:color="auto"/>
                  </w:divBdr>
                  <w:divsChild>
                    <w:div w:id="1061712567">
                      <w:marLeft w:val="0"/>
                      <w:marRight w:val="0"/>
                      <w:marTop w:val="240"/>
                      <w:marBottom w:val="240"/>
                      <w:divBdr>
                        <w:top w:val="none" w:sz="0" w:space="0" w:color="auto"/>
                        <w:left w:val="none" w:sz="0" w:space="0" w:color="auto"/>
                        <w:bottom w:val="none" w:sz="0" w:space="0" w:color="auto"/>
                        <w:right w:val="none" w:sz="0" w:space="0" w:color="auto"/>
                      </w:divBdr>
                    </w:div>
                    <w:div w:id="123616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39998">
              <w:marLeft w:val="240"/>
              <w:marRight w:val="0"/>
              <w:marTop w:val="0"/>
              <w:marBottom w:val="0"/>
              <w:divBdr>
                <w:top w:val="none" w:sz="0" w:space="0" w:color="auto"/>
                <w:left w:val="none" w:sz="0" w:space="0" w:color="auto"/>
                <w:bottom w:val="none" w:sz="0" w:space="0" w:color="auto"/>
                <w:right w:val="none" w:sz="0" w:space="0" w:color="auto"/>
              </w:divBdr>
              <w:divsChild>
                <w:div w:id="628440891">
                  <w:marLeft w:val="0"/>
                  <w:marRight w:val="0"/>
                  <w:marTop w:val="0"/>
                  <w:marBottom w:val="0"/>
                  <w:divBdr>
                    <w:top w:val="none" w:sz="0" w:space="0" w:color="auto"/>
                    <w:left w:val="none" w:sz="0" w:space="0" w:color="auto"/>
                    <w:bottom w:val="none" w:sz="0" w:space="0" w:color="auto"/>
                    <w:right w:val="none" w:sz="0" w:space="0" w:color="auto"/>
                  </w:divBdr>
                  <w:divsChild>
                    <w:div w:id="158703465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708991623">
              <w:marLeft w:val="240"/>
              <w:marRight w:val="0"/>
              <w:marTop w:val="0"/>
              <w:marBottom w:val="0"/>
              <w:divBdr>
                <w:top w:val="none" w:sz="0" w:space="0" w:color="auto"/>
                <w:left w:val="none" w:sz="0" w:space="0" w:color="auto"/>
                <w:bottom w:val="none" w:sz="0" w:space="0" w:color="auto"/>
                <w:right w:val="none" w:sz="0" w:space="0" w:color="auto"/>
              </w:divBdr>
              <w:divsChild>
                <w:div w:id="293172401">
                  <w:marLeft w:val="0"/>
                  <w:marRight w:val="0"/>
                  <w:marTop w:val="0"/>
                  <w:marBottom w:val="0"/>
                  <w:divBdr>
                    <w:top w:val="none" w:sz="0" w:space="0" w:color="auto"/>
                    <w:left w:val="none" w:sz="0" w:space="0" w:color="auto"/>
                    <w:bottom w:val="none" w:sz="0" w:space="0" w:color="auto"/>
                    <w:right w:val="none" w:sz="0" w:space="0" w:color="auto"/>
                  </w:divBdr>
                  <w:divsChild>
                    <w:div w:id="551892706">
                      <w:marLeft w:val="0"/>
                      <w:marRight w:val="0"/>
                      <w:marTop w:val="0"/>
                      <w:marBottom w:val="480"/>
                      <w:divBdr>
                        <w:top w:val="none" w:sz="0" w:space="0" w:color="auto"/>
                        <w:left w:val="none" w:sz="0" w:space="0" w:color="auto"/>
                        <w:bottom w:val="none" w:sz="0" w:space="0" w:color="auto"/>
                        <w:right w:val="none" w:sz="0" w:space="0" w:color="auto"/>
                      </w:divBdr>
                    </w:div>
                    <w:div w:id="725103380">
                      <w:marLeft w:val="0"/>
                      <w:marRight w:val="0"/>
                      <w:marTop w:val="0"/>
                      <w:marBottom w:val="0"/>
                      <w:divBdr>
                        <w:top w:val="none" w:sz="0" w:space="0" w:color="auto"/>
                        <w:left w:val="none" w:sz="0" w:space="0" w:color="auto"/>
                        <w:bottom w:val="none" w:sz="0" w:space="0" w:color="auto"/>
                        <w:right w:val="none" w:sz="0" w:space="0" w:color="auto"/>
                      </w:divBdr>
                      <w:divsChild>
                        <w:div w:id="58596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969443">
                  <w:marLeft w:val="0"/>
                  <w:marRight w:val="0"/>
                  <w:marTop w:val="0"/>
                  <w:marBottom w:val="0"/>
                  <w:divBdr>
                    <w:top w:val="none" w:sz="0" w:space="0" w:color="auto"/>
                    <w:left w:val="none" w:sz="0" w:space="0" w:color="auto"/>
                    <w:bottom w:val="none" w:sz="0" w:space="0" w:color="auto"/>
                    <w:right w:val="none" w:sz="0" w:space="0" w:color="auto"/>
                  </w:divBdr>
                  <w:divsChild>
                    <w:div w:id="536089025">
                      <w:marLeft w:val="0"/>
                      <w:marRight w:val="0"/>
                      <w:marTop w:val="0"/>
                      <w:marBottom w:val="480"/>
                      <w:divBdr>
                        <w:top w:val="none" w:sz="0" w:space="0" w:color="auto"/>
                        <w:left w:val="none" w:sz="0" w:space="0" w:color="auto"/>
                        <w:bottom w:val="none" w:sz="0" w:space="0" w:color="auto"/>
                        <w:right w:val="none" w:sz="0" w:space="0" w:color="auto"/>
                      </w:divBdr>
                    </w:div>
                    <w:div w:id="1812823293">
                      <w:marLeft w:val="0"/>
                      <w:marRight w:val="0"/>
                      <w:marTop w:val="0"/>
                      <w:marBottom w:val="0"/>
                      <w:divBdr>
                        <w:top w:val="none" w:sz="0" w:space="0" w:color="auto"/>
                        <w:left w:val="none" w:sz="0" w:space="0" w:color="auto"/>
                        <w:bottom w:val="none" w:sz="0" w:space="0" w:color="auto"/>
                        <w:right w:val="none" w:sz="0" w:space="0" w:color="auto"/>
                      </w:divBdr>
                      <w:divsChild>
                        <w:div w:id="131112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542839">
              <w:marLeft w:val="240"/>
              <w:marRight w:val="0"/>
              <w:marTop w:val="0"/>
              <w:marBottom w:val="0"/>
              <w:divBdr>
                <w:top w:val="none" w:sz="0" w:space="0" w:color="auto"/>
                <w:left w:val="none" w:sz="0" w:space="0" w:color="auto"/>
                <w:bottom w:val="none" w:sz="0" w:space="0" w:color="auto"/>
                <w:right w:val="none" w:sz="0" w:space="0" w:color="auto"/>
              </w:divBdr>
            </w:div>
            <w:div w:id="1916159664">
              <w:marLeft w:val="240"/>
              <w:marRight w:val="0"/>
              <w:marTop w:val="0"/>
              <w:marBottom w:val="0"/>
              <w:divBdr>
                <w:top w:val="none" w:sz="0" w:space="0" w:color="auto"/>
                <w:left w:val="none" w:sz="0" w:space="0" w:color="auto"/>
                <w:bottom w:val="none" w:sz="0" w:space="0" w:color="auto"/>
                <w:right w:val="none" w:sz="0" w:space="0" w:color="auto"/>
              </w:divBdr>
            </w:div>
          </w:divsChild>
        </w:div>
        <w:div w:id="1204826110">
          <w:marLeft w:val="0"/>
          <w:marRight w:val="0"/>
          <w:marTop w:val="0"/>
          <w:marBottom w:val="240"/>
          <w:divBdr>
            <w:top w:val="none" w:sz="0" w:space="0" w:color="auto"/>
            <w:left w:val="none" w:sz="0" w:space="0" w:color="auto"/>
            <w:bottom w:val="none" w:sz="0" w:space="0" w:color="auto"/>
            <w:right w:val="none" w:sz="0" w:space="0" w:color="auto"/>
          </w:divBdr>
          <w:divsChild>
            <w:div w:id="140536438">
              <w:marLeft w:val="240"/>
              <w:marRight w:val="0"/>
              <w:marTop w:val="0"/>
              <w:marBottom w:val="0"/>
              <w:divBdr>
                <w:top w:val="none" w:sz="0" w:space="0" w:color="auto"/>
                <w:left w:val="none" w:sz="0" w:space="0" w:color="auto"/>
                <w:bottom w:val="none" w:sz="0" w:space="0" w:color="auto"/>
                <w:right w:val="none" w:sz="0" w:space="0" w:color="auto"/>
              </w:divBdr>
              <w:divsChild>
                <w:div w:id="5329877">
                  <w:marLeft w:val="0"/>
                  <w:marRight w:val="0"/>
                  <w:marTop w:val="0"/>
                  <w:marBottom w:val="0"/>
                  <w:divBdr>
                    <w:top w:val="none" w:sz="0" w:space="0" w:color="auto"/>
                    <w:left w:val="none" w:sz="0" w:space="0" w:color="auto"/>
                    <w:bottom w:val="none" w:sz="0" w:space="0" w:color="auto"/>
                    <w:right w:val="none" w:sz="0" w:space="0" w:color="auto"/>
                  </w:divBdr>
                </w:div>
                <w:div w:id="71051529">
                  <w:marLeft w:val="0"/>
                  <w:marRight w:val="0"/>
                  <w:marTop w:val="0"/>
                  <w:marBottom w:val="0"/>
                  <w:divBdr>
                    <w:top w:val="none" w:sz="0" w:space="0" w:color="auto"/>
                    <w:left w:val="none" w:sz="0" w:space="0" w:color="auto"/>
                    <w:bottom w:val="none" w:sz="0" w:space="0" w:color="auto"/>
                    <w:right w:val="none" w:sz="0" w:space="0" w:color="auto"/>
                  </w:divBdr>
                </w:div>
                <w:div w:id="185868530">
                  <w:marLeft w:val="0"/>
                  <w:marRight w:val="0"/>
                  <w:marTop w:val="0"/>
                  <w:marBottom w:val="0"/>
                  <w:divBdr>
                    <w:top w:val="none" w:sz="0" w:space="0" w:color="auto"/>
                    <w:left w:val="none" w:sz="0" w:space="0" w:color="auto"/>
                    <w:bottom w:val="none" w:sz="0" w:space="0" w:color="auto"/>
                    <w:right w:val="none" w:sz="0" w:space="0" w:color="auto"/>
                  </w:divBdr>
                </w:div>
                <w:div w:id="270747872">
                  <w:marLeft w:val="0"/>
                  <w:marRight w:val="0"/>
                  <w:marTop w:val="0"/>
                  <w:marBottom w:val="0"/>
                  <w:divBdr>
                    <w:top w:val="none" w:sz="0" w:space="0" w:color="auto"/>
                    <w:left w:val="none" w:sz="0" w:space="0" w:color="auto"/>
                    <w:bottom w:val="none" w:sz="0" w:space="0" w:color="auto"/>
                    <w:right w:val="none" w:sz="0" w:space="0" w:color="auto"/>
                  </w:divBdr>
                </w:div>
                <w:div w:id="339048759">
                  <w:marLeft w:val="0"/>
                  <w:marRight w:val="0"/>
                  <w:marTop w:val="0"/>
                  <w:marBottom w:val="0"/>
                  <w:divBdr>
                    <w:top w:val="none" w:sz="0" w:space="0" w:color="auto"/>
                    <w:left w:val="none" w:sz="0" w:space="0" w:color="auto"/>
                    <w:bottom w:val="none" w:sz="0" w:space="0" w:color="auto"/>
                    <w:right w:val="none" w:sz="0" w:space="0" w:color="auto"/>
                  </w:divBdr>
                </w:div>
                <w:div w:id="514072191">
                  <w:marLeft w:val="0"/>
                  <w:marRight w:val="0"/>
                  <w:marTop w:val="0"/>
                  <w:marBottom w:val="0"/>
                  <w:divBdr>
                    <w:top w:val="none" w:sz="0" w:space="0" w:color="auto"/>
                    <w:left w:val="none" w:sz="0" w:space="0" w:color="auto"/>
                    <w:bottom w:val="none" w:sz="0" w:space="0" w:color="auto"/>
                    <w:right w:val="none" w:sz="0" w:space="0" w:color="auto"/>
                  </w:divBdr>
                </w:div>
                <w:div w:id="572005234">
                  <w:marLeft w:val="0"/>
                  <w:marRight w:val="0"/>
                  <w:marTop w:val="0"/>
                  <w:marBottom w:val="0"/>
                  <w:divBdr>
                    <w:top w:val="none" w:sz="0" w:space="0" w:color="auto"/>
                    <w:left w:val="none" w:sz="0" w:space="0" w:color="auto"/>
                    <w:bottom w:val="none" w:sz="0" w:space="0" w:color="auto"/>
                    <w:right w:val="none" w:sz="0" w:space="0" w:color="auto"/>
                  </w:divBdr>
                </w:div>
                <w:div w:id="691303559">
                  <w:marLeft w:val="0"/>
                  <w:marRight w:val="0"/>
                  <w:marTop w:val="0"/>
                  <w:marBottom w:val="0"/>
                  <w:divBdr>
                    <w:top w:val="none" w:sz="0" w:space="0" w:color="auto"/>
                    <w:left w:val="none" w:sz="0" w:space="0" w:color="auto"/>
                    <w:bottom w:val="none" w:sz="0" w:space="0" w:color="auto"/>
                    <w:right w:val="none" w:sz="0" w:space="0" w:color="auto"/>
                  </w:divBdr>
                </w:div>
                <w:div w:id="732893550">
                  <w:marLeft w:val="0"/>
                  <w:marRight w:val="0"/>
                  <w:marTop w:val="0"/>
                  <w:marBottom w:val="0"/>
                  <w:divBdr>
                    <w:top w:val="none" w:sz="0" w:space="0" w:color="auto"/>
                    <w:left w:val="none" w:sz="0" w:space="0" w:color="auto"/>
                    <w:bottom w:val="none" w:sz="0" w:space="0" w:color="auto"/>
                    <w:right w:val="none" w:sz="0" w:space="0" w:color="auto"/>
                  </w:divBdr>
                </w:div>
                <w:div w:id="745613183">
                  <w:marLeft w:val="0"/>
                  <w:marRight w:val="0"/>
                  <w:marTop w:val="0"/>
                  <w:marBottom w:val="0"/>
                  <w:divBdr>
                    <w:top w:val="none" w:sz="0" w:space="0" w:color="auto"/>
                    <w:left w:val="none" w:sz="0" w:space="0" w:color="auto"/>
                    <w:bottom w:val="none" w:sz="0" w:space="0" w:color="auto"/>
                    <w:right w:val="none" w:sz="0" w:space="0" w:color="auto"/>
                  </w:divBdr>
                </w:div>
                <w:div w:id="748232543">
                  <w:marLeft w:val="0"/>
                  <w:marRight w:val="0"/>
                  <w:marTop w:val="0"/>
                  <w:marBottom w:val="0"/>
                  <w:divBdr>
                    <w:top w:val="none" w:sz="0" w:space="0" w:color="auto"/>
                    <w:left w:val="none" w:sz="0" w:space="0" w:color="auto"/>
                    <w:bottom w:val="none" w:sz="0" w:space="0" w:color="auto"/>
                    <w:right w:val="none" w:sz="0" w:space="0" w:color="auto"/>
                  </w:divBdr>
                </w:div>
                <w:div w:id="811093776">
                  <w:marLeft w:val="0"/>
                  <w:marRight w:val="0"/>
                  <w:marTop w:val="0"/>
                  <w:marBottom w:val="0"/>
                  <w:divBdr>
                    <w:top w:val="none" w:sz="0" w:space="0" w:color="auto"/>
                    <w:left w:val="none" w:sz="0" w:space="0" w:color="auto"/>
                    <w:bottom w:val="none" w:sz="0" w:space="0" w:color="auto"/>
                    <w:right w:val="none" w:sz="0" w:space="0" w:color="auto"/>
                  </w:divBdr>
                </w:div>
                <w:div w:id="829979907">
                  <w:marLeft w:val="0"/>
                  <w:marRight w:val="0"/>
                  <w:marTop w:val="0"/>
                  <w:marBottom w:val="0"/>
                  <w:divBdr>
                    <w:top w:val="none" w:sz="0" w:space="0" w:color="auto"/>
                    <w:left w:val="none" w:sz="0" w:space="0" w:color="auto"/>
                    <w:bottom w:val="none" w:sz="0" w:space="0" w:color="auto"/>
                    <w:right w:val="none" w:sz="0" w:space="0" w:color="auto"/>
                  </w:divBdr>
                </w:div>
                <w:div w:id="1123888484">
                  <w:marLeft w:val="0"/>
                  <w:marRight w:val="0"/>
                  <w:marTop w:val="0"/>
                  <w:marBottom w:val="0"/>
                  <w:divBdr>
                    <w:top w:val="none" w:sz="0" w:space="0" w:color="auto"/>
                    <w:left w:val="none" w:sz="0" w:space="0" w:color="auto"/>
                    <w:bottom w:val="none" w:sz="0" w:space="0" w:color="auto"/>
                    <w:right w:val="none" w:sz="0" w:space="0" w:color="auto"/>
                  </w:divBdr>
                </w:div>
                <w:div w:id="1160849772">
                  <w:marLeft w:val="0"/>
                  <w:marRight w:val="0"/>
                  <w:marTop w:val="0"/>
                  <w:marBottom w:val="0"/>
                  <w:divBdr>
                    <w:top w:val="none" w:sz="0" w:space="0" w:color="auto"/>
                    <w:left w:val="none" w:sz="0" w:space="0" w:color="auto"/>
                    <w:bottom w:val="none" w:sz="0" w:space="0" w:color="auto"/>
                    <w:right w:val="none" w:sz="0" w:space="0" w:color="auto"/>
                  </w:divBdr>
                </w:div>
                <w:div w:id="1235042577">
                  <w:marLeft w:val="0"/>
                  <w:marRight w:val="0"/>
                  <w:marTop w:val="0"/>
                  <w:marBottom w:val="0"/>
                  <w:divBdr>
                    <w:top w:val="none" w:sz="0" w:space="0" w:color="auto"/>
                    <w:left w:val="none" w:sz="0" w:space="0" w:color="auto"/>
                    <w:bottom w:val="none" w:sz="0" w:space="0" w:color="auto"/>
                    <w:right w:val="none" w:sz="0" w:space="0" w:color="auto"/>
                  </w:divBdr>
                </w:div>
                <w:div w:id="1237276887">
                  <w:marLeft w:val="0"/>
                  <w:marRight w:val="0"/>
                  <w:marTop w:val="0"/>
                  <w:marBottom w:val="0"/>
                  <w:divBdr>
                    <w:top w:val="none" w:sz="0" w:space="0" w:color="auto"/>
                    <w:left w:val="none" w:sz="0" w:space="0" w:color="auto"/>
                    <w:bottom w:val="none" w:sz="0" w:space="0" w:color="auto"/>
                    <w:right w:val="none" w:sz="0" w:space="0" w:color="auto"/>
                  </w:divBdr>
                </w:div>
                <w:div w:id="1293831060">
                  <w:marLeft w:val="0"/>
                  <w:marRight w:val="0"/>
                  <w:marTop w:val="0"/>
                  <w:marBottom w:val="0"/>
                  <w:divBdr>
                    <w:top w:val="none" w:sz="0" w:space="0" w:color="auto"/>
                    <w:left w:val="none" w:sz="0" w:space="0" w:color="auto"/>
                    <w:bottom w:val="none" w:sz="0" w:space="0" w:color="auto"/>
                    <w:right w:val="none" w:sz="0" w:space="0" w:color="auto"/>
                  </w:divBdr>
                </w:div>
                <w:div w:id="1371150576">
                  <w:marLeft w:val="0"/>
                  <w:marRight w:val="0"/>
                  <w:marTop w:val="0"/>
                  <w:marBottom w:val="0"/>
                  <w:divBdr>
                    <w:top w:val="none" w:sz="0" w:space="0" w:color="auto"/>
                    <w:left w:val="none" w:sz="0" w:space="0" w:color="auto"/>
                    <w:bottom w:val="none" w:sz="0" w:space="0" w:color="auto"/>
                    <w:right w:val="none" w:sz="0" w:space="0" w:color="auto"/>
                  </w:divBdr>
                </w:div>
                <w:div w:id="1400130385">
                  <w:marLeft w:val="0"/>
                  <w:marRight w:val="0"/>
                  <w:marTop w:val="0"/>
                  <w:marBottom w:val="0"/>
                  <w:divBdr>
                    <w:top w:val="none" w:sz="0" w:space="0" w:color="auto"/>
                    <w:left w:val="none" w:sz="0" w:space="0" w:color="auto"/>
                    <w:bottom w:val="none" w:sz="0" w:space="0" w:color="auto"/>
                    <w:right w:val="none" w:sz="0" w:space="0" w:color="auto"/>
                  </w:divBdr>
                </w:div>
                <w:div w:id="1495416950">
                  <w:marLeft w:val="0"/>
                  <w:marRight w:val="0"/>
                  <w:marTop w:val="0"/>
                  <w:marBottom w:val="0"/>
                  <w:divBdr>
                    <w:top w:val="none" w:sz="0" w:space="0" w:color="auto"/>
                    <w:left w:val="none" w:sz="0" w:space="0" w:color="auto"/>
                    <w:bottom w:val="none" w:sz="0" w:space="0" w:color="auto"/>
                    <w:right w:val="none" w:sz="0" w:space="0" w:color="auto"/>
                  </w:divBdr>
                </w:div>
                <w:div w:id="1524174876">
                  <w:marLeft w:val="0"/>
                  <w:marRight w:val="0"/>
                  <w:marTop w:val="0"/>
                  <w:marBottom w:val="0"/>
                  <w:divBdr>
                    <w:top w:val="none" w:sz="0" w:space="0" w:color="auto"/>
                    <w:left w:val="none" w:sz="0" w:space="0" w:color="auto"/>
                    <w:bottom w:val="none" w:sz="0" w:space="0" w:color="auto"/>
                    <w:right w:val="none" w:sz="0" w:space="0" w:color="auto"/>
                  </w:divBdr>
                </w:div>
                <w:div w:id="1588807673">
                  <w:marLeft w:val="0"/>
                  <w:marRight w:val="0"/>
                  <w:marTop w:val="0"/>
                  <w:marBottom w:val="0"/>
                  <w:divBdr>
                    <w:top w:val="none" w:sz="0" w:space="0" w:color="auto"/>
                    <w:left w:val="none" w:sz="0" w:space="0" w:color="auto"/>
                    <w:bottom w:val="none" w:sz="0" w:space="0" w:color="auto"/>
                    <w:right w:val="none" w:sz="0" w:space="0" w:color="auto"/>
                  </w:divBdr>
                </w:div>
                <w:div w:id="1622568743">
                  <w:marLeft w:val="0"/>
                  <w:marRight w:val="0"/>
                  <w:marTop w:val="0"/>
                  <w:marBottom w:val="0"/>
                  <w:divBdr>
                    <w:top w:val="none" w:sz="0" w:space="0" w:color="auto"/>
                    <w:left w:val="none" w:sz="0" w:space="0" w:color="auto"/>
                    <w:bottom w:val="none" w:sz="0" w:space="0" w:color="auto"/>
                    <w:right w:val="none" w:sz="0" w:space="0" w:color="auto"/>
                  </w:divBdr>
                </w:div>
                <w:div w:id="1676884402">
                  <w:marLeft w:val="0"/>
                  <w:marRight w:val="0"/>
                  <w:marTop w:val="0"/>
                  <w:marBottom w:val="0"/>
                  <w:divBdr>
                    <w:top w:val="none" w:sz="0" w:space="0" w:color="auto"/>
                    <w:left w:val="none" w:sz="0" w:space="0" w:color="auto"/>
                    <w:bottom w:val="none" w:sz="0" w:space="0" w:color="auto"/>
                    <w:right w:val="none" w:sz="0" w:space="0" w:color="auto"/>
                  </w:divBdr>
                </w:div>
                <w:div w:id="1819803832">
                  <w:marLeft w:val="0"/>
                  <w:marRight w:val="0"/>
                  <w:marTop w:val="0"/>
                  <w:marBottom w:val="0"/>
                  <w:divBdr>
                    <w:top w:val="none" w:sz="0" w:space="0" w:color="auto"/>
                    <w:left w:val="none" w:sz="0" w:space="0" w:color="auto"/>
                    <w:bottom w:val="none" w:sz="0" w:space="0" w:color="auto"/>
                    <w:right w:val="none" w:sz="0" w:space="0" w:color="auto"/>
                  </w:divBdr>
                </w:div>
                <w:div w:id="1917322730">
                  <w:marLeft w:val="0"/>
                  <w:marRight w:val="0"/>
                  <w:marTop w:val="0"/>
                  <w:marBottom w:val="0"/>
                  <w:divBdr>
                    <w:top w:val="none" w:sz="0" w:space="0" w:color="auto"/>
                    <w:left w:val="none" w:sz="0" w:space="0" w:color="auto"/>
                    <w:bottom w:val="none" w:sz="0" w:space="0" w:color="auto"/>
                    <w:right w:val="none" w:sz="0" w:space="0" w:color="auto"/>
                  </w:divBdr>
                </w:div>
                <w:div w:id="1974217528">
                  <w:marLeft w:val="0"/>
                  <w:marRight w:val="0"/>
                  <w:marTop w:val="0"/>
                  <w:marBottom w:val="0"/>
                  <w:divBdr>
                    <w:top w:val="none" w:sz="0" w:space="0" w:color="auto"/>
                    <w:left w:val="none" w:sz="0" w:space="0" w:color="auto"/>
                    <w:bottom w:val="none" w:sz="0" w:space="0" w:color="auto"/>
                    <w:right w:val="none" w:sz="0" w:space="0" w:color="auto"/>
                  </w:divBdr>
                </w:div>
                <w:div w:id="1985890610">
                  <w:marLeft w:val="0"/>
                  <w:marRight w:val="0"/>
                  <w:marTop w:val="0"/>
                  <w:marBottom w:val="0"/>
                  <w:divBdr>
                    <w:top w:val="none" w:sz="0" w:space="0" w:color="auto"/>
                    <w:left w:val="none" w:sz="0" w:space="0" w:color="auto"/>
                    <w:bottom w:val="none" w:sz="0" w:space="0" w:color="auto"/>
                    <w:right w:val="none" w:sz="0" w:space="0" w:color="auto"/>
                  </w:divBdr>
                </w:div>
                <w:div w:id="1988627590">
                  <w:marLeft w:val="0"/>
                  <w:marRight w:val="0"/>
                  <w:marTop w:val="0"/>
                  <w:marBottom w:val="0"/>
                  <w:divBdr>
                    <w:top w:val="none" w:sz="0" w:space="0" w:color="auto"/>
                    <w:left w:val="none" w:sz="0" w:space="0" w:color="auto"/>
                    <w:bottom w:val="none" w:sz="0" w:space="0" w:color="auto"/>
                    <w:right w:val="none" w:sz="0" w:space="0" w:color="auto"/>
                  </w:divBdr>
                </w:div>
                <w:div w:id="2145266832">
                  <w:marLeft w:val="0"/>
                  <w:marRight w:val="0"/>
                  <w:marTop w:val="0"/>
                  <w:marBottom w:val="0"/>
                  <w:divBdr>
                    <w:top w:val="none" w:sz="0" w:space="0" w:color="auto"/>
                    <w:left w:val="none" w:sz="0" w:space="0" w:color="auto"/>
                    <w:bottom w:val="none" w:sz="0" w:space="0" w:color="auto"/>
                    <w:right w:val="none" w:sz="0" w:space="0" w:color="auto"/>
                  </w:divBdr>
                </w:div>
              </w:divsChild>
            </w:div>
            <w:div w:id="369039948">
              <w:marLeft w:val="0"/>
              <w:marRight w:val="0"/>
              <w:marTop w:val="240"/>
              <w:marBottom w:val="0"/>
              <w:divBdr>
                <w:top w:val="none" w:sz="0" w:space="0" w:color="auto"/>
                <w:left w:val="none" w:sz="0" w:space="0" w:color="auto"/>
                <w:bottom w:val="none" w:sz="0" w:space="0" w:color="auto"/>
                <w:right w:val="none" w:sz="0" w:space="0" w:color="auto"/>
              </w:divBdr>
            </w:div>
          </w:divsChild>
        </w:div>
        <w:div w:id="1565675049">
          <w:marLeft w:val="0"/>
          <w:marRight w:val="0"/>
          <w:marTop w:val="0"/>
          <w:marBottom w:val="240"/>
          <w:divBdr>
            <w:top w:val="none" w:sz="0" w:space="0" w:color="auto"/>
            <w:left w:val="none" w:sz="0" w:space="0" w:color="auto"/>
            <w:bottom w:val="none" w:sz="0" w:space="0" w:color="auto"/>
            <w:right w:val="none" w:sz="0" w:space="0" w:color="auto"/>
          </w:divBdr>
          <w:divsChild>
            <w:div w:id="78140283">
              <w:marLeft w:val="0"/>
              <w:marRight w:val="0"/>
              <w:marTop w:val="120"/>
              <w:marBottom w:val="120"/>
              <w:divBdr>
                <w:top w:val="none" w:sz="0" w:space="0" w:color="auto"/>
                <w:left w:val="none" w:sz="0" w:space="0" w:color="auto"/>
                <w:bottom w:val="none" w:sz="0" w:space="0" w:color="auto"/>
                <w:right w:val="none" w:sz="0" w:space="0" w:color="auto"/>
              </w:divBdr>
              <w:divsChild>
                <w:div w:id="366180806">
                  <w:marLeft w:val="0"/>
                  <w:marRight w:val="0"/>
                  <w:marTop w:val="90"/>
                  <w:marBottom w:val="120"/>
                  <w:divBdr>
                    <w:top w:val="none" w:sz="0" w:space="0" w:color="auto"/>
                    <w:left w:val="none" w:sz="0" w:space="0" w:color="auto"/>
                    <w:bottom w:val="none" w:sz="0" w:space="0" w:color="auto"/>
                    <w:right w:val="none" w:sz="0" w:space="0" w:color="auto"/>
                  </w:divBdr>
                </w:div>
                <w:div w:id="1211847636">
                  <w:marLeft w:val="240"/>
                  <w:marRight w:val="0"/>
                  <w:marTop w:val="0"/>
                  <w:marBottom w:val="0"/>
                  <w:divBdr>
                    <w:top w:val="none" w:sz="0" w:space="0" w:color="auto"/>
                    <w:left w:val="none" w:sz="0" w:space="0" w:color="auto"/>
                    <w:bottom w:val="none" w:sz="0" w:space="0" w:color="auto"/>
                    <w:right w:val="none" w:sz="0" w:space="0" w:color="auto"/>
                  </w:divBdr>
                </w:div>
              </w:divsChild>
            </w:div>
            <w:div w:id="172378741">
              <w:marLeft w:val="240"/>
              <w:marRight w:val="0"/>
              <w:marTop w:val="0"/>
              <w:marBottom w:val="0"/>
              <w:divBdr>
                <w:top w:val="none" w:sz="0" w:space="0" w:color="auto"/>
                <w:left w:val="none" w:sz="0" w:space="0" w:color="auto"/>
                <w:bottom w:val="none" w:sz="0" w:space="0" w:color="auto"/>
                <w:right w:val="none" w:sz="0" w:space="0" w:color="auto"/>
              </w:divBdr>
            </w:div>
            <w:div w:id="292946964">
              <w:marLeft w:val="0"/>
              <w:marRight w:val="0"/>
              <w:marTop w:val="240"/>
              <w:marBottom w:val="0"/>
              <w:divBdr>
                <w:top w:val="none" w:sz="0" w:space="0" w:color="auto"/>
                <w:left w:val="none" w:sz="0" w:space="0" w:color="auto"/>
                <w:bottom w:val="none" w:sz="0" w:space="0" w:color="auto"/>
                <w:right w:val="none" w:sz="0" w:space="0" w:color="auto"/>
              </w:divBdr>
            </w:div>
            <w:div w:id="326523249">
              <w:marLeft w:val="0"/>
              <w:marRight w:val="0"/>
              <w:marTop w:val="120"/>
              <w:marBottom w:val="120"/>
              <w:divBdr>
                <w:top w:val="none" w:sz="0" w:space="0" w:color="auto"/>
                <w:left w:val="none" w:sz="0" w:space="0" w:color="auto"/>
                <w:bottom w:val="none" w:sz="0" w:space="0" w:color="auto"/>
                <w:right w:val="none" w:sz="0" w:space="0" w:color="auto"/>
              </w:divBdr>
              <w:divsChild>
                <w:div w:id="230045113">
                  <w:marLeft w:val="0"/>
                  <w:marRight w:val="0"/>
                  <w:marTop w:val="90"/>
                  <w:marBottom w:val="120"/>
                  <w:divBdr>
                    <w:top w:val="none" w:sz="0" w:space="0" w:color="auto"/>
                    <w:left w:val="none" w:sz="0" w:space="0" w:color="auto"/>
                    <w:bottom w:val="none" w:sz="0" w:space="0" w:color="auto"/>
                    <w:right w:val="none" w:sz="0" w:space="0" w:color="auto"/>
                  </w:divBdr>
                </w:div>
                <w:div w:id="451360505">
                  <w:marLeft w:val="240"/>
                  <w:marRight w:val="0"/>
                  <w:marTop w:val="0"/>
                  <w:marBottom w:val="0"/>
                  <w:divBdr>
                    <w:top w:val="none" w:sz="0" w:space="0" w:color="auto"/>
                    <w:left w:val="none" w:sz="0" w:space="0" w:color="auto"/>
                    <w:bottom w:val="none" w:sz="0" w:space="0" w:color="auto"/>
                    <w:right w:val="none" w:sz="0" w:space="0" w:color="auto"/>
                  </w:divBdr>
                </w:div>
              </w:divsChild>
            </w:div>
            <w:div w:id="1026638536">
              <w:marLeft w:val="0"/>
              <w:marRight w:val="0"/>
              <w:marTop w:val="120"/>
              <w:marBottom w:val="120"/>
              <w:divBdr>
                <w:top w:val="none" w:sz="0" w:space="0" w:color="auto"/>
                <w:left w:val="none" w:sz="0" w:space="0" w:color="auto"/>
                <w:bottom w:val="none" w:sz="0" w:space="0" w:color="auto"/>
                <w:right w:val="none" w:sz="0" w:space="0" w:color="auto"/>
              </w:divBdr>
              <w:divsChild>
                <w:div w:id="1559170979">
                  <w:marLeft w:val="0"/>
                  <w:marRight w:val="0"/>
                  <w:marTop w:val="90"/>
                  <w:marBottom w:val="120"/>
                  <w:divBdr>
                    <w:top w:val="none" w:sz="0" w:space="0" w:color="auto"/>
                    <w:left w:val="none" w:sz="0" w:space="0" w:color="auto"/>
                    <w:bottom w:val="none" w:sz="0" w:space="0" w:color="auto"/>
                    <w:right w:val="none" w:sz="0" w:space="0" w:color="auto"/>
                  </w:divBdr>
                </w:div>
                <w:div w:id="1638798275">
                  <w:marLeft w:val="240"/>
                  <w:marRight w:val="0"/>
                  <w:marTop w:val="0"/>
                  <w:marBottom w:val="0"/>
                  <w:divBdr>
                    <w:top w:val="none" w:sz="0" w:space="0" w:color="auto"/>
                    <w:left w:val="none" w:sz="0" w:space="0" w:color="auto"/>
                    <w:bottom w:val="none" w:sz="0" w:space="0" w:color="auto"/>
                    <w:right w:val="none" w:sz="0" w:space="0" w:color="auto"/>
                  </w:divBdr>
                </w:div>
              </w:divsChild>
            </w:div>
            <w:div w:id="1654064711">
              <w:marLeft w:val="0"/>
              <w:marRight w:val="0"/>
              <w:marTop w:val="120"/>
              <w:marBottom w:val="120"/>
              <w:divBdr>
                <w:top w:val="none" w:sz="0" w:space="0" w:color="auto"/>
                <w:left w:val="none" w:sz="0" w:space="0" w:color="auto"/>
                <w:bottom w:val="none" w:sz="0" w:space="0" w:color="auto"/>
                <w:right w:val="none" w:sz="0" w:space="0" w:color="auto"/>
              </w:divBdr>
              <w:divsChild>
                <w:div w:id="378210113">
                  <w:marLeft w:val="240"/>
                  <w:marRight w:val="0"/>
                  <w:marTop w:val="0"/>
                  <w:marBottom w:val="0"/>
                  <w:divBdr>
                    <w:top w:val="none" w:sz="0" w:space="0" w:color="auto"/>
                    <w:left w:val="none" w:sz="0" w:space="0" w:color="auto"/>
                    <w:bottom w:val="none" w:sz="0" w:space="0" w:color="auto"/>
                    <w:right w:val="none" w:sz="0" w:space="0" w:color="auto"/>
                  </w:divBdr>
                  <w:divsChild>
                    <w:div w:id="131334468">
                      <w:marLeft w:val="0"/>
                      <w:marRight w:val="0"/>
                      <w:marTop w:val="0"/>
                      <w:marBottom w:val="0"/>
                      <w:divBdr>
                        <w:top w:val="none" w:sz="0" w:space="0" w:color="auto"/>
                        <w:left w:val="none" w:sz="0" w:space="0" w:color="auto"/>
                        <w:bottom w:val="none" w:sz="0" w:space="0" w:color="auto"/>
                        <w:right w:val="none" w:sz="0" w:space="0" w:color="auto"/>
                      </w:divBdr>
                    </w:div>
                    <w:div w:id="258416039">
                      <w:marLeft w:val="0"/>
                      <w:marRight w:val="0"/>
                      <w:marTop w:val="0"/>
                      <w:marBottom w:val="0"/>
                      <w:divBdr>
                        <w:top w:val="none" w:sz="0" w:space="0" w:color="auto"/>
                        <w:left w:val="none" w:sz="0" w:space="0" w:color="auto"/>
                        <w:bottom w:val="none" w:sz="0" w:space="0" w:color="auto"/>
                        <w:right w:val="none" w:sz="0" w:space="0" w:color="auto"/>
                      </w:divBdr>
                      <w:divsChild>
                        <w:div w:id="1006905814">
                          <w:marLeft w:val="0"/>
                          <w:marRight w:val="0"/>
                          <w:marTop w:val="0"/>
                          <w:marBottom w:val="480"/>
                          <w:divBdr>
                            <w:top w:val="none" w:sz="0" w:space="0" w:color="auto"/>
                            <w:left w:val="none" w:sz="0" w:space="0" w:color="auto"/>
                            <w:bottom w:val="none" w:sz="0" w:space="0" w:color="auto"/>
                            <w:right w:val="none" w:sz="0" w:space="0" w:color="auto"/>
                          </w:divBdr>
                        </w:div>
                        <w:div w:id="1024014935">
                          <w:marLeft w:val="0"/>
                          <w:marRight w:val="0"/>
                          <w:marTop w:val="0"/>
                          <w:marBottom w:val="0"/>
                          <w:divBdr>
                            <w:top w:val="none" w:sz="0" w:space="0" w:color="auto"/>
                            <w:left w:val="none" w:sz="0" w:space="0" w:color="auto"/>
                            <w:bottom w:val="none" w:sz="0" w:space="0" w:color="auto"/>
                            <w:right w:val="none" w:sz="0" w:space="0" w:color="auto"/>
                          </w:divBdr>
                          <w:divsChild>
                            <w:div w:id="142607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294608">
                      <w:marLeft w:val="0"/>
                      <w:marRight w:val="0"/>
                      <w:marTop w:val="0"/>
                      <w:marBottom w:val="0"/>
                      <w:divBdr>
                        <w:top w:val="none" w:sz="0" w:space="0" w:color="auto"/>
                        <w:left w:val="none" w:sz="0" w:space="0" w:color="auto"/>
                        <w:bottom w:val="none" w:sz="0" w:space="0" w:color="auto"/>
                        <w:right w:val="none" w:sz="0" w:space="0" w:color="auto"/>
                      </w:divBdr>
                    </w:div>
                    <w:div w:id="844514234">
                      <w:marLeft w:val="0"/>
                      <w:marRight w:val="0"/>
                      <w:marTop w:val="0"/>
                      <w:marBottom w:val="0"/>
                      <w:divBdr>
                        <w:top w:val="none" w:sz="0" w:space="0" w:color="auto"/>
                        <w:left w:val="none" w:sz="0" w:space="0" w:color="auto"/>
                        <w:bottom w:val="none" w:sz="0" w:space="0" w:color="auto"/>
                        <w:right w:val="none" w:sz="0" w:space="0" w:color="auto"/>
                      </w:divBdr>
                    </w:div>
                  </w:divsChild>
                </w:div>
                <w:div w:id="1219320086">
                  <w:marLeft w:val="0"/>
                  <w:marRight w:val="0"/>
                  <w:marTop w:val="90"/>
                  <w:marBottom w:val="120"/>
                  <w:divBdr>
                    <w:top w:val="none" w:sz="0" w:space="0" w:color="auto"/>
                    <w:left w:val="none" w:sz="0" w:space="0" w:color="auto"/>
                    <w:bottom w:val="none" w:sz="0" w:space="0" w:color="auto"/>
                    <w:right w:val="none" w:sz="0" w:space="0" w:color="auto"/>
                  </w:divBdr>
                </w:div>
              </w:divsChild>
            </w:div>
          </w:divsChild>
        </w:div>
        <w:div w:id="1615362962">
          <w:marLeft w:val="0"/>
          <w:marRight w:val="0"/>
          <w:marTop w:val="0"/>
          <w:marBottom w:val="240"/>
          <w:divBdr>
            <w:top w:val="none" w:sz="0" w:space="0" w:color="auto"/>
            <w:left w:val="none" w:sz="0" w:space="0" w:color="auto"/>
            <w:bottom w:val="none" w:sz="0" w:space="0" w:color="auto"/>
            <w:right w:val="none" w:sz="0" w:space="0" w:color="auto"/>
          </w:divBdr>
          <w:divsChild>
            <w:div w:id="782573803">
              <w:marLeft w:val="240"/>
              <w:marRight w:val="0"/>
              <w:marTop w:val="0"/>
              <w:marBottom w:val="0"/>
              <w:divBdr>
                <w:top w:val="none" w:sz="0" w:space="0" w:color="auto"/>
                <w:left w:val="none" w:sz="0" w:space="0" w:color="auto"/>
                <w:bottom w:val="none" w:sz="0" w:space="0" w:color="auto"/>
                <w:right w:val="none" w:sz="0" w:space="0" w:color="auto"/>
              </w:divBdr>
            </w:div>
            <w:div w:id="986520069">
              <w:marLeft w:val="0"/>
              <w:marRight w:val="0"/>
              <w:marTop w:val="240"/>
              <w:marBottom w:val="0"/>
              <w:divBdr>
                <w:top w:val="none" w:sz="0" w:space="0" w:color="auto"/>
                <w:left w:val="none" w:sz="0" w:space="0" w:color="auto"/>
                <w:bottom w:val="none" w:sz="0" w:space="0" w:color="auto"/>
                <w:right w:val="none" w:sz="0" w:space="0" w:color="auto"/>
              </w:divBdr>
            </w:div>
          </w:divsChild>
        </w:div>
        <w:div w:id="1679774612">
          <w:marLeft w:val="0"/>
          <w:marRight w:val="0"/>
          <w:marTop w:val="0"/>
          <w:marBottom w:val="240"/>
          <w:divBdr>
            <w:top w:val="none" w:sz="0" w:space="0" w:color="auto"/>
            <w:left w:val="none" w:sz="0" w:space="0" w:color="auto"/>
            <w:bottom w:val="none" w:sz="0" w:space="0" w:color="auto"/>
            <w:right w:val="none" w:sz="0" w:space="0" w:color="auto"/>
          </w:divBdr>
          <w:divsChild>
            <w:div w:id="504708406">
              <w:marLeft w:val="0"/>
              <w:marRight w:val="0"/>
              <w:marTop w:val="240"/>
              <w:marBottom w:val="0"/>
              <w:divBdr>
                <w:top w:val="none" w:sz="0" w:space="0" w:color="auto"/>
                <w:left w:val="none" w:sz="0" w:space="0" w:color="auto"/>
                <w:bottom w:val="none" w:sz="0" w:space="0" w:color="auto"/>
                <w:right w:val="none" w:sz="0" w:space="0" w:color="auto"/>
              </w:divBdr>
            </w:div>
            <w:div w:id="1395078467">
              <w:marLeft w:val="240"/>
              <w:marRight w:val="0"/>
              <w:marTop w:val="0"/>
              <w:marBottom w:val="0"/>
              <w:divBdr>
                <w:top w:val="none" w:sz="0" w:space="0" w:color="auto"/>
                <w:left w:val="none" w:sz="0" w:space="0" w:color="auto"/>
                <w:bottom w:val="none" w:sz="0" w:space="0" w:color="auto"/>
                <w:right w:val="none" w:sz="0" w:space="0" w:color="auto"/>
              </w:divBdr>
            </w:div>
          </w:divsChild>
        </w:div>
        <w:div w:id="1929805650">
          <w:marLeft w:val="0"/>
          <w:marRight w:val="0"/>
          <w:marTop w:val="0"/>
          <w:marBottom w:val="240"/>
          <w:divBdr>
            <w:top w:val="none" w:sz="0" w:space="0" w:color="auto"/>
            <w:left w:val="none" w:sz="0" w:space="0" w:color="auto"/>
            <w:bottom w:val="none" w:sz="0" w:space="0" w:color="auto"/>
            <w:right w:val="none" w:sz="0" w:space="0" w:color="auto"/>
          </w:divBdr>
          <w:divsChild>
            <w:div w:id="846796124">
              <w:marLeft w:val="0"/>
              <w:marRight w:val="0"/>
              <w:marTop w:val="240"/>
              <w:marBottom w:val="0"/>
              <w:divBdr>
                <w:top w:val="none" w:sz="0" w:space="0" w:color="auto"/>
                <w:left w:val="none" w:sz="0" w:space="0" w:color="auto"/>
                <w:bottom w:val="none" w:sz="0" w:space="0" w:color="auto"/>
                <w:right w:val="none" w:sz="0" w:space="0" w:color="auto"/>
              </w:divBdr>
            </w:div>
            <w:div w:id="1558780379">
              <w:marLeft w:val="240"/>
              <w:marRight w:val="0"/>
              <w:marTop w:val="0"/>
              <w:marBottom w:val="0"/>
              <w:divBdr>
                <w:top w:val="none" w:sz="0" w:space="0" w:color="auto"/>
                <w:left w:val="none" w:sz="0" w:space="0" w:color="auto"/>
                <w:bottom w:val="none" w:sz="0" w:space="0" w:color="auto"/>
                <w:right w:val="none" w:sz="0" w:space="0" w:color="auto"/>
              </w:divBdr>
              <w:divsChild>
                <w:div w:id="1817725296">
                  <w:marLeft w:val="0"/>
                  <w:marRight w:val="0"/>
                  <w:marTop w:val="0"/>
                  <w:marBottom w:val="0"/>
                  <w:divBdr>
                    <w:top w:val="none" w:sz="0" w:space="0" w:color="auto"/>
                    <w:left w:val="none" w:sz="0" w:space="0" w:color="auto"/>
                    <w:bottom w:val="none" w:sz="0" w:space="0" w:color="auto"/>
                    <w:right w:val="none" w:sz="0" w:space="0" w:color="auto"/>
                  </w:divBdr>
                  <w:divsChild>
                    <w:div w:id="149370867">
                      <w:marLeft w:val="0"/>
                      <w:marRight w:val="0"/>
                      <w:marTop w:val="0"/>
                      <w:marBottom w:val="480"/>
                      <w:divBdr>
                        <w:top w:val="none" w:sz="0" w:space="0" w:color="auto"/>
                        <w:left w:val="none" w:sz="0" w:space="0" w:color="auto"/>
                        <w:bottom w:val="none" w:sz="0" w:space="0" w:color="auto"/>
                        <w:right w:val="none" w:sz="0" w:space="0" w:color="auto"/>
                      </w:divBdr>
                    </w:div>
                    <w:div w:id="411394288">
                      <w:marLeft w:val="0"/>
                      <w:marRight w:val="0"/>
                      <w:marTop w:val="0"/>
                      <w:marBottom w:val="0"/>
                      <w:divBdr>
                        <w:top w:val="none" w:sz="0" w:space="0" w:color="auto"/>
                        <w:left w:val="none" w:sz="0" w:space="0" w:color="auto"/>
                        <w:bottom w:val="none" w:sz="0" w:space="0" w:color="auto"/>
                        <w:right w:val="none" w:sz="0" w:space="0" w:color="auto"/>
                      </w:divBdr>
                      <w:divsChild>
                        <w:div w:id="5486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894987">
          <w:marLeft w:val="0"/>
          <w:marRight w:val="0"/>
          <w:marTop w:val="0"/>
          <w:marBottom w:val="240"/>
          <w:divBdr>
            <w:top w:val="none" w:sz="0" w:space="0" w:color="auto"/>
            <w:left w:val="none" w:sz="0" w:space="0" w:color="auto"/>
            <w:bottom w:val="none" w:sz="0" w:space="0" w:color="auto"/>
            <w:right w:val="none" w:sz="0" w:space="0" w:color="auto"/>
          </w:divBdr>
          <w:divsChild>
            <w:div w:id="359621894">
              <w:marLeft w:val="240"/>
              <w:marRight w:val="0"/>
              <w:marTop w:val="0"/>
              <w:marBottom w:val="0"/>
              <w:divBdr>
                <w:top w:val="none" w:sz="0" w:space="0" w:color="auto"/>
                <w:left w:val="none" w:sz="0" w:space="0" w:color="auto"/>
                <w:bottom w:val="none" w:sz="0" w:space="0" w:color="auto"/>
                <w:right w:val="none" w:sz="0" w:space="0" w:color="auto"/>
              </w:divBdr>
            </w:div>
            <w:div w:id="969092717">
              <w:marLeft w:val="240"/>
              <w:marRight w:val="0"/>
              <w:marTop w:val="0"/>
              <w:marBottom w:val="0"/>
              <w:divBdr>
                <w:top w:val="none" w:sz="0" w:space="0" w:color="auto"/>
                <w:left w:val="none" w:sz="0" w:space="0" w:color="auto"/>
                <w:bottom w:val="none" w:sz="0" w:space="0" w:color="auto"/>
                <w:right w:val="none" w:sz="0" w:space="0" w:color="auto"/>
              </w:divBdr>
            </w:div>
            <w:div w:id="1283998201">
              <w:marLeft w:val="240"/>
              <w:marRight w:val="0"/>
              <w:marTop w:val="0"/>
              <w:marBottom w:val="0"/>
              <w:divBdr>
                <w:top w:val="none" w:sz="0" w:space="0" w:color="auto"/>
                <w:left w:val="none" w:sz="0" w:space="0" w:color="auto"/>
                <w:bottom w:val="none" w:sz="0" w:space="0" w:color="auto"/>
                <w:right w:val="none" w:sz="0" w:space="0" w:color="auto"/>
              </w:divBdr>
              <w:divsChild>
                <w:div w:id="775753124">
                  <w:marLeft w:val="0"/>
                  <w:marRight w:val="0"/>
                  <w:marTop w:val="0"/>
                  <w:marBottom w:val="0"/>
                  <w:divBdr>
                    <w:top w:val="none" w:sz="0" w:space="0" w:color="auto"/>
                    <w:left w:val="none" w:sz="0" w:space="0" w:color="auto"/>
                    <w:bottom w:val="none" w:sz="0" w:space="0" w:color="auto"/>
                    <w:right w:val="none" w:sz="0" w:space="0" w:color="auto"/>
                  </w:divBdr>
                  <w:divsChild>
                    <w:div w:id="1149635806">
                      <w:marLeft w:val="0"/>
                      <w:marRight w:val="0"/>
                      <w:marTop w:val="0"/>
                      <w:marBottom w:val="480"/>
                      <w:divBdr>
                        <w:top w:val="none" w:sz="0" w:space="0" w:color="auto"/>
                        <w:left w:val="none" w:sz="0" w:space="0" w:color="auto"/>
                        <w:bottom w:val="none" w:sz="0" w:space="0" w:color="auto"/>
                        <w:right w:val="none" w:sz="0" w:space="0" w:color="auto"/>
                      </w:divBdr>
                    </w:div>
                    <w:div w:id="1529097137">
                      <w:marLeft w:val="0"/>
                      <w:marRight w:val="0"/>
                      <w:marTop w:val="0"/>
                      <w:marBottom w:val="0"/>
                      <w:divBdr>
                        <w:top w:val="none" w:sz="0" w:space="0" w:color="auto"/>
                        <w:left w:val="none" w:sz="0" w:space="0" w:color="auto"/>
                        <w:bottom w:val="none" w:sz="0" w:space="0" w:color="auto"/>
                        <w:right w:val="none" w:sz="0" w:space="0" w:color="auto"/>
                      </w:divBdr>
                      <w:divsChild>
                        <w:div w:id="134147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40775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237058751">
      <w:bodyDiv w:val="1"/>
      <w:marLeft w:val="0"/>
      <w:marRight w:val="0"/>
      <w:marTop w:val="0"/>
      <w:marBottom w:val="0"/>
      <w:divBdr>
        <w:top w:val="none" w:sz="0" w:space="0" w:color="auto"/>
        <w:left w:val="none" w:sz="0" w:space="0" w:color="auto"/>
        <w:bottom w:val="none" w:sz="0" w:space="0" w:color="auto"/>
        <w:right w:val="none" w:sz="0" w:space="0" w:color="auto"/>
      </w:divBdr>
      <w:divsChild>
        <w:div w:id="50927940">
          <w:marLeft w:val="0"/>
          <w:marRight w:val="0"/>
          <w:marTop w:val="0"/>
          <w:marBottom w:val="240"/>
          <w:divBdr>
            <w:top w:val="none" w:sz="0" w:space="0" w:color="auto"/>
            <w:left w:val="none" w:sz="0" w:space="0" w:color="auto"/>
            <w:bottom w:val="none" w:sz="0" w:space="0" w:color="auto"/>
            <w:right w:val="none" w:sz="0" w:space="0" w:color="auto"/>
          </w:divBdr>
          <w:divsChild>
            <w:div w:id="85813555">
              <w:marLeft w:val="240"/>
              <w:marRight w:val="0"/>
              <w:marTop w:val="0"/>
              <w:marBottom w:val="0"/>
              <w:divBdr>
                <w:top w:val="none" w:sz="0" w:space="0" w:color="auto"/>
                <w:left w:val="none" w:sz="0" w:space="0" w:color="auto"/>
                <w:bottom w:val="none" w:sz="0" w:space="0" w:color="auto"/>
                <w:right w:val="none" w:sz="0" w:space="0" w:color="auto"/>
              </w:divBdr>
              <w:divsChild>
                <w:div w:id="73357535">
                  <w:marLeft w:val="0"/>
                  <w:marRight w:val="0"/>
                  <w:marTop w:val="0"/>
                  <w:marBottom w:val="0"/>
                  <w:divBdr>
                    <w:top w:val="none" w:sz="0" w:space="0" w:color="auto"/>
                    <w:left w:val="none" w:sz="0" w:space="0" w:color="auto"/>
                    <w:bottom w:val="none" w:sz="0" w:space="0" w:color="auto"/>
                    <w:right w:val="none" w:sz="0" w:space="0" w:color="auto"/>
                  </w:divBdr>
                </w:div>
                <w:div w:id="495608370">
                  <w:marLeft w:val="0"/>
                  <w:marRight w:val="0"/>
                  <w:marTop w:val="0"/>
                  <w:marBottom w:val="0"/>
                  <w:divBdr>
                    <w:top w:val="none" w:sz="0" w:space="0" w:color="auto"/>
                    <w:left w:val="none" w:sz="0" w:space="0" w:color="auto"/>
                    <w:bottom w:val="none" w:sz="0" w:space="0" w:color="auto"/>
                    <w:right w:val="none" w:sz="0" w:space="0" w:color="auto"/>
                  </w:divBdr>
                </w:div>
                <w:div w:id="672489956">
                  <w:marLeft w:val="0"/>
                  <w:marRight w:val="0"/>
                  <w:marTop w:val="0"/>
                  <w:marBottom w:val="0"/>
                  <w:divBdr>
                    <w:top w:val="none" w:sz="0" w:space="0" w:color="auto"/>
                    <w:left w:val="none" w:sz="0" w:space="0" w:color="auto"/>
                    <w:bottom w:val="none" w:sz="0" w:space="0" w:color="auto"/>
                    <w:right w:val="none" w:sz="0" w:space="0" w:color="auto"/>
                  </w:divBdr>
                </w:div>
                <w:div w:id="1230261708">
                  <w:marLeft w:val="0"/>
                  <w:marRight w:val="0"/>
                  <w:marTop w:val="0"/>
                  <w:marBottom w:val="0"/>
                  <w:divBdr>
                    <w:top w:val="none" w:sz="0" w:space="0" w:color="auto"/>
                    <w:left w:val="none" w:sz="0" w:space="0" w:color="auto"/>
                    <w:bottom w:val="none" w:sz="0" w:space="0" w:color="auto"/>
                    <w:right w:val="none" w:sz="0" w:space="0" w:color="auto"/>
                  </w:divBdr>
                </w:div>
                <w:div w:id="1234044037">
                  <w:marLeft w:val="0"/>
                  <w:marRight w:val="0"/>
                  <w:marTop w:val="0"/>
                  <w:marBottom w:val="0"/>
                  <w:divBdr>
                    <w:top w:val="none" w:sz="0" w:space="0" w:color="auto"/>
                    <w:left w:val="none" w:sz="0" w:space="0" w:color="auto"/>
                    <w:bottom w:val="none" w:sz="0" w:space="0" w:color="auto"/>
                    <w:right w:val="none" w:sz="0" w:space="0" w:color="auto"/>
                  </w:divBdr>
                </w:div>
                <w:div w:id="2084716764">
                  <w:marLeft w:val="0"/>
                  <w:marRight w:val="0"/>
                  <w:marTop w:val="0"/>
                  <w:marBottom w:val="0"/>
                  <w:divBdr>
                    <w:top w:val="none" w:sz="0" w:space="0" w:color="auto"/>
                    <w:left w:val="none" w:sz="0" w:space="0" w:color="auto"/>
                    <w:bottom w:val="none" w:sz="0" w:space="0" w:color="auto"/>
                    <w:right w:val="none" w:sz="0" w:space="0" w:color="auto"/>
                  </w:divBdr>
                </w:div>
              </w:divsChild>
            </w:div>
            <w:div w:id="1519467308">
              <w:marLeft w:val="0"/>
              <w:marRight w:val="0"/>
              <w:marTop w:val="240"/>
              <w:marBottom w:val="0"/>
              <w:divBdr>
                <w:top w:val="none" w:sz="0" w:space="0" w:color="auto"/>
                <w:left w:val="none" w:sz="0" w:space="0" w:color="auto"/>
                <w:bottom w:val="none" w:sz="0" w:space="0" w:color="auto"/>
                <w:right w:val="none" w:sz="0" w:space="0" w:color="auto"/>
              </w:divBdr>
            </w:div>
          </w:divsChild>
        </w:div>
        <w:div w:id="391973663">
          <w:marLeft w:val="240"/>
          <w:marRight w:val="0"/>
          <w:marTop w:val="0"/>
          <w:marBottom w:val="0"/>
          <w:divBdr>
            <w:top w:val="none" w:sz="0" w:space="0" w:color="auto"/>
            <w:left w:val="none" w:sz="0" w:space="0" w:color="auto"/>
            <w:bottom w:val="none" w:sz="0" w:space="0" w:color="auto"/>
            <w:right w:val="none" w:sz="0" w:space="0" w:color="auto"/>
          </w:divBdr>
        </w:div>
        <w:div w:id="423310135">
          <w:marLeft w:val="0"/>
          <w:marRight w:val="0"/>
          <w:marTop w:val="0"/>
          <w:marBottom w:val="240"/>
          <w:divBdr>
            <w:top w:val="none" w:sz="0" w:space="0" w:color="auto"/>
            <w:left w:val="none" w:sz="0" w:space="0" w:color="auto"/>
            <w:bottom w:val="none" w:sz="0" w:space="0" w:color="auto"/>
            <w:right w:val="none" w:sz="0" w:space="0" w:color="auto"/>
          </w:divBdr>
          <w:divsChild>
            <w:div w:id="49887884">
              <w:marLeft w:val="0"/>
              <w:marRight w:val="0"/>
              <w:marTop w:val="240"/>
              <w:marBottom w:val="0"/>
              <w:divBdr>
                <w:top w:val="none" w:sz="0" w:space="0" w:color="auto"/>
                <w:left w:val="none" w:sz="0" w:space="0" w:color="auto"/>
                <w:bottom w:val="none" w:sz="0" w:space="0" w:color="auto"/>
                <w:right w:val="none" w:sz="0" w:space="0" w:color="auto"/>
              </w:divBdr>
            </w:div>
            <w:div w:id="629633529">
              <w:marLeft w:val="240"/>
              <w:marRight w:val="0"/>
              <w:marTop w:val="0"/>
              <w:marBottom w:val="0"/>
              <w:divBdr>
                <w:top w:val="none" w:sz="0" w:space="0" w:color="auto"/>
                <w:left w:val="none" w:sz="0" w:space="0" w:color="auto"/>
                <w:bottom w:val="none" w:sz="0" w:space="0" w:color="auto"/>
                <w:right w:val="none" w:sz="0" w:space="0" w:color="auto"/>
              </w:divBdr>
              <w:divsChild>
                <w:div w:id="314189159">
                  <w:marLeft w:val="0"/>
                  <w:marRight w:val="0"/>
                  <w:marTop w:val="0"/>
                  <w:marBottom w:val="0"/>
                  <w:divBdr>
                    <w:top w:val="none" w:sz="0" w:space="0" w:color="auto"/>
                    <w:left w:val="none" w:sz="0" w:space="0" w:color="auto"/>
                    <w:bottom w:val="none" w:sz="0" w:space="0" w:color="auto"/>
                    <w:right w:val="none" w:sz="0" w:space="0" w:color="auto"/>
                  </w:divBdr>
                </w:div>
                <w:div w:id="416948126">
                  <w:marLeft w:val="0"/>
                  <w:marRight w:val="0"/>
                  <w:marTop w:val="0"/>
                  <w:marBottom w:val="0"/>
                  <w:divBdr>
                    <w:top w:val="none" w:sz="0" w:space="0" w:color="auto"/>
                    <w:left w:val="none" w:sz="0" w:space="0" w:color="auto"/>
                    <w:bottom w:val="none" w:sz="0" w:space="0" w:color="auto"/>
                    <w:right w:val="none" w:sz="0" w:space="0" w:color="auto"/>
                  </w:divBdr>
                </w:div>
                <w:div w:id="864560143">
                  <w:marLeft w:val="0"/>
                  <w:marRight w:val="0"/>
                  <w:marTop w:val="0"/>
                  <w:marBottom w:val="0"/>
                  <w:divBdr>
                    <w:top w:val="none" w:sz="0" w:space="0" w:color="auto"/>
                    <w:left w:val="none" w:sz="0" w:space="0" w:color="auto"/>
                    <w:bottom w:val="none" w:sz="0" w:space="0" w:color="auto"/>
                    <w:right w:val="none" w:sz="0" w:space="0" w:color="auto"/>
                  </w:divBdr>
                </w:div>
                <w:div w:id="967318675">
                  <w:marLeft w:val="0"/>
                  <w:marRight w:val="0"/>
                  <w:marTop w:val="0"/>
                  <w:marBottom w:val="0"/>
                  <w:divBdr>
                    <w:top w:val="none" w:sz="0" w:space="0" w:color="auto"/>
                    <w:left w:val="none" w:sz="0" w:space="0" w:color="auto"/>
                    <w:bottom w:val="none" w:sz="0" w:space="0" w:color="auto"/>
                    <w:right w:val="none" w:sz="0" w:space="0" w:color="auto"/>
                  </w:divBdr>
                </w:div>
                <w:div w:id="1423185989">
                  <w:marLeft w:val="0"/>
                  <w:marRight w:val="0"/>
                  <w:marTop w:val="0"/>
                  <w:marBottom w:val="0"/>
                  <w:divBdr>
                    <w:top w:val="none" w:sz="0" w:space="0" w:color="auto"/>
                    <w:left w:val="none" w:sz="0" w:space="0" w:color="auto"/>
                    <w:bottom w:val="none" w:sz="0" w:space="0" w:color="auto"/>
                    <w:right w:val="none" w:sz="0" w:space="0" w:color="auto"/>
                  </w:divBdr>
                </w:div>
                <w:div w:id="1856377697">
                  <w:marLeft w:val="0"/>
                  <w:marRight w:val="0"/>
                  <w:marTop w:val="0"/>
                  <w:marBottom w:val="0"/>
                  <w:divBdr>
                    <w:top w:val="none" w:sz="0" w:space="0" w:color="auto"/>
                    <w:left w:val="none" w:sz="0" w:space="0" w:color="auto"/>
                    <w:bottom w:val="none" w:sz="0" w:space="0" w:color="auto"/>
                    <w:right w:val="none" w:sz="0" w:space="0" w:color="auto"/>
                  </w:divBdr>
                </w:div>
                <w:div w:id="1975745693">
                  <w:marLeft w:val="0"/>
                  <w:marRight w:val="0"/>
                  <w:marTop w:val="0"/>
                  <w:marBottom w:val="0"/>
                  <w:divBdr>
                    <w:top w:val="none" w:sz="0" w:space="0" w:color="auto"/>
                    <w:left w:val="none" w:sz="0" w:space="0" w:color="auto"/>
                    <w:bottom w:val="none" w:sz="0" w:space="0" w:color="auto"/>
                    <w:right w:val="none" w:sz="0" w:space="0" w:color="auto"/>
                  </w:divBdr>
                </w:div>
                <w:div w:id="212685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770396">
          <w:marLeft w:val="0"/>
          <w:marRight w:val="0"/>
          <w:marTop w:val="0"/>
          <w:marBottom w:val="240"/>
          <w:divBdr>
            <w:top w:val="none" w:sz="0" w:space="0" w:color="auto"/>
            <w:left w:val="none" w:sz="0" w:space="0" w:color="auto"/>
            <w:bottom w:val="none" w:sz="0" w:space="0" w:color="auto"/>
            <w:right w:val="none" w:sz="0" w:space="0" w:color="auto"/>
          </w:divBdr>
          <w:divsChild>
            <w:div w:id="47919741">
              <w:marLeft w:val="240"/>
              <w:marRight w:val="0"/>
              <w:marTop w:val="0"/>
              <w:marBottom w:val="0"/>
              <w:divBdr>
                <w:top w:val="none" w:sz="0" w:space="0" w:color="auto"/>
                <w:left w:val="none" w:sz="0" w:space="0" w:color="auto"/>
                <w:bottom w:val="none" w:sz="0" w:space="0" w:color="auto"/>
                <w:right w:val="none" w:sz="0" w:space="0" w:color="auto"/>
              </w:divBdr>
              <w:divsChild>
                <w:div w:id="1285887808">
                  <w:marLeft w:val="0"/>
                  <w:marRight w:val="0"/>
                  <w:marTop w:val="0"/>
                  <w:marBottom w:val="0"/>
                  <w:divBdr>
                    <w:top w:val="none" w:sz="0" w:space="0" w:color="auto"/>
                    <w:left w:val="none" w:sz="0" w:space="0" w:color="auto"/>
                    <w:bottom w:val="none" w:sz="0" w:space="0" w:color="auto"/>
                    <w:right w:val="none" w:sz="0" w:space="0" w:color="auto"/>
                  </w:divBdr>
                  <w:divsChild>
                    <w:div w:id="746028576">
                      <w:marLeft w:val="0"/>
                      <w:marRight w:val="0"/>
                      <w:marTop w:val="240"/>
                      <w:marBottom w:val="240"/>
                      <w:divBdr>
                        <w:top w:val="none" w:sz="0" w:space="0" w:color="auto"/>
                        <w:left w:val="none" w:sz="0" w:space="0" w:color="auto"/>
                        <w:bottom w:val="none" w:sz="0" w:space="0" w:color="auto"/>
                        <w:right w:val="none" w:sz="0" w:space="0" w:color="auto"/>
                      </w:divBdr>
                    </w:div>
                    <w:div w:id="1956517428">
                      <w:marLeft w:val="0"/>
                      <w:marRight w:val="0"/>
                      <w:marTop w:val="0"/>
                      <w:marBottom w:val="0"/>
                      <w:divBdr>
                        <w:top w:val="none" w:sz="0" w:space="0" w:color="auto"/>
                        <w:left w:val="none" w:sz="0" w:space="0" w:color="auto"/>
                        <w:bottom w:val="none" w:sz="0" w:space="0" w:color="auto"/>
                        <w:right w:val="none" w:sz="0" w:space="0" w:color="auto"/>
                      </w:divBdr>
                      <w:divsChild>
                        <w:div w:id="4788370">
                          <w:marLeft w:val="0"/>
                          <w:marRight w:val="0"/>
                          <w:marTop w:val="0"/>
                          <w:marBottom w:val="0"/>
                          <w:divBdr>
                            <w:top w:val="none" w:sz="0" w:space="0" w:color="auto"/>
                            <w:left w:val="none" w:sz="0" w:space="0" w:color="auto"/>
                            <w:bottom w:val="none" w:sz="0" w:space="0" w:color="auto"/>
                            <w:right w:val="none" w:sz="0" w:space="0" w:color="auto"/>
                          </w:divBdr>
                          <w:divsChild>
                            <w:div w:id="1077051024">
                              <w:marLeft w:val="0"/>
                              <w:marRight w:val="0"/>
                              <w:marTop w:val="0"/>
                              <w:marBottom w:val="0"/>
                              <w:divBdr>
                                <w:top w:val="none" w:sz="0" w:space="0" w:color="auto"/>
                                <w:left w:val="none" w:sz="0" w:space="0" w:color="auto"/>
                                <w:bottom w:val="none" w:sz="0" w:space="0" w:color="auto"/>
                                <w:right w:val="none" w:sz="0" w:space="0" w:color="auto"/>
                              </w:divBdr>
                            </w:div>
                          </w:divsChild>
                        </w:div>
                        <w:div w:id="13894128">
                          <w:marLeft w:val="0"/>
                          <w:marRight w:val="0"/>
                          <w:marTop w:val="0"/>
                          <w:marBottom w:val="0"/>
                          <w:divBdr>
                            <w:top w:val="none" w:sz="0" w:space="0" w:color="auto"/>
                            <w:left w:val="none" w:sz="0" w:space="0" w:color="auto"/>
                            <w:bottom w:val="none" w:sz="0" w:space="0" w:color="auto"/>
                            <w:right w:val="none" w:sz="0" w:space="0" w:color="auto"/>
                          </w:divBdr>
                        </w:div>
                        <w:div w:id="137036157">
                          <w:marLeft w:val="0"/>
                          <w:marRight w:val="0"/>
                          <w:marTop w:val="0"/>
                          <w:marBottom w:val="0"/>
                          <w:divBdr>
                            <w:top w:val="none" w:sz="0" w:space="0" w:color="auto"/>
                            <w:left w:val="none" w:sz="0" w:space="0" w:color="auto"/>
                            <w:bottom w:val="none" w:sz="0" w:space="0" w:color="auto"/>
                            <w:right w:val="none" w:sz="0" w:space="0" w:color="auto"/>
                          </w:divBdr>
                        </w:div>
                        <w:div w:id="161355728">
                          <w:marLeft w:val="0"/>
                          <w:marRight w:val="0"/>
                          <w:marTop w:val="0"/>
                          <w:marBottom w:val="0"/>
                          <w:divBdr>
                            <w:top w:val="none" w:sz="0" w:space="0" w:color="auto"/>
                            <w:left w:val="none" w:sz="0" w:space="0" w:color="auto"/>
                            <w:bottom w:val="none" w:sz="0" w:space="0" w:color="auto"/>
                            <w:right w:val="none" w:sz="0" w:space="0" w:color="auto"/>
                          </w:divBdr>
                        </w:div>
                        <w:div w:id="181863735">
                          <w:marLeft w:val="0"/>
                          <w:marRight w:val="0"/>
                          <w:marTop w:val="0"/>
                          <w:marBottom w:val="0"/>
                          <w:divBdr>
                            <w:top w:val="none" w:sz="0" w:space="0" w:color="auto"/>
                            <w:left w:val="none" w:sz="0" w:space="0" w:color="auto"/>
                            <w:bottom w:val="none" w:sz="0" w:space="0" w:color="auto"/>
                            <w:right w:val="none" w:sz="0" w:space="0" w:color="auto"/>
                          </w:divBdr>
                        </w:div>
                        <w:div w:id="272710505">
                          <w:marLeft w:val="0"/>
                          <w:marRight w:val="0"/>
                          <w:marTop w:val="0"/>
                          <w:marBottom w:val="0"/>
                          <w:divBdr>
                            <w:top w:val="none" w:sz="0" w:space="0" w:color="auto"/>
                            <w:left w:val="none" w:sz="0" w:space="0" w:color="auto"/>
                            <w:bottom w:val="none" w:sz="0" w:space="0" w:color="auto"/>
                            <w:right w:val="none" w:sz="0" w:space="0" w:color="auto"/>
                          </w:divBdr>
                        </w:div>
                        <w:div w:id="421226230">
                          <w:marLeft w:val="0"/>
                          <w:marRight w:val="0"/>
                          <w:marTop w:val="0"/>
                          <w:marBottom w:val="0"/>
                          <w:divBdr>
                            <w:top w:val="none" w:sz="0" w:space="0" w:color="auto"/>
                            <w:left w:val="none" w:sz="0" w:space="0" w:color="auto"/>
                            <w:bottom w:val="none" w:sz="0" w:space="0" w:color="auto"/>
                            <w:right w:val="none" w:sz="0" w:space="0" w:color="auto"/>
                          </w:divBdr>
                        </w:div>
                        <w:div w:id="528222040">
                          <w:marLeft w:val="0"/>
                          <w:marRight w:val="0"/>
                          <w:marTop w:val="0"/>
                          <w:marBottom w:val="0"/>
                          <w:divBdr>
                            <w:top w:val="none" w:sz="0" w:space="0" w:color="auto"/>
                            <w:left w:val="none" w:sz="0" w:space="0" w:color="auto"/>
                            <w:bottom w:val="none" w:sz="0" w:space="0" w:color="auto"/>
                            <w:right w:val="none" w:sz="0" w:space="0" w:color="auto"/>
                          </w:divBdr>
                        </w:div>
                        <w:div w:id="663583963">
                          <w:marLeft w:val="0"/>
                          <w:marRight w:val="0"/>
                          <w:marTop w:val="0"/>
                          <w:marBottom w:val="0"/>
                          <w:divBdr>
                            <w:top w:val="none" w:sz="0" w:space="0" w:color="auto"/>
                            <w:left w:val="none" w:sz="0" w:space="0" w:color="auto"/>
                            <w:bottom w:val="none" w:sz="0" w:space="0" w:color="auto"/>
                            <w:right w:val="none" w:sz="0" w:space="0" w:color="auto"/>
                          </w:divBdr>
                        </w:div>
                        <w:div w:id="747503626">
                          <w:marLeft w:val="0"/>
                          <w:marRight w:val="0"/>
                          <w:marTop w:val="0"/>
                          <w:marBottom w:val="0"/>
                          <w:divBdr>
                            <w:top w:val="none" w:sz="0" w:space="0" w:color="auto"/>
                            <w:left w:val="none" w:sz="0" w:space="0" w:color="auto"/>
                            <w:bottom w:val="none" w:sz="0" w:space="0" w:color="auto"/>
                            <w:right w:val="none" w:sz="0" w:space="0" w:color="auto"/>
                          </w:divBdr>
                        </w:div>
                        <w:div w:id="799223738">
                          <w:marLeft w:val="0"/>
                          <w:marRight w:val="0"/>
                          <w:marTop w:val="0"/>
                          <w:marBottom w:val="0"/>
                          <w:divBdr>
                            <w:top w:val="none" w:sz="0" w:space="0" w:color="auto"/>
                            <w:left w:val="none" w:sz="0" w:space="0" w:color="auto"/>
                            <w:bottom w:val="none" w:sz="0" w:space="0" w:color="auto"/>
                            <w:right w:val="none" w:sz="0" w:space="0" w:color="auto"/>
                          </w:divBdr>
                        </w:div>
                        <w:div w:id="877618542">
                          <w:marLeft w:val="0"/>
                          <w:marRight w:val="0"/>
                          <w:marTop w:val="0"/>
                          <w:marBottom w:val="0"/>
                          <w:divBdr>
                            <w:top w:val="none" w:sz="0" w:space="0" w:color="auto"/>
                            <w:left w:val="none" w:sz="0" w:space="0" w:color="auto"/>
                            <w:bottom w:val="none" w:sz="0" w:space="0" w:color="auto"/>
                            <w:right w:val="none" w:sz="0" w:space="0" w:color="auto"/>
                          </w:divBdr>
                        </w:div>
                        <w:div w:id="1365908578">
                          <w:marLeft w:val="0"/>
                          <w:marRight w:val="0"/>
                          <w:marTop w:val="0"/>
                          <w:marBottom w:val="0"/>
                          <w:divBdr>
                            <w:top w:val="none" w:sz="0" w:space="0" w:color="auto"/>
                            <w:left w:val="none" w:sz="0" w:space="0" w:color="auto"/>
                            <w:bottom w:val="none" w:sz="0" w:space="0" w:color="auto"/>
                            <w:right w:val="none" w:sz="0" w:space="0" w:color="auto"/>
                          </w:divBdr>
                        </w:div>
                        <w:div w:id="1496451599">
                          <w:marLeft w:val="0"/>
                          <w:marRight w:val="0"/>
                          <w:marTop w:val="0"/>
                          <w:marBottom w:val="0"/>
                          <w:divBdr>
                            <w:top w:val="none" w:sz="0" w:space="0" w:color="auto"/>
                            <w:left w:val="none" w:sz="0" w:space="0" w:color="auto"/>
                            <w:bottom w:val="none" w:sz="0" w:space="0" w:color="auto"/>
                            <w:right w:val="none" w:sz="0" w:space="0" w:color="auto"/>
                          </w:divBdr>
                        </w:div>
                        <w:div w:id="1527020825">
                          <w:marLeft w:val="0"/>
                          <w:marRight w:val="0"/>
                          <w:marTop w:val="0"/>
                          <w:marBottom w:val="0"/>
                          <w:divBdr>
                            <w:top w:val="none" w:sz="0" w:space="0" w:color="auto"/>
                            <w:left w:val="none" w:sz="0" w:space="0" w:color="auto"/>
                            <w:bottom w:val="none" w:sz="0" w:space="0" w:color="auto"/>
                            <w:right w:val="none" w:sz="0" w:space="0" w:color="auto"/>
                          </w:divBdr>
                        </w:div>
                        <w:div w:id="1738164417">
                          <w:marLeft w:val="0"/>
                          <w:marRight w:val="0"/>
                          <w:marTop w:val="0"/>
                          <w:marBottom w:val="0"/>
                          <w:divBdr>
                            <w:top w:val="none" w:sz="0" w:space="0" w:color="auto"/>
                            <w:left w:val="none" w:sz="0" w:space="0" w:color="auto"/>
                            <w:bottom w:val="none" w:sz="0" w:space="0" w:color="auto"/>
                            <w:right w:val="none" w:sz="0" w:space="0" w:color="auto"/>
                          </w:divBdr>
                        </w:div>
                        <w:div w:id="1840195003">
                          <w:marLeft w:val="0"/>
                          <w:marRight w:val="0"/>
                          <w:marTop w:val="0"/>
                          <w:marBottom w:val="0"/>
                          <w:divBdr>
                            <w:top w:val="none" w:sz="0" w:space="0" w:color="auto"/>
                            <w:left w:val="none" w:sz="0" w:space="0" w:color="auto"/>
                            <w:bottom w:val="none" w:sz="0" w:space="0" w:color="auto"/>
                            <w:right w:val="none" w:sz="0" w:space="0" w:color="auto"/>
                          </w:divBdr>
                        </w:div>
                        <w:div w:id="1891190306">
                          <w:marLeft w:val="0"/>
                          <w:marRight w:val="0"/>
                          <w:marTop w:val="0"/>
                          <w:marBottom w:val="0"/>
                          <w:divBdr>
                            <w:top w:val="none" w:sz="0" w:space="0" w:color="auto"/>
                            <w:left w:val="none" w:sz="0" w:space="0" w:color="auto"/>
                            <w:bottom w:val="none" w:sz="0" w:space="0" w:color="auto"/>
                            <w:right w:val="none" w:sz="0" w:space="0" w:color="auto"/>
                          </w:divBdr>
                        </w:div>
                        <w:div w:id="1977490404">
                          <w:marLeft w:val="0"/>
                          <w:marRight w:val="0"/>
                          <w:marTop w:val="0"/>
                          <w:marBottom w:val="0"/>
                          <w:divBdr>
                            <w:top w:val="none" w:sz="0" w:space="0" w:color="auto"/>
                            <w:left w:val="none" w:sz="0" w:space="0" w:color="auto"/>
                            <w:bottom w:val="none" w:sz="0" w:space="0" w:color="auto"/>
                            <w:right w:val="none" w:sz="0" w:space="0" w:color="auto"/>
                          </w:divBdr>
                        </w:div>
                        <w:div w:id="2039044705">
                          <w:marLeft w:val="0"/>
                          <w:marRight w:val="0"/>
                          <w:marTop w:val="0"/>
                          <w:marBottom w:val="0"/>
                          <w:divBdr>
                            <w:top w:val="none" w:sz="0" w:space="0" w:color="auto"/>
                            <w:left w:val="none" w:sz="0" w:space="0" w:color="auto"/>
                            <w:bottom w:val="none" w:sz="0" w:space="0" w:color="auto"/>
                            <w:right w:val="none" w:sz="0" w:space="0" w:color="auto"/>
                          </w:divBdr>
                        </w:div>
                        <w:div w:id="211546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26685">
              <w:marLeft w:val="240"/>
              <w:marRight w:val="0"/>
              <w:marTop w:val="0"/>
              <w:marBottom w:val="0"/>
              <w:divBdr>
                <w:top w:val="none" w:sz="0" w:space="0" w:color="auto"/>
                <w:left w:val="none" w:sz="0" w:space="0" w:color="auto"/>
                <w:bottom w:val="none" w:sz="0" w:space="0" w:color="auto"/>
                <w:right w:val="none" w:sz="0" w:space="0" w:color="auto"/>
              </w:divBdr>
            </w:div>
            <w:div w:id="1581789471">
              <w:marLeft w:val="0"/>
              <w:marRight w:val="0"/>
              <w:marTop w:val="240"/>
              <w:marBottom w:val="0"/>
              <w:divBdr>
                <w:top w:val="none" w:sz="0" w:space="0" w:color="auto"/>
                <w:left w:val="none" w:sz="0" w:space="0" w:color="auto"/>
                <w:bottom w:val="none" w:sz="0" w:space="0" w:color="auto"/>
                <w:right w:val="none" w:sz="0" w:space="0" w:color="auto"/>
              </w:divBdr>
            </w:div>
            <w:div w:id="1589196103">
              <w:marLeft w:val="240"/>
              <w:marRight w:val="0"/>
              <w:marTop w:val="0"/>
              <w:marBottom w:val="0"/>
              <w:divBdr>
                <w:top w:val="none" w:sz="0" w:space="0" w:color="auto"/>
                <w:left w:val="none" w:sz="0" w:space="0" w:color="auto"/>
                <w:bottom w:val="none" w:sz="0" w:space="0" w:color="auto"/>
                <w:right w:val="none" w:sz="0" w:space="0" w:color="auto"/>
              </w:divBdr>
            </w:div>
            <w:div w:id="1960404773">
              <w:marLeft w:val="240"/>
              <w:marRight w:val="0"/>
              <w:marTop w:val="0"/>
              <w:marBottom w:val="0"/>
              <w:divBdr>
                <w:top w:val="none" w:sz="0" w:space="0" w:color="auto"/>
                <w:left w:val="none" w:sz="0" w:space="0" w:color="auto"/>
                <w:bottom w:val="none" w:sz="0" w:space="0" w:color="auto"/>
                <w:right w:val="none" w:sz="0" w:space="0" w:color="auto"/>
              </w:divBdr>
            </w:div>
            <w:div w:id="2105420649">
              <w:marLeft w:val="240"/>
              <w:marRight w:val="0"/>
              <w:marTop w:val="0"/>
              <w:marBottom w:val="0"/>
              <w:divBdr>
                <w:top w:val="none" w:sz="0" w:space="0" w:color="auto"/>
                <w:left w:val="none" w:sz="0" w:space="0" w:color="auto"/>
                <w:bottom w:val="none" w:sz="0" w:space="0" w:color="auto"/>
                <w:right w:val="none" w:sz="0" w:space="0" w:color="auto"/>
              </w:divBdr>
            </w:div>
          </w:divsChild>
        </w:div>
        <w:div w:id="541747617">
          <w:marLeft w:val="240"/>
          <w:marRight w:val="0"/>
          <w:marTop w:val="0"/>
          <w:marBottom w:val="0"/>
          <w:divBdr>
            <w:top w:val="none" w:sz="0" w:space="0" w:color="auto"/>
            <w:left w:val="none" w:sz="0" w:space="0" w:color="auto"/>
            <w:bottom w:val="none" w:sz="0" w:space="0" w:color="auto"/>
            <w:right w:val="none" w:sz="0" w:space="0" w:color="auto"/>
          </w:divBdr>
        </w:div>
        <w:div w:id="836573689">
          <w:marLeft w:val="0"/>
          <w:marRight w:val="0"/>
          <w:marTop w:val="0"/>
          <w:marBottom w:val="240"/>
          <w:divBdr>
            <w:top w:val="none" w:sz="0" w:space="0" w:color="auto"/>
            <w:left w:val="none" w:sz="0" w:space="0" w:color="auto"/>
            <w:bottom w:val="none" w:sz="0" w:space="0" w:color="auto"/>
            <w:right w:val="none" w:sz="0" w:space="0" w:color="auto"/>
          </w:divBdr>
          <w:divsChild>
            <w:div w:id="342049026">
              <w:marLeft w:val="0"/>
              <w:marRight w:val="0"/>
              <w:marTop w:val="240"/>
              <w:marBottom w:val="0"/>
              <w:divBdr>
                <w:top w:val="none" w:sz="0" w:space="0" w:color="auto"/>
                <w:left w:val="none" w:sz="0" w:space="0" w:color="auto"/>
                <w:bottom w:val="none" w:sz="0" w:space="0" w:color="auto"/>
                <w:right w:val="none" w:sz="0" w:space="0" w:color="auto"/>
              </w:divBdr>
            </w:div>
            <w:div w:id="1539397222">
              <w:marLeft w:val="0"/>
              <w:marRight w:val="0"/>
              <w:marTop w:val="120"/>
              <w:marBottom w:val="120"/>
              <w:divBdr>
                <w:top w:val="none" w:sz="0" w:space="0" w:color="auto"/>
                <w:left w:val="none" w:sz="0" w:space="0" w:color="auto"/>
                <w:bottom w:val="none" w:sz="0" w:space="0" w:color="auto"/>
                <w:right w:val="none" w:sz="0" w:space="0" w:color="auto"/>
              </w:divBdr>
              <w:divsChild>
                <w:div w:id="120541371">
                  <w:marLeft w:val="0"/>
                  <w:marRight w:val="0"/>
                  <w:marTop w:val="90"/>
                  <w:marBottom w:val="120"/>
                  <w:divBdr>
                    <w:top w:val="none" w:sz="0" w:space="0" w:color="auto"/>
                    <w:left w:val="none" w:sz="0" w:space="0" w:color="auto"/>
                    <w:bottom w:val="none" w:sz="0" w:space="0" w:color="auto"/>
                    <w:right w:val="none" w:sz="0" w:space="0" w:color="auto"/>
                  </w:divBdr>
                </w:div>
                <w:div w:id="151874346">
                  <w:marLeft w:val="240"/>
                  <w:marRight w:val="0"/>
                  <w:marTop w:val="0"/>
                  <w:marBottom w:val="0"/>
                  <w:divBdr>
                    <w:top w:val="none" w:sz="0" w:space="0" w:color="auto"/>
                    <w:left w:val="none" w:sz="0" w:space="0" w:color="auto"/>
                    <w:bottom w:val="none" w:sz="0" w:space="0" w:color="auto"/>
                    <w:right w:val="none" w:sz="0" w:space="0" w:color="auto"/>
                  </w:divBdr>
                </w:div>
                <w:div w:id="183516215">
                  <w:marLeft w:val="240"/>
                  <w:marRight w:val="0"/>
                  <w:marTop w:val="0"/>
                  <w:marBottom w:val="0"/>
                  <w:divBdr>
                    <w:top w:val="none" w:sz="0" w:space="0" w:color="auto"/>
                    <w:left w:val="none" w:sz="0" w:space="0" w:color="auto"/>
                    <w:bottom w:val="none" w:sz="0" w:space="0" w:color="auto"/>
                    <w:right w:val="none" w:sz="0" w:space="0" w:color="auto"/>
                  </w:divBdr>
                </w:div>
                <w:div w:id="470633820">
                  <w:marLeft w:val="240"/>
                  <w:marRight w:val="0"/>
                  <w:marTop w:val="0"/>
                  <w:marBottom w:val="0"/>
                  <w:divBdr>
                    <w:top w:val="none" w:sz="0" w:space="0" w:color="auto"/>
                    <w:left w:val="none" w:sz="0" w:space="0" w:color="auto"/>
                    <w:bottom w:val="none" w:sz="0" w:space="0" w:color="auto"/>
                    <w:right w:val="none" w:sz="0" w:space="0" w:color="auto"/>
                  </w:divBdr>
                </w:div>
                <w:div w:id="514928453">
                  <w:marLeft w:val="240"/>
                  <w:marRight w:val="0"/>
                  <w:marTop w:val="0"/>
                  <w:marBottom w:val="0"/>
                  <w:divBdr>
                    <w:top w:val="none" w:sz="0" w:space="0" w:color="auto"/>
                    <w:left w:val="none" w:sz="0" w:space="0" w:color="auto"/>
                    <w:bottom w:val="none" w:sz="0" w:space="0" w:color="auto"/>
                    <w:right w:val="none" w:sz="0" w:space="0" w:color="auto"/>
                  </w:divBdr>
                </w:div>
                <w:div w:id="556015921">
                  <w:marLeft w:val="240"/>
                  <w:marRight w:val="0"/>
                  <w:marTop w:val="0"/>
                  <w:marBottom w:val="0"/>
                  <w:divBdr>
                    <w:top w:val="none" w:sz="0" w:space="0" w:color="auto"/>
                    <w:left w:val="none" w:sz="0" w:space="0" w:color="auto"/>
                    <w:bottom w:val="none" w:sz="0" w:space="0" w:color="auto"/>
                    <w:right w:val="none" w:sz="0" w:space="0" w:color="auto"/>
                  </w:divBdr>
                </w:div>
                <w:div w:id="874587864">
                  <w:marLeft w:val="240"/>
                  <w:marRight w:val="0"/>
                  <w:marTop w:val="0"/>
                  <w:marBottom w:val="0"/>
                  <w:divBdr>
                    <w:top w:val="none" w:sz="0" w:space="0" w:color="auto"/>
                    <w:left w:val="none" w:sz="0" w:space="0" w:color="auto"/>
                    <w:bottom w:val="none" w:sz="0" w:space="0" w:color="auto"/>
                    <w:right w:val="none" w:sz="0" w:space="0" w:color="auto"/>
                  </w:divBdr>
                  <w:divsChild>
                    <w:div w:id="430785162">
                      <w:marLeft w:val="0"/>
                      <w:marRight w:val="0"/>
                      <w:marTop w:val="0"/>
                      <w:marBottom w:val="0"/>
                      <w:divBdr>
                        <w:top w:val="none" w:sz="0" w:space="0" w:color="auto"/>
                        <w:left w:val="none" w:sz="0" w:space="0" w:color="auto"/>
                        <w:bottom w:val="none" w:sz="0" w:space="0" w:color="auto"/>
                        <w:right w:val="none" w:sz="0" w:space="0" w:color="auto"/>
                      </w:divBdr>
                      <w:divsChild>
                        <w:div w:id="663169676">
                          <w:marLeft w:val="0"/>
                          <w:marRight w:val="0"/>
                          <w:marTop w:val="240"/>
                          <w:marBottom w:val="240"/>
                          <w:divBdr>
                            <w:top w:val="none" w:sz="0" w:space="0" w:color="auto"/>
                            <w:left w:val="none" w:sz="0" w:space="0" w:color="auto"/>
                            <w:bottom w:val="none" w:sz="0" w:space="0" w:color="auto"/>
                            <w:right w:val="none" w:sz="0" w:space="0" w:color="auto"/>
                          </w:divBdr>
                        </w:div>
                        <w:div w:id="168139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152781">
                  <w:marLeft w:val="240"/>
                  <w:marRight w:val="0"/>
                  <w:marTop w:val="0"/>
                  <w:marBottom w:val="0"/>
                  <w:divBdr>
                    <w:top w:val="none" w:sz="0" w:space="0" w:color="auto"/>
                    <w:left w:val="none" w:sz="0" w:space="0" w:color="auto"/>
                    <w:bottom w:val="none" w:sz="0" w:space="0" w:color="auto"/>
                    <w:right w:val="none" w:sz="0" w:space="0" w:color="auto"/>
                  </w:divBdr>
                </w:div>
                <w:div w:id="1228416885">
                  <w:marLeft w:val="240"/>
                  <w:marRight w:val="0"/>
                  <w:marTop w:val="0"/>
                  <w:marBottom w:val="0"/>
                  <w:divBdr>
                    <w:top w:val="none" w:sz="0" w:space="0" w:color="auto"/>
                    <w:left w:val="none" w:sz="0" w:space="0" w:color="auto"/>
                    <w:bottom w:val="none" w:sz="0" w:space="0" w:color="auto"/>
                    <w:right w:val="none" w:sz="0" w:space="0" w:color="auto"/>
                  </w:divBdr>
                  <w:divsChild>
                    <w:div w:id="1596741910">
                      <w:marLeft w:val="0"/>
                      <w:marRight w:val="0"/>
                      <w:marTop w:val="0"/>
                      <w:marBottom w:val="0"/>
                      <w:divBdr>
                        <w:top w:val="none" w:sz="0" w:space="0" w:color="auto"/>
                        <w:left w:val="none" w:sz="0" w:space="0" w:color="auto"/>
                        <w:bottom w:val="none" w:sz="0" w:space="0" w:color="auto"/>
                        <w:right w:val="none" w:sz="0" w:space="0" w:color="auto"/>
                      </w:divBdr>
                      <w:divsChild>
                        <w:div w:id="1270426342">
                          <w:marLeft w:val="0"/>
                          <w:marRight w:val="0"/>
                          <w:marTop w:val="0"/>
                          <w:marBottom w:val="0"/>
                          <w:divBdr>
                            <w:top w:val="none" w:sz="0" w:space="0" w:color="auto"/>
                            <w:left w:val="none" w:sz="0" w:space="0" w:color="auto"/>
                            <w:bottom w:val="none" w:sz="0" w:space="0" w:color="auto"/>
                            <w:right w:val="none" w:sz="0" w:space="0" w:color="auto"/>
                          </w:divBdr>
                        </w:div>
                        <w:div w:id="202631825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298149677">
                  <w:marLeft w:val="240"/>
                  <w:marRight w:val="0"/>
                  <w:marTop w:val="0"/>
                  <w:marBottom w:val="0"/>
                  <w:divBdr>
                    <w:top w:val="none" w:sz="0" w:space="0" w:color="auto"/>
                    <w:left w:val="none" w:sz="0" w:space="0" w:color="auto"/>
                    <w:bottom w:val="none" w:sz="0" w:space="0" w:color="auto"/>
                    <w:right w:val="none" w:sz="0" w:space="0" w:color="auto"/>
                  </w:divBdr>
                </w:div>
                <w:div w:id="1388144504">
                  <w:marLeft w:val="240"/>
                  <w:marRight w:val="0"/>
                  <w:marTop w:val="0"/>
                  <w:marBottom w:val="0"/>
                  <w:divBdr>
                    <w:top w:val="none" w:sz="0" w:space="0" w:color="auto"/>
                    <w:left w:val="none" w:sz="0" w:space="0" w:color="auto"/>
                    <w:bottom w:val="none" w:sz="0" w:space="0" w:color="auto"/>
                    <w:right w:val="none" w:sz="0" w:space="0" w:color="auto"/>
                  </w:divBdr>
                  <w:divsChild>
                    <w:div w:id="62146290">
                      <w:marLeft w:val="0"/>
                      <w:marRight w:val="0"/>
                      <w:marTop w:val="0"/>
                      <w:marBottom w:val="0"/>
                      <w:divBdr>
                        <w:top w:val="none" w:sz="0" w:space="0" w:color="auto"/>
                        <w:left w:val="none" w:sz="0" w:space="0" w:color="auto"/>
                        <w:bottom w:val="none" w:sz="0" w:space="0" w:color="auto"/>
                        <w:right w:val="none" w:sz="0" w:space="0" w:color="auto"/>
                      </w:divBdr>
                      <w:divsChild>
                        <w:div w:id="1451896331">
                          <w:marLeft w:val="0"/>
                          <w:marRight w:val="0"/>
                          <w:marTop w:val="0"/>
                          <w:marBottom w:val="0"/>
                          <w:divBdr>
                            <w:top w:val="none" w:sz="0" w:space="0" w:color="auto"/>
                            <w:left w:val="none" w:sz="0" w:space="0" w:color="auto"/>
                            <w:bottom w:val="none" w:sz="0" w:space="0" w:color="auto"/>
                            <w:right w:val="none" w:sz="0" w:space="0" w:color="auto"/>
                          </w:divBdr>
                        </w:div>
                        <w:div w:id="198816999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400397452">
                  <w:marLeft w:val="240"/>
                  <w:marRight w:val="0"/>
                  <w:marTop w:val="0"/>
                  <w:marBottom w:val="0"/>
                  <w:divBdr>
                    <w:top w:val="none" w:sz="0" w:space="0" w:color="auto"/>
                    <w:left w:val="none" w:sz="0" w:space="0" w:color="auto"/>
                    <w:bottom w:val="none" w:sz="0" w:space="0" w:color="auto"/>
                    <w:right w:val="none" w:sz="0" w:space="0" w:color="auto"/>
                  </w:divBdr>
                </w:div>
                <w:div w:id="1502810814">
                  <w:marLeft w:val="240"/>
                  <w:marRight w:val="0"/>
                  <w:marTop w:val="0"/>
                  <w:marBottom w:val="0"/>
                  <w:divBdr>
                    <w:top w:val="none" w:sz="0" w:space="0" w:color="auto"/>
                    <w:left w:val="none" w:sz="0" w:space="0" w:color="auto"/>
                    <w:bottom w:val="none" w:sz="0" w:space="0" w:color="auto"/>
                    <w:right w:val="none" w:sz="0" w:space="0" w:color="auto"/>
                  </w:divBdr>
                </w:div>
                <w:div w:id="1554003067">
                  <w:marLeft w:val="240"/>
                  <w:marRight w:val="0"/>
                  <w:marTop w:val="0"/>
                  <w:marBottom w:val="0"/>
                  <w:divBdr>
                    <w:top w:val="none" w:sz="0" w:space="0" w:color="auto"/>
                    <w:left w:val="none" w:sz="0" w:space="0" w:color="auto"/>
                    <w:bottom w:val="none" w:sz="0" w:space="0" w:color="auto"/>
                    <w:right w:val="none" w:sz="0" w:space="0" w:color="auto"/>
                  </w:divBdr>
                </w:div>
                <w:div w:id="1667784858">
                  <w:marLeft w:val="240"/>
                  <w:marRight w:val="0"/>
                  <w:marTop w:val="0"/>
                  <w:marBottom w:val="0"/>
                  <w:divBdr>
                    <w:top w:val="none" w:sz="0" w:space="0" w:color="auto"/>
                    <w:left w:val="none" w:sz="0" w:space="0" w:color="auto"/>
                    <w:bottom w:val="none" w:sz="0" w:space="0" w:color="auto"/>
                    <w:right w:val="none" w:sz="0" w:space="0" w:color="auto"/>
                  </w:divBdr>
                </w:div>
                <w:div w:id="1738554576">
                  <w:marLeft w:val="240"/>
                  <w:marRight w:val="0"/>
                  <w:marTop w:val="0"/>
                  <w:marBottom w:val="0"/>
                  <w:divBdr>
                    <w:top w:val="none" w:sz="0" w:space="0" w:color="auto"/>
                    <w:left w:val="none" w:sz="0" w:space="0" w:color="auto"/>
                    <w:bottom w:val="none" w:sz="0" w:space="0" w:color="auto"/>
                    <w:right w:val="none" w:sz="0" w:space="0" w:color="auto"/>
                  </w:divBdr>
                  <w:divsChild>
                    <w:div w:id="1694258331">
                      <w:marLeft w:val="0"/>
                      <w:marRight w:val="0"/>
                      <w:marTop w:val="0"/>
                      <w:marBottom w:val="0"/>
                      <w:divBdr>
                        <w:top w:val="none" w:sz="0" w:space="0" w:color="auto"/>
                        <w:left w:val="none" w:sz="0" w:space="0" w:color="auto"/>
                        <w:bottom w:val="none" w:sz="0" w:space="0" w:color="auto"/>
                        <w:right w:val="none" w:sz="0" w:space="0" w:color="auto"/>
                      </w:divBdr>
                      <w:divsChild>
                        <w:div w:id="285165910">
                          <w:marLeft w:val="0"/>
                          <w:marRight w:val="0"/>
                          <w:marTop w:val="240"/>
                          <w:marBottom w:val="240"/>
                          <w:divBdr>
                            <w:top w:val="none" w:sz="0" w:space="0" w:color="auto"/>
                            <w:left w:val="none" w:sz="0" w:space="0" w:color="auto"/>
                            <w:bottom w:val="none" w:sz="0" w:space="0" w:color="auto"/>
                            <w:right w:val="none" w:sz="0" w:space="0" w:color="auto"/>
                          </w:divBdr>
                        </w:div>
                        <w:div w:id="179995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191520">
                  <w:marLeft w:val="240"/>
                  <w:marRight w:val="0"/>
                  <w:marTop w:val="0"/>
                  <w:marBottom w:val="0"/>
                  <w:divBdr>
                    <w:top w:val="none" w:sz="0" w:space="0" w:color="auto"/>
                    <w:left w:val="none" w:sz="0" w:space="0" w:color="auto"/>
                    <w:bottom w:val="none" w:sz="0" w:space="0" w:color="auto"/>
                    <w:right w:val="none" w:sz="0" w:space="0" w:color="auto"/>
                  </w:divBdr>
                  <w:divsChild>
                    <w:div w:id="205024373">
                      <w:marLeft w:val="0"/>
                      <w:marRight w:val="0"/>
                      <w:marTop w:val="0"/>
                      <w:marBottom w:val="0"/>
                      <w:divBdr>
                        <w:top w:val="none" w:sz="0" w:space="0" w:color="auto"/>
                        <w:left w:val="none" w:sz="0" w:space="0" w:color="auto"/>
                        <w:bottom w:val="none" w:sz="0" w:space="0" w:color="auto"/>
                        <w:right w:val="none" w:sz="0" w:space="0" w:color="auto"/>
                      </w:divBdr>
                      <w:divsChild>
                        <w:div w:id="866605586">
                          <w:marLeft w:val="0"/>
                          <w:marRight w:val="0"/>
                          <w:marTop w:val="0"/>
                          <w:marBottom w:val="0"/>
                          <w:divBdr>
                            <w:top w:val="none" w:sz="0" w:space="0" w:color="auto"/>
                            <w:left w:val="none" w:sz="0" w:space="0" w:color="auto"/>
                            <w:bottom w:val="none" w:sz="0" w:space="0" w:color="auto"/>
                            <w:right w:val="none" w:sz="0" w:space="0" w:color="auto"/>
                          </w:divBdr>
                        </w:div>
                        <w:div w:id="96836296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2118979831">
                  <w:marLeft w:val="240"/>
                  <w:marRight w:val="0"/>
                  <w:marTop w:val="0"/>
                  <w:marBottom w:val="0"/>
                  <w:divBdr>
                    <w:top w:val="none" w:sz="0" w:space="0" w:color="auto"/>
                    <w:left w:val="none" w:sz="0" w:space="0" w:color="auto"/>
                    <w:bottom w:val="none" w:sz="0" w:space="0" w:color="auto"/>
                    <w:right w:val="none" w:sz="0" w:space="0" w:color="auto"/>
                  </w:divBdr>
                </w:div>
                <w:div w:id="214145511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107315204">
          <w:marLeft w:val="0"/>
          <w:marRight w:val="0"/>
          <w:marTop w:val="0"/>
          <w:marBottom w:val="240"/>
          <w:divBdr>
            <w:top w:val="none" w:sz="0" w:space="0" w:color="auto"/>
            <w:left w:val="none" w:sz="0" w:space="0" w:color="auto"/>
            <w:bottom w:val="none" w:sz="0" w:space="0" w:color="auto"/>
            <w:right w:val="none" w:sz="0" w:space="0" w:color="auto"/>
          </w:divBdr>
          <w:divsChild>
            <w:div w:id="286816744">
              <w:marLeft w:val="0"/>
              <w:marRight w:val="0"/>
              <w:marTop w:val="120"/>
              <w:marBottom w:val="120"/>
              <w:divBdr>
                <w:top w:val="none" w:sz="0" w:space="0" w:color="auto"/>
                <w:left w:val="none" w:sz="0" w:space="0" w:color="auto"/>
                <w:bottom w:val="none" w:sz="0" w:space="0" w:color="auto"/>
                <w:right w:val="none" w:sz="0" w:space="0" w:color="auto"/>
              </w:divBdr>
              <w:divsChild>
                <w:div w:id="3636350">
                  <w:marLeft w:val="240"/>
                  <w:marRight w:val="0"/>
                  <w:marTop w:val="0"/>
                  <w:marBottom w:val="0"/>
                  <w:divBdr>
                    <w:top w:val="none" w:sz="0" w:space="0" w:color="auto"/>
                    <w:left w:val="none" w:sz="0" w:space="0" w:color="auto"/>
                    <w:bottom w:val="none" w:sz="0" w:space="0" w:color="auto"/>
                    <w:right w:val="none" w:sz="0" w:space="0" w:color="auto"/>
                  </w:divBdr>
                </w:div>
                <w:div w:id="493228898">
                  <w:marLeft w:val="0"/>
                  <w:marRight w:val="0"/>
                  <w:marTop w:val="90"/>
                  <w:marBottom w:val="120"/>
                  <w:divBdr>
                    <w:top w:val="none" w:sz="0" w:space="0" w:color="auto"/>
                    <w:left w:val="none" w:sz="0" w:space="0" w:color="auto"/>
                    <w:bottom w:val="none" w:sz="0" w:space="0" w:color="auto"/>
                    <w:right w:val="none" w:sz="0" w:space="0" w:color="auto"/>
                  </w:divBdr>
                </w:div>
                <w:div w:id="915826641">
                  <w:marLeft w:val="240"/>
                  <w:marRight w:val="0"/>
                  <w:marTop w:val="0"/>
                  <w:marBottom w:val="0"/>
                  <w:divBdr>
                    <w:top w:val="none" w:sz="0" w:space="0" w:color="auto"/>
                    <w:left w:val="none" w:sz="0" w:space="0" w:color="auto"/>
                    <w:bottom w:val="none" w:sz="0" w:space="0" w:color="auto"/>
                    <w:right w:val="none" w:sz="0" w:space="0" w:color="auto"/>
                  </w:divBdr>
                </w:div>
                <w:div w:id="1446344525">
                  <w:marLeft w:val="240"/>
                  <w:marRight w:val="0"/>
                  <w:marTop w:val="0"/>
                  <w:marBottom w:val="0"/>
                  <w:divBdr>
                    <w:top w:val="none" w:sz="0" w:space="0" w:color="auto"/>
                    <w:left w:val="none" w:sz="0" w:space="0" w:color="auto"/>
                    <w:bottom w:val="none" w:sz="0" w:space="0" w:color="auto"/>
                    <w:right w:val="none" w:sz="0" w:space="0" w:color="auto"/>
                  </w:divBdr>
                </w:div>
              </w:divsChild>
            </w:div>
            <w:div w:id="391268749">
              <w:marLeft w:val="0"/>
              <w:marRight w:val="0"/>
              <w:marTop w:val="120"/>
              <w:marBottom w:val="120"/>
              <w:divBdr>
                <w:top w:val="none" w:sz="0" w:space="0" w:color="auto"/>
                <w:left w:val="none" w:sz="0" w:space="0" w:color="auto"/>
                <w:bottom w:val="none" w:sz="0" w:space="0" w:color="auto"/>
                <w:right w:val="none" w:sz="0" w:space="0" w:color="auto"/>
              </w:divBdr>
              <w:divsChild>
                <w:div w:id="527913504">
                  <w:marLeft w:val="168"/>
                  <w:marRight w:val="0"/>
                  <w:marTop w:val="0"/>
                  <w:marBottom w:val="0"/>
                  <w:divBdr>
                    <w:top w:val="none" w:sz="0" w:space="0" w:color="auto"/>
                    <w:left w:val="none" w:sz="0" w:space="0" w:color="auto"/>
                    <w:bottom w:val="none" w:sz="0" w:space="0" w:color="auto"/>
                    <w:right w:val="none" w:sz="0" w:space="0" w:color="auto"/>
                  </w:divBdr>
                  <w:divsChild>
                    <w:div w:id="507792490">
                      <w:marLeft w:val="288"/>
                      <w:marRight w:val="0"/>
                      <w:marTop w:val="0"/>
                      <w:marBottom w:val="0"/>
                      <w:divBdr>
                        <w:top w:val="none" w:sz="0" w:space="0" w:color="auto"/>
                        <w:left w:val="none" w:sz="0" w:space="0" w:color="auto"/>
                        <w:bottom w:val="none" w:sz="0" w:space="0" w:color="auto"/>
                        <w:right w:val="none" w:sz="0" w:space="0" w:color="auto"/>
                      </w:divBdr>
                      <w:divsChild>
                        <w:div w:id="256327592">
                          <w:marLeft w:val="0"/>
                          <w:marRight w:val="0"/>
                          <w:marTop w:val="0"/>
                          <w:marBottom w:val="0"/>
                          <w:divBdr>
                            <w:top w:val="none" w:sz="0" w:space="0" w:color="auto"/>
                            <w:left w:val="none" w:sz="0" w:space="0" w:color="auto"/>
                            <w:bottom w:val="none" w:sz="0" w:space="0" w:color="auto"/>
                            <w:right w:val="none" w:sz="0" w:space="0" w:color="auto"/>
                          </w:divBdr>
                        </w:div>
                        <w:div w:id="2127576025">
                          <w:marLeft w:val="0"/>
                          <w:marRight w:val="0"/>
                          <w:marTop w:val="0"/>
                          <w:marBottom w:val="0"/>
                          <w:divBdr>
                            <w:top w:val="none" w:sz="0" w:space="0" w:color="auto"/>
                            <w:left w:val="none" w:sz="0" w:space="0" w:color="auto"/>
                            <w:bottom w:val="none" w:sz="0" w:space="0" w:color="auto"/>
                            <w:right w:val="none" w:sz="0" w:space="0" w:color="auto"/>
                          </w:divBdr>
                        </w:div>
                      </w:divsChild>
                    </w:div>
                    <w:div w:id="551381273">
                      <w:marLeft w:val="-240"/>
                      <w:marRight w:val="0"/>
                      <w:marTop w:val="150"/>
                      <w:marBottom w:val="0"/>
                      <w:divBdr>
                        <w:top w:val="none" w:sz="0" w:space="0" w:color="auto"/>
                        <w:left w:val="none" w:sz="0" w:space="0" w:color="auto"/>
                        <w:bottom w:val="none" w:sz="0" w:space="0" w:color="auto"/>
                        <w:right w:val="none" w:sz="0" w:space="0" w:color="auto"/>
                      </w:divBdr>
                    </w:div>
                    <w:div w:id="552038627">
                      <w:marLeft w:val="288"/>
                      <w:marRight w:val="0"/>
                      <w:marTop w:val="0"/>
                      <w:marBottom w:val="0"/>
                      <w:divBdr>
                        <w:top w:val="none" w:sz="0" w:space="0" w:color="auto"/>
                        <w:left w:val="none" w:sz="0" w:space="0" w:color="auto"/>
                        <w:bottom w:val="none" w:sz="0" w:space="0" w:color="auto"/>
                        <w:right w:val="none" w:sz="0" w:space="0" w:color="auto"/>
                      </w:divBdr>
                      <w:divsChild>
                        <w:div w:id="354504427">
                          <w:marLeft w:val="0"/>
                          <w:marRight w:val="0"/>
                          <w:marTop w:val="0"/>
                          <w:marBottom w:val="0"/>
                          <w:divBdr>
                            <w:top w:val="none" w:sz="0" w:space="0" w:color="auto"/>
                            <w:left w:val="none" w:sz="0" w:space="0" w:color="auto"/>
                            <w:bottom w:val="none" w:sz="0" w:space="0" w:color="auto"/>
                            <w:right w:val="none" w:sz="0" w:space="0" w:color="auto"/>
                          </w:divBdr>
                        </w:div>
                      </w:divsChild>
                    </w:div>
                    <w:div w:id="558324493">
                      <w:marLeft w:val="288"/>
                      <w:marRight w:val="0"/>
                      <w:marTop w:val="0"/>
                      <w:marBottom w:val="0"/>
                      <w:divBdr>
                        <w:top w:val="none" w:sz="0" w:space="0" w:color="auto"/>
                        <w:left w:val="none" w:sz="0" w:space="0" w:color="auto"/>
                        <w:bottom w:val="none" w:sz="0" w:space="0" w:color="auto"/>
                        <w:right w:val="none" w:sz="0" w:space="0" w:color="auto"/>
                      </w:divBdr>
                      <w:divsChild>
                        <w:div w:id="815413012">
                          <w:marLeft w:val="0"/>
                          <w:marRight w:val="0"/>
                          <w:marTop w:val="0"/>
                          <w:marBottom w:val="0"/>
                          <w:divBdr>
                            <w:top w:val="none" w:sz="0" w:space="0" w:color="auto"/>
                            <w:left w:val="none" w:sz="0" w:space="0" w:color="auto"/>
                            <w:bottom w:val="none" w:sz="0" w:space="0" w:color="auto"/>
                            <w:right w:val="none" w:sz="0" w:space="0" w:color="auto"/>
                          </w:divBdr>
                        </w:div>
                      </w:divsChild>
                    </w:div>
                    <w:div w:id="630549920">
                      <w:marLeft w:val="288"/>
                      <w:marRight w:val="0"/>
                      <w:marTop w:val="0"/>
                      <w:marBottom w:val="0"/>
                      <w:divBdr>
                        <w:top w:val="none" w:sz="0" w:space="0" w:color="auto"/>
                        <w:left w:val="none" w:sz="0" w:space="0" w:color="auto"/>
                        <w:bottom w:val="none" w:sz="0" w:space="0" w:color="auto"/>
                        <w:right w:val="none" w:sz="0" w:space="0" w:color="auto"/>
                      </w:divBdr>
                      <w:divsChild>
                        <w:div w:id="1085878103">
                          <w:marLeft w:val="0"/>
                          <w:marRight w:val="0"/>
                          <w:marTop w:val="0"/>
                          <w:marBottom w:val="0"/>
                          <w:divBdr>
                            <w:top w:val="none" w:sz="0" w:space="0" w:color="auto"/>
                            <w:left w:val="none" w:sz="0" w:space="0" w:color="auto"/>
                            <w:bottom w:val="none" w:sz="0" w:space="0" w:color="auto"/>
                            <w:right w:val="none" w:sz="0" w:space="0" w:color="auto"/>
                          </w:divBdr>
                        </w:div>
                      </w:divsChild>
                    </w:div>
                    <w:div w:id="1391344836">
                      <w:marLeft w:val="288"/>
                      <w:marRight w:val="0"/>
                      <w:marTop w:val="0"/>
                      <w:marBottom w:val="0"/>
                      <w:divBdr>
                        <w:top w:val="none" w:sz="0" w:space="0" w:color="auto"/>
                        <w:left w:val="none" w:sz="0" w:space="0" w:color="auto"/>
                        <w:bottom w:val="none" w:sz="0" w:space="0" w:color="auto"/>
                        <w:right w:val="none" w:sz="0" w:space="0" w:color="auto"/>
                      </w:divBdr>
                      <w:divsChild>
                        <w:div w:id="1705790204">
                          <w:marLeft w:val="0"/>
                          <w:marRight w:val="0"/>
                          <w:marTop w:val="0"/>
                          <w:marBottom w:val="0"/>
                          <w:divBdr>
                            <w:top w:val="none" w:sz="0" w:space="0" w:color="auto"/>
                            <w:left w:val="none" w:sz="0" w:space="0" w:color="auto"/>
                            <w:bottom w:val="none" w:sz="0" w:space="0" w:color="auto"/>
                            <w:right w:val="none" w:sz="0" w:space="0" w:color="auto"/>
                          </w:divBdr>
                        </w:div>
                      </w:divsChild>
                    </w:div>
                    <w:div w:id="1548182588">
                      <w:marLeft w:val="288"/>
                      <w:marRight w:val="0"/>
                      <w:marTop w:val="0"/>
                      <w:marBottom w:val="0"/>
                      <w:divBdr>
                        <w:top w:val="none" w:sz="0" w:space="0" w:color="auto"/>
                        <w:left w:val="none" w:sz="0" w:space="0" w:color="auto"/>
                        <w:bottom w:val="none" w:sz="0" w:space="0" w:color="auto"/>
                        <w:right w:val="none" w:sz="0" w:space="0" w:color="auto"/>
                      </w:divBdr>
                      <w:divsChild>
                        <w:div w:id="69901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447344">
                  <w:marLeft w:val="168"/>
                  <w:marRight w:val="0"/>
                  <w:marTop w:val="0"/>
                  <w:marBottom w:val="0"/>
                  <w:divBdr>
                    <w:top w:val="none" w:sz="0" w:space="0" w:color="auto"/>
                    <w:left w:val="none" w:sz="0" w:space="0" w:color="auto"/>
                    <w:bottom w:val="none" w:sz="0" w:space="0" w:color="auto"/>
                    <w:right w:val="none" w:sz="0" w:space="0" w:color="auto"/>
                  </w:divBdr>
                  <w:divsChild>
                    <w:div w:id="486674559">
                      <w:marLeft w:val="240"/>
                      <w:marRight w:val="0"/>
                      <w:marTop w:val="0"/>
                      <w:marBottom w:val="0"/>
                      <w:divBdr>
                        <w:top w:val="none" w:sz="0" w:space="0" w:color="auto"/>
                        <w:left w:val="none" w:sz="0" w:space="0" w:color="auto"/>
                        <w:bottom w:val="none" w:sz="0" w:space="0" w:color="auto"/>
                        <w:right w:val="none" w:sz="0" w:space="0" w:color="auto"/>
                      </w:divBdr>
                    </w:div>
                    <w:div w:id="1782263880">
                      <w:marLeft w:val="240"/>
                      <w:marRight w:val="0"/>
                      <w:marTop w:val="0"/>
                      <w:marBottom w:val="0"/>
                      <w:divBdr>
                        <w:top w:val="none" w:sz="0" w:space="0" w:color="auto"/>
                        <w:left w:val="none" w:sz="0" w:space="0" w:color="auto"/>
                        <w:bottom w:val="none" w:sz="0" w:space="0" w:color="auto"/>
                        <w:right w:val="none" w:sz="0" w:space="0" w:color="auto"/>
                      </w:divBdr>
                    </w:div>
                    <w:div w:id="1889998747">
                      <w:marLeft w:val="240"/>
                      <w:marRight w:val="0"/>
                      <w:marTop w:val="0"/>
                      <w:marBottom w:val="0"/>
                      <w:divBdr>
                        <w:top w:val="none" w:sz="0" w:space="0" w:color="auto"/>
                        <w:left w:val="none" w:sz="0" w:space="0" w:color="auto"/>
                        <w:bottom w:val="none" w:sz="0" w:space="0" w:color="auto"/>
                        <w:right w:val="none" w:sz="0" w:space="0" w:color="auto"/>
                      </w:divBdr>
                    </w:div>
                    <w:div w:id="2048672829">
                      <w:marLeft w:val="-240"/>
                      <w:marRight w:val="0"/>
                      <w:marTop w:val="150"/>
                      <w:marBottom w:val="0"/>
                      <w:divBdr>
                        <w:top w:val="none" w:sz="0" w:space="0" w:color="auto"/>
                        <w:left w:val="none" w:sz="0" w:space="0" w:color="auto"/>
                        <w:bottom w:val="none" w:sz="0" w:space="0" w:color="auto"/>
                        <w:right w:val="none" w:sz="0" w:space="0" w:color="auto"/>
                      </w:divBdr>
                    </w:div>
                  </w:divsChild>
                </w:div>
                <w:div w:id="1041173983">
                  <w:marLeft w:val="240"/>
                  <w:marRight w:val="0"/>
                  <w:marTop w:val="0"/>
                  <w:marBottom w:val="0"/>
                  <w:divBdr>
                    <w:top w:val="none" w:sz="0" w:space="0" w:color="auto"/>
                    <w:left w:val="none" w:sz="0" w:space="0" w:color="auto"/>
                    <w:bottom w:val="none" w:sz="0" w:space="0" w:color="auto"/>
                    <w:right w:val="none" w:sz="0" w:space="0" w:color="auto"/>
                  </w:divBdr>
                  <w:divsChild>
                    <w:div w:id="151914021">
                      <w:marLeft w:val="0"/>
                      <w:marRight w:val="0"/>
                      <w:marTop w:val="0"/>
                      <w:marBottom w:val="240"/>
                      <w:divBdr>
                        <w:top w:val="none" w:sz="0" w:space="0" w:color="auto"/>
                        <w:left w:val="none" w:sz="0" w:space="0" w:color="auto"/>
                        <w:bottom w:val="none" w:sz="0" w:space="0" w:color="auto"/>
                        <w:right w:val="none" w:sz="0" w:space="0" w:color="auto"/>
                      </w:divBdr>
                      <w:divsChild>
                        <w:div w:id="1418407269">
                          <w:marLeft w:val="0"/>
                          <w:marRight w:val="0"/>
                          <w:marTop w:val="0"/>
                          <w:marBottom w:val="0"/>
                          <w:divBdr>
                            <w:top w:val="none" w:sz="0" w:space="0" w:color="auto"/>
                            <w:left w:val="none" w:sz="0" w:space="0" w:color="auto"/>
                            <w:bottom w:val="none" w:sz="0" w:space="0" w:color="auto"/>
                            <w:right w:val="none" w:sz="0" w:space="0" w:color="auto"/>
                          </w:divBdr>
                        </w:div>
                      </w:divsChild>
                    </w:div>
                    <w:div w:id="740642540">
                      <w:marLeft w:val="0"/>
                      <w:marRight w:val="0"/>
                      <w:marTop w:val="0"/>
                      <w:marBottom w:val="0"/>
                      <w:divBdr>
                        <w:top w:val="none" w:sz="0" w:space="0" w:color="auto"/>
                        <w:left w:val="none" w:sz="0" w:space="0" w:color="auto"/>
                        <w:bottom w:val="none" w:sz="0" w:space="0" w:color="auto"/>
                        <w:right w:val="none" w:sz="0" w:space="0" w:color="auto"/>
                      </w:divBdr>
                      <w:divsChild>
                        <w:div w:id="419958255">
                          <w:marLeft w:val="0"/>
                          <w:marRight w:val="0"/>
                          <w:marTop w:val="240"/>
                          <w:marBottom w:val="240"/>
                          <w:divBdr>
                            <w:top w:val="none" w:sz="0" w:space="0" w:color="auto"/>
                            <w:left w:val="none" w:sz="0" w:space="0" w:color="auto"/>
                            <w:bottom w:val="none" w:sz="0" w:space="0" w:color="auto"/>
                            <w:right w:val="none" w:sz="0" w:space="0" w:color="auto"/>
                          </w:divBdr>
                        </w:div>
                        <w:div w:id="156159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519304">
                  <w:marLeft w:val="0"/>
                  <w:marRight w:val="0"/>
                  <w:marTop w:val="90"/>
                  <w:marBottom w:val="120"/>
                  <w:divBdr>
                    <w:top w:val="none" w:sz="0" w:space="0" w:color="auto"/>
                    <w:left w:val="none" w:sz="0" w:space="0" w:color="auto"/>
                    <w:bottom w:val="none" w:sz="0" w:space="0" w:color="auto"/>
                    <w:right w:val="none" w:sz="0" w:space="0" w:color="auto"/>
                  </w:divBdr>
                </w:div>
                <w:div w:id="1780369654">
                  <w:marLeft w:val="168"/>
                  <w:marRight w:val="0"/>
                  <w:marTop w:val="0"/>
                  <w:marBottom w:val="0"/>
                  <w:divBdr>
                    <w:top w:val="none" w:sz="0" w:space="0" w:color="auto"/>
                    <w:left w:val="none" w:sz="0" w:space="0" w:color="auto"/>
                    <w:bottom w:val="none" w:sz="0" w:space="0" w:color="auto"/>
                    <w:right w:val="none" w:sz="0" w:space="0" w:color="auto"/>
                  </w:divBdr>
                  <w:divsChild>
                    <w:div w:id="1515457853">
                      <w:marLeft w:val="240"/>
                      <w:marRight w:val="0"/>
                      <w:marTop w:val="0"/>
                      <w:marBottom w:val="0"/>
                      <w:divBdr>
                        <w:top w:val="none" w:sz="0" w:space="0" w:color="auto"/>
                        <w:left w:val="none" w:sz="0" w:space="0" w:color="auto"/>
                        <w:bottom w:val="none" w:sz="0" w:space="0" w:color="auto"/>
                        <w:right w:val="none" w:sz="0" w:space="0" w:color="auto"/>
                      </w:divBdr>
                    </w:div>
                    <w:div w:id="1699157046">
                      <w:marLeft w:val="-240"/>
                      <w:marRight w:val="0"/>
                      <w:marTop w:val="150"/>
                      <w:marBottom w:val="0"/>
                      <w:divBdr>
                        <w:top w:val="none" w:sz="0" w:space="0" w:color="auto"/>
                        <w:left w:val="none" w:sz="0" w:space="0" w:color="auto"/>
                        <w:bottom w:val="none" w:sz="0" w:space="0" w:color="auto"/>
                        <w:right w:val="none" w:sz="0" w:space="0" w:color="auto"/>
                      </w:divBdr>
                    </w:div>
                    <w:div w:id="1829514836">
                      <w:marLeft w:val="240"/>
                      <w:marRight w:val="0"/>
                      <w:marTop w:val="0"/>
                      <w:marBottom w:val="0"/>
                      <w:divBdr>
                        <w:top w:val="none" w:sz="0" w:space="0" w:color="auto"/>
                        <w:left w:val="none" w:sz="0" w:space="0" w:color="auto"/>
                        <w:bottom w:val="none" w:sz="0" w:space="0" w:color="auto"/>
                        <w:right w:val="none" w:sz="0" w:space="0" w:color="auto"/>
                      </w:divBdr>
                    </w:div>
                  </w:divsChild>
                </w:div>
                <w:div w:id="1869022869">
                  <w:marLeft w:val="168"/>
                  <w:marRight w:val="0"/>
                  <w:marTop w:val="0"/>
                  <w:marBottom w:val="0"/>
                  <w:divBdr>
                    <w:top w:val="none" w:sz="0" w:space="0" w:color="auto"/>
                    <w:left w:val="none" w:sz="0" w:space="0" w:color="auto"/>
                    <w:bottom w:val="none" w:sz="0" w:space="0" w:color="auto"/>
                    <w:right w:val="none" w:sz="0" w:space="0" w:color="auto"/>
                  </w:divBdr>
                  <w:divsChild>
                    <w:div w:id="754783477">
                      <w:marLeft w:val="240"/>
                      <w:marRight w:val="0"/>
                      <w:marTop w:val="0"/>
                      <w:marBottom w:val="0"/>
                      <w:divBdr>
                        <w:top w:val="none" w:sz="0" w:space="0" w:color="auto"/>
                        <w:left w:val="none" w:sz="0" w:space="0" w:color="auto"/>
                        <w:bottom w:val="none" w:sz="0" w:space="0" w:color="auto"/>
                        <w:right w:val="none" w:sz="0" w:space="0" w:color="auto"/>
                      </w:divBdr>
                    </w:div>
                    <w:div w:id="829641612">
                      <w:marLeft w:val="-240"/>
                      <w:marRight w:val="0"/>
                      <w:marTop w:val="150"/>
                      <w:marBottom w:val="0"/>
                      <w:divBdr>
                        <w:top w:val="none" w:sz="0" w:space="0" w:color="auto"/>
                        <w:left w:val="none" w:sz="0" w:space="0" w:color="auto"/>
                        <w:bottom w:val="none" w:sz="0" w:space="0" w:color="auto"/>
                        <w:right w:val="none" w:sz="0" w:space="0" w:color="auto"/>
                      </w:divBdr>
                    </w:div>
                    <w:div w:id="994988094">
                      <w:marLeft w:val="240"/>
                      <w:marRight w:val="0"/>
                      <w:marTop w:val="0"/>
                      <w:marBottom w:val="0"/>
                      <w:divBdr>
                        <w:top w:val="none" w:sz="0" w:space="0" w:color="auto"/>
                        <w:left w:val="none" w:sz="0" w:space="0" w:color="auto"/>
                        <w:bottom w:val="none" w:sz="0" w:space="0" w:color="auto"/>
                        <w:right w:val="none" w:sz="0" w:space="0" w:color="auto"/>
                      </w:divBdr>
                      <w:divsChild>
                        <w:div w:id="497622236">
                          <w:marLeft w:val="0"/>
                          <w:marRight w:val="0"/>
                          <w:marTop w:val="0"/>
                          <w:marBottom w:val="240"/>
                          <w:divBdr>
                            <w:top w:val="none" w:sz="0" w:space="0" w:color="auto"/>
                            <w:left w:val="none" w:sz="0" w:space="0" w:color="auto"/>
                            <w:bottom w:val="none" w:sz="0" w:space="0" w:color="auto"/>
                            <w:right w:val="none" w:sz="0" w:space="0" w:color="auto"/>
                          </w:divBdr>
                          <w:divsChild>
                            <w:div w:id="76637827">
                              <w:marLeft w:val="0"/>
                              <w:marRight w:val="0"/>
                              <w:marTop w:val="0"/>
                              <w:marBottom w:val="0"/>
                              <w:divBdr>
                                <w:top w:val="none" w:sz="0" w:space="0" w:color="auto"/>
                                <w:left w:val="none" w:sz="0" w:space="0" w:color="auto"/>
                                <w:bottom w:val="none" w:sz="0" w:space="0" w:color="auto"/>
                                <w:right w:val="none" w:sz="0" w:space="0" w:color="auto"/>
                              </w:divBdr>
                            </w:div>
                            <w:div w:id="1670330833">
                              <w:marLeft w:val="0"/>
                              <w:marRight w:val="0"/>
                              <w:marTop w:val="0"/>
                              <w:marBottom w:val="0"/>
                              <w:divBdr>
                                <w:top w:val="none" w:sz="0" w:space="0" w:color="auto"/>
                                <w:left w:val="none" w:sz="0" w:space="0" w:color="auto"/>
                                <w:bottom w:val="none" w:sz="0" w:space="0" w:color="auto"/>
                                <w:right w:val="none" w:sz="0" w:space="0" w:color="auto"/>
                              </w:divBdr>
                            </w:div>
                          </w:divsChild>
                        </w:div>
                        <w:div w:id="862673426">
                          <w:marLeft w:val="0"/>
                          <w:marRight w:val="0"/>
                          <w:marTop w:val="0"/>
                          <w:marBottom w:val="0"/>
                          <w:divBdr>
                            <w:top w:val="none" w:sz="0" w:space="0" w:color="auto"/>
                            <w:left w:val="none" w:sz="0" w:space="0" w:color="auto"/>
                            <w:bottom w:val="none" w:sz="0" w:space="0" w:color="auto"/>
                            <w:right w:val="none" w:sz="0" w:space="0" w:color="auto"/>
                          </w:divBdr>
                          <w:divsChild>
                            <w:div w:id="3899366">
                              <w:marLeft w:val="0"/>
                              <w:marRight w:val="0"/>
                              <w:marTop w:val="240"/>
                              <w:marBottom w:val="240"/>
                              <w:divBdr>
                                <w:top w:val="none" w:sz="0" w:space="0" w:color="auto"/>
                                <w:left w:val="none" w:sz="0" w:space="0" w:color="auto"/>
                                <w:bottom w:val="none" w:sz="0" w:space="0" w:color="auto"/>
                                <w:right w:val="none" w:sz="0" w:space="0" w:color="auto"/>
                              </w:divBdr>
                            </w:div>
                            <w:div w:id="37316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854096">
                      <w:marLeft w:val="240"/>
                      <w:marRight w:val="0"/>
                      <w:marTop w:val="0"/>
                      <w:marBottom w:val="0"/>
                      <w:divBdr>
                        <w:top w:val="none" w:sz="0" w:space="0" w:color="auto"/>
                        <w:left w:val="none" w:sz="0" w:space="0" w:color="auto"/>
                        <w:bottom w:val="none" w:sz="0" w:space="0" w:color="auto"/>
                        <w:right w:val="none" w:sz="0" w:space="0" w:color="auto"/>
                      </w:divBdr>
                    </w:div>
                    <w:div w:id="1559852527">
                      <w:marLeft w:val="240"/>
                      <w:marRight w:val="0"/>
                      <w:marTop w:val="0"/>
                      <w:marBottom w:val="0"/>
                      <w:divBdr>
                        <w:top w:val="none" w:sz="0" w:space="0" w:color="auto"/>
                        <w:left w:val="none" w:sz="0" w:space="0" w:color="auto"/>
                        <w:bottom w:val="none" w:sz="0" w:space="0" w:color="auto"/>
                        <w:right w:val="none" w:sz="0" w:space="0" w:color="auto"/>
                      </w:divBdr>
                    </w:div>
                    <w:div w:id="2083864234">
                      <w:marLeft w:val="240"/>
                      <w:marRight w:val="0"/>
                      <w:marTop w:val="0"/>
                      <w:marBottom w:val="0"/>
                      <w:divBdr>
                        <w:top w:val="none" w:sz="0" w:space="0" w:color="auto"/>
                        <w:left w:val="none" w:sz="0" w:space="0" w:color="auto"/>
                        <w:bottom w:val="none" w:sz="0" w:space="0" w:color="auto"/>
                        <w:right w:val="none" w:sz="0" w:space="0" w:color="auto"/>
                      </w:divBdr>
                      <w:divsChild>
                        <w:div w:id="450323763">
                          <w:marLeft w:val="0"/>
                          <w:marRight w:val="0"/>
                          <w:marTop w:val="0"/>
                          <w:marBottom w:val="0"/>
                          <w:divBdr>
                            <w:top w:val="none" w:sz="0" w:space="0" w:color="auto"/>
                            <w:left w:val="none" w:sz="0" w:space="0" w:color="auto"/>
                            <w:bottom w:val="none" w:sz="0" w:space="0" w:color="auto"/>
                            <w:right w:val="none" w:sz="0" w:space="0" w:color="auto"/>
                          </w:divBdr>
                        </w:div>
                        <w:div w:id="884683751">
                          <w:marLeft w:val="0"/>
                          <w:marRight w:val="0"/>
                          <w:marTop w:val="0"/>
                          <w:marBottom w:val="0"/>
                          <w:divBdr>
                            <w:top w:val="none" w:sz="0" w:space="0" w:color="auto"/>
                            <w:left w:val="none" w:sz="0" w:space="0" w:color="auto"/>
                            <w:bottom w:val="none" w:sz="0" w:space="0" w:color="auto"/>
                            <w:right w:val="none" w:sz="0" w:space="0" w:color="auto"/>
                          </w:divBdr>
                        </w:div>
                        <w:div w:id="124364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338094">
                  <w:marLeft w:val="168"/>
                  <w:marRight w:val="0"/>
                  <w:marTop w:val="0"/>
                  <w:marBottom w:val="0"/>
                  <w:divBdr>
                    <w:top w:val="none" w:sz="0" w:space="0" w:color="auto"/>
                    <w:left w:val="none" w:sz="0" w:space="0" w:color="auto"/>
                    <w:bottom w:val="none" w:sz="0" w:space="0" w:color="auto"/>
                    <w:right w:val="none" w:sz="0" w:space="0" w:color="auto"/>
                  </w:divBdr>
                  <w:divsChild>
                    <w:div w:id="49118597">
                      <w:marLeft w:val="240"/>
                      <w:marRight w:val="0"/>
                      <w:marTop w:val="0"/>
                      <w:marBottom w:val="0"/>
                      <w:divBdr>
                        <w:top w:val="none" w:sz="0" w:space="0" w:color="auto"/>
                        <w:left w:val="none" w:sz="0" w:space="0" w:color="auto"/>
                        <w:bottom w:val="none" w:sz="0" w:space="0" w:color="auto"/>
                        <w:right w:val="none" w:sz="0" w:space="0" w:color="auto"/>
                      </w:divBdr>
                    </w:div>
                    <w:div w:id="106200974">
                      <w:marLeft w:val="-240"/>
                      <w:marRight w:val="0"/>
                      <w:marTop w:val="150"/>
                      <w:marBottom w:val="0"/>
                      <w:divBdr>
                        <w:top w:val="none" w:sz="0" w:space="0" w:color="auto"/>
                        <w:left w:val="none" w:sz="0" w:space="0" w:color="auto"/>
                        <w:bottom w:val="none" w:sz="0" w:space="0" w:color="auto"/>
                        <w:right w:val="none" w:sz="0" w:space="0" w:color="auto"/>
                      </w:divBdr>
                    </w:div>
                    <w:div w:id="303900294">
                      <w:marLeft w:val="240"/>
                      <w:marRight w:val="0"/>
                      <w:marTop w:val="0"/>
                      <w:marBottom w:val="0"/>
                      <w:divBdr>
                        <w:top w:val="none" w:sz="0" w:space="0" w:color="auto"/>
                        <w:left w:val="none" w:sz="0" w:space="0" w:color="auto"/>
                        <w:bottom w:val="none" w:sz="0" w:space="0" w:color="auto"/>
                        <w:right w:val="none" w:sz="0" w:space="0" w:color="auto"/>
                      </w:divBdr>
                    </w:div>
                    <w:div w:id="958413351">
                      <w:marLeft w:val="240"/>
                      <w:marRight w:val="0"/>
                      <w:marTop w:val="0"/>
                      <w:marBottom w:val="0"/>
                      <w:divBdr>
                        <w:top w:val="none" w:sz="0" w:space="0" w:color="auto"/>
                        <w:left w:val="none" w:sz="0" w:space="0" w:color="auto"/>
                        <w:bottom w:val="none" w:sz="0" w:space="0" w:color="auto"/>
                        <w:right w:val="none" w:sz="0" w:space="0" w:color="auto"/>
                      </w:divBdr>
                      <w:divsChild>
                        <w:div w:id="988435827">
                          <w:marLeft w:val="0"/>
                          <w:marRight w:val="0"/>
                          <w:marTop w:val="0"/>
                          <w:marBottom w:val="0"/>
                          <w:divBdr>
                            <w:top w:val="none" w:sz="0" w:space="0" w:color="auto"/>
                            <w:left w:val="none" w:sz="0" w:space="0" w:color="auto"/>
                            <w:bottom w:val="none" w:sz="0" w:space="0" w:color="auto"/>
                            <w:right w:val="none" w:sz="0" w:space="0" w:color="auto"/>
                          </w:divBdr>
                          <w:divsChild>
                            <w:div w:id="192575464">
                              <w:marLeft w:val="0"/>
                              <w:marRight w:val="0"/>
                              <w:marTop w:val="0"/>
                              <w:marBottom w:val="0"/>
                              <w:divBdr>
                                <w:top w:val="none" w:sz="0" w:space="0" w:color="auto"/>
                                <w:left w:val="none" w:sz="0" w:space="0" w:color="auto"/>
                                <w:bottom w:val="none" w:sz="0" w:space="0" w:color="auto"/>
                                <w:right w:val="none" w:sz="0" w:space="0" w:color="auto"/>
                              </w:divBdr>
                            </w:div>
                            <w:div w:id="499783794">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93655295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787819037">
              <w:marLeft w:val="0"/>
              <w:marRight w:val="0"/>
              <w:marTop w:val="120"/>
              <w:marBottom w:val="120"/>
              <w:divBdr>
                <w:top w:val="none" w:sz="0" w:space="0" w:color="auto"/>
                <w:left w:val="none" w:sz="0" w:space="0" w:color="auto"/>
                <w:bottom w:val="none" w:sz="0" w:space="0" w:color="auto"/>
                <w:right w:val="none" w:sz="0" w:space="0" w:color="auto"/>
              </w:divBdr>
              <w:divsChild>
                <w:div w:id="170950516">
                  <w:marLeft w:val="0"/>
                  <w:marRight w:val="0"/>
                  <w:marTop w:val="90"/>
                  <w:marBottom w:val="120"/>
                  <w:divBdr>
                    <w:top w:val="none" w:sz="0" w:space="0" w:color="auto"/>
                    <w:left w:val="none" w:sz="0" w:space="0" w:color="auto"/>
                    <w:bottom w:val="none" w:sz="0" w:space="0" w:color="auto"/>
                    <w:right w:val="none" w:sz="0" w:space="0" w:color="auto"/>
                  </w:divBdr>
                </w:div>
                <w:div w:id="1033654649">
                  <w:marLeft w:val="240"/>
                  <w:marRight w:val="0"/>
                  <w:marTop w:val="0"/>
                  <w:marBottom w:val="0"/>
                  <w:divBdr>
                    <w:top w:val="none" w:sz="0" w:space="0" w:color="auto"/>
                    <w:left w:val="none" w:sz="0" w:space="0" w:color="auto"/>
                    <w:bottom w:val="none" w:sz="0" w:space="0" w:color="auto"/>
                    <w:right w:val="none" w:sz="0" w:space="0" w:color="auto"/>
                  </w:divBdr>
                </w:div>
              </w:divsChild>
            </w:div>
            <w:div w:id="1609968326">
              <w:marLeft w:val="0"/>
              <w:marRight w:val="0"/>
              <w:marTop w:val="240"/>
              <w:marBottom w:val="0"/>
              <w:divBdr>
                <w:top w:val="none" w:sz="0" w:space="0" w:color="auto"/>
                <w:left w:val="none" w:sz="0" w:space="0" w:color="auto"/>
                <w:bottom w:val="none" w:sz="0" w:space="0" w:color="auto"/>
                <w:right w:val="none" w:sz="0" w:space="0" w:color="auto"/>
              </w:divBdr>
            </w:div>
          </w:divsChild>
        </w:div>
        <w:div w:id="1181356681">
          <w:marLeft w:val="240"/>
          <w:marRight w:val="0"/>
          <w:marTop w:val="0"/>
          <w:marBottom w:val="0"/>
          <w:divBdr>
            <w:top w:val="none" w:sz="0" w:space="0" w:color="auto"/>
            <w:left w:val="none" w:sz="0" w:space="0" w:color="auto"/>
            <w:bottom w:val="none" w:sz="0" w:space="0" w:color="auto"/>
            <w:right w:val="none" w:sz="0" w:space="0" w:color="auto"/>
          </w:divBdr>
          <w:divsChild>
            <w:div w:id="420180719">
              <w:marLeft w:val="0"/>
              <w:marRight w:val="0"/>
              <w:marTop w:val="0"/>
              <w:marBottom w:val="0"/>
              <w:divBdr>
                <w:top w:val="none" w:sz="0" w:space="0" w:color="auto"/>
                <w:left w:val="none" w:sz="0" w:space="0" w:color="auto"/>
                <w:bottom w:val="none" w:sz="0" w:space="0" w:color="auto"/>
                <w:right w:val="none" w:sz="0" w:space="0" w:color="auto"/>
              </w:divBdr>
            </w:div>
            <w:div w:id="694422983">
              <w:marLeft w:val="0"/>
              <w:marRight w:val="0"/>
              <w:marTop w:val="0"/>
              <w:marBottom w:val="0"/>
              <w:divBdr>
                <w:top w:val="none" w:sz="0" w:space="0" w:color="auto"/>
                <w:left w:val="none" w:sz="0" w:space="0" w:color="auto"/>
                <w:bottom w:val="none" w:sz="0" w:space="0" w:color="auto"/>
                <w:right w:val="none" w:sz="0" w:space="0" w:color="auto"/>
              </w:divBdr>
            </w:div>
            <w:div w:id="705638452">
              <w:marLeft w:val="0"/>
              <w:marRight w:val="0"/>
              <w:marTop w:val="0"/>
              <w:marBottom w:val="0"/>
              <w:divBdr>
                <w:top w:val="none" w:sz="0" w:space="0" w:color="auto"/>
                <w:left w:val="none" w:sz="0" w:space="0" w:color="auto"/>
                <w:bottom w:val="none" w:sz="0" w:space="0" w:color="auto"/>
                <w:right w:val="none" w:sz="0" w:space="0" w:color="auto"/>
              </w:divBdr>
            </w:div>
            <w:div w:id="1812139397">
              <w:marLeft w:val="0"/>
              <w:marRight w:val="0"/>
              <w:marTop w:val="0"/>
              <w:marBottom w:val="0"/>
              <w:divBdr>
                <w:top w:val="none" w:sz="0" w:space="0" w:color="auto"/>
                <w:left w:val="none" w:sz="0" w:space="0" w:color="auto"/>
                <w:bottom w:val="none" w:sz="0" w:space="0" w:color="auto"/>
                <w:right w:val="none" w:sz="0" w:space="0" w:color="auto"/>
              </w:divBdr>
            </w:div>
          </w:divsChild>
        </w:div>
        <w:div w:id="1599175077">
          <w:marLeft w:val="0"/>
          <w:marRight w:val="0"/>
          <w:marTop w:val="0"/>
          <w:marBottom w:val="240"/>
          <w:divBdr>
            <w:top w:val="none" w:sz="0" w:space="0" w:color="auto"/>
            <w:left w:val="none" w:sz="0" w:space="0" w:color="auto"/>
            <w:bottom w:val="none" w:sz="0" w:space="0" w:color="auto"/>
            <w:right w:val="none" w:sz="0" w:space="0" w:color="auto"/>
          </w:divBdr>
          <w:divsChild>
            <w:div w:id="543717232">
              <w:marLeft w:val="240"/>
              <w:marRight w:val="0"/>
              <w:marTop w:val="0"/>
              <w:marBottom w:val="0"/>
              <w:divBdr>
                <w:top w:val="none" w:sz="0" w:space="0" w:color="auto"/>
                <w:left w:val="none" w:sz="0" w:space="0" w:color="auto"/>
                <w:bottom w:val="none" w:sz="0" w:space="0" w:color="auto"/>
                <w:right w:val="none" w:sz="0" w:space="0" w:color="auto"/>
              </w:divBdr>
            </w:div>
            <w:div w:id="629484339">
              <w:marLeft w:val="0"/>
              <w:marRight w:val="0"/>
              <w:marTop w:val="240"/>
              <w:marBottom w:val="0"/>
              <w:divBdr>
                <w:top w:val="none" w:sz="0" w:space="0" w:color="auto"/>
                <w:left w:val="none" w:sz="0" w:space="0" w:color="auto"/>
                <w:bottom w:val="none" w:sz="0" w:space="0" w:color="auto"/>
                <w:right w:val="none" w:sz="0" w:space="0" w:color="auto"/>
              </w:divBdr>
            </w:div>
            <w:div w:id="731778894">
              <w:marLeft w:val="240"/>
              <w:marRight w:val="0"/>
              <w:marTop w:val="0"/>
              <w:marBottom w:val="0"/>
              <w:divBdr>
                <w:top w:val="none" w:sz="0" w:space="0" w:color="auto"/>
                <w:left w:val="none" w:sz="0" w:space="0" w:color="auto"/>
                <w:bottom w:val="none" w:sz="0" w:space="0" w:color="auto"/>
                <w:right w:val="none" w:sz="0" w:space="0" w:color="auto"/>
              </w:divBdr>
            </w:div>
            <w:div w:id="840124280">
              <w:marLeft w:val="240"/>
              <w:marRight w:val="0"/>
              <w:marTop w:val="0"/>
              <w:marBottom w:val="0"/>
              <w:divBdr>
                <w:top w:val="none" w:sz="0" w:space="0" w:color="auto"/>
                <w:left w:val="none" w:sz="0" w:space="0" w:color="auto"/>
                <w:bottom w:val="none" w:sz="0" w:space="0" w:color="auto"/>
                <w:right w:val="none" w:sz="0" w:space="0" w:color="auto"/>
              </w:divBdr>
            </w:div>
            <w:div w:id="1208951418">
              <w:marLeft w:val="240"/>
              <w:marRight w:val="0"/>
              <w:marTop w:val="0"/>
              <w:marBottom w:val="0"/>
              <w:divBdr>
                <w:top w:val="none" w:sz="0" w:space="0" w:color="auto"/>
                <w:left w:val="none" w:sz="0" w:space="0" w:color="auto"/>
                <w:bottom w:val="none" w:sz="0" w:space="0" w:color="auto"/>
                <w:right w:val="none" w:sz="0" w:space="0" w:color="auto"/>
              </w:divBdr>
            </w:div>
            <w:div w:id="2013990123">
              <w:marLeft w:val="240"/>
              <w:marRight w:val="0"/>
              <w:marTop w:val="0"/>
              <w:marBottom w:val="0"/>
              <w:divBdr>
                <w:top w:val="none" w:sz="0" w:space="0" w:color="auto"/>
                <w:left w:val="none" w:sz="0" w:space="0" w:color="auto"/>
                <w:bottom w:val="none" w:sz="0" w:space="0" w:color="auto"/>
                <w:right w:val="none" w:sz="0" w:space="0" w:color="auto"/>
              </w:divBdr>
              <w:divsChild>
                <w:div w:id="872615201">
                  <w:marLeft w:val="0"/>
                  <w:marRight w:val="0"/>
                  <w:marTop w:val="0"/>
                  <w:marBottom w:val="0"/>
                  <w:divBdr>
                    <w:top w:val="none" w:sz="0" w:space="0" w:color="auto"/>
                    <w:left w:val="none" w:sz="0" w:space="0" w:color="auto"/>
                    <w:bottom w:val="none" w:sz="0" w:space="0" w:color="auto"/>
                    <w:right w:val="none" w:sz="0" w:space="0" w:color="auto"/>
                  </w:divBdr>
                  <w:divsChild>
                    <w:div w:id="766658845">
                      <w:marLeft w:val="0"/>
                      <w:marRight w:val="0"/>
                      <w:marTop w:val="240"/>
                      <w:marBottom w:val="240"/>
                      <w:divBdr>
                        <w:top w:val="none" w:sz="0" w:space="0" w:color="auto"/>
                        <w:left w:val="none" w:sz="0" w:space="0" w:color="auto"/>
                        <w:bottom w:val="none" w:sz="0" w:space="0" w:color="auto"/>
                        <w:right w:val="none" w:sz="0" w:space="0" w:color="auto"/>
                      </w:divBdr>
                    </w:div>
                    <w:div w:id="1764453818">
                      <w:marLeft w:val="0"/>
                      <w:marRight w:val="0"/>
                      <w:marTop w:val="0"/>
                      <w:marBottom w:val="0"/>
                      <w:divBdr>
                        <w:top w:val="none" w:sz="0" w:space="0" w:color="auto"/>
                        <w:left w:val="none" w:sz="0" w:space="0" w:color="auto"/>
                        <w:bottom w:val="none" w:sz="0" w:space="0" w:color="auto"/>
                        <w:right w:val="none" w:sz="0" w:space="0" w:color="auto"/>
                      </w:divBdr>
                    </w:div>
                  </w:divsChild>
                </w:div>
                <w:div w:id="1270360360">
                  <w:marLeft w:val="0"/>
                  <w:marRight w:val="0"/>
                  <w:marTop w:val="0"/>
                  <w:marBottom w:val="0"/>
                  <w:divBdr>
                    <w:top w:val="none" w:sz="0" w:space="0" w:color="auto"/>
                    <w:left w:val="none" w:sz="0" w:space="0" w:color="auto"/>
                    <w:bottom w:val="none" w:sz="0" w:space="0" w:color="auto"/>
                    <w:right w:val="none" w:sz="0" w:space="0" w:color="auto"/>
                  </w:divBdr>
                  <w:divsChild>
                    <w:div w:id="1220748711">
                      <w:marLeft w:val="0"/>
                      <w:marRight w:val="0"/>
                      <w:marTop w:val="240"/>
                      <w:marBottom w:val="240"/>
                      <w:divBdr>
                        <w:top w:val="none" w:sz="0" w:space="0" w:color="auto"/>
                        <w:left w:val="none" w:sz="0" w:space="0" w:color="auto"/>
                        <w:bottom w:val="none" w:sz="0" w:space="0" w:color="auto"/>
                        <w:right w:val="none" w:sz="0" w:space="0" w:color="auto"/>
                      </w:divBdr>
                    </w:div>
                    <w:div w:id="158669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857948">
          <w:marLeft w:val="240"/>
          <w:marRight w:val="0"/>
          <w:marTop w:val="0"/>
          <w:marBottom w:val="0"/>
          <w:divBdr>
            <w:top w:val="none" w:sz="0" w:space="0" w:color="auto"/>
            <w:left w:val="none" w:sz="0" w:space="0" w:color="auto"/>
            <w:bottom w:val="none" w:sz="0" w:space="0" w:color="auto"/>
            <w:right w:val="none" w:sz="0" w:space="0" w:color="auto"/>
          </w:divBdr>
        </w:div>
        <w:div w:id="1946380474">
          <w:marLeft w:val="0"/>
          <w:marRight w:val="0"/>
          <w:marTop w:val="0"/>
          <w:marBottom w:val="240"/>
          <w:divBdr>
            <w:top w:val="none" w:sz="0" w:space="0" w:color="auto"/>
            <w:left w:val="none" w:sz="0" w:space="0" w:color="auto"/>
            <w:bottom w:val="none" w:sz="0" w:space="0" w:color="auto"/>
            <w:right w:val="none" w:sz="0" w:space="0" w:color="auto"/>
          </w:divBdr>
          <w:divsChild>
            <w:div w:id="663554407">
              <w:marLeft w:val="0"/>
              <w:marRight w:val="0"/>
              <w:marTop w:val="120"/>
              <w:marBottom w:val="120"/>
              <w:divBdr>
                <w:top w:val="none" w:sz="0" w:space="0" w:color="auto"/>
                <w:left w:val="none" w:sz="0" w:space="0" w:color="auto"/>
                <w:bottom w:val="none" w:sz="0" w:space="0" w:color="auto"/>
                <w:right w:val="none" w:sz="0" w:space="0" w:color="auto"/>
              </w:divBdr>
              <w:divsChild>
                <w:div w:id="1223368085">
                  <w:marLeft w:val="240"/>
                  <w:marRight w:val="0"/>
                  <w:marTop w:val="0"/>
                  <w:marBottom w:val="0"/>
                  <w:divBdr>
                    <w:top w:val="none" w:sz="0" w:space="0" w:color="auto"/>
                    <w:left w:val="none" w:sz="0" w:space="0" w:color="auto"/>
                    <w:bottom w:val="none" w:sz="0" w:space="0" w:color="auto"/>
                    <w:right w:val="none" w:sz="0" w:space="0" w:color="auto"/>
                  </w:divBdr>
                </w:div>
                <w:div w:id="1808620835">
                  <w:marLeft w:val="240"/>
                  <w:marRight w:val="0"/>
                  <w:marTop w:val="0"/>
                  <w:marBottom w:val="0"/>
                  <w:divBdr>
                    <w:top w:val="none" w:sz="0" w:space="0" w:color="auto"/>
                    <w:left w:val="none" w:sz="0" w:space="0" w:color="auto"/>
                    <w:bottom w:val="none" w:sz="0" w:space="0" w:color="auto"/>
                    <w:right w:val="none" w:sz="0" w:space="0" w:color="auto"/>
                  </w:divBdr>
                </w:div>
                <w:div w:id="1876692187">
                  <w:marLeft w:val="0"/>
                  <w:marRight w:val="0"/>
                  <w:marTop w:val="90"/>
                  <w:marBottom w:val="120"/>
                  <w:divBdr>
                    <w:top w:val="none" w:sz="0" w:space="0" w:color="auto"/>
                    <w:left w:val="none" w:sz="0" w:space="0" w:color="auto"/>
                    <w:bottom w:val="none" w:sz="0" w:space="0" w:color="auto"/>
                    <w:right w:val="none" w:sz="0" w:space="0" w:color="auto"/>
                  </w:divBdr>
                </w:div>
              </w:divsChild>
            </w:div>
            <w:div w:id="1397320128">
              <w:marLeft w:val="0"/>
              <w:marRight w:val="0"/>
              <w:marTop w:val="240"/>
              <w:marBottom w:val="0"/>
              <w:divBdr>
                <w:top w:val="none" w:sz="0" w:space="0" w:color="auto"/>
                <w:left w:val="none" w:sz="0" w:space="0" w:color="auto"/>
                <w:bottom w:val="none" w:sz="0" w:space="0" w:color="auto"/>
                <w:right w:val="none" w:sz="0" w:space="0" w:color="auto"/>
              </w:divBdr>
            </w:div>
            <w:div w:id="1630669294">
              <w:marLeft w:val="0"/>
              <w:marRight w:val="0"/>
              <w:marTop w:val="120"/>
              <w:marBottom w:val="120"/>
              <w:divBdr>
                <w:top w:val="none" w:sz="0" w:space="0" w:color="auto"/>
                <w:left w:val="none" w:sz="0" w:space="0" w:color="auto"/>
                <w:bottom w:val="none" w:sz="0" w:space="0" w:color="auto"/>
                <w:right w:val="none" w:sz="0" w:space="0" w:color="auto"/>
              </w:divBdr>
              <w:divsChild>
                <w:div w:id="529296571">
                  <w:marLeft w:val="240"/>
                  <w:marRight w:val="0"/>
                  <w:marTop w:val="0"/>
                  <w:marBottom w:val="0"/>
                  <w:divBdr>
                    <w:top w:val="none" w:sz="0" w:space="0" w:color="auto"/>
                    <w:left w:val="none" w:sz="0" w:space="0" w:color="auto"/>
                    <w:bottom w:val="none" w:sz="0" w:space="0" w:color="auto"/>
                    <w:right w:val="none" w:sz="0" w:space="0" w:color="auto"/>
                  </w:divBdr>
                </w:div>
                <w:div w:id="839737261">
                  <w:marLeft w:val="0"/>
                  <w:marRight w:val="0"/>
                  <w:marTop w:val="90"/>
                  <w:marBottom w:val="120"/>
                  <w:divBdr>
                    <w:top w:val="none" w:sz="0" w:space="0" w:color="auto"/>
                    <w:left w:val="none" w:sz="0" w:space="0" w:color="auto"/>
                    <w:bottom w:val="none" w:sz="0" w:space="0" w:color="auto"/>
                    <w:right w:val="none" w:sz="0" w:space="0" w:color="auto"/>
                  </w:divBdr>
                </w:div>
              </w:divsChild>
            </w:div>
            <w:div w:id="2017612765">
              <w:marLeft w:val="0"/>
              <w:marRight w:val="0"/>
              <w:marTop w:val="120"/>
              <w:marBottom w:val="120"/>
              <w:divBdr>
                <w:top w:val="none" w:sz="0" w:space="0" w:color="auto"/>
                <w:left w:val="none" w:sz="0" w:space="0" w:color="auto"/>
                <w:bottom w:val="none" w:sz="0" w:space="0" w:color="auto"/>
                <w:right w:val="none" w:sz="0" w:space="0" w:color="auto"/>
              </w:divBdr>
              <w:divsChild>
                <w:div w:id="111705251">
                  <w:marLeft w:val="240"/>
                  <w:marRight w:val="0"/>
                  <w:marTop w:val="0"/>
                  <w:marBottom w:val="0"/>
                  <w:divBdr>
                    <w:top w:val="none" w:sz="0" w:space="0" w:color="auto"/>
                    <w:left w:val="none" w:sz="0" w:space="0" w:color="auto"/>
                    <w:bottom w:val="none" w:sz="0" w:space="0" w:color="auto"/>
                    <w:right w:val="none" w:sz="0" w:space="0" w:color="auto"/>
                  </w:divBdr>
                </w:div>
                <w:div w:id="467746594">
                  <w:marLeft w:val="240"/>
                  <w:marRight w:val="0"/>
                  <w:marTop w:val="0"/>
                  <w:marBottom w:val="0"/>
                  <w:divBdr>
                    <w:top w:val="none" w:sz="0" w:space="0" w:color="auto"/>
                    <w:left w:val="none" w:sz="0" w:space="0" w:color="auto"/>
                    <w:bottom w:val="none" w:sz="0" w:space="0" w:color="auto"/>
                    <w:right w:val="none" w:sz="0" w:space="0" w:color="auto"/>
                  </w:divBdr>
                </w:div>
                <w:div w:id="597105874">
                  <w:marLeft w:val="240"/>
                  <w:marRight w:val="0"/>
                  <w:marTop w:val="0"/>
                  <w:marBottom w:val="0"/>
                  <w:divBdr>
                    <w:top w:val="none" w:sz="0" w:space="0" w:color="auto"/>
                    <w:left w:val="none" w:sz="0" w:space="0" w:color="auto"/>
                    <w:bottom w:val="none" w:sz="0" w:space="0" w:color="auto"/>
                    <w:right w:val="none" w:sz="0" w:space="0" w:color="auto"/>
                  </w:divBdr>
                </w:div>
                <w:div w:id="1014301256">
                  <w:marLeft w:val="0"/>
                  <w:marRight w:val="0"/>
                  <w:marTop w:val="90"/>
                  <w:marBottom w:val="120"/>
                  <w:divBdr>
                    <w:top w:val="none" w:sz="0" w:space="0" w:color="auto"/>
                    <w:left w:val="none" w:sz="0" w:space="0" w:color="auto"/>
                    <w:bottom w:val="none" w:sz="0" w:space="0" w:color="auto"/>
                    <w:right w:val="none" w:sz="0" w:space="0" w:color="auto"/>
                  </w:divBdr>
                </w:div>
                <w:div w:id="1153985458">
                  <w:marLeft w:val="240"/>
                  <w:marRight w:val="0"/>
                  <w:marTop w:val="0"/>
                  <w:marBottom w:val="0"/>
                  <w:divBdr>
                    <w:top w:val="none" w:sz="0" w:space="0" w:color="auto"/>
                    <w:left w:val="none" w:sz="0" w:space="0" w:color="auto"/>
                    <w:bottom w:val="none" w:sz="0" w:space="0" w:color="auto"/>
                    <w:right w:val="none" w:sz="0" w:space="0" w:color="auto"/>
                  </w:divBdr>
                </w:div>
                <w:div w:id="1168980599">
                  <w:marLeft w:val="240"/>
                  <w:marRight w:val="0"/>
                  <w:marTop w:val="0"/>
                  <w:marBottom w:val="0"/>
                  <w:divBdr>
                    <w:top w:val="none" w:sz="0" w:space="0" w:color="auto"/>
                    <w:left w:val="none" w:sz="0" w:space="0" w:color="auto"/>
                    <w:bottom w:val="none" w:sz="0" w:space="0" w:color="auto"/>
                    <w:right w:val="none" w:sz="0" w:space="0" w:color="auto"/>
                  </w:divBdr>
                </w:div>
              </w:divsChild>
            </w:div>
            <w:div w:id="2114474955">
              <w:marLeft w:val="240"/>
              <w:marRight w:val="0"/>
              <w:marTop w:val="0"/>
              <w:marBottom w:val="0"/>
              <w:divBdr>
                <w:top w:val="none" w:sz="0" w:space="0" w:color="auto"/>
                <w:left w:val="none" w:sz="0" w:space="0" w:color="auto"/>
                <w:bottom w:val="none" w:sz="0" w:space="0" w:color="auto"/>
                <w:right w:val="none" w:sz="0" w:space="0" w:color="auto"/>
              </w:divBdr>
              <w:divsChild>
                <w:div w:id="1417437884">
                  <w:marLeft w:val="0"/>
                  <w:marRight w:val="0"/>
                  <w:marTop w:val="0"/>
                  <w:marBottom w:val="0"/>
                  <w:divBdr>
                    <w:top w:val="none" w:sz="0" w:space="0" w:color="auto"/>
                    <w:left w:val="none" w:sz="0" w:space="0" w:color="auto"/>
                    <w:bottom w:val="none" w:sz="0" w:space="0" w:color="auto"/>
                    <w:right w:val="none" w:sz="0" w:space="0" w:color="auto"/>
                  </w:divBdr>
                  <w:divsChild>
                    <w:div w:id="215358681">
                      <w:marLeft w:val="0"/>
                      <w:marRight w:val="0"/>
                      <w:marTop w:val="0"/>
                      <w:marBottom w:val="0"/>
                      <w:divBdr>
                        <w:top w:val="none" w:sz="0" w:space="0" w:color="auto"/>
                        <w:left w:val="none" w:sz="0" w:space="0" w:color="auto"/>
                        <w:bottom w:val="none" w:sz="0" w:space="0" w:color="auto"/>
                        <w:right w:val="none" w:sz="0" w:space="0" w:color="auto"/>
                      </w:divBdr>
                    </w:div>
                    <w:div w:id="308292086">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1270747021">
      <w:bodyDiv w:val="1"/>
      <w:marLeft w:val="0"/>
      <w:marRight w:val="0"/>
      <w:marTop w:val="0"/>
      <w:marBottom w:val="0"/>
      <w:divBdr>
        <w:top w:val="none" w:sz="0" w:space="0" w:color="auto"/>
        <w:left w:val="none" w:sz="0" w:space="0" w:color="auto"/>
        <w:bottom w:val="none" w:sz="0" w:space="0" w:color="auto"/>
        <w:right w:val="none" w:sz="0" w:space="0" w:color="auto"/>
      </w:divBdr>
      <w:divsChild>
        <w:div w:id="660814421">
          <w:marLeft w:val="240"/>
          <w:marRight w:val="240"/>
          <w:marTop w:val="240"/>
          <w:marBottom w:val="240"/>
          <w:divBdr>
            <w:top w:val="none" w:sz="0" w:space="0" w:color="auto"/>
            <w:left w:val="none" w:sz="0" w:space="0" w:color="auto"/>
            <w:bottom w:val="none" w:sz="0" w:space="0" w:color="auto"/>
            <w:right w:val="none" w:sz="0" w:space="0" w:color="auto"/>
          </w:divBdr>
        </w:div>
        <w:div w:id="1874686842">
          <w:marLeft w:val="0"/>
          <w:marRight w:val="0"/>
          <w:marTop w:val="0"/>
          <w:marBottom w:val="0"/>
          <w:divBdr>
            <w:top w:val="none" w:sz="0" w:space="0" w:color="auto"/>
            <w:left w:val="none" w:sz="0" w:space="0" w:color="auto"/>
            <w:bottom w:val="none" w:sz="0" w:space="0" w:color="auto"/>
            <w:right w:val="none" w:sz="0" w:space="0" w:color="auto"/>
          </w:divBdr>
          <w:divsChild>
            <w:div w:id="1540313523">
              <w:marLeft w:val="0"/>
              <w:marRight w:val="0"/>
              <w:marTop w:val="0"/>
              <w:marBottom w:val="0"/>
              <w:divBdr>
                <w:top w:val="none" w:sz="0" w:space="0" w:color="auto"/>
                <w:left w:val="none" w:sz="0" w:space="0" w:color="auto"/>
                <w:bottom w:val="none" w:sz="0" w:space="0" w:color="auto"/>
                <w:right w:val="none" w:sz="0" w:space="0" w:color="auto"/>
              </w:divBdr>
            </w:div>
            <w:div w:id="1586186094">
              <w:marLeft w:val="0"/>
              <w:marRight w:val="0"/>
              <w:marTop w:val="0"/>
              <w:marBottom w:val="0"/>
              <w:divBdr>
                <w:top w:val="none" w:sz="0" w:space="0" w:color="auto"/>
                <w:left w:val="none" w:sz="0" w:space="0" w:color="auto"/>
                <w:bottom w:val="none" w:sz="0" w:space="0" w:color="auto"/>
                <w:right w:val="none" w:sz="0" w:space="0" w:color="auto"/>
              </w:divBdr>
            </w:div>
            <w:div w:id="1898469945">
              <w:marLeft w:val="0"/>
              <w:marRight w:val="0"/>
              <w:marTop w:val="0"/>
              <w:marBottom w:val="0"/>
              <w:divBdr>
                <w:top w:val="none" w:sz="0" w:space="0" w:color="auto"/>
                <w:left w:val="none" w:sz="0" w:space="0" w:color="auto"/>
                <w:bottom w:val="none" w:sz="0" w:space="0" w:color="auto"/>
                <w:right w:val="none" w:sz="0" w:space="0" w:color="auto"/>
              </w:divBdr>
            </w:div>
            <w:div w:id="1945990295">
              <w:marLeft w:val="0"/>
              <w:marRight w:val="0"/>
              <w:marTop w:val="0"/>
              <w:marBottom w:val="0"/>
              <w:divBdr>
                <w:top w:val="none" w:sz="0" w:space="0" w:color="auto"/>
                <w:left w:val="none" w:sz="0" w:space="0" w:color="auto"/>
                <w:bottom w:val="none" w:sz="0" w:space="0" w:color="auto"/>
                <w:right w:val="none" w:sz="0" w:space="0" w:color="auto"/>
              </w:divBdr>
              <w:divsChild>
                <w:div w:id="340815414">
                  <w:marLeft w:val="0"/>
                  <w:marRight w:val="0"/>
                  <w:marTop w:val="0"/>
                  <w:marBottom w:val="0"/>
                  <w:divBdr>
                    <w:top w:val="none" w:sz="0" w:space="0" w:color="auto"/>
                    <w:left w:val="none" w:sz="0" w:space="0" w:color="auto"/>
                    <w:bottom w:val="none" w:sz="0" w:space="0" w:color="auto"/>
                    <w:right w:val="none" w:sz="0" w:space="0" w:color="auto"/>
                  </w:divBdr>
                </w:div>
                <w:div w:id="410323094">
                  <w:marLeft w:val="270"/>
                  <w:marRight w:val="0"/>
                  <w:marTop w:val="0"/>
                  <w:marBottom w:val="0"/>
                  <w:divBdr>
                    <w:top w:val="none" w:sz="0" w:space="0" w:color="auto"/>
                    <w:left w:val="none" w:sz="0" w:space="0" w:color="auto"/>
                    <w:bottom w:val="none" w:sz="0" w:space="0" w:color="auto"/>
                    <w:right w:val="none" w:sz="0" w:space="0" w:color="auto"/>
                  </w:divBdr>
                </w:div>
                <w:div w:id="509755789">
                  <w:marLeft w:val="270"/>
                  <w:marRight w:val="0"/>
                  <w:marTop w:val="0"/>
                  <w:marBottom w:val="0"/>
                  <w:divBdr>
                    <w:top w:val="none" w:sz="0" w:space="0" w:color="auto"/>
                    <w:left w:val="none" w:sz="0" w:space="0" w:color="auto"/>
                    <w:bottom w:val="none" w:sz="0" w:space="0" w:color="auto"/>
                    <w:right w:val="none" w:sz="0" w:space="0" w:color="auto"/>
                  </w:divBdr>
                </w:div>
                <w:div w:id="969673181">
                  <w:marLeft w:val="0"/>
                  <w:marRight w:val="0"/>
                  <w:marTop w:val="0"/>
                  <w:marBottom w:val="0"/>
                  <w:divBdr>
                    <w:top w:val="none" w:sz="0" w:space="0" w:color="auto"/>
                    <w:left w:val="none" w:sz="0" w:space="0" w:color="auto"/>
                    <w:bottom w:val="none" w:sz="0" w:space="0" w:color="auto"/>
                    <w:right w:val="none" w:sz="0" w:space="0" w:color="auto"/>
                  </w:divBdr>
                </w:div>
                <w:div w:id="1309213974">
                  <w:marLeft w:val="0"/>
                  <w:marRight w:val="0"/>
                  <w:marTop w:val="0"/>
                  <w:marBottom w:val="0"/>
                  <w:divBdr>
                    <w:top w:val="none" w:sz="0" w:space="0" w:color="auto"/>
                    <w:left w:val="none" w:sz="0" w:space="0" w:color="auto"/>
                    <w:bottom w:val="none" w:sz="0" w:space="0" w:color="auto"/>
                    <w:right w:val="none" w:sz="0" w:space="0" w:color="auto"/>
                  </w:divBdr>
                </w:div>
                <w:div w:id="1384021000">
                  <w:marLeft w:val="270"/>
                  <w:marRight w:val="0"/>
                  <w:marTop w:val="0"/>
                  <w:marBottom w:val="0"/>
                  <w:divBdr>
                    <w:top w:val="none" w:sz="0" w:space="0" w:color="auto"/>
                    <w:left w:val="none" w:sz="0" w:space="0" w:color="auto"/>
                    <w:bottom w:val="none" w:sz="0" w:space="0" w:color="auto"/>
                    <w:right w:val="none" w:sz="0" w:space="0" w:color="auto"/>
                  </w:divBdr>
                </w:div>
                <w:div w:id="1531718724">
                  <w:marLeft w:val="0"/>
                  <w:marRight w:val="0"/>
                  <w:marTop w:val="0"/>
                  <w:marBottom w:val="0"/>
                  <w:divBdr>
                    <w:top w:val="none" w:sz="0" w:space="0" w:color="auto"/>
                    <w:left w:val="none" w:sz="0" w:space="0" w:color="auto"/>
                    <w:bottom w:val="none" w:sz="0" w:space="0" w:color="auto"/>
                    <w:right w:val="none" w:sz="0" w:space="0" w:color="auto"/>
                  </w:divBdr>
                </w:div>
                <w:div w:id="1930772148">
                  <w:marLeft w:val="270"/>
                  <w:marRight w:val="0"/>
                  <w:marTop w:val="0"/>
                  <w:marBottom w:val="0"/>
                  <w:divBdr>
                    <w:top w:val="none" w:sz="0" w:space="0" w:color="auto"/>
                    <w:left w:val="none" w:sz="0" w:space="0" w:color="auto"/>
                    <w:bottom w:val="none" w:sz="0" w:space="0" w:color="auto"/>
                    <w:right w:val="none" w:sz="0" w:space="0" w:color="auto"/>
                  </w:divBdr>
                </w:div>
                <w:div w:id="2019504637">
                  <w:marLeft w:val="270"/>
                  <w:marRight w:val="0"/>
                  <w:marTop w:val="0"/>
                  <w:marBottom w:val="0"/>
                  <w:divBdr>
                    <w:top w:val="none" w:sz="0" w:space="0" w:color="auto"/>
                    <w:left w:val="none" w:sz="0" w:space="0" w:color="auto"/>
                    <w:bottom w:val="none" w:sz="0" w:space="0" w:color="auto"/>
                    <w:right w:val="none" w:sz="0" w:space="0" w:color="auto"/>
                  </w:divBdr>
                </w:div>
                <w:div w:id="2022003816">
                  <w:marLeft w:val="270"/>
                  <w:marRight w:val="0"/>
                  <w:marTop w:val="0"/>
                  <w:marBottom w:val="0"/>
                  <w:divBdr>
                    <w:top w:val="none" w:sz="0" w:space="0" w:color="auto"/>
                    <w:left w:val="none" w:sz="0" w:space="0" w:color="auto"/>
                    <w:bottom w:val="none" w:sz="0" w:space="0" w:color="auto"/>
                    <w:right w:val="none" w:sz="0" w:space="0" w:color="auto"/>
                  </w:divBdr>
                </w:div>
                <w:div w:id="2085487493">
                  <w:marLeft w:val="270"/>
                  <w:marRight w:val="0"/>
                  <w:marTop w:val="0"/>
                  <w:marBottom w:val="0"/>
                  <w:divBdr>
                    <w:top w:val="none" w:sz="0" w:space="0" w:color="auto"/>
                    <w:left w:val="none" w:sz="0" w:space="0" w:color="auto"/>
                    <w:bottom w:val="none" w:sz="0" w:space="0" w:color="auto"/>
                    <w:right w:val="none" w:sz="0" w:space="0" w:color="auto"/>
                  </w:divBdr>
                </w:div>
              </w:divsChild>
            </w:div>
            <w:div w:id="2003000647">
              <w:marLeft w:val="0"/>
              <w:marRight w:val="0"/>
              <w:marTop w:val="0"/>
              <w:marBottom w:val="0"/>
              <w:divBdr>
                <w:top w:val="none" w:sz="0" w:space="0" w:color="auto"/>
                <w:left w:val="none" w:sz="0" w:space="0" w:color="auto"/>
                <w:bottom w:val="none" w:sz="0" w:space="0" w:color="auto"/>
                <w:right w:val="none" w:sz="0" w:space="0" w:color="auto"/>
              </w:divBdr>
              <w:divsChild>
                <w:div w:id="95103728">
                  <w:marLeft w:val="270"/>
                  <w:marRight w:val="0"/>
                  <w:marTop w:val="0"/>
                  <w:marBottom w:val="0"/>
                  <w:divBdr>
                    <w:top w:val="none" w:sz="0" w:space="0" w:color="auto"/>
                    <w:left w:val="none" w:sz="0" w:space="0" w:color="auto"/>
                    <w:bottom w:val="none" w:sz="0" w:space="0" w:color="auto"/>
                    <w:right w:val="none" w:sz="0" w:space="0" w:color="auto"/>
                  </w:divBdr>
                </w:div>
                <w:div w:id="1267885710">
                  <w:marLeft w:val="270"/>
                  <w:marRight w:val="0"/>
                  <w:marTop w:val="0"/>
                  <w:marBottom w:val="0"/>
                  <w:divBdr>
                    <w:top w:val="none" w:sz="0" w:space="0" w:color="auto"/>
                    <w:left w:val="none" w:sz="0" w:space="0" w:color="auto"/>
                    <w:bottom w:val="none" w:sz="0" w:space="0" w:color="auto"/>
                    <w:right w:val="none" w:sz="0" w:space="0" w:color="auto"/>
                  </w:divBdr>
                  <w:divsChild>
                    <w:div w:id="598148868">
                      <w:marLeft w:val="0"/>
                      <w:marRight w:val="0"/>
                      <w:marTop w:val="0"/>
                      <w:marBottom w:val="0"/>
                      <w:divBdr>
                        <w:top w:val="none" w:sz="0" w:space="0" w:color="auto"/>
                        <w:left w:val="none" w:sz="0" w:space="0" w:color="auto"/>
                        <w:bottom w:val="none" w:sz="0" w:space="0" w:color="auto"/>
                        <w:right w:val="none" w:sz="0" w:space="0" w:color="auto"/>
                      </w:divBdr>
                    </w:div>
                    <w:div w:id="1139221955">
                      <w:marLeft w:val="0"/>
                      <w:marRight w:val="0"/>
                      <w:marTop w:val="0"/>
                      <w:marBottom w:val="0"/>
                      <w:divBdr>
                        <w:top w:val="none" w:sz="0" w:space="0" w:color="auto"/>
                        <w:left w:val="none" w:sz="0" w:space="0" w:color="auto"/>
                        <w:bottom w:val="none" w:sz="0" w:space="0" w:color="auto"/>
                        <w:right w:val="none" w:sz="0" w:space="0" w:color="auto"/>
                      </w:divBdr>
                    </w:div>
                    <w:div w:id="1240209410">
                      <w:marLeft w:val="0"/>
                      <w:marRight w:val="0"/>
                      <w:marTop w:val="0"/>
                      <w:marBottom w:val="0"/>
                      <w:divBdr>
                        <w:top w:val="none" w:sz="0" w:space="0" w:color="auto"/>
                        <w:left w:val="none" w:sz="0" w:space="0" w:color="auto"/>
                        <w:bottom w:val="none" w:sz="0" w:space="0" w:color="auto"/>
                        <w:right w:val="none" w:sz="0" w:space="0" w:color="auto"/>
                      </w:divBdr>
                    </w:div>
                    <w:div w:id="1404446648">
                      <w:marLeft w:val="0"/>
                      <w:marRight w:val="0"/>
                      <w:marTop w:val="0"/>
                      <w:marBottom w:val="0"/>
                      <w:divBdr>
                        <w:top w:val="none" w:sz="0" w:space="0" w:color="auto"/>
                        <w:left w:val="none" w:sz="0" w:space="0" w:color="auto"/>
                        <w:bottom w:val="none" w:sz="0" w:space="0" w:color="auto"/>
                        <w:right w:val="none" w:sz="0" w:space="0" w:color="auto"/>
                      </w:divBdr>
                    </w:div>
                  </w:divsChild>
                </w:div>
                <w:div w:id="1660424747">
                  <w:marLeft w:val="270"/>
                  <w:marRight w:val="0"/>
                  <w:marTop w:val="0"/>
                  <w:marBottom w:val="0"/>
                  <w:divBdr>
                    <w:top w:val="none" w:sz="0" w:space="0" w:color="auto"/>
                    <w:left w:val="none" w:sz="0" w:space="0" w:color="auto"/>
                    <w:bottom w:val="none" w:sz="0" w:space="0" w:color="auto"/>
                    <w:right w:val="none" w:sz="0" w:space="0" w:color="auto"/>
                  </w:divBdr>
                </w:div>
              </w:divsChild>
            </w:div>
            <w:div w:id="2077392284">
              <w:marLeft w:val="0"/>
              <w:marRight w:val="0"/>
              <w:marTop w:val="0"/>
              <w:marBottom w:val="0"/>
              <w:divBdr>
                <w:top w:val="none" w:sz="0" w:space="0" w:color="auto"/>
                <w:left w:val="none" w:sz="0" w:space="0" w:color="auto"/>
                <w:bottom w:val="none" w:sz="0" w:space="0" w:color="auto"/>
                <w:right w:val="none" w:sz="0" w:space="0" w:color="auto"/>
              </w:divBdr>
              <w:divsChild>
                <w:div w:id="333925351">
                  <w:marLeft w:val="0"/>
                  <w:marRight w:val="0"/>
                  <w:marTop w:val="0"/>
                  <w:marBottom w:val="0"/>
                  <w:divBdr>
                    <w:top w:val="none" w:sz="0" w:space="0" w:color="auto"/>
                    <w:left w:val="none" w:sz="0" w:space="0" w:color="auto"/>
                    <w:bottom w:val="none" w:sz="0" w:space="0" w:color="auto"/>
                    <w:right w:val="none" w:sz="0" w:space="0" w:color="auto"/>
                  </w:divBdr>
                  <w:divsChild>
                    <w:div w:id="21308379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 w:id="1354724288">
      <w:bodyDiv w:val="1"/>
      <w:marLeft w:val="0"/>
      <w:marRight w:val="0"/>
      <w:marTop w:val="0"/>
      <w:marBottom w:val="0"/>
      <w:divBdr>
        <w:top w:val="none" w:sz="0" w:space="0" w:color="auto"/>
        <w:left w:val="none" w:sz="0" w:space="0" w:color="auto"/>
        <w:bottom w:val="none" w:sz="0" w:space="0" w:color="auto"/>
        <w:right w:val="none" w:sz="0" w:space="0" w:color="auto"/>
      </w:divBdr>
      <w:divsChild>
        <w:div w:id="380910988">
          <w:marLeft w:val="0"/>
          <w:marRight w:val="0"/>
          <w:marTop w:val="0"/>
          <w:marBottom w:val="0"/>
          <w:divBdr>
            <w:top w:val="none" w:sz="0" w:space="0" w:color="auto"/>
            <w:left w:val="none" w:sz="0" w:space="0" w:color="auto"/>
            <w:bottom w:val="none" w:sz="0" w:space="0" w:color="auto"/>
            <w:right w:val="none" w:sz="0" w:space="0" w:color="auto"/>
          </w:divBdr>
          <w:divsChild>
            <w:div w:id="6102445">
              <w:marLeft w:val="0"/>
              <w:marRight w:val="0"/>
              <w:marTop w:val="0"/>
              <w:marBottom w:val="0"/>
              <w:divBdr>
                <w:top w:val="none" w:sz="0" w:space="0" w:color="auto"/>
                <w:left w:val="none" w:sz="0" w:space="0" w:color="auto"/>
                <w:bottom w:val="none" w:sz="0" w:space="0" w:color="auto"/>
                <w:right w:val="none" w:sz="0" w:space="0" w:color="auto"/>
              </w:divBdr>
            </w:div>
            <w:div w:id="190001279">
              <w:marLeft w:val="0"/>
              <w:marRight w:val="0"/>
              <w:marTop w:val="0"/>
              <w:marBottom w:val="0"/>
              <w:divBdr>
                <w:top w:val="none" w:sz="0" w:space="0" w:color="auto"/>
                <w:left w:val="none" w:sz="0" w:space="0" w:color="auto"/>
                <w:bottom w:val="none" w:sz="0" w:space="0" w:color="auto"/>
                <w:right w:val="none" w:sz="0" w:space="0" w:color="auto"/>
              </w:divBdr>
              <w:divsChild>
                <w:div w:id="523127940">
                  <w:marLeft w:val="270"/>
                  <w:marRight w:val="0"/>
                  <w:marTop w:val="0"/>
                  <w:marBottom w:val="0"/>
                  <w:divBdr>
                    <w:top w:val="none" w:sz="0" w:space="0" w:color="auto"/>
                    <w:left w:val="none" w:sz="0" w:space="0" w:color="auto"/>
                    <w:bottom w:val="none" w:sz="0" w:space="0" w:color="auto"/>
                    <w:right w:val="none" w:sz="0" w:space="0" w:color="auto"/>
                  </w:divBdr>
                </w:div>
                <w:div w:id="1100568039">
                  <w:marLeft w:val="270"/>
                  <w:marRight w:val="0"/>
                  <w:marTop w:val="0"/>
                  <w:marBottom w:val="0"/>
                  <w:divBdr>
                    <w:top w:val="none" w:sz="0" w:space="0" w:color="auto"/>
                    <w:left w:val="none" w:sz="0" w:space="0" w:color="auto"/>
                    <w:bottom w:val="none" w:sz="0" w:space="0" w:color="auto"/>
                    <w:right w:val="none" w:sz="0" w:space="0" w:color="auto"/>
                  </w:divBdr>
                </w:div>
              </w:divsChild>
            </w:div>
            <w:div w:id="339821185">
              <w:marLeft w:val="0"/>
              <w:marRight w:val="0"/>
              <w:marTop w:val="0"/>
              <w:marBottom w:val="0"/>
              <w:divBdr>
                <w:top w:val="none" w:sz="0" w:space="0" w:color="auto"/>
                <w:left w:val="none" w:sz="0" w:space="0" w:color="auto"/>
                <w:bottom w:val="none" w:sz="0" w:space="0" w:color="auto"/>
                <w:right w:val="none" w:sz="0" w:space="0" w:color="auto"/>
              </w:divBdr>
            </w:div>
            <w:div w:id="439185276">
              <w:marLeft w:val="0"/>
              <w:marRight w:val="0"/>
              <w:marTop w:val="0"/>
              <w:marBottom w:val="0"/>
              <w:divBdr>
                <w:top w:val="none" w:sz="0" w:space="0" w:color="auto"/>
                <w:left w:val="none" w:sz="0" w:space="0" w:color="auto"/>
                <w:bottom w:val="none" w:sz="0" w:space="0" w:color="auto"/>
                <w:right w:val="none" w:sz="0" w:space="0" w:color="auto"/>
              </w:divBdr>
            </w:div>
            <w:div w:id="490950549">
              <w:marLeft w:val="480"/>
              <w:marRight w:val="480"/>
              <w:marTop w:val="480"/>
              <w:marBottom w:val="480"/>
              <w:divBdr>
                <w:top w:val="none" w:sz="0" w:space="0" w:color="auto"/>
                <w:left w:val="none" w:sz="0" w:space="0" w:color="auto"/>
                <w:bottom w:val="none" w:sz="0" w:space="0" w:color="auto"/>
                <w:right w:val="none" w:sz="0" w:space="0" w:color="auto"/>
              </w:divBdr>
            </w:div>
            <w:div w:id="773013954">
              <w:marLeft w:val="0"/>
              <w:marRight w:val="0"/>
              <w:marTop w:val="0"/>
              <w:marBottom w:val="0"/>
              <w:divBdr>
                <w:top w:val="none" w:sz="0" w:space="0" w:color="auto"/>
                <w:left w:val="none" w:sz="0" w:space="0" w:color="auto"/>
                <w:bottom w:val="none" w:sz="0" w:space="0" w:color="auto"/>
                <w:right w:val="none" w:sz="0" w:space="0" w:color="auto"/>
              </w:divBdr>
              <w:divsChild>
                <w:div w:id="404376813">
                  <w:marLeft w:val="0"/>
                  <w:marRight w:val="0"/>
                  <w:marTop w:val="0"/>
                  <w:marBottom w:val="0"/>
                  <w:divBdr>
                    <w:top w:val="none" w:sz="0" w:space="0" w:color="auto"/>
                    <w:left w:val="none" w:sz="0" w:space="0" w:color="auto"/>
                    <w:bottom w:val="none" w:sz="0" w:space="0" w:color="auto"/>
                    <w:right w:val="none" w:sz="0" w:space="0" w:color="auto"/>
                  </w:divBdr>
                  <w:divsChild>
                    <w:div w:id="1153523918">
                      <w:marLeft w:val="0"/>
                      <w:marRight w:val="0"/>
                      <w:marTop w:val="120"/>
                      <w:marBottom w:val="120"/>
                      <w:divBdr>
                        <w:top w:val="none" w:sz="0" w:space="0" w:color="auto"/>
                        <w:left w:val="none" w:sz="0" w:space="0" w:color="auto"/>
                        <w:bottom w:val="none" w:sz="0" w:space="0" w:color="auto"/>
                        <w:right w:val="none" w:sz="0" w:space="0" w:color="auto"/>
                      </w:divBdr>
                    </w:div>
                    <w:div w:id="1375740010">
                      <w:marLeft w:val="0"/>
                      <w:marRight w:val="0"/>
                      <w:marTop w:val="120"/>
                      <w:marBottom w:val="120"/>
                      <w:divBdr>
                        <w:top w:val="none" w:sz="0" w:space="0" w:color="auto"/>
                        <w:left w:val="none" w:sz="0" w:space="0" w:color="auto"/>
                        <w:bottom w:val="none" w:sz="0" w:space="0" w:color="auto"/>
                        <w:right w:val="none" w:sz="0" w:space="0" w:color="auto"/>
                      </w:divBdr>
                    </w:div>
                    <w:div w:id="1926720051">
                      <w:marLeft w:val="0"/>
                      <w:marRight w:val="0"/>
                      <w:marTop w:val="120"/>
                      <w:marBottom w:val="120"/>
                      <w:divBdr>
                        <w:top w:val="none" w:sz="0" w:space="0" w:color="auto"/>
                        <w:left w:val="none" w:sz="0" w:space="0" w:color="auto"/>
                        <w:bottom w:val="none" w:sz="0" w:space="0" w:color="auto"/>
                        <w:right w:val="none" w:sz="0" w:space="0" w:color="auto"/>
                      </w:divBdr>
                    </w:div>
                    <w:div w:id="213204350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217005736">
              <w:marLeft w:val="0"/>
              <w:marRight w:val="0"/>
              <w:marTop w:val="0"/>
              <w:marBottom w:val="0"/>
              <w:divBdr>
                <w:top w:val="none" w:sz="0" w:space="0" w:color="auto"/>
                <w:left w:val="none" w:sz="0" w:space="0" w:color="auto"/>
                <w:bottom w:val="none" w:sz="0" w:space="0" w:color="auto"/>
                <w:right w:val="none" w:sz="0" w:space="0" w:color="auto"/>
              </w:divBdr>
            </w:div>
            <w:div w:id="1752198510">
              <w:marLeft w:val="0"/>
              <w:marRight w:val="0"/>
              <w:marTop w:val="0"/>
              <w:marBottom w:val="0"/>
              <w:divBdr>
                <w:top w:val="none" w:sz="0" w:space="0" w:color="auto"/>
                <w:left w:val="none" w:sz="0" w:space="0" w:color="auto"/>
                <w:bottom w:val="none" w:sz="0" w:space="0" w:color="auto"/>
                <w:right w:val="none" w:sz="0" w:space="0" w:color="auto"/>
              </w:divBdr>
            </w:div>
          </w:divsChild>
        </w:div>
        <w:div w:id="1390378103">
          <w:marLeft w:val="240"/>
          <w:marRight w:val="240"/>
          <w:marTop w:val="240"/>
          <w:marBottom w:val="240"/>
          <w:divBdr>
            <w:top w:val="none" w:sz="0" w:space="0" w:color="auto"/>
            <w:left w:val="none" w:sz="0" w:space="0" w:color="auto"/>
            <w:bottom w:val="none" w:sz="0" w:space="0" w:color="auto"/>
            <w:right w:val="none" w:sz="0" w:space="0" w:color="auto"/>
          </w:divBdr>
        </w:div>
      </w:divsChild>
    </w:div>
    <w:div w:id="1365866906">
      <w:bodyDiv w:val="1"/>
      <w:marLeft w:val="0"/>
      <w:marRight w:val="0"/>
      <w:marTop w:val="0"/>
      <w:marBottom w:val="0"/>
      <w:divBdr>
        <w:top w:val="none" w:sz="0" w:space="0" w:color="auto"/>
        <w:left w:val="none" w:sz="0" w:space="0" w:color="auto"/>
        <w:bottom w:val="none" w:sz="0" w:space="0" w:color="auto"/>
        <w:right w:val="none" w:sz="0" w:space="0" w:color="auto"/>
      </w:divBdr>
      <w:divsChild>
        <w:div w:id="1143736236">
          <w:marLeft w:val="0"/>
          <w:marRight w:val="0"/>
          <w:marTop w:val="0"/>
          <w:marBottom w:val="0"/>
          <w:divBdr>
            <w:top w:val="none" w:sz="0" w:space="0" w:color="auto"/>
            <w:left w:val="none" w:sz="0" w:space="0" w:color="auto"/>
            <w:bottom w:val="none" w:sz="0" w:space="0" w:color="auto"/>
            <w:right w:val="none" w:sz="0" w:space="0" w:color="auto"/>
          </w:divBdr>
          <w:divsChild>
            <w:div w:id="404842374">
              <w:marLeft w:val="0"/>
              <w:marRight w:val="0"/>
              <w:marTop w:val="0"/>
              <w:marBottom w:val="0"/>
              <w:divBdr>
                <w:top w:val="none" w:sz="0" w:space="0" w:color="auto"/>
                <w:left w:val="none" w:sz="0" w:space="0" w:color="auto"/>
                <w:bottom w:val="none" w:sz="0" w:space="0" w:color="auto"/>
                <w:right w:val="none" w:sz="0" w:space="0" w:color="auto"/>
              </w:divBdr>
              <w:divsChild>
                <w:div w:id="1508667584">
                  <w:marLeft w:val="0"/>
                  <w:marRight w:val="0"/>
                  <w:marTop w:val="0"/>
                  <w:marBottom w:val="0"/>
                  <w:divBdr>
                    <w:top w:val="none" w:sz="0" w:space="0" w:color="auto"/>
                    <w:left w:val="none" w:sz="0" w:space="0" w:color="auto"/>
                    <w:bottom w:val="none" w:sz="0" w:space="0" w:color="auto"/>
                    <w:right w:val="none" w:sz="0" w:space="0" w:color="auto"/>
                  </w:divBdr>
                  <w:divsChild>
                    <w:div w:id="388070524">
                      <w:marLeft w:val="0"/>
                      <w:marRight w:val="0"/>
                      <w:marTop w:val="120"/>
                      <w:marBottom w:val="120"/>
                      <w:divBdr>
                        <w:top w:val="none" w:sz="0" w:space="0" w:color="auto"/>
                        <w:left w:val="none" w:sz="0" w:space="0" w:color="auto"/>
                        <w:bottom w:val="none" w:sz="0" w:space="0" w:color="auto"/>
                        <w:right w:val="none" w:sz="0" w:space="0" w:color="auto"/>
                      </w:divBdr>
                    </w:div>
                    <w:div w:id="399865017">
                      <w:marLeft w:val="0"/>
                      <w:marRight w:val="0"/>
                      <w:marTop w:val="120"/>
                      <w:marBottom w:val="120"/>
                      <w:divBdr>
                        <w:top w:val="none" w:sz="0" w:space="0" w:color="auto"/>
                        <w:left w:val="none" w:sz="0" w:space="0" w:color="auto"/>
                        <w:bottom w:val="none" w:sz="0" w:space="0" w:color="auto"/>
                        <w:right w:val="none" w:sz="0" w:space="0" w:color="auto"/>
                      </w:divBdr>
                    </w:div>
                    <w:div w:id="183228748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911620704">
              <w:marLeft w:val="0"/>
              <w:marRight w:val="0"/>
              <w:marTop w:val="0"/>
              <w:marBottom w:val="0"/>
              <w:divBdr>
                <w:top w:val="none" w:sz="0" w:space="0" w:color="auto"/>
                <w:left w:val="none" w:sz="0" w:space="0" w:color="auto"/>
                <w:bottom w:val="none" w:sz="0" w:space="0" w:color="auto"/>
                <w:right w:val="none" w:sz="0" w:space="0" w:color="auto"/>
              </w:divBdr>
            </w:div>
            <w:div w:id="1788348949">
              <w:marLeft w:val="0"/>
              <w:marRight w:val="0"/>
              <w:marTop w:val="0"/>
              <w:marBottom w:val="0"/>
              <w:divBdr>
                <w:top w:val="none" w:sz="0" w:space="0" w:color="auto"/>
                <w:left w:val="none" w:sz="0" w:space="0" w:color="auto"/>
                <w:bottom w:val="none" w:sz="0" w:space="0" w:color="auto"/>
                <w:right w:val="none" w:sz="0" w:space="0" w:color="auto"/>
              </w:divBdr>
              <w:divsChild>
                <w:div w:id="122771276">
                  <w:marLeft w:val="270"/>
                  <w:marRight w:val="0"/>
                  <w:marTop w:val="0"/>
                  <w:marBottom w:val="0"/>
                  <w:divBdr>
                    <w:top w:val="none" w:sz="0" w:space="0" w:color="auto"/>
                    <w:left w:val="none" w:sz="0" w:space="0" w:color="auto"/>
                    <w:bottom w:val="none" w:sz="0" w:space="0" w:color="auto"/>
                    <w:right w:val="none" w:sz="0" w:space="0" w:color="auto"/>
                  </w:divBdr>
                </w:div>
                <w:div w:id="149058907">
                  <w:marLeft w:val="270"/>
                  <w:marRight w:val="0"/>
                  <w:marTop w:val="0"/>
                  <w:marBottom w:val="0"/>
                  <w:divBdr>
                    <w:top w:val="none" w:sz="0" w:space="0" w:color="auto"/>
                    <w:left w:val="none" w:sz="0" w:space="0" w:color="auto"/>
                    <w:bottom w:val="none" w:sz="0" w:space="0" w:color="auto"/>
                    <w:right w:val="none" w:sz="0" w:space="0" w:color="auto"/>
                  </w:divBdr>
                </w:div>
                <w:div w:id="240915544">
                  <w:marLeft w:val="0"/>
                  <w:marRight w:val="0"/>
                  <w:marTop w:val="0"/>
                  <w:marBottom w:val="0"/>
                  <w:divBdr>
                    <w:top w:val="none" w:sz="0" w:space="0" w:color="auto"/>
                    <w:left w:val="none" w:sz="0" w:space="0" w:color="auto"/>
                    <w:bottom w:val="none" w:sz="0" w:space="0" w:color="auto"/>
                    <w:right w:val="none" w:sz="0" w:space="0" w:color="auto"/>
                  </w:divBdr>
                </w:div>
                <w:div w:id="404575796">
                  <w:marLeft w:val="270"/>
                  <w:marRight w:val="0"/>
                  <w:marTop w:val="0"/>
                  <w:marBottom w:val="0"/>
                  <w:divBdr>
                    <w:top w:val="none" w:sz="0" w:space="0" w:color="auto"/>
                    <w:left w:val="none" w:sz="0" w:space="0" w:color="auto"/>
                    <w:bottom w:val="none" w:sz="0" w:space="0" w:color="auto"/>
                    <w:right w:val="none" w:sz="0" w:space="0" w:color="auto"/>
                  </w:divBdr>
                </w:div>
                <w:div w:id="483669315">
                  <w:marLeft w:val="270"/>
                  <w:marRight w:val="0"/>
                  <w:marTop w:val="0"/>
                  <w:marBottom w:val="0"/>
                  <w:divBdr>
                    <w:top w:val="none" w:sz="0" w:space="0" w:color="auto"/>
                    <w:left w:val="none" w:sz="0" w:space="0" w:color="auto"/>
                    <w:bottom w:val="none" w:sz="0" w:space="0" w:color="auto"/>
                    <w:right w:val="none" w:sz="0" w:space="0" w:color="auto"/>
                  </w:divBdr>
                </w:div>
                <w:div w:id="1042707571">
                  <w:marLeft w:val="0"/>
                  <w:marRight w:val="0"/>
                  <w:marTop w:val="0"/>
                  <w:marBottom w:val="0"/>
                  <w:divBdr>
                    <w:top w:val="none" w:sz="0" w:space="0" w:color="auto"/>
                    <w:left w:val="none" w:sz="0" w:space="0" w:color="auto"/>
                    <w:bottom w:val="none" w:sz="0" w:space="0" w:color="auto"/>
                    <w:right w:val="none" w:sz="0" w:space="0" w:color="auto"/>
                  </w:divBdr>
                </w:div>
                <w:div w:id="1159495577">
                  <w:marLeft w:val="0"/>
                  <w:marRight w:val="0"/>
                  <w:marTop w:val="0"/>
                  <w:marBottom w:val="0"/>
                  <w:divBdr>
                    <w:top w:val="none" w:sz="0" w:space="0" w:color="auto"/>
                    <w:left w:val="none" w:sz="0" w:space="0" w:color="auto"/>
                    <w:bottom w:val="none" w:sz="0" w:space="0" w:color="auto"/>
                    <w:right w:val="none" w:sz="0" w:space="0" w:color="auto"/>
                  </w:divBdr>
                </w:div>
                <w:div w:id="1441872655">
                  <w:marLeft w:val="270"/>
                  <w:marRight w:val="0"/>
                  <w:marTop w:val="0"/>
                  <w:marBottom w:val="0"/>
                  <w:divBdr>
                    <w:top w:val="none" w:sz="0" w:space="0" w:color="auto"/>
                    <w:left w:val="none" w:sz="0" w:space="0" w:color="auto"/>
                    <w:bottom w:val="none" w:sz="0" w:space="0" w:color="auto"/>
                    <w:right w:val="none" w:sz="0" w:space="0" w:color="auto"/>
                  </w:divBdr>
                </w:div>
                <w:div w:id="1828400285">
                  <w:marLeft w:val="270"/>
                  <w:marRight w:val="0"/>
                  <w:marTop w:val="0"/>
                  <w:marBottom w:val="0"/>
                  <w:divBdr>
                    <w:top w:val="none" w:sz="0" w:space="0" w:color="auto"/>
                    <w:left w:val="none" w:sz="0" w:space="0" w:color="auto"/>
                    <w:bottom w:val="none" w:sz="0" w:space="0" w:color="auto"/>
                    <w:right w:val="none" w:sz="0" w:space="0" w:color="auto"/>
                  </w:divBdr>
                </w:div>
              </w:divsChild>
            </w:div>
            <w:div w:id="1837451715">
              <w:marLeft w:val="0"/>
              <w:marRight w:val="0"/>
              <w:marTop w:val="0"/>
              <w:marBottom w:val="0"/>
              <w:divBdr>
                <w:top w:val="none" w:sz="0" w:space="0" w:color="auto"/>
                <w:left w:val="none" w:sz="0" w:space="0" w:color="auto"/>
                <w:bottom w:val="none" w:sz="0" w:space="0" w:color="auto"/>
                <w:right w:val="none" w:sz="0" w:space="0" w:color="auto"/>
              </w:divBdr>
              <w:divsChild>
                <w:div w:id="195385386">
                  <w:marLeft w:val="540"/>
                  <w:marRight w:val="0"/>
                  <w:marTop w:val="0"/>
                  <w:marBottom w:val="0"/>
                  <w:divBdr>
                    <w:top w:val="none" w:sz="0" w:space="0" w:color="auto"/>
                    <w:left w:val="none" w:sz="0" w:space="0" w:color="auto"/>
                    <w:bottom w:val="none" w:sz="0" w:space="0" w:color="auto"/>
                    <w:right w:val="none" w:sz="0" w:space="0" w:color="auto"/>
                  </w:divBdr>
                </w:div>
                <w:div w:id="351342431">
                  <w:marLeft w:val="270"/>
                  <w:marRight w:val="0"/>
                  <w:marTop w:val="0"/>
                  <w:marBottom w:val="0"/>
                  <w:divBdr>
                    <w:top w:val="none" w:sz="0" w:space="0" w:color="auto"/>
                    <w:left w:val="none" w:sz="0" w:space="0" w:color="auto"/>
                    <w:bottom w:val="none" w:sz="0" w:space="0" w:color="auto"/>
                    <w:right w:val="none" w:sz="0" w:space="0" w:color="auto"/>
                  </w:divBdr>
                </w:div>
                <w:div w:id="382600622">
                  <w:marLeft w:val="270"/>
                  <w:marRight w:val="0"/>
                  <w:marTop w:val="0"/>
                  <w:marBottom w:val="0"/>
                  <w:divBdr>
                    <w:top w:val="none" w:sz="0" w:space="0" w:color="auto"/>
                    <w:left w:val="none" w:sz="0" w:space="0" w:color="auto"/>
                    <w:bottom w:val="none" w:sz="0" w:space="0" w:color="auto"/>
                    <w:right w:val="none" w:sz="0" w:space="0" w:color="auto"/>
                  </w:divBdr>
                </w:div>
                <w:div w:id="487134703">
                  <w:marLeft w:val="270"/>
                  <w:marRight w:val="0"/>
                  <w:marTop w:val="0"/>
                  <w:marBottom w:val="0"/>
                  <w:divBdr>
                    <w:top w:val="none" w:sz="0" w:space="0" w:color="auto"/>
                    <w:left w:val="none" w:sz="0" w:space="0" w:color="auto"/>
                    <w:bottom w:val="none" w:sz="0" w:space="0" w:color="auto"/>
                    <w:right w:val="none" w:sz="0" w:space="0" w:color="auto"/>
                  </w:divBdr>
                  <w:divsChild>
                    <w:div w:id="546065868">
                      <w:marLeft w:val="0"/>
                      <w:marRight w:val="0"/>
                      <w:marTop w:val="0"/>
                      <w:marBottom w:val="0"/>
                      <w:divBdr>
                        <w:top w:val="none" w:sz="0" w:space="0" w:color="auto"/>
                        <w:left w:val="none" w:sz="0" w:space="0" w:color="auto"/>
                        <w:bottom w:val="none" w:sz="0" w:space="0" w:color="auto"/>
                        <w:right w:val="none" w:sz="0" w:space="0" w:color="auto"/>
                      </w:divBdr>
                    </w:div>
                    <w:div w:id="659695316">
                      <w:marLeft w:val="0"/>
                      <w:marRight w:val="0"/>
                      <w:marTop w:val="0"/>
                      <w:marBottom w:val="0"/>
                      <w:divBdr>
                        <w:top w:val="none" w:sz="0" w:space="0" w:color="auto"/>
                        <w:left w:val="none" w:sz="0" w:space="0" w:color="auto"/>
                        <w:bottom w:val="none" w:sz="0" w:space="0" w:color="auto"/>
                        <w:right w:val="none" w:sz="0" w:space="0" w:color="auto"/>
                      </w:divBdr>
                    </w:div>
                    <w:div w:id="1230535746">
                      <w:marLeft w:val="0"/>
                      <w:marRight w:val="0"/>
                      <w:marTop w:val="0"/>
                      <w:marBottom w:val="0"/>
                      <w:divBdr>
                        <w:top w:val="none" w:sz="0" w:space="0" w:color="auto"/>
                        <w:left w:val="none" w:sz="0" w:space="0" w:color="auto"/>
                        <w:bottom w:val="none" w:sz="0" w:space="0" w:color="auto"/>
                        <w:right w:val="none" w:sz="0" w:space="0" w:color="auto"/>
                      </w:divBdr>
                    </w:div>
                    <w:div w:id="1837110012">
                      <w:marLeft w:val="0"/>
                      <w:marRight w:val="0"/>
                      <w:marTop w:val="0"/>
                      <w:marBottom w:val="0"/>
                      <w:divBdr>
                        <w:top w:val="none" w:sz="0" w:space="0" w:color="auto"/>
                        <w:left w:val="none" w:sz="0" w:space="0" w:color="auto"/>
                        <w:bottom w:val="none" w:sz="0" w:space="0" w:color="auto"/>
                        <w:right w:val="none" w:sz="0" w:space="0" w:color="auto"/>
                      </w:divBdr>
                    </w:div>
                  </w:divsChild>
                </w:div>
                <w:div w:id="498884736">
                  <w:marLeft w:val="270"/>
                  <w:marRight w:val="0"/>
                  <w:marTop w:val="0"/>
                  <w:marBottom w:val="0"/>
                  <w:divBdr>
                    <w:top w:val="none" w:sz="0" w:space="0" w:color="auto"/>
                    <w:left w:val="none" w:sz="0" w:space="0" w:color="auto"/>
                    <w:bottom w:val="none" w:sz="0" w:space="0" w:color="auto"/>
                    <w:right w:val="none" w:sz="0" w:space="0" w:color="auto"/>
                  </w:divBdr>
                </w:div>
                <w:div w:id="579563303">
                  <w:marLeft w:val="270"/>
                  <w:marRight w:val="0"/>
                  <w:marTop w:val="0"/>
                  <w:marBottom w:val="0"/>
                  <w:divBdr>
                    <w:top w:val="none" w:sz="0" w:space="0" w:color="auto"/>
                    <w:left w:val="none" w:sz="0" w:space="0" w:color="auto"/>
                    <w:bottom w:val="none" w:sz="0" w:space="0" w:color="auto"/>
                    <w:right w:val="none" w:sz="0" w:space="0" w:color="auto"/>
                  </w:divBdr>
                </w:div>
                <w:div w:id="768089814">
                  <w:marLeft w:val="270"/>
                  <w:marRight w:val="0"/>
                  <w:marTop w:val="0"/>
                  <w:marBottom w:val="0"/>
                  <w:divBdr>
                    <w:top w:val="none" w:sz="0" w:space="0" w:color="auto"/>
                    <w:left w:val="none" w:sz="0" w:space="0" w:color="auto"/>
                    <w:bottom w:val="none" w:sz="0" w:space="0" w:color="auto"/>
                    <w:right w:val="none" w:sz="0" w:space="0" w:color="auto"/>
                  </w:divBdr>
                </w:div>
                <w:div w:id="883295775">
                  <w:marLeft w:val="270"/>
                  <w:marRight w:val="0"/>
                  <w:marTop w:val="0"/>
                  <w:marBottom w:val="0"/>
                  <w:divBdr>
                    <w:top w:val="none" w:sz="0" w:space="0" w:color="auto"/>
                    <w:left w:val="none" w:sz="0" w:space="0" w:color="auto"/>
                    <w:bottom w:val="none" w:sz="0" w:space="0" w:color="auto"/>
                    <w:right w:val="none" w:sz="0" w:space="0" w:color="auto"/>
                  </w:divBdr>
                </w:div>
                <w:div w:id="914972954">
                  <w:marLeft w:val="270"/>
                  <w:marRight w:val="0"/>
                  <w:marTop w:val="0"/>
                  <w:marBottom w:val="0"/>
                  <w:divBdr>
                    <w:top w:val="none" w:sz="0" w:space="0" w:color="auto"/>
                    <w:left w:val="none" w:sz="0" w:space="0" w:color="auto"/>
                    <w:bottom w:val="none" w:sz="0" w:space="0" w:color="auto"/>
                    <w:right w:val="none" w:sz="0" w:space="0" w:color="auto"/>
                  </w:divBdr>
                </w:div>
                <w:div w:id="1049569184">
                  <w:marLeft w:val="270"/>
                  <w:marRight w:val="0"/>
                  <w:marTop w:val="0"/>
                  <w:marBottom w:val="0"/>
                  <w:divBdr>
                    <w:top w:val="none" w:sz="0" w:space="0" w:color="auto"/>
                    <w:left w:val="none" w:sz="0" w:space="0" w:color="auto"/>
                    <w:bottom w:val="none" w:sz="0" w:space="0" w:color="auto"/>
                    <w:right w:val="none" w:sz="0" w:space="0" w:color="auto"/>
                  </w:divBdr>
                </w:div>
                <w:div w:id="1057818554">
                  <w:marLeft w:val="270"/>
                  <w:marRight w:val="0"/>
                  <w:marTop w:val="0"/>
                  <w:marBottom w:val="0"/>
                  <w:divBdr>
                    <w:top w:val="none" w:sz="0" w:space="0" w:color="auto"/>
                    <w:left w:val="none" w:sz="0" w:space="0" w:color="auto"/>
                    <w:bottom w:val="none" w:sz="0" w:space="0" w:color="auto"/>
                    <w:right w:val="none" w:sz="0" w:space="0" w:color="auto"/>
                  </w:divBdr>
                </w:div>
                <w:div w:id="1074937894">
                  <w:marLeft w:val="270"/>
                  <w:marRight w:val="0"/>
                  <w:marTop w:val="0"/>
                  <w:marBottom w:val="0"/>
                  <w:divBdr>
                    <w:top w:val="none" w:sz="0" w:space="0" w:color="auto"/>
                    <w:left w:val="none" w:sz="0" w:space="0" w:color="auto"/>
                    <w:bottom w:val="none" w:sz="0" w:space="0" w:color="auto"/>
                    <w:right w:val="none" w:sz="0" w:space="0" w:color="auto"/>
                  </w:divBdr>
                </w:div>
                <w:div w:id="1232155227">
                  <w:marLeft w:val="270"/>
                  <w:marRight w:val="0"/>
                  <w:marTop w:val="0"/>
                  <w:marBottom w:val="0"/>
                  <w:divBdr>
                    <w:top w:val="none" w:sz="0" w:space="0" w:color="auto"/>
                    <w:left w:val="none" w:sz="0" w:space="0" w:color="auto"/>
                    <w:bottom w:val="none" w:sz="0" w:space="0" w:color="auto"/>
                    <w:right w:val="none" w:sz="0" w:space="0" w:color="auto"/>
                  </w:divBdr>
                </w:div>
                <w:div w:id="1569339609">
                  <w:marLeft w:val="270"/>
                  <w:marRight w:val="0"/>
                  <w:marTop w:val="0"/>
                  <w:marBottom w:val="0"/>
                  <w:divBdr>
                    <w:top w:val="none" w:sz="0" w:space="0" w:color="auto"/>
                    <w:left w:val="none" w:sz="0" w:space="0" w:color="auto"/>
                    <w:bottom w:val="none" w:sz="0" w:space="0" w:color="auto"/>
                    <w:right w:val="none" w:sz="0" w:space="0" w:color="auto"/>
                  </w:divBdr>
                </w:div>
                <w:div w:id="1569532189">
                  <w:marLeft w:val="270"/>
                  <w:marRight w:val="0"/>
                  <w:marTop w:val="0"/>
                  <w:marBottom w:val="0"/>
                  <w:divBdr>
                    <w:top w:val="none" w:sz="0" w:space="0" w:color="auto"/>
                    <w:left w:val="none" w:sz="0" w:space="0" w:color="auto"/>
                    <w:bottom w:val="none" w:sz="0" w:space="0" w:color="auto"/>
                    <w:right w:val="none" w:sz="0" w:space="0" w:color="auto"/>
                  </w:divBdr>
                </w:div>
                <w:div w:id="1584947711">
                  <w:marLeft w:val="270"/>
                  <w:marRight w:val="0"/>
                  <w:marTop w:val="0"/>
                  <w:marBottom w:val="0"/>
                  <w:divBdr>
                    <w:top w:val="none" w:sz="0" w:space="0" w:color="auto"/>
                    <w:left w:val="none" w:sz="0" w:space="0" w:color="auto"/>
                    <w:bottom w:val="none" w:sz="0" w:space="0" w:color="auto"/>
                    <w:right w:val="none" w:sz="0" w:space="0" w:color="auto"/>
                  </w:divBdr>
                </w:div>
                <w:div w:id="1608386453">
                  <w:marLeft w:val="270"/>
                  <w:marRight w:val="0"/>
                  <w:marTop w:val="0"/>
                  <w:marBottom w:val="0"/>
                  <w:divBdr>
                    <w:top w:val="none" w:sz="0" w:space="0" w:color="auto"/>
                    <w:left w:val="none" w:sz="0" w:space="0" w:color="auto"/>
                    <w:bottom w:val="none" w:sz="0" w:space="0" w:color="auto"/>
                    <w:right w:val="none" w:sz="0" w:space="0" w:color="auto"/>
                  </w:divBdr>
                </w:div>
                <w:div w:id="1655135439">
                  <w:marLeft w:val="270"/>
                  <w:marRight w:val="0"/>
                  <w:marTop w:val="0"/>
                  <w:marBottom w:val="0"/>
                  <w:divBdr>
                    <w:top w:val="none" w:sz="0" w:space="0" w:color="auto"/>
                    <w:left w:val="none" w:sz="0" w:space="0" w:color="auto"/>
                    <w:bottom w:val="none" w:sz="0" w:space="0" w:color="auto"/>
                    <w:right w:val="none" w:sz="0" w:space="0" w:color="auto"/>
                  </w:divBdr>
                </w:div>
                <w:div w:id="1710378852">
                  <w:marLeft w:val="540"/>
                  <w:marRight w:val="0"/>
                  <w:marTop w:val="0"/>
                  <w:marBottom w:val="0"/>
                  <w:divBdr>
                    <w:top w:val="none" w:sz="0" w:space="0" w:color="auto"/>
                    <w:left w:val="none" w:sz="0" w:space="0" w:color="auto"/>
                    <w:bottom w:val="none" w:sz="0" w:space="0" w:color="auto"/>
                    <w:right w:val="none" w:sz="0" w:space="0" w:color="auto"/>
                  </w:divBdr>
                </w:div>
                <w:div w:id="1779181752">
                  <w:marLeft w:val="270"/>
                  <w:marRight w:val="0"/>
                  <w:marTop w:val="0"/>
                  <w:marBottom w:val="0"/>
                  <w:divBdr>
                    <w:top w:val="none" w:sz="0" w:space="0" w:color="auto"/>
                    <w:left w:val="none" w:sz="0" w:space="0" w:color="auto"/>
                    <w:bottom w:val="none" w:sz="0" w:space="0" w:color="auto"/>
                    <w:right w:val="none" w:sz="0" w:space="0" w:color="auto"/>
                  </w:divBdr>
                </w:div>
                <w:div w:id="1833712225">
                  <w:marLeft w:val="270"/>
                  <w:marRight w:val="0"/>
                  <w:marTop w:val="0"/>
                  <w:marBottom w:val="0"/>
                  <w:divBdr>
                    <w:top w:val="none" w:sz="0" w:space="0" w:color="auto"/>
                    <w:left w:val="none" w:sz="0" w:space="0" w:color="auto"/>
                    <w:bottom w:val="none" w:sz="0" w:space="0" w:color="auto"/>
                    <w:right w:val="none" w:sz="0" w:space="0" w:color="auto"/>
                  </w:divBdr>
                </w:div>
                <w:div w:id="1849516996">
                  <w:marLeft w:val="270"/>
                  <w:marRight w:val="0"/>
                  <w:marTop w:val="0"/>
                  <w:marBottom w:val="0"/>
                  <w:divBdr>
                    <w:top w:val="none" w:sz="0" w:space="0" w:color="auto"/>
                    <w:left w:val="none" w:sz="0" w:space="0" w:color="auto"/>
                    <w:bottom w:val="none" w:sz="0" w:space="0" w:color="auto"/>
                    <w:right w:val="none" w:sz="0" w:space="0" w:color="auto"/>
                  </w:divBdr>
                </w:div>
                <w:div w:id="1874614110">
                  <w:marLeft w:val="540"/>
                  <w:marRight w:val="0"/>
                  <w:marTop w:val="0"/>
                  <w:marBottom w:val="0"/>
                  <w:divBdr>
                    <w:top w:val="none" w:sz="0" w:space="0" w:color="auto"/>
                    <w:left w:val="none" w:sz="0" w:space="0" w:color="auto"/>
                    <w:bottom w:val="none" w:sz="0" w:space="0" w:color="auto"/>
                    <w:right w:val="none" w:sz="0" w:space="0" w:color="auto"/>
                  </w:divBdr>
                </w:div>
                <w:div w:id="1986664289">
                  <w:marLeft w:val="270"/>
                  <w:marRight w:val="0"/>
                  <w:marTop w:val="0"/>
                  <w:marBottom w:val="0"/>
                  <w:divBdr>
                    <w:top w:val="none" w:sz="0" w:space="0" w:color="auto"/>
                    <w:left w:val="none" w:sz="0" w:space="0" w:color="auto"/>
                    <w:bottom w:val="none" w:sz="0" w:space="0" w:color="auto"/>
                    <w:right w:val="none" w:sz="0" w:space="0" w:color="auto"/>
                  </w:divBdr>
                </w:div>
                <w:div w:id="2050714137">
                  <w:marLeft w:val="270"/>
                  <w:marRight w:val="0"/>
                  <w:marTop w:val="0"/>
                  <w:marBottom w:val="0"/>
                  <w:divBdr>
                    <w:top w:val="none" w:sz="0" w:space="0" w:color="auto"/>
                    <w:left w:val="none" w:sz="0" w:space="0" w:color="auto"/>
                    <w:bottom w:val="none" w:sz="0" w:space="0" w:color="auto"/>
                    <w:right w:val="none" w:sz="0" w:space="0" w:color="auto"/>
                  </w:divBdr>
                </w:div>
              </w:divsChild>
            </w:div>
            <w:div w:id="2017463922">
              <w:marLeft w:val="0"/>
              <w:marRight w:val="0"/>
              <w:marTop w:val="0"/>
              <w:marBottom w:val="0"/>
              <w:divBdr>
                <w:top w:val="none" w:sz="0" w:space="0" w:color="auto"/>
                <w:left w:val="none" w:sz="0" w:space="0" w:color="auto"/>
                <w:bottom w:val="none" w:sz="0" w:space="0" w:color="auto"/>
                <w:right w:val="none" w:sz="0" w:space="0" w:color="auto"/>
              </w:divBdr>
            </w:div>
          </w:divsChild>
        </w:div>
        <w:div w:id="1691449479">
          <w:marLeft w:val="240"/>
          <w:marRight w:val="240"/>
          <w:marTop w:val="240"/>
          <w:marBottom w:val="240"/>
          <w:divBdr>
            <w:top w:val="none" w:sz="0" w:space="0" w:color="auto"/>
            <w:left w:val="none" w:sz="0" w:space="0" w:color="auto"/>
            <w:bottom w:val="none" w:sz="0" w:space="0" w:color="auto"/>
            <w:right w:val="none" w:sz="0" w:space="0" w:color="auto"/>
          </w:divBdr>
        </w:div>
      </w:divsChild>
    </w:div>
    <w:div w:id="1417750009">
      <w:bodyDiv w:val="1"/>
      <w:marLeft w:val="0"/>
      <w:marRight w:val="0"/>
      <w:marTop w:val="0"/>
      <w:marBottom w:val="0"/>
      <w:divBdr>
        <w:top w:val="none" w:sz="0" w:space="0" w:color="auto"/>
        <w:left w:val="none" w:sz="0" w:space="0" w:color="auto"/>
        <w:bottom w:val="none" w:sz="0" w:space="0" w:color="auto"/>
        <w:right w:val="none" w:sz="0" w:space="0" w:color="auto"/>
      </w:divBdr>
      <w:divsChild>
        <w:div w:id="27028271">
          <w:marLeft w:val="240"/>
          <w:marRight w:val="240"/>
          <w:marTop w:val="240"/>
          <w:marBottom w:val="240"/>
          <w:divBdr>
            <w:top w:val="none" w:sz="0" w:space="0" w:color="auto"/>
            <w:left w:val="none" w:sz="0" w:space="0" w:color="auto"/>
            <w:bottom w:val="none" w:sz="0" w:space="0" w:color="auto"/>
            <w:right w:val="none" w:sz="0" w:space="0" w:color="auto"/>
          </w:divBdr>
        </w:div>
        <w:div w:id="200754873">
          <w:marLeft w:val="0"/>
          <w:marRight w:val="0"/>
          <w:marTop w:val="0"/>
          <w:marBottom w:val="0"/>
          <w:divBdr>
            <w:top w:val="none" w:sz="0" w:space="0" w:color="auto"/>
            <w:left w:val="none" w:sz="0" w:space="0" w:color="auto"/>
            <w:bottom w:val="none" w:sz="0" w:space="0" w:color="auto"/>
            <w:right w:val="none" w:sz="0" w:space="0" w:color="auto"/>
          </w:divBdr>
          <w:divsChild>
            <w:div w:id="77946691">
              <w:marLeft w:val="0"/>
              <w:marRight w:val="0"/>
              <w:marTop w:val="0"/>
              <w:marBottom w:val="0"/>
              <w:divBdr>
                <w:top w:val="none" w:sz="0" w:space="0" w:color="auto"/>
                <w:left w:val="none" w:sz="0" w:space="0" w:color="auto"/>
                <w:bottom w:val="none" w:sz="0" w:space="0" w:color="auto"/>
                <w:right w:val="none" w:sz="0" w:space="0" w:color="auto"/>
              </w:divBdr>
            </w:div>
            <w:div w:id="97911034">
              <w:marLeft w:val="0"/>
              <w:marRight w:val="0"/>
              <w:marTop w:val="0"/>
              <w:marBottom w:val="0"/>
              <w:divBdr>
                <w:top w:val="none" w:sz="0" w:space="0" w:color="auto"/>
                <w:left w:val="none" w:sz="0" w:space="0" w:color="auto"/>
                <w:bottom w:val="none" w:sz="0" w:space="0" w:color="auto"/>
                <w:right w:val="none" w:sz="0" w:space="0" w:color="auto"/>
              </w:divBdr>
            </w:div>
            <w:div w:id="444278332">
              <w:marLeft w:val="0"/>
              <w:marRight w:val="0"/>
              <w:marTop w:val="0"/>
              <w:marBottom w:val="0"/>
              <w:divBdr>
                <w:top w:val="none" w:sz="0" w:space="0" w:color="auto"/>
                <w:left w:val="none" w:sz="0" w:space="0" w:color="auto"/>
                <w:bottom w:val="none" w:sz="0" w:space="0" w:color="auto"/>
                <w:right w:val="none" w:sz="0" w:space="0" w:color="auto"/>
              </w:divBdr>
              <w:divsChild>
                <w:div w:id="198402530">
                  <w:marLeft w:val="270"/>
                  <w:marRight w:val="0"/>
                  <w:marTop w:val="0"/>
                  <w:marBottom w:val="0"/>
                  <w:divBdr>
                    <w:top w:val="none" w:sz="0" w:space="0" w:color="auto"/>
                    <w:left w:val="none" w:sz="0" w:space="0" w:color="auto"/>
                    <w:bottom w:val="none" w:sz="0" w:space="0" w:color="auto"/>
                    <w:right w:val="none" w:sz="0" w:space="0" w:color="auto"/>
                  </w:divBdr>
                </w:div>
                <w:div w:id="709648988">
                  <w:marLeft w:val="270"/>
                  <w:marRight w:val="0"/>
                  <w:marTop w:val="0"/>
                  <w:marBottom w:val="0"/>
                  <w:divBdr>
                    <w:top w:val="none" w:sz="0" w:space="0" w:color="auto"/>
                    <w:left w:val="none" w:sz="0" w:space="0" w:color="auto"/>
                    <w:bottom w:val="none" w:sz="0" w:space="0" w:color="auto"/>
                    <w:right w:val="none" w:sz="0" w:space="0" w:color="auto"/>
                  </w:divBdr>
                </w:div>
                <w:div w:id="1049843476">
                  <w:marLeft w:val="270"/>
                  <w:marRight w:val="0"/>
                  <w:marTop w:val="0"/>
                  <w:marBottom w:val="0"/>
                  <w:divBdr>
                    <w:top w:val="none" w:sz="0" w:space="0" w:color="auto"/>
                    <w:left w:val="none" w:sz="0" w:space="0" w:color="auto"/>
                    <w:bottom w:val="none" w:sz="0" w:space="0" w:color="auto"/>
                    <w:right w:val="none" w:sz="0" w:space="0" w:color="auto"/>
                  </w:divBdr>
                </w:div>
                <w:div w:id="1258901552">
                  <w:marLeft w:val="270"/>
                  <w:marRight w:val="0"/>
                  <w:marTop w:val="0"/>
                  <w:marBottom w:val="0"/>
                  <w:divBdr>
                    <w:top w:val="none" w:sz="0" w:space="0" w:color="auto"/>
                    <w:left w:val="none" w:sz="0" w:space="0" w:color="auto"/>
                    <w:bottom w:val="none" w:sz="0" w:space="0" w:color="auto"/>
                    <w:right w:val="none" w:sz="0" w:space="0" w:color="auto"/>
                  </w:divBdr>
                </w:div>
                <w:div w:id="1281645069">
                  <w:marLeft w:val="270"/>
                  <w:marRight w:val="0"/>
                  <w:marTop w:val="0"/>
                  <w:marBottom w:val="0"/>
                  <w:divBdr>
                    <w:top w:val="none" w:sz="0" w:space="0" w:color="auto"/>
                    <w:left w:val="none" w:sz="0" w:space="0" w:color="auto"/>
                    <w:bottom w:val="none" w:sz="0" w:space="0" w:color="auto"/>
                    <w:right w:val="none" w:sz="0" w:space="0" w:color="auto"/>
                  </w:divBdr>
                </w:div>
                <w:div w:id="1395200441">
                  <w:marLeft w:val="270"/>
                  <w:marRight w:val="0"/>
                  <w:marTop w:val="0"/>
                  <w:marBottom w:val="0"/>
                  <w:divBdr>
                    <w:top w:val="none" w:sz="0" w:space="0" w:color="auto"/>
                    <w:left w:val="none" w:sz="0" w:space="0" w:color="auto"/>
                    <w:bottom w:val="none" w:sz="0" w:space="0" w:color="auto"/>
                    <w:right w:val="none" w:sz="0" w:space="0" w:color="auto"/>
                  </w:divBdr>
                </w:div>
                <w:div w:id="1483815250">
                  <w:marLeft w:val="270"/>
                  <w:marRight w:val="0"/>
                  <w:marTop w:val="0"/>
                  <w:marBottom w:val="0"/>
                  <w:divBdr>
                    <w:top w:val="none" w:sz="0" w:space="0" w:color="auto"/>
                    <w:left w:val="none" w:sz="0" w:space="0" w:color="auto"/>
                    <w:bottom w:val="none" w:sz="0" w:space="0" w:color="auto"/>
                    <w:right w:val="none" w:sz="0" w:space="0" w:color="auto"/>
                  </w:divBdr>
                </w:div>
                <w:div w:id="1487087216">
                  <w:marLeft w:val="270"/>
                  <w:marRight w:val="0"/>
                  <w:marTop w:val="0"/>
                  <w:marBottom w:val="0"/>
                  <w:divBdr>
                    <w:top w:val="none" w:sz="0" w:space="0" w:color="auto"/>
                    <w:left w:val="none" w:sz="0" w:space="0" w:color="auto"/>
                    <w:bottom w:val="none" w:sz="0" w:space="0" w:color="auto"/>
                    <w:right w:val="none" w:sz="0" w:space="0" w:color="auto"/>
                  </w:divBdr>
                  <w:divsChild>
                    <w:div w:id="1282300350">
                      <w:marLeft w:val="0"/>
                      <w:marRight w:val="0"/>
                      <w:marTop w:val="0"/>
                      <w:marBottom w:val="0"/>
                      <w:divBdr>
                        <w:top w:val="none" w:sz="0" w:space="0" w:color="auto"/>
                        <w:left w:val="none" w:sz="0" w:space="0" w:color="auto"/>
                        <w:bottom w:val="none" w:sz="0" w:space="0" w:color="auto"/>
                        <w:right w:val="none" w:sz="0" w:space="0" w:color="auto"/>
                      </w:divBdr>
                    </w:div>
                    <w:div w:id="1940064649">
                      <w:marLeft w:val="0"/>
                      <w:marRight w:val="0"/>
                      <w:marTop w:val="0"/>
                      <w:marBottom w:val="0"/>
                      <w:divBdr>
                        <w:top w:val="none" w:sz="0" w:space="0" w:color="auto"/>
                        <w:left w:val="none" w:sz="0" w:space="0" w:color="auto"/>
                        <w:bottom w:val="none" w:sz="0" w:space="0" w:color="auto"/>
                        <w:right w:val="none" w:sz="0" w:space="0" w:color="auto"/>
                      </w:divBdr>
                    </w:div>
                    <w:div w:id="2073311992">
                      <w:marLeft w:val="0"/>
                      <w:marRight w:val="0"/>
                      <w:marTop w:val="0"/>
                      <w:marBottom w:val="0"/>
                      <w:divBdr>
                        <w:top w:val="none" w:sz="0" w:space="0" w:color="auto"/>
                        <w:left w:val="none" w:sz="0" w:space="0" w:color="auto"/>
                        <w:bottom w:val="none" w:sz="0" w:space="0" w:color="auto"/>
                        <w:right w:val="none" w:sz="0" w:space="0" w:color="auto"/>
                      </w:divBdr>
                    </w:div>
                  </w:divsChild>
                </w:div>
                <w:div w:id="1732268881">
                  <w:marLeft w:val="270"/>
                  <w:marRight w:val="0"/>
                  <w:marTop w:val="0"/>
                  <w:marBottom w:val="0"/>
                  <w:divBdr>
                    <w:top w:val="none" w:sz="0" w:space="0" w:color="auto"/>
                    <w:left w:val="none" w:sz="0" w:space="0" w:color="auto"/>
                    <w:bottom w:val="none" w:sz="0" w:space="0" w:color="auto"/>
                    <w:right w:val="none" w:sz="0" w:space="0" w:color="auto"/>
                  </w:divBdr>
                </w:div>
                <w:div w:id="1813475979">
                  <w:marLeft w:val="270"/>
                  <w:marRight w:val="0"/>
                  <w:marTop w:val="0"/>
                  <w:marBottom w:val="0"/>
                  <w:divBdr>
                    <w:top w:val="none" w:sz="0" w:space="0" w:color="auto"/>
                    <w:left w:val="none" w:sz="0" w:space="0" w:color="auto"/>
                    <w:bottom w:val="none" w:sz="0" w:space="0" w:color="auto"/>
                    <w:right w:val="none" w:sz="0" w:space="0" w:color="auto"/>
                  </w:divBdr>
                </w:div>
                <w:div w:id="1900821881">
                  <w:marLeft w:val="270"/>
                  <w:marRight w:val="0"/>
                  <w:marTop w:val="0"/>
                  <w:marBottom w:val="0"/>
                  <w:divBdr>
                    <w:top w:val="none" w:sz="0" w:space="0" w:color="auto"/>
                    <w:left w:val="none" w:sz="0" w:space="0" w:color="auto"/>
                    <w:bottom w:val="none" w:sz="0" w:space="0" w:color="auto"/>
                    <w:right w:val="none" w:sz="0" w:space="0" w:color="auto"/>
                  </w:divBdr>
                </w:div>
                <w:div w:id="2014184521">
                  <w:marLeft w:val="270"/>
                  <w:marRight w:val="0"/>
                  <w:marTop w:val="0"/>
                  <w:marBottom w:val="0"/>
                  <w:divBdr>
                    <w:top w:val="none" w:sz="0" w:space="0" w:color="auto"/>
                    <w:left w:val="none" w:sz="0" w:space="0" w:color="auto"/>
                    <w:bottom w:val="none" w:sz="0" w:space="0" w:color="auto"/>
                    <w:right w:val="none" w:sz="0" w:space="0" w:color="auto"/>
                  </w:divBdr>
                </w:div>
                <w:div w:id="2044162338">
                  <w:marLeft w:val="270"/>
                  <w:marRight w:val="0"/>
                  <w:marTop w:val="0"/>
                  <w:marBottom w:val="0"/>
                  <w:divBdr>
                    <w:top w:val="none" w:sz="0" w:space="0" w:color="auto"/>
                    <w:left w:val="none" w:sz="0" w:space="0" w:color="auto"/>
                    <w:bottom w:val="none" w:sz="0" w:space="0" w:color="auto"/>
                    <w:right w:val="none" w:sz="0" w:space="0" w:color="auto"/>
                  </w:divBdr>
                </w:div>
                <w:div w:id="2124688386">
                  <w:marLeft w:val="270"/>
                  <w:marRight w:val="0"/>
                  <w:marTop w:val="0"/>
                  <w:marBottom w:val="0"/>
                  <w:divBdr>
                    <w:top w:val="none" w:sz="0" w:space="0" w:color="auto"/>
                    <w:left w:val="none" w:sz="0" w:space="0" w:color="auto"/>
                    <w:bottom w:val="none" w:sz="0" w:space="0" w:color="auto"/>
                    <w:right w:val="none" w:sz="0" w:space="0" w:color="auto"/>
                  </w:divBdr>
                </w:div>
              </w:divsChild>
            </w:div>
            <w:div w:id="1177766747">
              <w:marLeft w:val="0"/>
              <w:marRight w:val="0"/>
              <w:marTop w:val="0"/>
              <w:marBottom w:val="0"/>
              <w:divBdr>
                <w:top w:val="none" w:sz="0" w:space="0" w:color="auto"/>
                <w:left w:val="none" w:sz="0" w:space="0" w:color="auto"/>
                <w:bottom w:val="none" w:sz="0" w:space="0" w:color="auto"/>
                <w:right w:val="none" w:sz="0" w:space="0" w:color="auto"/>
              </w:divBdr>
              <w:divsChild>
                <w:div w:id="394203899">
                  <w:marLeft w:val="270"/>
                  <w:marRight w:val="0"/>
                  <w:marTop w:val="0"/>
                  <w:marBottom w:val="0"/>
                  <w:divBdr>
                    <w:top w:val="none" w:sz="0" w:space="0" w:color="auto"/>
                    <w:left w:val="none" w:sz="0" w:space="0" w:color="auto"/>
                    <w:bottom w:val="none" w:sz="0" w:space="0" w:color="auto"/>
                    <w:right w:val="none" w:sz="0" w:space="0" w:color="auto"/>
                  </w:divBdr>
                </w:div>
                <w:div w:id="612323370">
                  <w:marLeft w:val="270"/>
                  <w:marRight w:val="0"/>
                  <w:marTop w:val="0"/>
                  <w:marBottom w:val="0"/>
                  <w:divBdr>
                    <w:top w:val="none" w:sz="0" w:space="0" w:color="auto"/>
                    <w:left w:val="none" w:sz="0" w:space="0" w:color="auto"/>
                    <w:bottom w:val="none" w:sz="0" w:space="0" w:color="auto"/>
                    <w:right w:val="none" w:sz="0" w:space="0" w:color="auto"/>
                  </w:divBdr>
                </w:div>
                <w:div w:id="757480290">
                  <w:marLeft w:val="0"/>
                  <w:marRight w:val="0"/>
                  <w:marTop w:val="0"/>
                  <w:marBottom w:val="0"/>
                  <w:divBdr>
                    <w:top w:val="none" w:sz="0" w:space="0" w:color="auto"/>
                    <w:left w:val="none" w:sz="0" w:space="0" w:color="auto"/>
                    <w:bottom w:val="none" w:sz="0" w:space="0" w:color="auto"/>
                    <w:right w:val="none" w:sz="0" w:space="0" w:color="auto"/>
                  </w:divBdr>
                </w:div>
                <w:div w:id="917247580">
                  <w:marLeft w:val="270"/>
                  <w:marRight w:val="0"/>
                  <w:marTop w:val="0"/>
                  <w:marBottom w:val="0"/>
                  <w:divBdr>
                    <w:top w:val="none" w:sz="0" w:space="0" w:color="auto"/>
                    <w:left w:val="none" w:sz="0" w:space="0" w:color="auto"/>
                    <w:bottom w:val="none" w:sz="0" w:space="0" w:color="auto"/>
                    <w:right w:val="none" w:sz="0" w:space="0" w:color="auto"/>
                  </w:divBdr>
                </w:div>
                <w:div w:id="1128157389">
                  <w:marLeft w:val="0"/>
                  <w:marRight w:val="0"/>
                  <w:marTop w:val="0"/>
                  <w:marBottom w:val="0"/>
                  <w:divBdr>
                    <w:top w:val="none" w:sz="0" w:space="0" w:color="auto"/>
                    <w:left w:val="none" w:sz="0" w:space="0" w:color="auto"/>
                    <w:bottom w:val="none" w:sz="0" w:space="0" w:color="auto"/>
                    <w:right w:val="none" w:sz="0" w:space="0" w:color="auto"/>
                  </w:divBdr>
                </w:div>
                <w:div w:id="1772895120">
                  <w:marLeft w:val="0"/>
                  <w:marRight w:val="0"/>
                  <w:marTop w:val="0"/>
                  <w:marBottom w:val="0"/>
                  <w:divBdr>
                    <w:top w:val="none" w:sz="0" w:space="0" w:color="auto"/>
                    <w:left w:val="none" w:sz="0" w:space="0" w:color="auto"/>
                    <w:bottom w:val="none" w:sz="0" w:space="0" w:color="auto"/>
                    <w:right w:val="none" w:sz="0" w:space="0" w:color="auto"/>
                  </w:divBdr>
                </w:div>
                <w:div w:id="1788348097">
                  <w:marLeft w:val="270"/>
                  <w:marRight w:val="0"/>
                  <w:marTop w:val="0"/>
                  <w:marBottom w:val="0"/>
                  <w:divBdr>
                    <w:top w:val="none" w:sz="0" w:space="0" w:color="auto"/>
                    <w:left w:val="none" w:sz="0" w:space="0" w:color="auto"/>
                    <w:bottom w:val="none" w:sz="0" w:space="0" w:color="auto"/>
                    <w:right w:val="none" w:sz="0" w:space="0" w:color="auto"/>
                  </w:divBdr>
                </w:div>
                <w:div w:id="1863351329">
                  <w:marLeft w:val="270"/>
                  <w:marRight w:val="0"/>
                  <w:marTop w:val="0"/>
                  <w:marBottom w:val="0"/>
                  <w:divBdr>
                    <w:top w:val="none" w:sz="0" w:space="0" w:color="auto"/>
                    <w:left w:val="none" w:sz="0" w:space="0" w:color="auto"/>
                    <w:bottom w:val="none" w:sz="0" w:space="0" w:color="auto"/>
                    <w:right w:val="none" w:sz="0" w:space="0" w:color="auto"/>
                  </w:divBdr>
                </w:div>
              </w:divsChild>
            </w:div>
            <w:div w:id="1886405369">
              <w:marLeft w:val="0"/>
              <w:marRight w:val="0"/>
              <w:marTop w:val="0"/>
              <w:marBottom w:val="0"/>
              <w:divBdr>
                <w:top w:val="none" w:sz="0" w:space="0" w:color="auto"/>
                <w:left w:val="none" w:sz="0" w:space="0" w:color="auto"/>
                <w:bottom w:val="none" w:sz="0" w:space="0" w:color="auto"/>
                <w:right w:val="none" w:sz="0" w:space="0" w:color="auto"/>
              </w:divBdr>
              <w:divsChild>
                <w:div w:id="1668558040">
                  <w:marLeft w:val="0"/>
                  <w:marRight w:val="0"/>
                  <w:marTop w:val="0"/>
                  <w:marBottom w:val="0"/>
                  <w:divBdr>
                    <w:top w:val="none" w:sz="0" w:space="0" w:color="auto"/>
                    <w:left w:val="none" w:sz="0" w:space="0" w:color="auto"/>
                    <w:bottom w:val="none" w:sz="0" w:space="0" w:color="auto"/>
                    <w:right w:val="none" w:sz="0" w:space="0" w:color="auto"/>
                  </w:divBdr>
                  <w:divsChild>
                    <w:div w:id="82144668">
                      <w:marLeft w:val="0"/>
                      <w:marRight w:val="0"/>
                      <w:marTop w:val="120"/>
                      <w:marBottom w:val="120"/>
                      <w:divBdr>
                        <w:top w:val="none" w:sz="0" w:space="0" w:color="auto"/>
                        <w:left w:val="none" w:sz="0" w:space="0" w:color="auto"/>
                        <w:bottom w:val="none" w:sz="0" w:space="0" w:color="auto"/>
                        <w:right w:val="none" w:sz="0" w:space="0" w:color="auto"/>
                      </w:divBdr>
                    </w:div>
                    <w:div w:id="857622492">
                      <w:marLeft w:val="0"/>
                      <w:marRight w:val="0"/>
                      <w:marTop w:val="120"/>
                      <w:marBottom w:val="120"/>
                      <w:divBdr>
                        <w:top w:val="none" w:sz="0" w:space="0" w:color="auto"/>
                        <w:left w:val="none" w:sz="0" w:space="0" w:color="auto"/>
                        <w:bottom w:val="none" w:sz="0" w:space="0" w:color="auto"/>
                        <w:right w:val="none" w:sz="0" w:space="0" w:color="auto"/>
                      </w:divBdr>
                    </w:div>
                    <w:div w:id="1903632640">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 w:id="1423256944">
      <w:bodyDiv w:val="1"/>
      <w:marLeft w:val="0"/>
      <w:marRight w:val="0"/>
      <w:marTop w:val="0"/>
      <w:marBottom w:val="0"/>
      <w:divBdr>
        <w:top w:val="none" w:sz="0" w:space="0" w:color="auto"/>
        <w:left w:val="none" w:sz="0" w:space="0" w:color="auto"/>
        <w:bottom w:val="none" w:sz="0" w:space="0" w:color="auto"/>
        <w:right w:val="none" w:sz="0" w:space="0" w:color="auto"/>
      </w:divBdr>
      <w:divsChild>
        <w:div w:id="1857579428">
          <w:marLeft w:val="0"/>
          <w:marRight w:val="0"/>
          <w:marTop w:val="0"/>
          <w:marBottom w:val="0"/>
          <w:divBdr>
            <w:top w:val="none" w:sz="0" w:space="0" w:color="auto"/>
            <w:left w:val="none" w:sz="0" w:space="0" w:color="auto"/>
            <w:bottom w:val="none" w:sz="0" w:space="0" w:color="auto"/>
            <w:right w:val="none" w:sz="0" w:space="0" w:color="auto"/>
          </w:divBdr>
          <w:divsChild>
            <w:div w:id="125589726">
              <w:marLeft w:val="0"/>
              <w:marRight w:val="0"/>
              <w:marTop w:val="0"/>
              <w:marBottom w:val="0"/>
              <w:divBdr>
                <w:top w:val="none" w:sz="0" w:space="0" w:color="auto"/>
                <w:left w:val="none" w:sz="0" w:space="0" w:color="auto"/>
                <w:bottom w:val="none" w:sz="0" w:space="0" w:color="auto"/>
                <w:right w:val="none" w:sz="0" w:space="0" w:color="auto"/>
              </w:divBdr>
            </w:div>
            <w:div w:id="236981162">
              <w:marLeft w:val="0"/>
              <w:marRight w:val="0"/>
              <w:marTop w:val="0"/>
              <w:marBottom w:val="0"/>
              <w:divBdr>
                <w:top w:val="none" w:sz="0" w:space="0" w:color="auto"/>
                <w:left w:val="none" w:sz="0" w:space="0" w:color="auto"/>
                <w:bottom w:val="none" w:sz="0" w:space="0" w:color="auto"/>
                <w:right w:val="none" w:sz="0" w:space="0" w:color="auto"/>
              </w:divBdr>
              <w:divsChild>
                <w:div w:id="1786192512">
                  <w:marLeft w:val="0"/>
                  <w:marRight w:val="0"/>
                  <w:marTop w:val="0"/>
                  <w:marBottom w:val="0"/>
                  <w:divBdr>
                    <w:top w:val="none" w:sz="0" w:space="0" w:color="auto"/>
                    <w:left w:val="none" w:sz="0" w:space="0" w:color="auto"/>
                    <w:bottom w:val="none" w:sz="0" w:space="0" w:color="auto"/>
                    <w:right w:val="none" w:sz="0" w:space="0" w:color="auto"/>
                  </w:divBdr>
                  <w:divsChild>
                    <w:div w:id="254753393">
                      <w:marLeft w:val="0"/>
                      <w:marRight w:val="0"/>
                      <w:marTop w:val="120"/>
                      <w:marBottom w:val="120"/>
                      <w:divBdr>
                        <w:top w:val="none" w:sz="0" w:space="0" w:color="auto"/>
                        <w:left w:val="none" w:sz="0" w:space="0" w:color="auto"/>
                        <w:bottom w:val="none" w:sz="0" w:space="0" w:color="auto"/>
                        <w:right w:val="none" w:sz="0" w:space="0" w:color="auto"/>
                      </w:divBdr>
                    </w:div>
                    <w:div w:id="526137554">
                      <w:marLeft w:val="0"/>
                      <w:marRight w:val="0"/>
                      <w:marTop w:val="120"/>
                      <w:marBottom w:val="120"/>
                      <w:divBdr>
                        <w:top w:val="none" w:sz="0" w:space="0" w:color="auto"/>
                        <w:left w:val="none" w:sz="0" w:space="0" w:color="auto"/>
                        <w:bottom w:val="none" w:sz="0" w:space="0" w:color="auto"/>
                        <w:right w:val="none" w:sz="0" w:space="0" w:color="auto"/>
                      </w:divBdr>
                    </w:div>
                    <w:div w:id="1043478732">
                      <w:marLeft w:val="0"/>
                      <w:marRight w:val="0"/>
                      <w:marTop w:val="120"/>
                      <w:marBottom w:val="120"/>
                      <w:divBdr>
                        <w:top w:val="none" w:sz="0" w:space="0" w:color="auto"/>
                        <w:left w:val="none" w:sz="0" w:space="0" w:color="auto"/>
                        <w:bottom w:val="none" w:sz="0" w:space="0" w:color="auto"/>
                        <w:right w:val="none" w:sz="0" w:space="0" w:color="auto"/>
                      </w:divBdr>
                      <w:divsChild>
                        <w:div w:id="69353490">
                          <w:marLeft w:val="270"/>
                          <w:marRight w:val="0"/>
                          <w:marTop w:val="0"/>
                          <w:marBottom w:val="0"/>
                          <w:divBdr>
                            <w:top w:val="none" w:sz="0" w:space="0" w:color="auto"/>
                            <w:left w:val="none" w:sz="0" w:space="0" w:color="auto"/>
                            <w:bottom w:val="none" w:sz="0" w:space="0" w:color="auto"/>
                            <w:right w:val="none" w:sz="0" w:space="0" w:color="auto"/>
                          </w:divBdr>
                        </w:div>
                        <w:div w:id="87384156">
                          <w:marLeft w:val="270"/>
                          <w:marRight w:val="0"/>
                          <w:marTop w:val="0"/>
                          <w:marBottom w:val="0"/>
                          <w:divBdr>
                            <w:top w:val="none" w:sz="0" w:space="0" w:color="auto"/>
                            <w:left w:val="none" w:sz="0" w:space="0" w:color="auto"/>
                            <w:bottom w:val="none" w:sz="0" w:space="0" w:color="auto"/>
                            <w:right w:val="none" w:sz="0" w:space="0" w:color="auto"/>
                          </w:divBdr>
                        </w:div>
                        <w:div w:id="227425098">
                          <w:marLeft w:val="270"/>
                          <w:marRight w:val="0"/>
                          <w:marTop w:val="0"/>
                          <w:marBottom w:val="0"/>
                          <w:divBdr>
                            <w:top w:val="none" w:sz="0" w:space="0" w:color="auto"/>
                            <w:left w:val="none" w:sz="0" w:space="0" w:color="auto"/>
                            <w:bottom w:val="none" w:sz="0" w:space="0" w:color="auto"/>
                            <w:right w:val="none" w:sz="0" w:space="0" w:color="auto"/>
                          </w:divBdr>
                        </w:div>
                        <w:div w:id="244922638">
                          <w:marLeft w:val="0"/>
                          <w:marRight w:val="0"/>
                          <w:marTop w:val="0"/>
                          <w:marBottom w:val="0"/>
                          <w:divBdr>
                            <w:top w:val="none" w:sz="0" w:space="0" w:color="auto"/>
                            <w:left w:val="none" w:sz="0" w:space="0" w:color="auto"/>
                            <w:bottom w:val="none" w:sz="0" w:space="0" w:color="auto"/>
                            <w:right w:val="none" w:sz="0" w:space="0" w:color="auto"/>
                          </w:divBdr>
                        </w:div>
                        <w:div w:id="647708802">
                          <w:marLeft w:val="270"/>
                          <w:marRight w:val="0"/>
                          <w:marTop w:val="0"/>
                          <w:marBottom w:val="0"/>
                          <w:divBdr>
                            <w:top w:val="none" w:sz="0" w:space="0" w:color="auto"/>
                            <w:left w:val="none" w:sz="0" w:space="0" w:color="auto"/>
                            <w:bottom w:val="none" w:sz="0" w:space="0" w:color="auto"/>
                            <w:right w:val="none" w:sz="0" w:space="0" w:color="auto"/>
                          </w:divBdr>
                        </w:div>
                        <w:div w:id="698509249">
                          <w:marLeft w:val="270"/>
                          <w:marRight w:val="0"/>
                          <w:marTop w:val="0"/>
                          <w:marBottom w:val="0"/>
                          <w:divBdr>
                            <w:top w:val="none" w:sz="0" w:space="0" w:color="auto"/>
                            <w:left w:val="none" w:sz="0" w:space="0" w:color="auto"/>
                            <w:bottom w:val="none" w:sz="0" w:space="0" w:color="auto"/>
                            <w:right w:val="none" w:sz="0" w:space="0" w:color="auto"/>
                          </w:divBdr>
                        </w:div>
                        <w:div w:id="784812936">
                          <w:marLeft w:val="270"/>
                          <w:marRight w:val="0"/>
                          <w:marTop w:val="0"/>
                          <w:marBottom w:val="0"/>
                          <w:divBdr>
                            <w:top w:val="none" w:sz="0" w:space="0" w:color="auto"/>
                            <w:left w:val="none" w:sz="0" w:space="0" w:color="auto"/>
                            <w:bottom w:val="none" w:sz="0" w:space="0" w:color="auto"/>
                            <w:right w:val="none" w:sz="0" w:space="0" w:color="auto"/>
                          </w:divBdr>
                        </w:div>
                        <w:div w:id="789394922">
                          <w:marLeft w:val="270"/>
                          <w:marRight w:val="0"/>
                          <w:marTop w:val="0"/>
                          <w:marBottom w:val="0"/>
                          <w:divBdr>
                            <w:top w:val="none" w:sz="0" w:space="0" w:color="auto"/>
                            <w:left w:val="none" w:sz="0" w:space="0" w:color="auto"/>
                            <w:bottom w:val="none" w:sz="0" w:space="0" w:color="auto"/>
                            <w:right w:val="none" w:sz="0" w:space="0" w:color="auto"/>
                          </w:divBdr>
                        </w:div>
                        <w:div w:id="855195216">
                          <w:marLeft w:val="270"/>
                          <w:marRight w:val="0"/>
                          <w:marTop w:val="0"/>
                          <w:marBottom w:val="0"/>
                          <w:divBdr>
                            <w:top w:val="none" w:sz="0" w:space="0" w:color="auto"/>
                            <w:left w:val="none" w:sz="0" w:space="0" w:color="auto"/>
                            <w:bottom w:val="none" w:sz="0" w:space="0" w:color="auto"/>
                            <w:right w:val="none" w:sz="0" w:space="0" w:color="auto"/>
                          </w:divBdr>
                        </w:div>
                        <w:div w:id="921988046">
                          <w:marLeft w:val="0"/>
                          <w:marRight w:val="0"/>
                          <w:marTop w:val="0"/>
                          <w:marBottom w:val="0"/>
                          <w:divBdr>
                            <w:top w:val="none" w:sz="0" w:space="0" w:color="auto"/>
                            <w:left w:val="none" w:sz="0" w:space="0" w:color="auto"/>
                            <w:bottom w:val="none" w:sz="0" w:space="0" w:color="auto"/>
                            <w:right w:val="none" w:sz="0" w:space="0" w:color="auto"/>
                          </w:divBdr>
                        </w:div>
                        <w:div w:id="1469661792">
                          <w:marLeft w:val="270"/>
                          <w:marRight w:val="0"/>
                          <w:marTop w:val="0"/>
                          <w:marBottom w:val="0"/>
                          <w:divBdr>
                            <w:top w:val="none" w:sz="0" w:space="0" w:color="auto"/>
                            <w:left w:val="none" w:sz="0" w:space="0" w:color="auto"/>
                            <w:bottom w:val="none" w:sz="0" w:space="0" w:color="auto"/>
                            <w:right w:val="none" w:sz="0" w:space="0" w:color="auto"/>
                          </w:divBdr>
                        </w:div>
                        <w:div w:id="1497694439">
                          <w:marLeft w:val="270"/>
                          <w:marRight w:val="0"/>
                          <w:marTop w:val="0"/>
                          <w:marBottom w:val="0"/>
                          <w:divBdr>
                            <w:top w:val="none" w:sz="0" w:space="0" w:color="auto"/>
                            <w:left w:val="none" w:sz="0" w:space="0" w:color="auto"/>
                            <w:bottom w:val="none" w:sz="0" w:space="0" w:color="auto"/>
                            <w:right w:val="none" w:sz="0" w:space="0" w:color="auto"/>
                          </w:divBdr>
                        </w:div>
                        <w:div w:id="1750302118">
                          <w:marLeft w:val="270"/>
                          <w:marRight w:val="0"/>
                          <w:marTop w:val="0"/>
                          <w:marBottom w:val="0"/>
                          <w:divBdr>
                            <w:top w:val="none" w:sz="0" w:space="0" w:color="auto"/>
                            <w:left w:val="none" w:sz="0" w:space="0" w:color="auto"/>
                            <w:bottom w:val="none" w:sz="0" w:space="0" w:color="auto"/>
                            <w:right w:val="none" w:sz="0" w:space="0" w:color="auto"/>
                          </w:divBdr>
                        </w:div>
                        <w:div w:id="1814445592">
                          <w:marLeft w:val="270"/>
                          <w:marRight w:val="0"/>
                          <w:marTop w:val="0"/>
                          <w:marBottom w:val="0"/>
                          <w:divBdr>
                            <w:top w:val="none" w:sz="0" w:space="0" w:color="auto"/>
                            <w:left w:val="none" w:sz="0" w:space="0" w:color="auto"/>
                            <w:bottom w:val="none" w:sz="0" w:space="0" w:color="auto"/>
                            <w:right w:val="none" w:sz="0" w:space="0" w:color="auto"/>
                          </w:divBdr>
                        </w:div>
                        <w:div w:id="1974630967">
                          <w:marLeft w:val="0"/>
                          <w:marRight w:val="0"/>
                          <w:marTop w:val="0"/>
                          <w:marBottom w:val="0"/>
                          <w:divBdr>
                            <w:top w:val="none" w:sz="0" w:space="0" w:color="auto"/>
                            <w:left w:val="none" w:sz="0" w:space="0" w:color="auto"/>
                            <w:bottom w:val="none" w:sz="0" w:space="0" w:color="auto"/>
                            <w:right w:val="none" w:sz="0" w:space="0" w:color="auto"/>
                          </w:divBdr>
                        </w:div>
                        <w:div w:id="1981155323">
                          <w:marLeft w:val="270"/>
                          <w:marRight w:val="0"/>
                          <w:marTop w:val="0"/>
                          <w:marBottom w:val="0"/>
                          <w:divBdr>
                            <w:top w:val="none" w:sz="0" w:space="0" w:color="auto"/>
                            <w:left w:val="none" w:sz="0" w:space="0" w:color="auto"/>
                            <w:bottom w:val="none" w:sz="0" w:space="0" w:color="auto"/>
                            <w:right w:val="none" w:sz="0" w:space="0" w:color="auto"/>
                          </w:divBdr>
                        </w:div>
                      </w:divsChild>
                    </w:div>
                    <w:div w:id="2078042105">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988169902">
              <w:marLeft w:val="0"/>
              <w:marRight w:val="0"/>
              <w:marTop w:val="0"/>
              <w:marBottom w:val="0"/>
              <w:divBdr>
                <w:top w:val="none" w:sz="0" w:space="0" w:color="auto"/>
                <w:left w:val="none" w:sz="0" w:space="0" w:color="auto"/>
                <w:bottom w:val="none" w:sz="0" w:space="0" w:color="auto"/>
                <w:right w:val="none" w:sz="0" w:space="0" w:color="auto"/>
              </w:divBdr>
            </w:div>
            <w:div w:id="1520007443">
              <w:marLeft w:val="0"/>
              <w:marRight w:val="0"/>
              <w:marTop w:val="0"/>
              <w:marBottom w:val="0"/>
              <w:divBdr>
                <w:top w:val="none" w:sz="0" w:space="0" w:color="auto"/>
                <w:left w:val="none" w:sz="0" w:space="0" w:color="auto"/>
                <w:bottom w:val="none" w:sz="0" w:space="0" w:color="auto"/>
                <w:right w:val="none" w:sz="0" w:space="0" w:color="auto"/>
              </w:divBdr>
              <w:divsChild>
                <w:div w:id="431322623">
                  <w:marLeft w:val="270"/>
                  <w:marRight w:val="0"/>
                  <w:marTop w:val="0"/>
                  <w:marBottom w:val="0"/>
                  <w:divBdr>
                    <w:top w:val="none" w:sz="0" w:space="0" w:color="auto"/>
                    <w:left w:val="none" w:sz="0" w:space="0" w:color="auto"/>
                    <w:bottom w:val="none" w:sz="0" w:space="0" w:color="auto"/>
                    <w:right w:val="none" w:sz="0" w:space="0" w:color="auto"/>
                  </w:divBdr>
                </w:div>
                <w:div w:id="692804573">
                  <w:marLeft w:val="270"/>
                  <w:marRight w:val="0"/>
                  <w:marTop w:val="0"/>
                  <w:marBottom w:val="0"/>
                  <w:divBdr>
                    <w:top w:val="none" w:sz="0" w:space="0" w:color="auto"/>
                    <w:left w:val="none" w:sz="0" w:space="0" w:color="auto"/>
                    <w:bottom w:val="none" w:sz="0" w:space="0" w:color="auto"/>
                    <w:right w:val="none" w:sz="0" w:space="0" w:color="auto"/>
                  </w:divBdr>
                </w:div>
                <w:div w:id="763503174">
                  <w:marLeft w:val="270"/>
                  <w:marRight w:val="0"/>
                  <w:marTop w:val="0"/>
                  <w:marBottom w:val="0"/>
                  <w:divBdr>
                    <w:top w:val="none" w:sz="0" w:space="0" w:color="auto"/>
                    <w:left w:val="none" w:sz="0" w:space="0" w:color="auto"/>
                    <w:bottom w:val="none" w:sz="0" w:space="0" w:color="auto"/>
                    <w:right w:val="none" w:sz="0" w:space="0" w:color="auto"/>
                  </w:divBdr>
                </w:div>
                <w:div w:id="1352150220">
                  <w:marLeft w:val="270"/>
                  <w:marRight w:val="0"/>
                  <w:marTop w:val="0"/>
                  <w:marBottom w:val="0"/>
                  <w:divBdr>
                    <w:top w:val="none" w:sz="0" w:space="0" w:color="auto"/>
                    <w:left w:val="none" w:sz="0" w:space="0" w:color="auto"/>
                    <w:bottom w:val="none" w:sz="0" w:space="0" w:color="auto"/>
                    <w:right w:val="none" w:sz="0" w:space="0" w:color="auto"/>
                  </w:divBdr>
                </w:div>
                <w:div w:id="1541431861">
                  <w:marLeft w:val="270"/>
                  <w:marRight w:val="0"/>
                  <w:marTop w:val="0"/>
                  <w:marBottom w:val="0"/>
                  <w:divBdr>
                    <w:top w:val="none" w:sz="0" w:space="0" w:color="auto"/>
                    <w:left w:val="none" w:sz="0" w:space="0" w:color="auto"/>
                    <w:bottom w:val="none" w:sz="0" w:space="0" w:color="auto"/>
                    <w:right w:val="none" w:sz="0" w:space="0" w:color="auto"/>
                  </w:divBdr>
                </w:div>
              </w:divsChild>
            </w:div>
            <w:div w:id="1526749980">
              <w:marLeft w:val="0"/>
              <w:marRight w:val="0"/>
              <w:marTop w:val="0"/>
              <w:marBottom w:val="0"/>
              <w:divBdr>
                <w:top w:val="none" w:sz="0" w:space="0" w:color="auto"/>
                <w:left w:val="none" w:sz="0" w:space="0" w:color="auto"/>
                <w:bottom w:val="none" w:sz="0" w:space="0" w:color="auto"/>
                <w:right w:val="none" w:sz="0" w:space="0" w:color="auto"/>
              </w:divBdr>
            </w:div>
            <w:div w:id="1540583912">
              <w:marLeft w:val="0"/>
              <w:marRight w:val="0"/>
              <w:marTop w:val="0"/>
              <w:marBottom w:val="0"/>
              <w:divBdr>
                <w:top w:val="none" w:sz="0" w:space="0" w:color="auto"/>
                <w:left w:val="none" w:sz="0" w:space="0" w:color="auto"/>
                <w:bottom w:val="none" w:sz="0" w:space="0" w:color="auto"/>
                <w:right w:val="none" w:sz="0" w:space="0" w:color="auto"/>
              </w:divBdr>
              <w:divsChild>
                <w:div w:id="165898789">
                  <w:marLeft w:val="270"/>
                  <w:marRight w:val="0"/>
                  <w:marTop w:val="0"/>
                  <w:marBottom w:val="0"/>
                  <w:divBdr>
                    <w:top w:val="none" w:sz="0" w:space="0" w:color="auto"/>
                    <w:left w:val="none" w:sz="0" w:space="0" w:color="auto"/>
                    <w:bottom w:val="none" w:sz="0" w:space="0" w:color="auto"/>
                    <w:right w:val="none" w:sz="0" w:space="0" w:color="auto"/>
                  </w:divBdr>
                </w:div>
                <w:div w:id="652294597">
                  <w:marLeft w:val="270"/>
                  <w:marRight w:val="0"/>
                  <w:marTop w:val="0"/>
                  <w:marBottom w:val="0"/>
                  <w:divBdr>
                    <w:top w:val="none" w:sz="0" w:space="0" w:color="auto"/>
                    <w:left w:val="none" w:sz="0" w:space="0" w:color="auto"/>
                    <w:bottom w:val="none" w:sz="0" w:space="0" w:color="auto"/>
                    <w:right w:val="none" w:sz="0" w:space="0" w:color="auto"/>
                  </w:divBdr>
                </w:div>
                <w:div w:id="917985001">
                  <w:marLeft w:val="270"/>
                  <w:marRight w:val="0"/>
                  <w:marTop w:val="0"/>
                  <w:marBottom w:val="0"/>
                  <w:divBdr>
                    <w:top w:val="none" w:sz="0" w:space="0" w:color="auto"/>
                    <w:left w:val="none" w:sz="0" w:space="0" w:color="auto"/>
                    <w:bottom w:val="none" w:sz="0" w:space="0" w:color="auto"/>
                    <w:right w:val="none" w:sz="0" w:space="0" w:color="auto"/>
                  </w:divBdr>
                </w:div>
                <w:div w:id="1097018400">
                  <w:marLeft w:val="270"/>
                  <w:marRight w:val="0"/>
                  <w:marTop w:val="0"/>
                  <w:marBottom w:val="0"/>
                  <w:divBdr>
                    <w:top w:val="none" w:sz="0" w:space="0" w:color="auto"/>
                    <w:left w:val="none" w:sz="0" w:space="0" w:color="auto"/>
                    <w:bottom w:val="none" w:sz="0" w:space="0" w:color="auto"/>
                    <w:right w:val="none" w:sz="0" w:space="0" w:color="auto"/>
                  </w:divBdr>
                </w:div>
                <w:div w:id="1162895855">
                  <w:marLeft w:val="270"/>
                  <w:marRight w:val="0"/>
                  <w:marTop w:val="0"/>
                  <w:marBottom w:val="0"/>
                  <w:divBdr>
                    <w:top w:val="none" w:sz="0" w:space="0" w:color="auto"/>
                    <w:left w:val="none" w:sz="0" w:space="0" w:color="auto"/>
                    <w:bottom w:val="none" w:sz="0" w:space="0" w:color="auto"/>
                    <w:right w:val="none" w:sz="0" w:space="0" w:color="auto"/>
                  </w:divBdr>
                </w:div>
              </w:divsChild>
            </w:div>
            <w:div w:id="1554194351">
              <w:marLeft w:val="480"/>
              <w:marRight w:val="480"/>
              <w:marTop w:val="480"/>
              <w:marBottom w:val="480"/>
              <w:divBdr>
                <w:top w:val="none" w:sz="0" w:space="0" w:color="auto"/>
                <w:left w:val="none" w:sz="0" w:space="0" w:color="auto"/>
                <w:bottom w:val="none" w:sz="0" w:space="0" w:color="auto"/>
                <w:right w:val="none" w:sz="0" w:space="0" w:color="auto"/>
              </w:divBdr>
            </w:div>
            <w:div w:id="1931354563">
              <w:marLeft w:val="0"/>
              <w:marRight w:val="0"/>
              <w:marTop w:val="0"/>
              <w:marBottom w:val="0"/>
              <w:divBdr>
                <w:top w:val="none" w:sz="0" w:space="0" w:color="auto"/>
                <w:left w:val="none" w:sz="0" w:space="0" w:color="auto"/>
                <w:bottom w:val="none" w:sz="0" w:space="0" w:color="auto"/>
                <w:right w:val="none" w:sz="0" w:space="0" w:color="auto"/>
              </w:divBdr>
            </w:div>
            <w:div w:id="1991009987">
              <w:marLeft w:val="0"/>
              <w:marRight w:val="0"/>
              <w:marTop w:val="0"/>
              <w:marBottom w:val="0"/>
              <w:divBdr>
                <w:top w:val="none" w:sz="0" w:space="0" w:color="auto"/>
                <w:left w:val="none" w:sz="0" w:space="0" w:color="auto"/>
                <w:bottom w:val="none" w:sz="0" w:space="0" w:color="auto"/>
                <w:right w:val="none" w:sz="0" w:space="0" w:color="auto"/>
              </w:divBdr>
            </w:div>
            <w:div w:id="2050103615">
              <w:marLeft w:val="0"/>
              <w:marRight w:val="0"/>
              <w:marTop w:val="0"/>
              <w:marBottom w:val="0"/>
              <w:divBdr>
                <w:top w:val="none" w:sz="0" w:space="0" w:color="auto"/>
                <w:left w:val="none" w:sz="0" w:space="0" w:color="auto"/>
                <w:bottom w:val="none" w:sz="0" w:space="0" w:color="auto"/>
                <w:right w:val="none" w:sz="0" w:space="0" w:color="auto"/>
              </w:divBdr>
            </w:div>
          </w:divsChild>
        </w:div>
        <w:div w:id="1906646954">
          <w:marLeft w:val="240"/>
          <w:marRight w:val="240"/>
          <w:marTop w:val="240"/>
          <w:marBottom w:val="240"/>
          <w:divBdr>
            <w:top w:val="none" w:sz="0" w:space="0" w:color="auto"/>
            <w:left w:val="none" w:sz="0" w:space="0" w:color="auto"/>
            <w:bottom w:val="none" w:sz="0" w:space="0" w:color="auto"/>
            <w:right w:val="none" w:sz="0" w:space="0" w:color="auto"/>
          </w:divBdr>
        </w:div>
      </w:divsChild>
    </w:div>
    <w:div w:id="1507817037">
      <w:bodyDiv w:val="1"/>
      <w:marLeft w:val="0"/>
      <w:marRight w:val="0"/>
      <w:marTop w:val="0"/>
      <w:marBottom w:val="0"/>
      <w:divBdr>
        <w:top w:val="none" w:sz="0" w:space="0" w:color="auto"/>
        <w:left w:val="none" w:sz="0" w:space="0" w:color="auto"/>
        <w:bottom w:val="none" w:sz="0" w:space="0" w:color="auto"/>
        <w:right w:val="none" w:sz="0" w:space="0" w:color="auto"/>
      </w:divBdr>
      <w:divsChild>
        <w:div w:id="612518738">
          <w:marLeft w:val="240"/>
          <w:marRight w:val="240"/>
          <w:marTop w:val="240"/>
          <w:marBottom w:val="240"/>
          <w:divBdr>
            <w:top w:val="none" w:sz="0" w:space="0" w:color="auto"/>
            <w:left w:val="none" w:sz="0" w:space="0" w:color="auto"/>
            <w:bottom w:val="none" w:sz="0" w:space="0" w:color="auto"/>
            <w:right w:val="none" w:sz="0" w:space="0" w:color="auto"/>
          </w:divBdr>
        </w:div>
        <w:div w:id="1494950166">
          <w:marLeft w:val="0"/>
          <w:marRight w:val="0"/>
          <w:marTop w:val="0"/>
          <w:marBottom w:val="0"/>
          <w:divBdr>
            <w:top w:val="none" w:sz="0" w:space="0" w:color="auto"/>
            <w:left w:val="none" w:sz="0" w:space="0" w:color="auto"/>
            <w:bottom w:val="none" w:sz="0" w:space="0" w:color="auto"/>
            <w:right w:val="none" w:sz="0" w:space="0" w:color="auto"/>
          </w:divBdr>
          <w:divsChild>
            <w:div w:id="312607006">
              <w:marLeft w:val="0"/>
              <w:marRight w:val="0"/>
              <w:marTop w:val="0"/>
              <w:marBottom w:val="0"/>
              <w:divBdr>
                <w:top w:val="none" w:sz="0" w:space="0" w:color="auto"/>
                <w:left w:val="none" w:sz="0" w:space="0" w:color="auto"/>
                <w:bottom w:val="none" w:sz="0" w:space="0" w:color="auto"/>
                <w:right w:val="none" w:sz="0" w:space="0" w:color="auto"/>
              </w:divBdr>
            </w:div>
            <w:div w:id="575866434">
              <w:marLeft w:val="0"/>
              <w:marRight w:val="0"/>
              <w:marTop w:val="0"/>
              <w:marBottom w:val="0"/>
              <w:divBdr>
                <w:top w:val="none" w:sz="0" w:space="0" w:color="auto"/>
                <w:left w:val="none" w:sz="0" w:space="0" w:color="auto"/>
                <w:bottom w:val="none" w:sz="0" w:space="0" w:color="auto"/>
                <w:right w:val="none" w:sz="0" w:space="0" w:color="auto"/>
              </w:divBdr>
            </w:div>
            <w:div w:id="1902712065">
              <w:marLeft w:val="0"/>
              <w:marRight w:val="0"/>
              <w:marTop w:val="0"/>
              <w:marBottom w:val="0"/>
              <w:divBdr>
                <w:top w:val="none" w:sz="0" w:space="0" w:color="auto"/>
                <w:left w:val="none" w:sz="0" w:space="0" w:color="auto"/>
                <w:bottom w:val="none" w:sz="0" w:space="0" w:color="auto"/>
                <w:right w:val="none" w:sz="0" w:space="0" w:color="auto"/>
              </w:divBdr>
              <w:divsChild>
                <w:div w:id="1138381205">
                  <w:marLeft w:val="0"/>
                  <w:marRight w:val="0"/>
                  <w:marTop w:val="0"/>
                  <w:marBottom w:val="0"/>
                  <w:divBdr>
                    <w:top w:val="none" w:sz="0" w:space="0" w:color="auto"/>
                    <w:left w:val="none" w:sz="0" w:space="0" w:color="auto"/>
                    <w:bottom w:val="none" w:sz="0" w:space="0" w:color="auto"/>
                    <w:right w:val="none" w:sz="0" w:space="0" w:color="auto"/>
                  </w:divBdr>
                  <w:divsChild>
                    <w:div w:id="631058553">
                      <w:marLeft w:val="0"/>
                      <w:marRight w:val="0"/>
                      <w:marTop w:val="120"/>
                      <w:marBottom w:val="120"/>
                      <w:divBdr>
                        <w:top w:val="none" w:sz="0" w:space="0" w:color="auto"/>
                        <w:left w:val="none" w:sz="0" w:space="0" w:color="auto"/>
                        <w:bottom w:val="none" w:sz="0" w:space="0" w:color="auto"/>
                        <w:right w:val="none" w:sz="0" w:space="0" w:color="auto"/>
                      </w:divBdr>
                    </w:div>
                    <w:div w:id="693379857">
                      <w:marLeft w:val="0"/>
                      <w:marRight w:val="0"/>
                      <w:marTop w:val="120"/>
                      <w:marBottom w:val="120"/>
                      <w:divBdr>
                        <w:top w:val="none" w:sz="0" w:space="0" w:color="auto"/>
                        <w:left w:val="none" w:sz="0" w:space="0" w:color="auto"/>
                        <w:bottom w:val="none" w:sz="0" w:space="0" w:color="auto"/>
                        <w:right w:val="none" w:sz="0" w:space="0" w:color="auto"/>
                      </w:divBdr>
                    </w:div>
                    <w:div w:id="707612241">
                      <w:marLeft w:val="0"/>
                      <w:marRight w:val="0"/>
                      <w:marTop w:val="120"/>
                      <w:marBottom w:val="120"/>
                      <w:divBdr>
                        <w:top w:val="none" w:sz="0" w:space="0" w:color="auto"/>
                        <w:left w:val="none" w:sz="0" w:space="0" w:color="auto"/>
                        <w:bottom w:val="none" w:sz="0" w:space="0" w:color="auto"/>
                        <w:right w:val="none" w:sz="0" w:space="0" w:color="auto"/>
                      </w:divBdr>
                    </w:div>
                    <w:div w:id="1531644476">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955557263">
              <w:marLeft w:val="0"/>
              <w:marRight w:val="0"/>
              <w:marTop w:val="0"/>
              <w:marBottom w:val="0"/>
              <w:divBdr>
                <w:top w:val="none" w:sz="0" w:space="0" w:color="auto"/>
                <w:left w:val="none" w:sz="0" w:space="0" w:color="auto"/>
                <w:bottom w:val="none" w:sz="0" w:space="0" w:color="auto"/>
                <w:right w:val="none" w:sz="0" w:space="0" w:color="auto"/>
              </w:divBdr>
              <w:divsChild>
                <w:div w:id="26874527">
                  <w:marLeft w:val="270"/>
                  <w:marRight w:val="0"/>
                  <w:marTop w:val="0"/>
                  <w:marBottom w:val="0"/>
                  <w:divBdr>
                    <w:top w:val="none" w:sz="0" w:space="0" w:color="auto"/>
                    <w:left w:val="none" w:sz="0" w:space="0" w:color="auto"/>
                    <w:bottom w:val="none" w:sz="0" w:space="0" w:color="auto"/>
                    <w:right w:val="none" w:sz="0" w:space="0" w:color="auto"/>
                  </w:divBdr>
                </w:div>
                <w:div w:id="198780733">
                  <w:marLeft w:val="270"/>
                  <w:marRight w:val="0"/>
                  <w:marTop w:val="0"/>
                  <w:marBottom w:val="0"/>
                  <w:divBdr>
                    <w:top w:val="none" w:sz="0" w:space="0" w:color="auto"/>
                    <w:left w:val="none" w:sz="0" w:space="0" w:color="auto"/>
                    <w:bottom w:val="none" w:sz="0" w:space="0" w:color="auto"/>
                    <w:right w:val="none" w:sz="0" w:space="0" w:color="auto"/>
                  </w:divBdr>
                </w:div>
                <w:div w:id="332488265">
                  <w:marLeft w:val="270"/>
                  <w:marRight w:val="0"/>
                  <w:marTop w:val="0"/>
                  <w:marBottom w:val="0"/>
                  <w:divBdr>
                    <w:top w:val="none" w:sz="0" w:space="0" w:color="auto"/>
                    <w:left w:val="none" w:sz="0" w:space="0" w:color="auto"/>
                    <w:bottom w:val="none" w:sz="0" w:space="0" w:color="auto"/>
                    <w:right w:val="none" w:sz="0" w:space="0" w:color="auto"/>
                  </w:divBdr>
                  <w:divsChild>
                    <w:div w:id="503086485">
                      <w:marLeft w:val="0"/>
                      <w:marRight w:val="0"/>
                      <w:marTop w:val="0"/>
                      <w:marBottom w:val="0"/>
                      <w:divBdr>
                        <w:top w:val="none" w:sz="0" w:space="0" w:color="auto"/>
                        <w:left w:val="none" w:sz="0" w:space="0" w:color="auto"/>
                        <w:bottom w:val="none" w:sz="0" w:space="0" w:color="auto"/>
                        <w:right w:val="none" w:sz="0" w:space="0" w:color="auto"/>
                      </w:divBdr>
                    </w:div>
                    <w:div w:id="1633630197">
                      <w:marLeft w:val="0"/>
                      <w:marRight w:val="0"/>
                      <w:marTop w:val="0"/>
                      <w:marBottom w:val="0"/>
                      <w:divBdr>
                        <w:top w:val="none" w:sz="0" w:space="0" w:color="auto"/>
                        <w:left w:val="none" w:sz="0" w:space="0" w:color="auto"/>
                        <w:bottom w:val="none" w:sz="0" w:space="0" w:color="auto"/>
                        <w:right w:val="none" w:sz="0" w:space="0" w:color="auto"/>
                      </w:divBdr>
                    </w:div>
                    <w:div w:id="1661343566">
                      <w:marLeft w:val="0"/>
                      <w:marRight w:val="0"/>
                      <w:marTop w:val="0"/>
                      <w:marBottom w:val="0"/>
                      <w:divBdr>
                        <w:top w:val="none" w:sz="0" w:space="0" w:color="auto"/>
                        <w:left w:val="none" w:sz="0" w:space="0" w:color="auto"/>
                        <w:bottom w:val="none" w:sz="0" w:space="0" w:color="auto"/>
                        <w:right w:val="none" w:sz="0" w:space="0" w:color="auto"/>
                      </w:divBdr>
                    </w:div>
                  </w:divsChild>
                </w:div>
                <w:div w:id="349794132">
                  <w:marLeft w:val="270"/>
                  <w:marRight w:val="0"/>
                  <w:marTop w:val="0"/>
                  <w:marBottom w:val="0"/>
                  <w:divBdr>
                    <w:top w:val="none" w:sz="0" w:space="0" w:color="auto"/>
                    <w:left w:val="none" w:sz="0" w:space="0" w:color="auto"/>
                    <w:bottom w:val="none" w:sz="0" w:space="0" w:color="auto"/>
                    <w:right w:val="none" w:sz="0" w:space="0" w:color="auto"/>
                  </w:divBdr>
                </w:div>
                <w:div w:id="391470390">
                  <w:marLeft w:val="270"/>
                  <w:marRight w:val="0"/>
                  <w:marTop w:val="0"/>
                  <w:marBottom w:val="0"/>
                  <w:divBdr>
                    <w:top w:val="none" w:sz="0" w:space="0" w:color="auto"/>
                    <w:left w:val="none" w:sz="0" w:space="0" w:color="auto"/>
                    <w:bottom w:val="none" w:sz="0" w:space="0" w:color="auto"/>
                    <w:right w:val="none" w:sz="0" w:space="0" w:color="auto"/>
                  </w:divBdr>
                </w:div>
                <w:div w:id="939802171">
                  <w:marLeft w:val="270"/>
                  <w:marRight w:val="0"/>
                  <w:marTop w:val="0"/>
                  <w:marBottom w:val="0"/>
                  <w:divBdr>
                    <w:top w:val="none" w:sz="0" w:space="0" w:color="auto"/>
                    <w:left w:val="none" w:sz="0" w:space="0" w:color="auto"/>
                    <w:bottom w:val="none" w:sz="0" w:space="0" w:color="auto"/>
                    <w:right w:val="none" w:sz="0" w:space="0" w:color="auto"/>
                  </w:divBdr>
                </w:div>
                <w:div w:id="1053580793">
                  <w:marLeft w:val="270"/>
                  <w:marRight w:val="0"/>
                  <w:marTop w:val="0"/>
                  <w:marBottom w:val="0"/>
                  <w:divBdr>
                    <w:top w:val="none" w:sz="0" w:space="0" w:color="auto"/>
                    <w:left w:val="none" w:sz="0" w:space="0" w:color="auto"/>
                    <w:bottom w:val="none" w:sz="0" w:space="0" w:color="auto"/>
                    <w:right w:val="none" w:sz="0" w:space="0" w:color="auto"/>
                  </w:divBdr>
                </w:div>
                <w:div w:id="1218662561">
                  <w:marLeft w:val="270"/>
                  <w:marRight w:val="0"/>
                  <w:marTop w:val="0"/>
                  <w:marBottom w:val="0"/>
                  <w:divBdr>
                    <w:top w:val="none" w:sz="0" w:space="0" w:color="auto"/>
                    <w:left w:val="none" w:sz="0" w:space="0" w:color="auto"/>
                    <w:bottom w:val="none" w:sz="0" w:space="0" w:color="auto"/>
                    <w:right w:val="none" w:sz="0" w:space="0" w:color="auto"/>
                  </w:divBdr>
                </w:div>
                <w:div w:id="1244027963">
                  <w:marLeft w:val="270"/>
                  <w:marRight w:val="0"/>
                  <w:marTop w:val="0"/>
                  <w:marBottom w:val="0"/>
                  <w:divBdr>
                    <w:top w:val="none" w:sz="0" w:space="0" w:color="auto"/>
                    <w:left w:val="none" w:sz="0" w:space="0" w:color="auto"/>
                    <w:bottom w:val="none" w:sz="0" w:space="0" w:color="auto"/>
                    <w:right w:val="none" w:sz="0" w:space="0" w:color="auto"/>
                  </w:divBdr>
                </w:div>
                <w:div w:id="1459840220">
                  <w:marLeft w:val="270"/>
                  <w:marRight w:val="0"/>
                  <w:marTop w:val="0"/>
                  <w:marBottom w:val="0"/>
                  <w:divBdr>
                    <w:top w:val="none" w:sz="0" w:space="0" w:color="auto"/>
                    <w:left w:val="none" w:sz="0" w:space="0" w:color="auto"/>
                    <w:bottom w:val="none" w:sz="0" w:space="0" w:color="auto"/>
                    <w:right w:val="none" w:sz="0" w:space="0" w:color="auto"/>
                  </w:divBdr>
                  <w:divsChild>
                    <w:div w:id="156698206">
                      <w:marLeft w:val="0"/>
                      <w:marRight w:val="0"/>
                      <w:marTop w:val="0"/>
                      <w:marBottom w:val="0"/>
                      <w:divBdr>
                        <w:top w:val="none" w:sz="0" w:space="0" w:color="auto"/>
                        <w:left w:val="none" w:sz="0" w:space="0" w:color="auto"/>
                        <w:bottom w:val="none" w:sz="0" w:space="0" w:color="auto"/>
                        <w:right w:val="none" w:sz="0" w:space="0" w:color="auto"/>
                      </w:divBdr>
                    </w:div>
                    <w:div w:id="1466583391">
                      <w:marLeft w:val="0"/>
                      <w:marRight w:val="0"/>
                      <w:marTop w:val="0"/>
                      <w:marBottom w:val="0"/>
                      <w:divBdr>
                        <w:top w:val="none" w:sz="0" w:space="0" w:color="auto"/>
                        <w:left w:val="none" w:sz="0" w:space="0" w:color="auto"/>
                        <w:bottom w:val="none" w:sz="0" w:space="0" w:color="auto"/>
                        <w:right w:val="none" w:sz="0" w:space="0" w:color="auto"/>
                      </w:divBdr>
                    </w:div>
                    <w:div w:id="1897010464">
                      <w:marLeft w:val="0"/>
                      <w:marRight w:val="0"/>
                      <w:marTop w:val="0"/>
                      <w:marBottom w:val="0"/>
                      <w:divBdr>
                        <w:top w:val="none" w:sz="0" w:space="0" w:color="auto"/>
                        <w:left w:val="none" w:sz="0" w:space="0" w:color="auto"/>
                        <w:bottom w:val="none" w:sz="0" w:space="0" w:color="auto"/>
                        <w:right w:val="none" w:sz="0" w:space="0" w:color="auto"/>
                      </w:divBdr>
                    </w:div>
                  </w:divsChild>
                </w:div>
                <w:div w:id="1481732461">
                  <w:marLeft w:val="270"/>
                  <w:marRight w:val="0"/>
                  <w:marTop w:val="0"/>
                  <w:marBottom w:val="0"/>
                  <w:divBdr>
                    <w:top w:val="none" w:sz="0" w:space="0" w:color="auto"/>
                    <w:left w:val="none" w:sz="0" w:space="0" w:color="auto"/>
                    <w:bottom w:val="none" w:sz="0" w:space="0" w:color="auto"/>
                    <w:right w:val="none" w:sz="0" w:space="0" w:color="auto"/>
                  </w:divBdr>
                </w:div>
                <w:div w:id="1591157204">
                  <w:marLeft w:val="270"/>
                  <w:marRight w:val="0"/>
                  <w:marTop w:val="0"/>
                  <w:marBottom w:val="0"/>
                  <w:divBdr>
                    <w:top w:val="none" w:sz="0" w:space="0" w:color="auto"/>
                    <w:left w:val="none" w:sz="0" w:space="0" w:color="auto"/>
                    <w:bottom w:val="none" w:sz="0" w:space="0" w:color="auto"/>
                    <w:right w:val="none" w:sz="0" w:space="0" w:color="auto"/>
                  </w:divBdr>
                </w:div>
                <w:div w:id="1647278913">
                  <w:marLeft w:val="270"/>
                  <w:marRight w:val="0"/>
                  <w:marTop w:val="0"/>
                  <w:marBottom w:val="0"/>
                  <w:divBdr>
                    <w:top w:val="none" w:sz="0" w:space="0" w:color="auto"/>
                    <w:left w:val="none" w:sz="0" w:space="0" w:color="auto"/>
                    <w:bottom w:val="none" w:sz="0" w:space="0" w:color="auto"/>
                    <w:right w:val="none" w:sz="0" w:space="0" w:color="auto"/>
                  </w:divBdr>
                </w:div>
                <w:div w:id="1887833795">
                  <w:marLeft w:val="270"/>
                  <w:marRight w:val="0"/>
                  <w:marTop w:val="0"/>
                  <w:marBottom w:val="0"/>
                  <w:divBdr>
                    <w:top w:val="none" w:sz="0" w:space="0" w:color="auto"/>
                    <w:left w:val="none" w:sz="0" w:space="0" w:color="auto"/>
                    <w:bottom w:val="none" w:sz="0" w:space="0" w:color="auto"/>
                    <w:right w:val="none" w:sz="0" w:space="0" w:color="auto"/>
                  </w:divBdr>
                </w:div>
                <w:div w:id="1899701897">
                  <w:marLeft w:val="270"/>
                  <w:marRight w:val="0"/>
                  <w:marTop w:val="0"/>
                  <w:marBottom w:val="0"/>
                  <w:divBdr>
                    <w:top w:val="none" w:sz="0" w:space="0" w:color="auto"/>
                    <w:left w:val="none" w:sz="0" w:space="0" w:color="auto"/>
                    <w:bottom w:val="none" w:sz="0" w:space="0" w:color="auto"/>
                    <w:right w:val="none" w:sz="0" w:space="0" w:color="auto"/>
                  </w:divBdr>
                </w:div>
                <w:div w:id="2066563974">
                  <w:marLeft w:val="27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9587604">
      <w:bodyDiv w:val="1"/>
      <w:marLeft w:val="0"/>
      <w:marRight w:val="0"/>
      <w:marTop w:val="0"/>
      <w:marBottom w:val="0"/>
      <w:divBdr>
        <w:top w:val="none" w:sz="0" w:space="0" w:color="auto"/>
        <w:left w:val="none" w:sz="0" w:space="0" w:color="auto"/>
        <w:bottom w:val="none" w:sz="0" w:space="0" w:color="auto"/>
        <w:right w:val="none" w:sz="0" w:space="0" w:color="auto"/>
      </w:divBdr>
      <w:divsChild>
        <w:div w:id="534662385">
          <w:marLeft w:val="0"/>
          <w:marRight w:val="0"/>
          <w:marTop w:val="0"/>
          <w:marBottom w:val="0"/>
          <w:divBdr>
            <w:top w:val="none" w:sz="0" w:space="0" w:color="auto"/>
            <w:left w:val="none" w:sz="0" w:space="0" w:color="auto"/>
            <w:bottom w:val="none" w:sz="0" w:space="0" w:color="auto"/>
            <w:right w:val="none" w:sz="0" w:space="0" w:color="auto"/>
          </w:divBdr>
          <w:divsChild>
            <w:div w:id="362171184">
              <w:marLeft w:val="0"/>
              <w:marRight w:val="0"/>
              <w:marTop w:val="0"/>
              <w:marBottom w:val="0"/>
              <w:divBdr>
                <w:top w:val="none" w:sz="0" w:space="0" w:color="auto"/>
                <w:left w:val="none" w:sz="0" w:space="0" w:color="auto"/>
                <w:bottom w:val="none" w:sz="0" w:space="0" w:color="auto"/>
                <w:right w:val="none" w:sz="0" w:space="0" w:color="auto"/>
              </w:divBdr>
            </w:div>
            <w:div w:id="516309578">
              <w:marLeft w:val="0"/>
              <w:marRight w:val="0"/>
              <w:marTop w:val="0"/>
              <w:marBottom w:val="0"/>
              <w:divBdr>
                <w:top w:val="none" w:sz="0" w:space="0" w:color="auto"/>
                <w:left w:val="none" w:sz="0" w:space="0" w:color="auto"/>
                <w:bottom w:val="none" w:sz="0" w:space="0" w:color="auto"/>
                <w:right w:val="none" w:sz="0" w:space="0" w:color="auto"/>
              </w:divBdr>
              <w:divsChild>
                <w:div w:id="262106292">
                  <w:marLeft w:val="0"/>
                  <w:marRight w:val="0"/>
                  <w:marTop w:val="0"/>
                  <w:marBottom w:val="0"/>
                  <w:divBdr>
                    <w:top w:val="none" w:sz="0" w:space="0" w:color="auto"/>
                    <w:left w:val="none" w:sz="0" w:space="0" w:color="auto"/>
                    <w:bottom w:val="none" w:sz="0" w:space="0" w:color="auto"/>
                    <w:right w:val="none" w:sz="0" w:space="0" w:color="auto"/>
                  </w:divBdr>
                </w:div>
                <w:div w:id="603462230">
                  <w:marLeft w:val="270"/>
                  <w:marRight w:val="0"/>
                  <w:marTop w:val="0"/>
                  <w:marBottom w:val="0"/>
                  <w:divBdr>
                    <w:top w:val="none" w:sz="0" w:space="0" w:color="auto"/>
                    <w:left w:val="none" w:sz="0" w:space="0" w:color="auto"/>
                    <w:bottom w:val="none" w:sz="0" w:space="0" w:color="auto"/>
                    <w:right w:val="none" w:sz="0" w:space="0" w:color="auto"/>
                  </w:divBdr>
                </w:div>
                <w:div w:id="887375872">
                  <w:marLeft w:val="270"/>
                  <w:marRight w:val="0"/>
                  <w:marTop w:val="0"/>
                  <w:marBottom w:val="0"/>
                  <w:divBdr>
                    <w:top w:val="none" w:sz="0" w:space="0" w:color="auto"/>
                    <w:left w:val="none" w:sz="0" w:space="0" w:color="auto"/>
                    <w:bottom w:val="none" w:sz="0" w:space="0" w:color="auto"/>
                    <w:right w:val="none" w:sz="0" w:space="0" w:color="auto"/>
                  </w:divBdr>
                </w:div>
                <w:div w:id="1134132632">
                  <w:marLeft w:val="0"/>
                  <w:marRight w:val="0"/>
                  <w:marTop w:val="0"/>
                  <w:marBottom w:val="0"/>
                  <w:divBdr>
                    <w:top w:val="none" w:sz="0" w:space="0" w:color="auto"/>
                    <w:left w:val="none" w:sz="0" w:space="0" w:color="auto"/>
                    <w:bottom w:val="none" w:sz="0" w:space="0" w:color="auto"/>
                    <w:right w:val="none" w:sz="0" w:space="0" w:color="auto"/>
                  </w:divBdr>
                </w:div>
                <w:div w:id="1147162037">
                  <w:marLeft w:val="270"/>
                  <w:marRight w:val="0"/>
                  <w:marTop w:val="0"/>
                  <w:marBottom w:val="0"/>
                  <w:divBdr>
                    <w:top w:val="none" w:sz="0" w:space="0" w:color="auto"/>
                    <w:left w:val="none" w:sz="0" w:space="0" w:color="auto"/>
                    <w:bottom w:val="none" w:sz="0" w:space="0" w:color="auto"/>
                    <w:right w:val="none" w:sz="0" w:space="0" w:color="auto"/>
                  </w:divBdr>
                </w:div>
                <w:div w:id="1320230214">
                  <w:marLeft w:val="270"/>
                  <w:marRight w:val="0"/>
                  <w:marTop w:val="0"/>
                  <w:marBottom w:val="0"/>
                  <w:divBdr>
                    <w:top w:val="none" w:sz="0" w:space="0" w:color="auto"/>
                    <w:left w:val="none" w:sz="0" w:space="0" w:color="auto"/>
                    <w:bottom w:val="none" w:sz="0" w:space="0" w:color="auto"/>
                    <w:right w:val="none" w:sz="0" w:space="0" w:color="auto"/>
                  </w:divBdr>
                </w:div>
                <w:div w:id="1368142440">
                  <w:marLeft w:val="0"/>
                  <w:marRight w:val="0"/>
                  <w:marTop w:val="0"/>
                  <w:marBottom w:val="0"/>
                  <w:divBdr>
                    <w:top w:val="none" w:sz="0" w:space="0" w:color="auto"/>
                    <w:left w:val="none" w:sz="0" w:space="0" w:color="auto"/>
                    <w:bottom w:val="none" w:sz="0" w:space="0" w:color="auto"/>
                    <w:right w:val="none" w:sz="0" w:space="0" w:color="auto"/>
                  </w:divBdr>
                </w:div>
                <w:div w:id="1482691285">
                  <w:marLeft w:val="270"/>
                  <w:marRight w:val="0"/>
                  <w:marTop w:val="0"/>
                  <w:marBottom w:val="0"/>
                  <w:divBdr>
                    <w:top w:val="none" w:sz="0" w:space="0" w:color="auto"/>
                    <w:left w:val="none" w:sz="0" w:space="0" w:color="auto"/>
                    <w:bottom w:val="none" w:sz="0" w:space="0" w:color="auto"/>
                    <w:right w:val="none" w:sz="0" w:space="0" w:color="auto"/>
                  </w:divBdr>
                </w:div>
                <w:div w:id="1790933893">
                  <w:marLeft w:val="270"/>
                  <w:marRight w:val="0"/>
                  <w:marTop w:val="0"/>
                  <w:marBottom w:val="0"/>
                  <w:divBdr>
                    <w:top w:val="none" w:sz="0" w:space="0" w:color="auto"/>
                    <w:left w:val="none" w:sz="0" w:space="0" w:color="auto"/>
                    <w:bottom w:val="none" w:sz="0" w:space="0" w:color="auto"/>
                    <w:right w:val="none" w:sz="0" w:space="0" w:color="auto"/>
                  </w:divBdr>
                </w:div>
              </w:divsChild>
            </w:div>
            <w:div w:id="1583224173">
              <w:marLeft w:val="0"/>
              <w:marRight w:val="0"/>
              <w:marTop w:val="0"/>
              <w:marBottom w:val="0"/>
              <w:divBdr>
                <w:top w:val="none" w:sz="0" w:space="0" w:color="auto"/>
                <w:left w:val="none" w:sz="0" w:space="0" w:color="auto"/>
                <w:bottom w:val="none" w:sz="0" w:space="0" w:color="auto"/>
                <w:right w:val="none" w:sz="0" w:space="0" w:color="auto"/>
              </w:divBdr>
              <w:divsChild>
                <w:div w:id="718820100">
                  <w:marLeft w:val="0"/>
                  <w:marRight w:val="0"/>
                  <w:marTop w:val="0"/>
                  <w:marBottom w:val="0"/>
                  <w:divBdr>
                    <w:top w:val="none" w:sz="0" w:space="0" w:color="auto"/>
                    <w:left w:val="none" w:sz="0" w:space="0" w:color="auto"/>
                    <w:bottom w:val="none" w:sz="0" w:space="0" w:color="auto"/>
                    <w:right w:val="none" w:sz="0" w:space="0" w:color="auto"/>
                  </w:divBdr>
                  <w:divsChild>
                    <w:div w:id="720665603">
                      <w:marLeft w:val="0"/>
                      <w:marRight w:val="0"/>
                      <w:marTop w:val="120"/>
                      <w:marBottom w:val="120"/>
                      <w:divBdr>
                        <w:top w:val="none" w:sz="0" w:space="0" w:color="auto"/>
                        <w:left w:val="none" w:sz="0" w:space="0" w:color="auto"/>
                        <w:bottom w:val="none" w:sz="0" w:space="0" w:color="auto"/>
                        <w:right w:val="none" w:sz="0" w:space="0" w:color="auto"/>
                      </w:divBdr>
                    </w:div>
                    <w:div w:id="739256497">
                      <w:marLeft w:val="0"/>
                      <w:marRight w:val="0"/>
                      <w:marTop w:val="120"/>
                      <w:marBottom w:val="120"/>
                      <w:divBdr>
                        <w:top w:val="none" w:sz="0" w:space="0" w:color="auto"/>
                        <w:left w:val="none" w:sz="0" w:space="0" w:color="auto"/>
                        <w:bottom w:val="none" w:sz="0" w:space="0" w:color="auto"/>
                        <w:right w:val="none" w:sz="0" w:space="0" w:color="auto"/>
                      </w:divBdr>
                    </w:div>
                    <w:div w:id="1019428259">
                      <w:marLeft w:val="0"/>
                      <w:marRight w:val="0"/>
                      <w:marTop w:val="120"/>
                      <w:marBottom w:val="120"/>
                      <w:divBdr>
                        <w:top w:val="none" w:sz="0" w:space="0" w:color="auto"/>
                        <w:left w:val="none" w:sz="0" w:space="0" w:color="auto"/>
                        <w:bottom w:val="none" w:sz="0" w:space="0" w:color="auto"/>
                        <w:right w:val="none" w:sz="0" w:space="0" w:color="auto"/>
                      </w:divBdr>
                    </w:div>
                    <w:div w:id="1138230141">
                      <w:marLeft w:val="0"/>
                      <w:marRight w:val="0"/>
                      <w:marTop w:val="120"/>
                      <w:marBottom w:val="120"/>
                      <w:divBdr>
                        <w:top w:val="none" w:sz="0" w:space="0" w:color="auto"/>
                        <w:left w:val="none" w:sz="0" w:space="0" w:color="auto"/>
                        <w:bottom w:val="none" w:sz="0" w:space="0" w:color="auto"/>
                        <w:right w:val="none" w:sz="0" w:space="0" w:color="auto"/>
                      </w:divBdr>
                    </w:div>
                    <w:div w:id="1557467659">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639795722">
              <w:marLeft w:val="0"/>
              <w:marRight w:val="0"/>
              <w:marTop w:val="0"/>
              <w:marBottom w:val="0"/>
              <w:divBdr>
                <w:top w:val="none" w:sz="0" w:space="0" w:color="auto"/>
                <w:left w:val="none" w:sz="0" w:space="0" w:color="auto"/>
                <w:bottom w:val="none" w:sz="0" w:space="0" w:color="auto"/>
                <w:right w:val="none" w:sz="0" w:space="0" w:color="auto"/>
              </w:divBdr>
              <w:divsChild>
                <w:div w:id="55202964">
                  <w:marLeft w:val="270"/>
                  <w:marRight w:val="0"/>
                  <w:marTop w:val="0"/>
                  <w:marBottom w:val="0"/>
                  <w:divBdr>
                    <w:top w:val="none" w:sz="0" w:space="0" w:color="auto"/>
                    <w:left w:val="none" w:sz="0" w:space="0" w:color="auto"/>
                    <w:bottom w:val="none" w:sz="0" w:space="0" w:color="auto"/>
                    <w:right w:val="none" w:sz="0" w:space="0" w:color="auto"/>
                  </w:divBdr>
                </w:div>
                <w:div w:id="120806058">
                  <w:marLeft w:val="270"/>
                  <w:marRight w:val="0"/>
                  <w:marTop w:val="0"/>
                  <w:marBottom w:val="0"/>
                  <w:divBdr>
                    <w:top w:val="none" w:sz="0" w:space="0" w:color="auto"/>
                    <w:left w:val="none" w:sz="0" w:space="0" w:color="auto"/>
                    <w:bottom w:val="none" w:sz="0" w:space="0" w:color="auto"/>
                    <w:right w:val="none" w:sz="0" w:space="0" w:color="auto"/>
                  </w:divBdr>
                </w:div>
                <w:div w:id="128057622">
                  <w:marLeft w:val="270"/>
                  <w:marRight w:val="0"/>
                  <w:marTop w:val="0"/>
                  <w:marBottom w:val="0"/>
                  <w:divBdr>
                    <w:top w:val="none" w:sz="0" w:space="0" w:color="auto"/>
                    <w:left w:val="none" w:sz="0" w:space="0" w:color="auto"/>
                    <w:bottom w:val="none" w:sz="0" w:space="0" w:color="auto"/>
                    <w:right w:val="none" w:sz="0" w:space="0" w:color="auto"/>
                  </w:divBdr>
                </w:div>
                <w:div w:id="215311957">
                  <w:marLeft w:val="270"/>
                  <w:marRight w:val="0"/>
                  <w:marTop w:val="0"/>
                  <w:marBottom w:val="0"/>
                  <w:divBdr>
                    <w:top w:val="none" w:sz="0" w:space="0" w:color="auto"/>
                    <w:left w:val="none" w:sz="0" w:space="0" w:color="auto"/>
                    <w:bottom w:val="none" w:sz="0" w:space="0" w:color="auto"/>
                    <w:right w:val="none" w:sz="0" w:space="0" w:color="auto"/>
                  </w:divBdr>
                </w:div>
                <w:div w:id="328363726">
                  <w:marLeft w:val="270"/>
                  <w:marRight w:val="0"/>
                  <w:marTop w:val="0"/>
                  <w:marBottom w:val="0"/>
                  <w:divBdr>
                    <w:top w:val="none" w:sz="0" w:space="0" w:color="auto"/>
                    <w:left w:val="none" w:sz="0" w:space="0" w:color="auto"/>
                    <w:bottom w:val="none" w:sz="0" w:space="0" w:color="auto"/>
                    <w:right w:val="none" w:sz="0" w:space="0" w:color="auto"/>
                  </w:divBdr>
                </w:div>
                <w:div w:id="332492661">
                  <w:marLeft w:val="270"/>
                  <w:marRight w:val="0"/>
                  <w:marTop w:val="0"/>
                  <w:marBottom w:val="0"/>
                  <w:divBdr>
                    <w:top w:val="none" w:sz="0" w:space="0" w:color="auto"/>
                    <w:left w:val="none" w:sz="0" w:space="0" w:color="auto"/>
                    <w:bottom w:val="none" w:sz="0" w:space="0" w:color="auto"/>
                    <w:right w:val="none" w:sz="0" w:space="0" w:color="auto"/>
                  </w:divBdr>
                </w:div>
                <w:div w:id="505899886">
                  <w:marLeft w:val="270"/>
                  <w:marRight w:val="0"/>
                  <w:marTop w:val="0"/>
                  <w:marBottom w:val="0"/>
                  <w:divBdr>
                    <w:top w:val="none" w:sz="0" w:space="0" w:color="auto"/>
                    <w:left w:val="none" w:sz="0" w:space="0" w:color="auto"/>
                    <w:bottom w:val="none" w:sz="0" w:space="0" w:color="auto"/>
                    <w:right w:val="none" w:sz="0" w:space="0" w:color="auto"/>
                  </w:divBdr>
                </w:div>
                <w:div w:id="877356155">
                  <w:marLeft w:val="270"/>
                  <w:marRight w:val="0"/>
                  <w:marTop w:val="0"/>
                  <w:marBottom w:val="0"/>
                  <w:divBdr>
                    <w:top w:val="none" w:sz="0" w:space="0" w:color="auto"/>
                    <w:left w:val="none" w:sz="0" w:space="0" w:color="auto"/>
                    <w:bottom w:val="none" w:sz="0" w:space="0" w:color="auto"/>
                    <w:right w:val="none" w:sz="0" w:space="0" w:color="auto"/>
                  </w:divBdr>
                  <w:divsChild>
                    <w:div w:id="272133955">
                      <w:marLeft w:val="0"/>
                      <w:marRight w:val="0"/>
                      <w:marTop w:val="0"/>
                      <w:marBottom w:val="0"/>
                      <w:divBdr>
                        <w:top w:val="none" w:sz="0" w:space="0" w:color="auto"/>
                        <w:left w:val="none" w:sz="0" w:space="0" w:color="auto"/>
                        <w:bottom w:val="none" w:sz="0" w:space="0" w:color="auto"/>
                        <w:right w:val="none" w:sz="0" w:space="0" w:color="auto"/>
                      </w:divBdr>
                    </w:div>
                    <w:div w:id="1155999040">
                      <w:marLeft w:val="0"/>
                      <w:marRight w:val="0"/>
                      <w:marTop w:val="0"/>
                      <w:marBottom w:val="0"/>
                      <w:divBdr>
                        <w:top w:val="none" w:sz="0" w:space="0" w:color="auto"/>
                        <w:left w:val="none" w:sz="0" w:space="0" w:color="auto"/>
                        <w:bottom w:val="none" w:sz="0" w:space="0" w:color="auto"/>
                        <w:right w:val="none" w:sz="0" w:space="0" w:color="auto"/>
                      </w:divBdr>
                    </w:div>
                    <w:div w:id="1424690515">
                      <w:marLeft w:val="0"/>
                      <w:marRight w:val="0"/>
                      <w:marTop w:val="0"/>
                      <w:marBottom w:val="0"/>
                      <w:divBdr>
                        <w:top w:val="none" w:sz="0" w:space="0" w:color="auto"/>
                        <w:left w:val="none" w:sz="0" w:space="0" w:color="auto"/>
                        <w:bottom w:val="none" w:sz="0" w:space="0" w:color="auto"/>
                        <w:right w:val="none" w:sz="0" w:space="0" w:color="auto"/>
                      </w:divBdr>
                    </w:div>
                  </w:divsChild>
                </w:div>
                <w:div w:id="954752405">
                  <w:marLeft w:val="270"/>
                  <w:marRight w:val="0"/>
                  <w:marTop w:val="0"/>
                  <w:marBottom w:val="0"/>
                  <w:divBdr>
                    <w:top w:val="none" w:sz="0" w:space="0" w:color="auto"/>
                    <w:left w:val="none" w:sz="0" w:space="0" w:color="auto"/>
                    <w:bottom w:val="none" w:sz="0" w:space="0" w:color="auto"/>
                    <w:right w:val="none" w:sz="0" w:space="0" w:color="auto"/>
                  </w:divBdr>
                </w:div>
                <w:div w:id="1234702601">
                  <w:marLeft w:val="270"/>
                  <w:marRight w:val="0"/>
                  <w:marTop w:val="0"/>
                  <w:marBottom w:val="0"/>
                  <w:divBdr>
                    <w:top w:val="none" w:sz="0" w:space="0" w:color="auto"/>
                    <w:left w:val="none" w:sz="0" w:space="0" w:color="auto"/>
                    <w:bottom w:val="none" w:sz="0" w:space="0" w:color="auto"/>
                    <w:right w:val="none" w:sz="0" w:space="0" w:color="auto"/>
                  </w:divBdr>
                </w:div>
                <w:div w:id="1250503135">
                  <w:marLeft w:val="270"/>
                  <w:marRight w:val="0"/>
                  <w:marTop w:val="0"/>
                  <w:marBottom w:val="0"/>
                  <w:divBdr>
                    <w:top w:val="none" w:sz="0" w:space="0" w:color="auto"/>
                    <w:left w:val="none" w:sz="0" w:space="0" w:color="auto"/>
                    <w:bottom w:val="none" w:sz="0" w:space="0" w:color="auto"/>
                    <w:right w:val="none" w:sz="0" w:space="0" w:color="auto"/>
                  </w:divBdr>
                </w:div>
                <w:div w:id="1303731053">
                  <w:marLeft w:val="270"/>
                  <w:marRight w:val="0"/>
                  <w:marTop w:val="0"/>
                  <w:marBottom w:val="0"/>
                  <w:divBdr>
                    <w:top w:val="none" w:sz="0" w:space="0" w:color="auto"/>
                    <w:left w:val="none" w:sz="0" w:space="0" w:color="auto"/>
                    <w:bottom w:val="none" w:sz="0" w:space="0" w:color="auto"/>
                    <w:right w:val="none" w:sz="0" w:space="0" w:color="auto"/>
                  </w:divBdr>
                </w:div>
                <w:div w:id="1311128891">
                  <w:marLeft w:val="270"/>
                  <w:marRight w:val="0"/>
                  <w:marTop w:val="0"/>
                  <w:marBottom w:val="0"/>
                  <w:divBdr>
                    <w:top w:val="none" w:sz="0" w:space="0" w:color="auto"/>
                    <w:left w:val="none" w:sz="0" w:space="0" w:color="auto"/>
                    <w:bottom w:val="none" w:sz="0" w:space="0" w:color="auto"/>
                    <w:right w:val="none" w:sz="0" w:space="0" w:color="auto"/>
                  </w:divBdr>
                </w:div>
                <w:div w:id="1516651046">
                  <w:marLeft w:val="270"/>
                  <w:marRight w:val="0"/>
                  <w:marTop w:val="0"/>
                  <w:marBottom w:val="0"/>
                  <w:divBdr>
                    <w:top w:val="none" w:sz="0" w:space="0" w:color="auto"/>
                    <w:left w:val="none" w:sz="0" w:space="0" w:color="auto"/>
                    <w:bottom w:val="none" w:sz="0" w:space="0" w:color="auto"/>
                    <w:right w:val="none" w:sz="0" w:space="0" w:color="auto"/>
                  </w:divBdr>
                  <w:divsChild>
                    <w:div w:id="542399916">
                      <w:marLeft w:val="0"/>
                      <w:marRight w:val="0"/>
                      <w:marTop w:val="0"/>
                      <w:marBottom w:val="0"/>
                      <w:divBdr>
                        <w:top w:val="none" w:sz="0" w:space="0" w:color="auto"/>
                        <w:left w:val="none" w:sz="0" w:space="0" w:color="auto"/>
                        <w:bottom w:val="none" w:sz="0" w:space="0" w:color="auto"/>
                        <w:right w:val="none" w:sz="0" w:space="0" w:color="auto"/>
                      </w:divBdr>
                    </w:div>
                    <w:div w:id="775373401">
                      <w:marLeft w:val="0"/>
                      <w:marRight w:val="0"/>
                      <w:marTop w:val="0"/>
                      <w:marBottom w:val="0"/>
                      <w:divBdr>
                        <w:top w:val="none" w:sz="0" w:space="0" w:color="auto"/>
                        <w:left w:val="none" w:sz="0" w:space="0" w:color="auto"/>
                        <w:bottom w:val="none" w:sz="0" w:space="0" w:color="auto"/>
                        <w:right w:val="none" w:sz="0" w:space="0" w:color="auto"/>
                      </w:divBdr>
                    </w:div>
                    <w:div w:id="1667394248">
                      <w:marLeft w:val="0"/>
                      <w:marRight w:val="0"/>
                      <w:marTop w:val="0"/>
                      <w:marBottom w:val="0"/>
                      <w:divBdr>
                        <w:top w:val="none" w:sz="0" w:space="0" w:color="auto"/>
                        <w:left w:val="none" w:sz="0" w:space="0" w:color="auto"/>
                        <w:bottom w:val="none" w:sz="0" w:space="0" w:color="auto"/>
                        <w:right w:val="none" w:sz="0" w:space="0" w:color="auto"/>
                      </w:divBdr>
                    </w:div>
                  </w:divsChild>
                </w:div>
                <w:div w:id="1631395165">
                  <w:marLeft w:val="270"/>
                  <w:marRight w:val="0"/>
                  <w:marTop w:val="0"/>
                  <w:marBottom w:val="0"/>
                  <w:divBdr>
                    <w:top w:val="none" w:sz="0" w:space="0" w:color="auto"/>
                    <w:left w:val="none" w:sz="0" w:space="0" w:color="auto"/>
                    <w:bottom w:val="none" w:sz="0" w:space="0" w:color="auto"/>
                    <w:right w:val="none" w:sz="0" w:space="0" w:color="auto"/>
                  </w:divBdr>
                </w:div>
                <w:div w:id="1723400511">
                  <w:marLeft w:val="270"/>
                  <w:marRight w:val="0"/>
                  <w:marTop w:val="0"/>
                  <w:marBottom w:val="0"/>
                  <w:divBdr>
                    <w:top w:val="none" w:sz="0" w:space="0" w:color="auto"/>
                    <w:left w:val="none" w:sz="0" w:space="0" w:color="auto"/>
                    <w:bottom w:val="none" w:sz="0" w:space="0" w:color="auto"/>
                    <w:right w:val="none" w:sz="0" w:space="0" w:color="auto"/>
                  </w:divBdr>
                </w:div>
                <w:div w:id="1739016726">
                  <w:marLeft w:val="270"/>
                  <w:marRight w:val="0"/>
                  <w:marTop w:val="0"/>
                  <w:marBottom w:val="0"/>
                  <w:divBdr>
                    <w:top w:val="none" w:sz="0" w:space="0" w:color="auto"/>
                    <w:left w:val="none" w:sz="0" w:space="0" w:color="auto"/>
                    <w:bottom w:val="none" w:sz="0" w:space="0" w:color="auto"/>
                    <w:right w:val="none" w:sz="0" w:space="0" w:color="auto"/>
                  </w:divBdr>
                </w:div>
                <w:div w:id="1808163065">
                  <w:marLeft w:val="270"/>
                  <w:marRight w:val="0"/>
                  <w:marTop w:val="0"/>
                  <w:marBottom w:val="0"/>
                  <w:divBdr>
                    <w:top w:val="none" w:sz="0" w:space="0" w:color="auto"/>
                    <w:left w:val="none" w:sz="0" w:space="0" w:color="auto"/>
                    <w:bottom w:val="none" w:sz="0" w:space="0" w:color="auto"/>
                    <w:right w:val="none" w:sz="0" w:space="0" w:color="auto"/>
                  </w:divBdr>
                </w:div>
              </w:divsChild>
            </w:div>
          </w:divsChild>
        </w:div>
        <w:div w:id="1945765599">
          <w:marLeft w:val="240"/>
          <w:marRight w:val="240"/>
          <w:marTop w:val="240"/>
          <w:marBottom w:val="240"/>
          <w:divBdr>
            <w:top w:val="none" w:sz="0" w:space="0" w:color="auto"/>
            <w:left w:val="none" w:sz="0" w:space="0" w:color="auto"/>
            <w:bottom w:val="none" w:sz="0" w:space="0" w:color="auto"/>
            <w:right w:val="none" w:sz="0" w:space="0" w:color="auto"/>
          </w:divBdr>
        </w:div>
      </w:divsChild>
    </w:div>
    <w:div w:id="1548712692">
      <w:bodyDiv w:val="1"/>
      <w:marLeft w:val="0"/>
      <w:marRight w:val="0"/>
      <w:marTop w:val="0"/>
      <w:marBottom w:val="0"/>
      <w:divBdr>
        <w:top w:val="none" w:sz="0" w:space="0" w:color="auto"/>
        <w:left w:val="none" w:sz="0" w:space="0" w:color="auto"/>
        <w:bottom w:val="none" w:sz="0" w:space="0" w:color="auto"/>
        <w:right w:val="none" w:sz="0" w:space="0" w:color="auto"/>
      </w:divBdr>
      <w:divsChild>
        <w:div w:id="66151914">
          <w:marLeft w:val="0"/>
          <w:marRight w:val="0"/>
          <w:marTop w:val="0"/>
          <w:marBottom w:val="0"/>
          <w:divBdr>
            <w:top w:val="none" w:sz="0" w:space="0" w:color="auto"/>
            <w:left w:val="none" w:sz="0" w:space="0" w:color="auto"/>
            <w:bottom w:val="none" w:sz="0" w:space="0" w:color="auto"/>
            <w:right w:val="none" w:sz="0" w:space="0" w:color="auto"/>
          </w:divBdr>
          <w:divsChild>
            <w:div w:id="376780177">
              <w:marLeft w:val="0"/>
              <w:marRight w:val="0"/>
              <w:marTop w:val="0"/>
              <w:marBottom w:val="0"/>
              <w:divBdr>
                <w:top w:val="none" w:sz="0" w:space="0" w:color="auto"/>
                <w:left w:val="none" w:sz="0" w:space="0" w:color="auto"/>
                <w:bottom w:val="none" w:sz="0" w:space="0" w:color="auto"/>
                <w:right w:val="none" w:sz="0" w:space="0" w:color="auto"/>
              </w:divBdr>
              <w:divsChild>
                <w:div w:id="107047415">
                  <w:marLeft w:val="270"/>
                  <w:marRight w:val="0"/>
                  <w:marTop w:val="0"/>
                  <w:marBottom w:val="0"/>
                  <w:divBdr>
                    <w:top w:val="none" w:sz="0" w:space="0" w:color="auto"/>
                    <w:left w:val="none" w:sz="0" w:space="0" w:color="auto"/>
                    <w:bottom w:val="none" w:sz="0" w:space="0" w:color="auto"/>
                    <w:right w:val="none" w:sz="0" w:space="0" w:color="auto"/>
                  </w:divBdr>
                </w:div>
                <w:div w:id="269748968">
                  <w:marLeft w:val="270"/>
                  <w:marRight w:val="0"/>
                  <w:marTop w:val="0"/>
                  <w:marBottom w:val="0"/>
                  <w:divBdr>
                    <w:top w:val="none" w:sz="0" w:space="0" w:color="auto"/>
                    <w:left w:val="none" w:sz="0" w:space="0" w:color="auto"/>
                    <w:bottom w:val="none" w:sz="0" w:space="0" w:color="auto"/>
                    <w:right w:val="none" w:sz="0" w:space="0" w:color="auto"/>
                  </w:divBdr>
                </w:div>
                <w:div w:id="415399892">
                  <w:marLeft w:val="270"/>
                  <w:marRight w:val="0"/>
                  <w:marTop w:val="0"/>
                  <w:marBottom w:val="0"/>
                  <w:divBdr>
                    <w:top w:val="none" w:sz="0" w:space="0" w:color="auto"/>
                    <w:left w:val="none" w:sz="0" w:space="0" w:color="auto"/>
                    <w:bottom w:val="none" w:sz="0" w:space="0" w:color="auto"/>
                    <w:right w:val="none" w:sz="0" w:space="0" w:color="auto"/>
                  </w:divBdr>
                </w:div>
                <w:div w:id="521165555">
                  <w:marLeft w:val="270"/>
                  <w:marRight w:val="0"/>
                  <w:marTop w:val="0"/>
                  <w:marBottom w:val="0"/>
                  <w:divBdr>
                    <w:top w:val="none" w:sz="0" w:space="0" w:color="auto"/>
                    <w:left w:val="none" w:sz="0" w:space="0" w:color="auto"/>
                    <w:bottom w:val="none" w:sz="0" w:space="0" w:color="auto"/>
                    <w:right w:val="none" w:sz="0" w:space="0" w:color="auto"/>
                  </w:divBdr>
                </w:div>
                <w:div w:id="801580653">
                  <w:marLeft w:val="270"/>
                  <w:marRight w:val="0"/>
                  <w:marTop w:val="0"/>
                  <w:marBottom w:val="0"/>
                  <w:divBdr>
                    <w:top w:val="none" w:sz="0" w:space="0" w:color="auto"/>
                    <w:left w:val="none" w:sz="0" w:space="0" w:color="auto"/>
                    <w:bottom w:val="none" w:sz="0" w:space="0" w:color="auto"/>
                    <w:right w:val="none" w:sz="0" w:space="0" w:color="auto"/>
                  </w:divBdr>
                </w:div>
                <w:div w:id="842015993">
                  <w:marLeft w:val="270"/>
                  <w:marRight w:val="0"/>
                  <w:marTop w:val="0"/>
                  <w:marBottom w:val="0"/>
                  <w:divBdr>
                    <w:top w:val="none" w:sz="0" w:space="0" w:color="auto"/>
                    <w:left w:val="none" w:sz="0" w:space="0" w:color="auto"/>
                    <w:bottom w:val="none" w:sz="0" w:space="0" w:color="auto"/>
                    <w:right w:val="none" w:sz="0" w:space="0" w:color="auto"/>
                  </w:divBdr>
                </w:div>
                <w:div w:id="1074547640">
                  <w:marLeft w:val="270"/>
                  <w:marRight w:val="0"/>
                  <w:marTop w:val="0"/>
                  <w:marBottom w:val="0"/>
                  <w:divBdr>
                    <w:top w:val="none" w:sz="0" w:space="0" w:color="auto"/>
                    <w:left w:val="none" w:sz="0" w:space="0" w:color="auto"/>
                    <w:bottom w:val="none" w:sz="0" w:space="0" w:color="auto"/>
                    <w:right w:val="none" w:sz="0" w:space="0" w:color="auto"/>
                  </w:divBdr>
                </w:div>
                <w:div w:id="1107702336">
                  <w:marLeft w:val="270"/>
                  <w:marRight w:val="0"/>
                  <w:marTop w:val="0"/>
                  <w:marBottom w:val="0"/>
                  <w:divBdr>
                    <w:top w:val="none" w:sz="0" w:space="0" w:color="auto"/>
                    <w:left w:val="none" w:sz="0" w:space="0" w:color="auto"/>
                    <w:bottom w:val="none" w:sz="0" w:space="0" w:color="auto"/>
                    <w:right w:val="none" w:sz="0" w:space="0" w:color="auto"/>
                  </w:divBdr>
                </w:div>
                <w:div w:id="1201279727">
                  <w:marLeft w:val="540"/>
                  <w:marRight w:val="0"/>
                  <w:marTop w:val="0"/>
                  <w:marBottom w:val="0"/>
                  <w:divBdr>
                    <w:top w:val="none" w:sz="0" w:space="0" w:color="auto"/>
                    <w:left w:val="none" w:sz="0" w:space="0" w:color="auto"/>
                    <w:bottom w:val="none" w:sz="0" w:space="0" w:color="auto"/>
                    <w:right w:val="none" w:sz="0" w:space="0" w:color="auto"/>
                  </w:divBdr>
                </w:div>
                <w:div w:id="1360085718">
                  <w:marLeft w:val="270"/>
                  <w:marRight w:val="0"/>
                  <w:marTop w:val="0"/>
                  <w:marBottom w:val="0"/>
                  <w:divBdr>
                    <w:top w:val="none" w:sz="0" w:space="0" w:color="auto"/>
                    <w:left w:val="none" w:sz="0" w:space="0" w:color="auto"/>
                    <w:bottom w:val="none" w:sz="0" w:space="0" w:color="auto"/>
                    <w:right w:val="none" w:sz="0" w:space="0" w:color="auto"/>
                  </w:divBdr>
                  <w:divsChild>
                    <w:div w:id="564879979">
                      <w:marLeft w:val="0"/>
                      <w:marRight w:val="0"/>
                      <w:marTop w:val="0"/>
                      <w:marBottom w:val="0"/>
                      <w:divBdr>
                        <w:top w:val="none" w:sz="0" w:space="0" w:color="auto"/>
                        <w:left w:val="none" w:sz="0" w:space="0" w:color="auto"/>
                        <w:bottom w:val="none" w:sz="0" w:space="0" w:color="auto"/>
                        <w:right w:val="none" w:sz="0" w:space="0" w:color="auto"/>
                      </w:divBdr>
                    </w:div>
                    <w:div w:id="615677280">
                      <w:marLeft w:val="0"/>
                      <w:marRight w:val="0"/>
                      <w:marTop w:val="0"/>
                      <w:marBottom w:val="0"/>
                      <w:divBdr>
                        <w:top w:val="none" w:sz="0" w:space="0" w:color="auto"/>
                        <w:left w:val="none" w:sz="0" w:space="0" w:color="auto"/>
                        <w:bottom w:val="none" w:sz="0" w:space="0" w:color="auto"/>
                        <w:right w:val="none" w:sz="0" w:space="0" w:color="auto"/>
                      </w:divBdr>
                    </w:div>
                    <w:div w:id="1963804267">
                      <w:marLeft w:val="0"/>
                      <w:marRight w:val="0"/>
                      <w:marTop w:val="0"/>
                      <w:marBottom w:val="0"/>
                      <w:divBdr>
                        <w:top w:val="none" w:sz="0" w:space="0" w:color="auto"/>
                        <w:left w:val="none" w:sz="0" w:space="0" w:color="auto"/>
                        <w:bottom w:val="none" w:sz="0" w:space="0" w:color="auto"/>
                        <w:right w:val="none" w:sz="0" w:space="0" w:color="auto"/>
                      </w:divBdr>
                    </w:div>
                  </w:divsChild>
                </w:div>
                <w:div w:id="1595892093">
                  <w:marLeft w:val="270"/>
                  <w:marRight w:val="0"/>
                  <w:marTop w:val="0"/>
                  <w:marBottom w:val="0"/>
                  <w:divBdr>
                    <w:top w:val="none" w:sz="0" w:space="0" w:color="auto"/>
                    <w:left w:val="none" w:sz="0" w:space="0" w:color="auto"/>
                    <w:bottom w:val="none" w:sz="0" w:space="0" w:color="auto"/>
                    <w:right w:val="none" w:sz="0" w:space="0" w:color="auto"/>
                  </w:divBdr>
                </w:div>
                <w:div w:id="1853647499">
                  <w:marLeft w:val="270"/>
                  <w:marRight w:val="0"/>
                  <w:marTop w:val="0"/>
                  <w:marBottom w:val="0"/>
                  <w:divBdr>
                    <w:top w:val="none" w:sz="0" w:space="0" w:color="auto"/>
                    <w:left w:val="none" w:sz="0" w:space="0" w:color="auto"/>
                    <w:bottom w:val="none" w:sz="0" w:space="0" w:color="auto"/>
                    <w:right w:val="none" w:sz="0" w:space="0" w:color="auto"/>
                  </w:divBdr>
                </w:div>
                <w:div w:id="1922909653">
                  <w:marLeft w:val="270"/>
                  <w:marRight w:val="0"/>
                  <w:marTop w:val="0"/>
                  <w:marBottom w:val="0"/>
                  <w:divBdr>
                    <w:top w:val="none" w:sz="0" w:space="0" w:color="auto"/>
                    <w:left w:val="none" w:sz="0" w:space="0" w:color="auto"/>
                    <w:bottom w:val="none" w:sz="0" w:space="0" w:color="auto"/>
                    <w:right w:val="none" w:sz="0" w:space="0" w:color="auto"/>
                  </w:divBdr>
                </w:div>
                <w:div w:id="2019965904">
                  <w:marLeft w:val="270"/>
                  <w:marRight w:val="0"/>
                  <w:marTop w:val="0"/>
                  <w:marBottom w:val="0"/>
                  <w:divBdr>
                    <w:top w:val="none" w:sz="0" w:space="0" w:color="auto"/>
                    <w:left w:val="none" w:sz="0" w:space="0" w:color="auto"/>
                    <w:bottom w:val="none" w:sz="0" w:space="0" w:color="auto"/>
                    <w:right w:val="none" w:sz="0" w:space="0" w:color="auto"/>
                  </w:divBdr>
                </w:div>
                <w:div w:id="2034727181">
                  <w:marLeft w:val="270"/>
                  <w:marRight w:val="0"/>
                  <w:marTop w:val="0"/>
                  <w:marBottom w:val="0"/>
                  <w:divBdr>
                    <w:top w:val="none" w:sz="0" w:space="0" w:color="auto"/>
                    <w:left w:val="none" w:sz="0" w:space="0" w:color="auto"/>
                    <w:bottom w:val="none" w:sz="0" w:space="0" w:color="auto"/>
                    <w:right w:val="none" w:sz="0" w:space="0" w:color="auto"/>
                  </w:divBdr>
                </w:div>
              </w:divsChild>
            </w:div>
            <w:div w:id="1159544002">
              <w:marLeft w:val="0"/>
              <w:marRight w:val="0"/>
              <w:marTop w:val="0"/>
              <w:marBottom w:val="0"/>
              <w:divBdr>
                <w:top w:val="none" w:sz="0" w:space="0" w:color="auto"/>
                <w:left w:val="none" w:sz="0" w:space="0" w:color="auto"/>
                <w:bottom w:val="none" w:sz="0" w:space="0" w:color="auto"/>
                <w:right w:val="none" w:sz="0" w:space="0" w:color="auto"/>
              </w:divBdr>
              <w:divsChild>
                <w:div w:id="685638958">
                  <w:marLeft w:val="0"/>
                  <w:marRight w:val="0"/>
                  <w:marTop w:val="0"/>
                  <w:marBottom w:val="0"/>
                  <w:divBdr>
                    <w:top w:val="none" w:sz="0" w:space="0" w:color="auto"/>
                    <w:left w:val="none" w:sz="0" w:space="0" w:color="auto"/>
                    <w:bottom w:val="none" w:sz="0" w:space="0" w:color="auto"/>
                    <w:right w:val="none" w:sz="0" w:space="0" w:color="auto"/>
                  </w:divBdr>
                </w:div>
                <w:div w:id="1024987533">
                  <w:marLeft w:val="0"/>
                  <w:marRight w:val="0"/>
                  <w:marTop w:val="0"/>
                  <w:marBottom w:val="0"/>
                  <w:divBdr>
                    <w:top w:val="none" w:sz="0" w:space="0" w:color="auto"/>
                    <w:left w:val="none" w:sz="0" w:space="0" w:color="auto"/>
                    <w:bottom w:val="none" w:sz="0" w:space="0" w:color="auto"/>
                    <w:right w:val="none" w:sz="0" w:space="0" w:color="auto"/>
                  </w:divBdr>
                </w:div>
                <w:div w:id="1160466290">
                  <w:marLeft w:val="270"/>
                  <w:marRight w:val="0"/>
                  <w:marTop w:val="0"/>
                  <w:marBottom w:val="0"/>
                  <w:divBdr>
                    <w:top w:val="none" w:sz="0" w:space="0" w:color="auto"/>
                    <w:left w:val="none" w:sz="0" w:space="0" w:color="auto"/>
                    <w:bottom w:val="none" w:sz="0" w:space="0" w:color="auto"/>
                    <w:right w:val="none" w:sz="0" w:space="0" w:color="auto"/>
                  </w:divBdr>
                </w:div>
                <w:div w:id="1283266860">
                  <w:marLeft w:val="0"/>
                  <w:marRight w:val="0"/>
                  <w:marTop w:val="0"/>
                  <w:marBottom w:val="0"/>
                  <w:divBdr>
                    <w:top w:val="none" w:sz="0" w:space="0" w:color="auto"/>
                    <w:left w:val="none" w:sz="0" w:space="0" w:color="auto"/>
                    <w:bottom w:val="none" w:sz="0" w:space="0" w:color="auto"/>
                    <w:right w:val="none" w:sz="0" w:space="0" w:color="auto"/>
                  </w:divBdr>
                </w:div>
                <w:div w:id="1303802955">
                  <w:marLeft w:val="270"/>
                  <w:marRight w:val="0"/>
                  <w:marTop w:val="0"/>
                  <w:marBottom w:val="0"/>
                  <w:divBdr>
                    <w:top w:val="none" w:sz="0" w:space="0" w:color="auto"/>
                    <w:left w:val="none" w:sz="0" w:space="0" w:color="auto"/>
                    <w:bottom w:val="none" w:sz="0" w:space="0" w:color="auto"/>
                    <w:right w:val="none" w:sz="0" w:space="0" w:color="auto"/>
                  </w:divBdr>
                </w:div>
                <w:div w:id="1631519181">
                  <w:marLeft w:val="270"/>
                  <w:marRight w:val="0"/>
                  <w:marTop w:val="0"/>
                  <w:marBottom w:val="0"/>
                  <w:divBdr>
                    <w:top w:val="none" w:sz="0" w:space="0" w:color="auto"/>
                    <w:left w:val="none" w:sz="0" w:space="0" w:color="auto"/>
                    <w:bottom w:val="none" w:sz="0" w:space="0" w:color="auto"/>
                    <w:right w:val="none" w:sz="0" w:space="0" w:color="auto"/>
                  </w:divBdr>
                </w:div>
                <w:div w:id="1716924863">
                  <w:marLeft w:val="270"/>
                  <w:marRight w:val="0"/>
                  <w:marTop w:val="0"/>
                  <w:marBottom w:val="0"/>
                  <w:divBdr>
                    <w:top w:val="none" w:sz="0" w:space="0" w:color="auto"/>
                    <w:left w:val="none" w:sz="0" w:space="0" w:color="auto"/>
                    <w:bottom w:val="none" w:sz="0" w:space="0" w:color="auto"/>
                    <w:right w:val="none" w:sz="0" w:space="0" w:color="auto"/>
                  </w:divBdr>
                </w:div>
                <w:div w:id="1996298261">
                  <w:marLeft w:val="270"/>
                  <w:marRight w:val="0"/>
                  <w:marTop w:val="0"/>
                  <w:marBottom w:val="0"/>
                  <w:divBdr>
                    <w:top w:val="none" w:sz="0" w:space="0" w:color="auto"/>
                    <w:left w:val="none" w:sz="0" w:space="0" w:color="auto"/>
                    <w:bottom w:val="none" w:sz="0" w:space="0" w:color="auto"/>
                    <w:right w:val="none" w:sz="0" w:space="0" w:color="auto"/>
                  </w:divBdr>
                </w:div>
              </w:divsChild>
            </w:div>
            <w:div w:id="1894926547">
              <w:marLeft w:val="0"/>
              <w:marRight w:val="0"/>
              <w:marTop w:val="0"/>
              <w:marBottom w:val="0"/>
              <w:divBdr>
                <w:top w:val="none" w:sz="0" w:space="0" w:color="auto"/>
                <w:left w:val="none" w:sz="0" w:space="0" w:color="auto"/>
                <w:bottom w:val="none" w:sz="0" w:space="0" w:color="auto"/>
                <w:right w:val="none" w:sz="0" w:space="0" w:color="auto"/>
              </w:divBdr>
            </w:div>
            <w:div w:id="2061173592">
              <w:marLeft w:val="0"/>
              <w:marRight w:val="0"/>
              <w:marTop w:val="0"/>
              <w:marBottom w:val="0"/>
              <w:divBdr>
                <w:top w:val="none" w:sz="0" w:space="0" w:color="auto"/>
                <w:left w:val="none" w:sz="0" w:space="0" w:color="auto"/>
                <w:bottom w:val="none" w:sz="0" w:space="0" w:color="auto"/>
                <w:right w:val="none" w:sz="0" w:space="0" w:color="auto"/>
              </w:divBdr>
              <w:divsChild>
                <w:div w:id="1426030511">
                  <w:marLeft w:val="0"/>
                  <w:marRight w:val="0"/>
                  <w:marTop w:val="0"/>
                  <w:marBottom w:val="0"/>
                  <w:divBdr>
                    <w:top w:val="none" w:sz="0" w:space="0" w:color="auto"/>
                    <w:left w:val="none" w:sz="0" w:space="0" w:color="auto"/>
                    <w:bottom w:val="none" w:sz="0" w:space="0" w:color="auto"/>
                    <w:right w:val="none" w:sz="0" w:space="0" w:color="auto"/>
                  </w:divBdr>
                  <w:divsChild>
                    <w:div w:id="117185080">
                      <w:marLeft w:val="0"/>
                      <w:marRight w:val="0"/>
                      <w:marTop w:val="120"/>
                      <w:marBottom w:val="120"/>
                      <w:divBdr>
                        <w:top w:val="none" w:sz="0" w:space="0" w:color="auto"/>
                        <w:left w:val="none" w:sz="0" w:space="0" w:color="auto"/>
                        <w:bottom w:val="none" w:sz="0" w:space="0" w:color="auto"/>
                        <w:right w:val="none" w:sz="0" w:space="0" w:color="auto"/>
                      </w:divBdr>
                    </w:div>
                    <w:div w:id="262685431">
                      <w:marLeft w:val="0"/>
                      <w:marRight w:val="0"/>
                      <w:marTop w:val="120"/>
                      <w:marBottom w:val="120"/>
                      <w:divBdr>
                        <w:top w:val="none" w:sz="0" w:space="0" w:color="auto"/>
                        <w:left w:val="none" w:sz="0" w:space="0" w:color="auto"/>
                        <w:bottom w:val="none" w:sz="0" w:space="0" w:color="auto"/>
                        <w:right w:val="none" w:sz="0" w:space="0" w:color="auto"/>
                      </w:divBdr>
                    </w:div>
                    <w:div w:id="509949616">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1198272208">
          <w:marLeft w:val="240"/>
          <w:marRight w:val="240"/>
          <w:marTop w:val="240"/>
          <w:marBottom w:val="240"/>
          <w:divBdr>
            <w:top w:val="none" w:sz="0" w:space="0" w:color="auto"/>
            <w:left w:val="none" w:sz="0" w:space="0" w:color="auto"/>
            <w:bottom w:val="none" w:sz="0" w:space="0" w:color="auto"/>
            <w:right w:val="none" w:sz="0" w:space="0" w:color="auto"/>
          </w:divBdr>
        </w:div>
      </w:divsChild>
    </w:div>
    <w:div w:id="1549368676">
      <w:bodyDiv w:val="1"/>
      <w:marLeft w:val="0"/>
      <w:marRight w:val="0"/>
      <w:marTop w:val="0"/>
      <w:marBottom w:val="0"/>
      <w:divBdr>
        <w:top w:val="none" w:sz="0" w:space="0" w:color="auto"/>
        <w:left w:val="none" w:sz="0" w:space="0" w:color="auto"/>
        <w:bottom w:val="none" w:sz="0" w:space="0" w:color="auto"/>
        <w:right w:val="none" w:sz="0" w:space="0" w:color="auto"/>
      </w:divBdr>
      <w:divsChild>
        <w:div w:id="93861608">
          <w:marLeft w:val="240"/>
          <w:marRight w:val="240"/>
          <w:marTop w:val="240"/>
          <w:marBottom w:val="240"/>
          <w:divBdr>
            <w:top w:val="none" w:sz="0" w:space="0" w:color="auto"/>
            <w:left w:val="none" w:sz="0" w:space="0" w:color="auto"/>
            <w:bottom w:val="none" w:sz="0" w:space="0" w:color="auto"/>
            <w:right w:val="none" w:sz="0" w:space="0" w:color="auto"/>
          </w:divBdr>
        </w:div>
        <w:div w:id="1514342913">
          <w:marLeft w:val="0"/>
          <w:marRight w:val="0"/>
          <w:marTop w:val="0"/>
          <w:marBottom w:val="0"/>
          <w:divBdr>
            <w:top w:val="none" w:sz="0" w:space="0" w:color="auto"/>
            <w:left w:val="none" w:sz="0" w:space="0" w:color="auto"/>
            <w:bottom w:val="none" w:sz="0" w:space="0" w:color="auto"/>
            <w:right w:val="none" w:sz="0" w:space="0" w:color="auto"/>
          </w:divBdr>
          <w:divsChild>
            <w:div w:id="52774183">
              <w:marLeft w:val="480"/>
              <w:marRight w:val="480"/>
              <w:marTop w:val="480"/>
              <w:marBottom w:val="480"/>
              <w:divBdr>
                <w:top w:val="none" w:sz="0" w:space="0" w:color="auto"/>
                <w:left w:val="none" w:sz="0" w:space="0" w:color="auto"/>
                <w:bottom w:val="none" w:sz="0" w:space="0" w:color="auto"/>
                <w:right w:val="none" w:sz="0" w:space="0" w:color="auto"/>
              </w:divBdr>
            </w:div>
            <w:div w:id="280773062">
              <w:marLeft w:val="0"/>
              <w:marRight w:val="0"/>
              <w:marTop w:val="0"/>
              <w:marBottom w:val="0"/>
              <w:divBdr>
                <w:top w:val="none" w:sz="0" w:space="0" w:color="auto"/>
                <w:left w:val="none" w:sz="0" w:space="0" w:color="auto"/>
                <w:bottom w:val="none" w:sz="0" w:space="0" w:color="auto"/>
                <w:right w:val="none" w:sz="0" w:space="0" w:color="auto"/>
              </w:divBdr>
            </w:div>
            <w:div w:id="303855189">
              <w:marLeft w:val="0"/>
              <w:marRight w:val="0"/>
              <w:marTop w:val="0"/>
              <w:marBottom w:val="0"/>
              <w:divBdr>
                <w:top w:val="none" w:sz="0" w:space="0" w:color="auto"/>
                <w:left w:val="none" w:sz="0" w:space="0" w:color="auto"/>
                <w:bottom w:val="none" w:sz="0" w:space="0" w:color="auto"/>
                <w:right w:val="none" w:sz="0" w:space="0" w:color="auto"/>
              </w:divBdr>
            </w:div>
            <w:div w:id="612789262">
              <w:marLeft w:val="0"/>
              <w:marRight w:val="0"/>
              <w:marTop w:val="0"/>
              <w:marBottom w:val="0"/>
              <w:divBdr>
                <w:top w:val="none" w:sz="0" w:space="0" w:color="auto"/>
                <w:left w:val="none" w:sz="0" w:space="0" w:color="auto"/>
                <w:bottom w:val="none" w:sz="0" w:space="0" w:color="auto"/>
                <w:right w:val="none" w:sz="0" w:space="0" w:color="auto"/>
              </w:divBdr>
              <w:divsChild>
                <w:div w:id="384573430">
                  <w:marLeft w:val="0"/>
                  <w:marRight w:val="0"/>
                  <w:marTop w:val="0"/>
                  <w:marBottom w:val="0"/>
                  <w:divBdr>
                    <w:top w:val="none" w:sz="0" w:space="0" w:color="auto"/>
                    <w:left w:val="none" w:sz="0" w:space="0" w:color="auto"/>
                    <w:bottom w:val="none" w:sz="0" w:space="0" w:color="auto"/>
                    <w:right w:val="none" w:sz="0" w:space="0" w:color="auto"/>
                  </w:divBdr>
                  <w:divsChild>
                    <w:div w:id="1075708107">
                      <w:marLeft w:val="0"/>
                      <w:marRight w:val="0"/>
                      <w:marTop w:val="120"/>
                      <w:marBottom w:val="120"/>
                      <w:divBdr>
                        <w:top w:val="none" w:sz="0" w:space="0" w:color="auto"/>
                        <w:left w:val="none" w:sz="0" w:space="0" w:color="auto"/>
                        <w:bottom w:val="none" w:sz="0" w:space="0" w:color="auto"/>
                        <w:right w:val="none" w:sz="0" w:space="0" w:color="auto"/>
                      </w:divBdr>
                    </w:div>
                    <w:div w:id="1158886194">
                      <w:marLeft w:val="0"/>
                      <w:marRight w:val="0"/>
                      <w:marTop w:val="120"/>
                      <w:marBottom w:val="120"/>
                      <w:divBdr>
                        <w:top w:val="none" w:sz="0" w:space="0" w:color="auto"/>
                        <w:left w:val="none" w:sz="0" w:space="0" w:color="auto"/>
                        <w:bottom w:val="none" w:sz="0" w:space="0" w:color="auto"/>
                        <w:right w:val="none" w:sz="0" w:space="0" w:color="auto"/>
                      </w:divBdr>
                    </w:div>
                    <w:div w:id="1603757068">
                      <w:marLeft w:val="0"/>
                      <w:marRight w:val="0"/>
                      <w:marTop w:val="120"/>
                      <w:marBottom w:val="120"/>
                      <w:divBdr>
                        <w:top w:val="none" w:sz="0" w:space="0" w:color="auto"/>
                        <w:left w:val="none" w:sz="0" w:space="0" w:color="auto"/>
                        <w:bottom w:val="none" w:sz="0" w:space="0" w:color="auto"/>
                        <w:right w:val="none" w:sz="0" w:space="0" w:color="auto"/>
                      </w:divBdr>
                    </w:div>
                    <w:div w:id="1966036586">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753938422">
              <w:marLeft w:val="0"/>
              <w:marRight w:val="0"/>
              <w:marTop w:val="0"/>
              <w:marBottom w:val="0"/>
              <w:divBdr>
                <w:top w:val="none" w:sz="0" w:space="0" w:color="auto"/>
                <w:left w:val="none" w:sz="0" w:space="0" w:color="auto"/>
                <w:bottom w:val="none" w:sz="0" w:space="0" w:color="auto"/>
                <w:right w:val="none" w:sz="0" w:space="0" w:color="auto"/>
              </w:divBdr>
            </w:div>
            <w:div w:id="1249657926">
              <w:marLeft w:val="0"/>
              <w:marRight w:val="0"/>
              <w:marTop w:val="0"/>
              <w:marBottom w:val="0"/>
              <w:divBdr>
                <w:top w:val="none" w:sz="0" w:space="0" w:color="auto"/>
                <w:left w:val="none" w:sz="0" w:space="0" w:color="auto"/>
                <w:bottom w:val="none" w:sz="0" w:space="0" w:color="auto"/>
                <w:right w:val="none" w:sz="0" w:space="0" w:color="auto"/>
              </w:divBdr>
              <w:divsChild>
                <w:div w:id="829296152">
                  <w:marLeft w:val="270"/>
                  <w:marRight w:val="0"/>
                  <w:marTop w:val="0"/>
                  <w:marBottom w:val="0"/>
                  <w:divBdr>
                    <w:top w:val="none" w:sz="0" w:space="0" w:color="auto"/>
                    <w:left w:val="none" w:sz="0" w:space="0" w:color="auto"/>
                    <w:bottom w:val="none" w:sz="0" w:space="0" w:color="auto"/>
                    <w:right w:val="none" w:sz="0" w:space="0" w:color="auto"/>
                  </w:divBdr>
                </w:div>
                <w:div w:id="1998729274">
                  <w:marLeft w:val="270"/>
                  <w:marRight w:val="0"/>
                  <w:marTop w:val="0"/>
                  <w:marBottom w:val="0"/>
                  <w:divBdr>
                    <w:top w:val="none" w:sz="0" w:space="0" w:color="auto"/>
                    <w:left w:val="none" w:sz="0" w:space="0" w:color="auto"/>
                    <w:bottom w:val="none" w:sz="0" w:space="0" w:color="auto"/>
                    <w:right w:val="none" w:sz="0" w:space="0" w:color="auto"/>
                  </w:divBdr>
                </w:div>
              </w:divsChild>
            </w:div>
            <w:div w:id="1412314530">
              <w:marLeft w:val="0"/>
              <w:marRight w:val="0"/>
              <w:marTop w:val="0"/>
              <w:marBottom w:val="0"/>
              <w:divBdr>
                <w:top w:val="none" w:sz="0" w:space="0" w:color="auto"/>
                <w:left w:val="none" w:sz="0" w:space="0" w:color="auto"/>
                <w:bottom w:val="none" w:sz="0" w:space="0" w:color="auto"/>
                <w:right w:val="none" w:sz="0" w:space="0" w:color="auto"/>
              </w:divBdr>
            </w:div>
            <w:div w:id="195024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283459">
      <w:bodyDiv w:val="1"/>
      <w:marLeft w:val="0"/>
      <w:marRight w:val="0"/>
      <w:marTop w:val="0"/>
      <w:marBottom w:val="0"/>
      <w:divBdr>
        <w:top w:val="none" w:sz="0" w:space="0" w:color="auto"/>
        <w:left w:val="none" w:sz="0" w:space="0" w:color="auto"/>
        <w:bottom w:val="none" w:sz="0" w:space="0" w:color="auto"/>
        <w:right w:val="none" w:sz="0" w:space="0" w:color="auto"/>
      </w:divBdr>
      <w:divsChild>
        <w:div w:id="693843330">
          <w:marLeft w:val="0"/>
          <w:marRight w:val="0"/>
          <w:marTop w:val="0"/>
          <w:marBottom w:val="0"/>
          <w:divBdr>
            <w:top w:val="none" w:sz="0" w:space="0" w:color="auto"/>
            <w:left w:val="none" w:sz="0" w:space="0" w:color="auto"/>
            <w:bottom w:val="none" w:sz="0" w:space="0" w:color="auto"/>
            <w:right w:val="none" w:sz="0" w:space="0" w:color="auto"/>
          </w:divBdr>
          <w:divsChild>
            <w:div w:id="107504438">
              <w:marLeft w:val="0"/>
              <w:marRight w:val="0"/>
              <w:marTop w:val="0"/>
              <w:marBottom w:val="0"/>
              <w:divBdr>
                <w:top w:val="none" w:sz="0" w:space="0" w:color="auto"/>
                <w:left w:val="none" w:sz="0" w:space="0" w:color="auto"/>
                <w:bottom w:val="none" w:sz="0" w:space="0" w:color="auto"/>
                <w:right w:val="none" w:sz="0" w:space="0" w:color="auto"/>
              </w:divBdr>
              <w:divsChild>
                <w:div w:id="985862007">
                  <w:marLeft w:val="270"/>
                  <w:marRight w:val="0"/>
                  <w:marTop w:val="0"/>
                  <w:marBottom w:val="0"/>
                  <w:divBdr>
                    <w:top w:val="none" w:sz="0" w:space="0" w:color="auto"/>
                    <w:left w:val="none" w:sz="0" w:space="0" w:color="auto"/>
                    <w:bottom w:val="none" w:sz="0" w:space="0" w:color="auto"/>
                    <w:right w:val="none" w:sz="0" w:space="0" w:color="auto"/>
                  </w:divBdr>
                </w:div>
                <w:div w:id="1590112750">
                  <w:marLeft w:val="270"/>
                  <w:marRight w:val="0"/>
                  <w:marTop w:val="0"/>
                  <w:marBottom w:val="0"/>
                  <w:divBdr>
                    <w:top w:val="none" w:sz="0" w:space="0" w:color="auto"/>
                    <w:left w:val="none" w:sz="0" w:space="0" w:color="auto"/>
                    <w:bottom w:val="none" w:sz="0" w:space="0" w:color="auto"/>
                    <w:right w:val="none" w:sz="0" w:space="0" w:color="auto"/>
                  </w:divBdr>
                </w:div>
              </w:divsChild>
            </w:div>
            <w:div w:id="263268053">
              <w:marLeft w:val="0"/>
              <w:marRight w:val="0"/>
              <w:marTop w:val="0"/>
              <w:marBottom w:val="0"/>
              <w:divBdr>
                <w:top w:val="none" w:sz="0" w:space="0" w:color="auto"/>
                <w:left w:val="none" w:sz="0" w:space="0" w:color="auto"/>
                <w:bottom w:val="none" w:sz="0" w:space="0" w:color="auto"/>
                <w:right w:val="none" w:sz="0" w:space="0" w:color="auto"/>
              </w:divBdr>
            </w:div>
            <w:div w:id="1019966127">
              <w:marLeft w:val="0"/>
              <w:marRight w:val="0"/>
              <w:marTop w:val="0"/>
              <w:marBottom w:val="0"/>
              <w:divBdr>
                <w:top w:val="none" w:sz="0" w:space="0" w:color="auto"/>
                <w:left w:val="none" w:sz="0" w:space="0" w:color="auto"/>
                <w:bottom w:val="none" w:sz="0" w:space="0" w:color="auto"/>
                <w:right w:val="none" w:sz="0" w:space="0" w:color="auto"/>
              </w:divBdr>
            </w:div>
            <w:div w:id="1150511968">
              <w:marLeft w:val="0"/>
              <w:marRight w:val="0"/>
              <w:marTop w:val="0"/>
              <w:marBottom w:val="0"/>
              <w:divBdr>
                <w:top w:val="none" w:sz="0" w:space="0" w:color="auto"/>
                <w:left w:val="none" w:sz="0" w:space="0" w:color="auto"/>
                <w:bottom w:val="none" w:sz="0" w:space="0" w:color="auto"/>
                <w:right w:val="none" w:sz="0" w:space="0" w:color="auto"/>
              </w:divBdr>
            </w:div>
            <w:div w:id="1421174832">
              <w:marLeft w:val="0"/>
              <w:marRight w:val="0"/>
              <w:marTop w:val="0"/>
              <w:marBottom w:val="0"/>
              <w:divBdr>
                <w:top w:val="none" w:sz="0" w:space="0" w:color="auto"/>
                <w:left w:val="none" w:sz="0" w:space="0" w:color="auto"/>
                <w:bottom w:val="none" w:sz="0" w:space="0" w:color="auto"/>
                <w:right w:val="none" w:sz="0" w:space="0" w:color="auto"/>
              </w:divBdr>
            </w:div>
            <w:div w:id="1517227475">
              <w:marLeft w:val="0"/>
              <w:marRight w:val="0"/>
              <w:marTop w:val="0"/>
              <w:marBottom w:val="0"/>
              <w:divBdr>
                <w:top w:val="none" w:sz="0" w:space="0" w:color="auto"/>
                <w:left w:val="none" w:sz="0" w:space="0" w:color="auto"/>
                <w:bottom w:val="none" w:sz="0" w:space="0" w:color="auto"/>
                <w:right w:val="none" w:sz="0" w:space="0" w:color="auto"/>
              </w:divBdr>
              <w:divsChild>
                <w:div w:id="1391885780">
                  <w:marLeft w:val="0"/>
                  <w:marRight w:val="0"/>
                  <w:marTop w:val="0"/>
                  <w:marBottom w:val="0"/>
                  <w:divBdr>
                    <w:top w:val="none" w:sz="0" w:space="0" w:color="auto"/>
                    <w:left w:val="none" w:sz="0" w:space="0" w:color="auto"/>
                    <w:bottom w:val="none" w:sz="0" w:space="0" w:color="auto"/>
                    <w:right w:val="none" w:sz="0" w:space="0" w:color="auto"/>
                  </w:divBdr>
                  <w:divsChild>
                    <w:div w:id="223687549">
                      <w:marLeft w:val="0"/>
                      <w:marRight w:val="0"/>
                      <w:marTop w:val="120"/>
                      <w:marBottom w:val="120"/>
                      <w:divBdr>
                        <w:top w:val="none" w:sz="0" w:space="0" w:color="auto"/>
                        <w:left w:val="none" w:sz="0" w:space="0" w:color="auto"/>
                        <w:bottom w:val="none" w:sz="0" w:space="0" w:color="auto"/>
                        <w:right w:val="none" w:sz="0" w:space="0" w:color="auto"/>
                      </w:divBdr>
                    </w:div>
                    <w:div w:id="276723392">
                      <w:marLeft w:val="0"/>
                      <w:marRight w:val="0"/>
                      <w:marTop w:val="120"/>
                      <w:marBottom w:val="120"/>
                      <w:divBdr>
                        <w:top w:val="none" w:sz="0" w:space="0" w:color="auto"/>
                        <w:left w:val="none" w:sz="0" w:space="0" w:color="auto"/>
                        <w:bottom w:val="none" w:sz="0" w:space="0" w:color="auto"/>
                        <w:right w:val="none" w:sz="0" w:space="0" w:color="auto"/>
                      </w:divBdr>
                    </w:div>
                    <w:div w:id="956646128">
                      <w:marLeft w:val="0"/>
                      <w:marRight w:val="0"/>
                      <w:marTop w:val="120"/>
                      <w:marBottom w:val="120"/>
                      <w:divBdr>
                        <w:top w:val="none" w:sz="0" w:space="0" w:color="auto"/>
                        <w:left w:val="none" w:sz="0" w:space="0" w:color="auto"/>
                        <w:bottom w:val="none" w:sz="0" w:space="0" w:color="auto"/>
                        <w:right w:val="none" w:sz="0" w:space="0" w:color="auto"/>
                      </w:divBdr>
                    </w:div>
                    <w:div w:id="1111819033">
                      <w:marLeft w:val="0"/>
                      <w:marRight w:val="0"/>
                      <w:marTop w:val="120"/>
                      <w:marBottom w:val="120"/>
                      <w:divBdr>
                        <w:top w:val="none" w:sz="0" w:space="0" w:color="auto"/>
                        <w:left w:val="none" w:sz="0" w:space="0" w:color="auto"/>
                        <w:bottom w:val="none" w:sz="0" w:space="0" w:color="auto"/>
                        <w:right w:val="none" w:sz="0" w:space="0" w:color="auto"/>
                      </w:divBdr>
                    </w:div>
                    <w:div w:id="1184637865">
                      <w:marLeft w:val="0"/>
                      <w:marRight w:val="0"/>
                      <w:marTop w:val="120"/>
                      <w:marBottom w:val="120"/>
                      <w:divBdr>
                        <w:top w:val="none" w:sz="0" w:space="0" w:color="auto"/>
                        <w:left w:val="none" w:sz="0" w:space="0" w:color="auto"/>
                        <w:bottom w:val="none" w:sz="0" w:space="0" w:color="auto"/>
                        <w:right w:val="none" w:sz="0" w:space="0" w:color="auto"/>
                      </w:divBdr>
                    </w:div>
                    <w:div w:id="1750074797">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627422299">
              <w:marLeft w:val="0"/>
              <w:marRight w:val="0"/>
              <w:marTop w:val="0"/>
              <w:marBottom w:val="0"/>
              <w:divBdr>
                <w:top w:val="none" w:sz="0" w:space="0" w:color="auto"/>
                <w:left w:val="none" w:sz="0" w:space="0" w:color="auto"/>
                <w:bottom w:val="none" w:sz="0" w:space="0" w:color="auto"/>
                <w:right w:val="none" w:sz="0" w:space="0" w:color="auto"/>
              </w:divBdr>
            </w:div>
          </w:divsChild>
        </w:div>
        <w:div w:id="1351301549">
          <w:marLeft w:val="240"/>
          <w:marRight w:val="240"/>
          <w:marTop w:val="240"/>
          <w:marBottom w:val="240"/>
          <w:divBdr>
            <w:top w:val="none" w:sz="0" w:space="0" w:color="auto"/>
            <w:left w:val="none" w:sz="0" w:space="0" w:color="auto"/>
            <w:bottom w:val="none" w:sz="0" w:space="0" w:color="auto"/>
            <w:right w:val="none" w:sz="0" w:space="0" w:color="auto"/>
          </w:divBdr>
        </w:div>
      </w:divsChild>
    </w:div>
    <w:div w:id="1631090219">
      <w:bodyDiv w:val="1"/>
      <w:marLeft w:val="0"/>
      <w:marRight w:val="0"/>
      <w:marTop w:val="0"/>
      <w:marBottom w:val="0"/>
      <w:divBdr>
        <w:top w:val="none" w:sz="0" w:space="0" w:color="auto"/>
        <w:left w:val="none" w:sz="0" w:space="0" w:color="auto"/>
        <w:bottom w:val="none" w:sz="0" w:space="0" w:color="auto"/>
        <w:right w:val="none" w:sz="0" w:space="0" w:color="auto"/>
      </w:divBdr>
      <w:divsChild>
        <w:div w:id="1235437402">
          <w:marLeft w:val="0"/>
          <w:marRight w:val="0"/>
          <w:marTop w:val="0"/>
          <w:marBottom w:val="0"/>
          <w:divBdr>
            <w:top w:val="none" w:sz="0" w:space="0" w:color="auto"/>
            <w:left w:val="none" w:sz="0" w:space="0" w:color="auto"/>
            <w:bottom w:val="none" w:sz="0" w:space="0" w:color="auto"/>
            <w:right w:val="none" w:sz="0" w:space="0" w:color="auto"/>
          </w:divBdr>
          <w:divsChild>
            <w:div w:id="103424676">
              <w:marLeft w:val="0"/>
              <w:marRight w:val="0"/>
              <w:marTop w:val="0"/>
              <w:marBottom w:val="0"/>
              <w:divBdr>
                <w:top w:val="none" w:sz="0" w:space="0" w:color="auto"/>
                <w:left w:val="none" w:sz="0" w:space="0" w:color="auto"/>
                <w:bottom w:val="none" w:sz="0" w:space="0" w:color="auto"/>
                <w:right w:val="none" w:sz="0" w:space="0" w:color="auto"/>
              </w:divBdr>
              <w:divsChild>
                <w:div w:id="81338097">
                  <w:marLeft w:val="270"/>
                  <w:marRight w:val="0"/>
                  <w:marTop w:val="0"/>
                  <w:marBottom w:val="0"/>
                  <w:divBdr>
                    <w:top w:val="none" w:sz="0" w:space="0" w:color="auto"/>
                    <w:left w:val="none" w:sz="0" w:space="0" w:color="auto"/>
                    <w:bottom w:val="none" w:sz="0" w:space="0" w:color="auto"/>
                    <w:right w:val="none" w:sz="0" w:space="0" w:color="auto"/>
                  </w:divBdr>
                </w:div>
                <w:div w:id="192769545">
                  <w:marLeft w:val="270"/>
                  <w:marRight w:val="0"/>
                  <w:marTop w:val="0"/>
                  <w:marBottom w:val="0"/>
                  <w:divBdr>
                    <w:top w:val="none" w:sz="0" w:space="0" w:color="auto"/>
                    <w:left w:val="none" w:sz="0" w:space="0" w:color="auto"/>
                    <w:bottom w:val="none" w:sz="0" w:space="0" w:color="auto"/>
                    <w:right w:val="none" w:sz="0" w:space="0" w:color="auto"/>
                  </w:divBdr>
                  <w:divsChild>
                    <w:div w:id="1222206170">
                      <w:marLeft w:val="0"/>
                      <w:marRight w:val="0"/>
                      <w:marTop w:val="0"/>
                      <w:marBottom w:val="0"/>
                      <w:divBdr>
                        <w:top w:val="none" w:sz="0" w:space="0" w:color="auto"/>
                        <w:left w:val="none" w:sz="0" w:space="0" w:color="auto"/>
                        <w:bottom w:val="none" w:sz="0" w:space="0" w:color="auto"/>
                        <w:right w:val="none" w:sz="0" w:space="0" w:color="auto"/>
                      </w:divBdr>
                    </w:div>
                    <w:div w:id="1842039359">
                      <w:marLeft w:val="0"/>
                      <w:marRight w:val="0"/>
                      <w:marTop w:val="0"/>
                      <w:marBottom w:val="0"/>
                      <w:divBdr>
                        <w:top w:val="none" w:sz="0" w:space="0" w:color="auto"/>
                        <w:left w:val="none" w:sz="0" w:space="0" w:color="auto"/>
                        <w:bottom w:val="none" w:sz="0" w:space="0" w:color="auto"/>
                        <w:right w:val="none" w:sz="0" w:space="0" w:color="auto"/>
                      </w:divBdr>
                    </w:div>
                    <w:div w:id="2134787264">
                      <w:marLeft w:val="0"/>
                      <w:marRight w:val="0"/>
                      <w:marTop w:val="0"/>
                      <w:marBottom w:val="0"/>
                      <w:divBdr>
                        <w:top w:val="none" w:sz="0" w:space="0" w:color="auto"/>
                        <w:left w:val="none" w:sz="0" w:space="0" w:color="auto"/>
                        <w:bottom w:val="none" w:sz="0" w:space="0" w:color="auto"/>
                        <w:right w:val="none" w:sz="0" w:space="0" w:color="auto"/>
                      </w:divBdr>
                    </w:div>
                  </w:divsChild>
                </w:div>
                <w:div w:id="382291211">
                  <w:marLeft w:val="270"/>
                  <w:marRight w:val="0"/>
                  <w:marTop w:val="0"/>
                  <w:marBottom w:val="0"/>
                  <w:divBdr>
                    <w:top w:val="none" w:sz="0" w:space="0" w:color="auto"/>
                    <w:left w:val="none" w:sz="0" w:space="0" w:color="auto"/>
                    <w:bottom w:val="none" w:sz="0" w:space="0" w:color="auto"/>
                    <w:right w:val="none" w:sz="0" w:space="0" w:color="auto"/>
                  </w:divBdr>
                </w:div>
                <w:div w:id="1462111590">
                  <w:marLeft w:val="270"/>
                  <w:marRight w:val="0"/>
                  <w:marTop w:val="0"/>
                  <w:marBottom w:val="0"/>
                  <w:divBdr>
                    <w:top w:val="none" w:sz="0" w:space="0" w:color="auto"/>
                    <w:left w:val="none" w:sz="0" w:space="0" w:color="auto"/>
                    <w:bottom w:val="none" w:sz="0" w:space="0" w:color="auto"/>
                    <w:right w:val="none" w:sz="0" w:space="0" w:color="auto"/>
                  </w:divBdr>
                </w:div>
                <w:div w:id="2006198470">
                  <w:marLeft w:val="270"/>
                  <w:marRight w:val="0"/>
                  <w:marTop w:val="0"/>
                  <w:marBottom w:val="0"/>
                  <w:divBdr>
                    <w:top w:val="none" w:sz="0" w:space="0" w:color="auto"/>
                    <w:left w:val="none" w:sz="0" w:space="0" w:color="auto"/>
                    <w:bottom w:val="none" w:sz="0" w:space="0" w:color="auto"/>
                    <w:right w:val="none" w:sz="0" w:space="0" w:color="auto"/>
                  </w:divBdr>
                </w:div>
              </w:divsChild>
            </w:div>
            <w:div w:id="983586044">
              <w:marLeft w:val="0"/>
              <w:marRight w:val="0"/>
              <w:marTop w:val="0"/>
              <w:marBottom w:val="0"/>
              <w:divBdr>
                <w:top w:val="none" w:sz="0" w:space="0" w:color="auto"/>
                <w:left w:val="none" w:sz="0" w:space="0" w:color="auto"/>
                <w:bottom w:val="none" w:sz="0" w:space="0" w:color="auto"/>
                <w:right w:val="none" w:sz="0" w:space="0" w:color="auto"/>
              </w:divBdr>
              <w:divsChild>
                <w:div w:id="1878279358">
                  <w:marLeft w:val="0"/>
                  <w:marRight w:val="0"/>
                  <w:marTop w:val="0"/>
                  <w:marBottom w:val="0"/>
                  <w:divBdr>
                    <w:top w:val="none" w:sz="0" w:space="0" w:color="auto"/>
                    <w:left w:val="none" w:sz="0" w:space="0" w:color="auto"/>
                    <w:bottom w:val="none" w:sz="0" w:space="0" w:color="auto"/>
                    <w:right w:val="none" w:sz="0" w:space="0" w:color="auto"/>
                  </w:divBdr>
                  <w:divsChild>
                    <w:div w:id="51346526">
                      <w:marLeft w:val="0"/>
                      <w:marRight w:val="0"/>
                      <w:marTop w:val="120"/>
                      <w:marBottom w:val="120"/>
                      <w:divBdr>
                        <w:top w:val="none" w:sz="0" w:space="0" w:color="auto"/>
                        <w:left w:val="none" w:sz="0" w:space="0" w:color="auto"/>
                        <w:bottom w:val="none" w:sz="0" w:space="0" w:color="auto"/>
                        <w:right w:val="none" w:sz="0" w:space="0" w:color="auto"/>
                      </w:divBdr>
                    </w:div>
                    <w:div w:id="111562925">
                      <w:marLeft w:val="0"/>
                      <w:marRight w:val="0"/>
                      <w:marTop w:val="120"/>
                      <w:marBottom w:val="120"/>
                      <w:divBdr>
                        <w:top w:val="none" w:sz="0" w:space="0" w:color="auto"/>
                        <w:left w:val="none" w:sz="0" w:space="0" w:color="auto"/>
                        <w:bottom w:val="none" w:sz="0" w:space="0" w:color="auto"/>
                        <w:right w:val="none" w:sz="0" w:space="0" w:color="auto"/>
                      </w:divBdr>
                    </w:div>
                    <w:div w:id="753892577">
                      <w:marLeft w:val="0"/>
                      <w:marRight w:val="0"/>
                      <w:marTop w:val="120"/>
                      <w:marBottom w:val="120"/>
                      <w:divBdr>
                        <w:top w:val="none" w:sz="0" w:space="0" w:color="auto"/>
                        <w:left w:val="none" w:sz="0" w:space="0" w:color="auto"/>
                        <w:bottom w:val="none" w:sz="0" w:space="0" w:color="auto"/>
                        <w:right w:val="none" w:sz="0" w:space="0" w:color="auto"/>
                      </w:divBdr>
                    </w:div>
                    <w:div w:id="1461412503">
                      <w:marLeft w:val="0"/>
                      <w:marRight w:val="0"/>
                      <w:marTop w:val="120"/>
                      <w:marBottom w:val="120"/>
                      <w:divBdr>
                        <w:top w:val="none" w:sz="0" w:space="0" w:color="auto"/>
                        <w:left w:val="none" w:sz="0" w:space="0" w:color="auto"/>
                        <w:bottom w:val="none" w:sz="0" w:space="0" w:color="auto"/>
                        <w:right w:val="none" w:sz="0" w:space="0" w:color="auto"/>
                      </w:divBdr>
                    </w:div>
                    <w:div w:id="1949388635">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726832800">
              <w:marLeft w:val="0"/>
              <w:marRight w:val="0"/>
              <w:marTop w:val="0"/>
              <w:marBottom w:val="0"/>
              <w:divBdr>
                <w:top w:val="none" w:sz="0" w:space="0" w:color="auto"/>
                <w:left w:val="none" w:sz="0" w:space="0" w:color="auto"/>
                <w:bottom w:val="none" w:sz="0" w:space="0" w:color="auto"/>
                <w:right w:val="none" w:sz="0" w:space="0" w:color="auto"/>
              </w:divBdr>
            </w:div>
            <w:div w:id="2106536235">
              <w:marLeft w:val="0"/>
              <w:marRight w:val="0"/>
              <w:marTop w:val="0"/>
              <w:marBottom w:val="0"/>
              <w:divBdr>
                <w:top w:val="none" w:sz="0" w:space="0" w:color="auto"/>
                <w:left w:val="none" w:sz="0" w:space="0" w:color="auto"/>
                <w:bottom w:val="none" w:sz="0" w:space="0" w:color="auto"/>
                <w:right w:val="none" w:sz="0" w:space="0" w:color="auto"/>
              </w:divBdr>
              <w:divsChild>
                <w:div w:id="9308333">
                  <w:marLeft w:val="270"/>
                  <w:marRight w:val="0"/>
                  <w:marTop w:val="0"/>
                  <w:marBottom w:val="0"/>
                  <w:divBdr>
                    <w:top w:val="none" w:sz="0" w:space="0" w:color="auto"/>
                    <w:left w:val="none" w:sz="0" w:space="0" w:color="auto"/>
                    <w:bottom w:val="none" w:sz="0" w:space="0" w:color="auto"/>
                    <w:right w:val="none" w:sz="0" w:space="0" w:color="auto"/>
                  </w:divBdr>
                </w:div>
                <w:div w:id="131336545">
                  <w:marLeft w:val="0"/>
                  <w:marRight w:val="0"/>
                  <w:marTop w:val="0"/>
                  <w:marBottom w:val="0"/>
                  <w:divBdr>
                    <w:top w:val="none" w:sz="0" w:space="0" w:color="auto"/>
                    <w:left w:val="none" w:sz="0" w:space="0" w:color="auto"/>
                    <w:bottom w:val="none" w:sz="0" w:space="0" w:color="auto"/>
                    <w:right w:val="none" w:sz="0" w:space="0" w:color="auto"/>
                  </w:divBdr>
                </w:div>
                <w:div w:id="1116365918">
                  <w:marLeft w:val="270"/>
                  <w:marRight w:val="0"/>
                  <w:marTop w:val="0"/>
                  <w:marBottom w:val="0"/>
                  <w:divBdr>
                    <w:top w:val="none" w:sz="0" w:space="0" w:color="auto"/>
                    <w:left w:val="none" w:sz="0" w:space="0" w:color="auto"/>
                    <w:bottom w:val="none" w:sz="0" w:space="0" w:color="auto"/>
                    <w:right w:val="none" w:sz="0" w:space="0" w:color="auto"/>
                  </w:divBdr>
                </w:div>
                <w:div w:id="1384912687">
                  <w:marLeft w:val="0"/>
                  <w:marRight w:val="0"/>
                  <w:marTop w:val="0"/>
                  <w:marBottom w:val="0"/>
                  <w:divBdr>
                    <w:top w:val="none" w:sz="0" w:space="0" w:color="auto"/>
                    <w:left w:val="none" w:sz="0" w:space="0" w:color="auto"/>
                    <w:bottom w:val="none" w:sz="0" w:space="0" w:color="auto"/>
                    <w:right w:val="none" w:sz="0" w:space="0" w:color="auto"/>
                  </w:divBdr>
                </w:div>
                <w:div w:id="1487236878">
                  <w:marLeft w:val="0"/>
                  <w:marRight w:val="0"/>
                  <w:marTop w:val="0"/>
                  <w:marBottom w:val="0"/>
                  <w:divBdr>
                    <w:top w:val="none" w:sz="0" w:space="0" w:color="auto"/>
                    <w:left w:val="none" w:sz="0" w:space="0" w:color="auto"/>
                    <w:bottom w:val="none" w:sz="0" w:space="0" w:color="auto"/>
                    <w:right w:val="none" w:sz="0" w:space="0" w:color="auto"/>
                  </w:divBdr>
                </w:div>
                <w:div w:id="1592202481">
                  <w:marLeft w:val="270"/>
                  <w:marRight w:val="0"/>
                  <w:marTop w:val="0"/>
                  <w:marBottom w:val="0"/>
                  <w:divBdr>
                    <w:top w:val="none" w:sz="0" w:space="0" w:color="auto"/>
                    <w:left w:val="none" w:sz="0" w:space="0" w:color="auto"/>
                    <w:bottom w:val="none" w:sz="0" w:space="0" w:color="auto"/>
                    <w:right w:val="none" w:sz="0" w:space="0" w:color="auto"/>
                  </w:divBdr>
                </w:div>
                <w:div w:id="1753314287">
                  <w:marLeft w:val="270"/>
                  <w:marRight w:val="0"/>
                  <w:marTop w:val="0"/>
                  <w:marBottom w:val="0"/>
                  <w:divBdr>
                    <w:top w:val="none" w:sz="0" w:space="0" w:color="auto"/>
                    <w:left w:val="none" w:sz="0" w:space="0" w:color="auto"/>
                    <w:bottom w:val="none" w:sz="0" w:space="0" w:color="auto"/>
                    <w:right w:val="none" w:sz="0" w:space="0" w:color="auto"/>
                  </w:divBdr>
                </w:div>
                <w:div w:id="1865551414">
                  <w:marLeft w:val="270"/>
                  <w:marRight w:val="0"/>
                  <w:marTop w:val="0"/>
                  <w:marBottom w:val="0"/>
                  <w:divBdr>
                    <w:top w:val="none" w:sz="0" w:space="0" w:color="auto"/>
                    <w:left w:val="none" w:sz="0" w:space="0" w:color="auto"/>
                    <w:bottom w:val="none" w:sz="0" w:space="0" w:color="auto"/>
                    <w:right w:val="none" w:sz="0" w:space="0" w:color="auto"/>
                  </w:divBdr>
                </w:div>
              </w:divsChild>
            </w:div>
          </w:divsChild>
        </w:div>
        <w:div w:id="1355107429">
          <w:marLeft w:val="240"/>
          <w:marRight w:val="240"/>
          <w:marTop w:val="240"/>
          <w:marBottom w:val="240"/>
          <w:divBdr>
            <w:top w:val="none" w:sz="0" w:space="0" w:color="auto"/>
            <w:left w:val="none" w:sz="0" w:space="0" w:color="auto"/>
            <w:bottom w:val="none" w:sz="0" w:space="0" w:color="auto"/>
            <w:right w:val="none" w:sz="0" w:space="0" w:color="auto"/>
          </w:divBdr>
        </w:div>
      </w:divsChild>
    </w:div>
    <w:div w:id="1640844322">
      <w:bodyDiv w:val="1"/>
      <w:marLeft w:val="0"/>
      <w:marRight w:val="0"/>
      <w:marTop w:val="0"/>
      <w:marBottom w:val="0"/>
      <w:divBdr>
        <w:top w:val="none" w:sz="0" w:space="0" w:color="auto"/>
        <w:left w:val="none" w:sz="0" w:space="0" w:color="auto"/>
        <w:bottom w:val="none" w:sz="0" w:space="0" w:color="auto"/>
        <w:right w:val="none" w:sz="0" w:space="0" w:color="auto"/>
      </w:divBdr>
      <w:divsChild>
        <w:div w:id="120343143">
          <w:marLeft w:val="240"/>
          <w:marRight w:val="240"/>
          <w:marTop w:val="240"/>
          <w:marBottom w:val="240"/>
          <w:divBdr>
            <w:top w:val="none" w:sz="0" w:space="0" w:color="auto"/>
            <w:left w:val="none" w:sz="0" w:space="0" w:color="auto"/>
            <w:bottom w:val="none" w:sz="0" w:space="0" w:color="auto"/>
            <w:right w:val="none" w:sz="0" w:space="0" w:color="auto"/>
          </w:divBdr>
        </w:div>
        <w:div w:id="1057127812">
          <w:marLeft w:val="0"/>
          <w:marRight w:val="0"/>
          <w:marTop w:val="0"/>
          <w:marBottom w:val="0"/>
          <w:divBdr>
            <w:top w:val="none" w:sz="0" w:space="0" w:color="auto"/>
            <w:left w:val="none" w:sz="0" w:space="0" w:color="auto"/>
            <w:bottom w:val="none" w:sz="0" w:space="0" w:color="auto"/>
            <w:right w:val="none" w:sz="0" w:space="0" w:color="auto"/>
          </w:divBdr>
          <w:divsChild>
            <w:div w:id="1485197737">
              <w:marLeft w:val="0"/>
              <w:marRight w:val="0"/>
              <w:marTop w:val="0"/>
              <w:marBottom w:val="0"/>
              <w:divBdr>
                <w:top w:val="none" w:sz="0" w:space="0" w:color="auto"/>
                <w:left w:val="none" w:sz="0" w:space="0" w:color="auto"/>
                <w:bottom w:val="none" w:sz="0" w:space="0" w:color="auto"/>
                <w:right w:val="none" w:sz="0" w:space="0" w:color="auto"/>
              </w:divBdr>
              <w:divsChild>
                <w:div w:id="78644353">
                  <w:marLeft w:val="0"/>
                  <w:marRight w:val="0"/>
                  <w:marTop w:val="0"/>
                  <w:marBottom w:val="0"/>
                  <w:divBdr>
                    <w:top w:val="none" w:sz="0" w:space="0" w:color="auto"/>
                    <w:left w:val="none" w:sz="0" w:space="0" w:color="auto"/>
                    <w:bottom w:val="none" w:sz="0" w:space="0" w:color="auto"/>
                    <w:right w:val="none" w:sz="0" w:space="0" w:color="auto"/>
                  </w:divBdr>
                  <w:divsChild>
                    <w:div w:id="817234998">
                      <w:marLeft w:val="0"/>
                      <w:marRight w:val="0"/>
                      <w:marTop w:val="120"/>
                      <w:marBottom w:val="120"/>
                      <w:divBdr>
                        <w:top w:val="none" w:sz="0" w:space="0" w:color="auto"/>
                        <w:left w:val="none" w:sz="0" w:space="0" w:color="auto"/>
                        <w:bottom w:val="none" w:sz="0" w:space="0" w:color="auto"/>
                        <w:right w:val="none" w:sz="0" w:space="0" w:color="auto"/>
                      </w:divBdr>
                    </w:div>
                    <w:div w:id="835849875">
                      <w:marLeft w:val="0"/>
                      <w:marRight w:val="0"/>
                      <w:marTop w:val="120"/>
                      <w:marBottom w:val="120"/>
                      <w:divBdr>
                        <w:top w:val="none" w:sz="0" w:space="0" w:color="auto"/>
                        <w:left w:val="none" w:sz="0" w:space="0" w:color="auto"/>
                        <w:bottom w:val="none" w:sz="0" w:space="0" w:color="auto"/>
                        <w:right w:val="none" w:sz="0" w:space="0" w:color="auto"/>
                      </w:divBdr>
                    </w:div>
                    <w:div w:id="1126772313">
                      <w:marLeft w:val="0"/>
                      <w:marRight w:val="0"/>
                      <w:marTop w:val="120"/>
                      <w:marBottom w:val="120"/>
                      <w:divBdr>
                        <w:top w:val="none" w:sz="0" w:space="0" w:color="auto"/>
                        <w:left w:val="none" w:sz="0" w:space="0" w:color="auto"/>
                        <w:bottom w:val="none" w:sz="0" w:space="0" w:color="auto"/>
                        <w:right w:val="none" w:sz="0" w:space="0" w:color="auto"/>
                      </w:divBdr>
                    </w:div>
                    <w:div w:id="1821342680">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868713179">
              <w:marLeft w:val="0"/>
              <w:marRight w:val="0"/>
              <w:marTop w:val="0"/>
              <w:marBottom w:val="0"/>
              <w:divBdr>
                <w:top w:val="none" w:sz="0" w:space="0" w:color="auto"/>
                <w:left w:val="none" w:sz="0" w:space="0" w:color="auto"/>
                <w:bottom w:val="none" w:sz="0" w:space="0" w:color="auto"/>
                <w:right w:val="none" w:sz="0" w:space="0" w:color="auto"/>
              </w:divBdr>
            </w:div>
            <w:div w:id="1923831208">
              <w:marLeft w:val="0"/>
              <w:marRight w:val="0"/>
              <w:marTop w:val="0"/>
              <w:marBottom w:val="0"/>
              <w:divBdr>
                <w:top w:val="none" w:sz="0" w:space="0" w:color="auto"/>
                <w:left w:val="none" w:sz="0" w:space="0" w:color="auto"/>
                <w:bottom w:val="none" w:sz="0" w:space="0" w:color="auto"/>
                <w:right w:val="none" w:sz="0" w:space="0" w:color="auto"/>
              </w:divBdr>
              <w:divsChild>
                <w:div w:id="148715573">
                  <w:marLeft w:val="0"/>
                  <w:marRight w:val="0"/>
                  <w:marTop w:val="0"/>
                  <w:marBottom w:val="0"/>
                  <w:divBdr>
                    <w:top w:val="none" w:sz="0" w:space="0" w:color="auto"/>
                    <w:left w:val="none" w:sz="0" w:space="0" w:color="auto"/>
                    <w:bottom w:val="none" w:sz="0" w:space="0" w:color="auto"/>
                    <w:right w:val="none" w:sz="0" w:space="0" w:color="auto"/>
                  </w:divBdr>
                  <w:divsChild>
                    <w:div w:id="1600943996">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2040004871">
              <w:marLeft w:val="0"/>
              <w:marRight w:val="0"/>
              <w:marTop w:val="0"/>
              <w:marBottom w:val="0"/>
              <w:divBdr>
                <w:top w:val="none" w:sz="0" w:space="0" w:color="auto"/>
                <w:left w:val="none" w:sz="0" w:space="0" w:color="auto"/>
                <w:bottom w:val="none" w:sz="0" w:space="0" w:color="auto"/>
                <w:right w:val="none" w:sz="0" w:space="0" w:color="auto"/>
              </w:divBdr>
              <w:divsChild>
                <w:div w:id="22244505">
                  <w:marLeft w:val="270"/>
                  <w:marRight w:val="0"/>
                  <w:marTop w:val="0"/>
                  <w:marBottom w:val="0"/>
                  <w:divBdr>
                    <w:top w:val="none" w:sz="0" w:space="0" w:color="auto"/>
                    <w:left w:val="none" w:sz="0" w:space="0" w:color="auto"/>
                    <w:bottom w:val="none" w:sz="0" w:space="0" w:color="auto"/>
                    <w:right w:val="none" w:sz="0" w:space="0" w:color="auto"/>
                  </w:divBdr>
                </w:div>
                <w:div w:id="32658747">
                  <w:marLeft w:val="270"/>
                  <w:marRight w:val="0"/>
                  <w:marTop w:val="0"/>
                  <w:marBottom w:val="0"/>
                  <w:divBdr>
                    <w:top w:val="none" w:sz="0" w:space="0" w:color="auto"/>
                    <w:left w:val="none" w:sz="0" w:space="0" w:color="auto"/>
                    <w:bottom w:val="none" w:sz="0" w:space="0" w:color="auto"/>
                    <w:right w:val="none" w:sz="0" w:space="0" w:color="auto"/>
                  </w:divBdr>
                </w:div>
                <w:div w:id="92823946">
                  <w:marLeft w:val="270"/>
                  <w:marRight w:val="0"/>
                  <w:marTop w:val="0"/>
                  <w:marBottom w:val="0"/>
                  <w:divBdr>
                    <w:top w:val="none" w:sz="0" w:space="0" w:color="auto"/>
                    <w:left w:val="none" w:sz="0" w:space="0" w:color="auto"/>
                    <w:bottom w:val="none" w:sz="0" w:space="0" w:color="auto"/>
                    <w:right w:val="none" w:sz="0" w:space="0" w:color="auto"/>
                  </w:divBdr>
                </w:div>
                <w:div w:id="105392237">
                  <w:marLeft w:val="270"/>
                  <w:marRight w:val="0"/>
                  <w:marTop w:val="0"/>
                  <w:marBottom w:val="0"/>
                  <w:divBdr>
                    <w:top w:val="none" w:sz="0" w:space="0" w:color="auto"/>
                    <w:left w:val="none" w:sz="0" w:space="0" w:color="auto"/>
                    <w:bottom w:val="none" w:sz="0" w:space="0" w:color="auto"/>
                    <w:right w:val="none" w:sz="0" w:space="0" w:color="auto"/>
                  </w:divBdr>
                </w:div>
                <w:div w:id="240413537">
                  <w:marLeft w:val="270"/>
                  <w:marRight w:val="0"/>
                  <w:marTop w:val="0"/>
                  <w:marBottom w:val="0"/>
                  <w:divBdr>
                    <w:top w:val="none" w:sz="0" w:space="0" w:color="auto"/>
                    <w:left w:val="none" w:sz="0" w:space="0" w:color="auto"/>
                    <w:bottom w:val="none" w:sz="0" w:space="0" w:color="auto"/>
                    <w:right w:val="none" w:sz="0" w:space="0" w:color="auto"/>
                  </w:divBdr>
                </w:div>
                <w:div w:id="546533017">
                  <w:marLeft w:val="270"/>
                  <w:marRight w:val="0"/>
                  <w:marTop w:val="0"/>
                  <w:marBottom w:val="0"/>
                  <w:divBdr>
                    <w:top w:val="none" w:sz="0" w:space="0" w:color="auto"/>
                    <w:left w:val="none" w:sz="0" w:space="0" w:color="auto"/>
                    <w:bottom w:val="none" w:sz="0" w:space="0" w:color="auto"/>
                    <w:right w:val="none" w:sz="0" w:space="0" w:color="auto"/>
                  </w:divBdr>
                </w:div>
                <w:div w:id="713778280">
                  <w:marLeft w:val="270"/>
                  <w:marRight w:val="0"/>
                  <w:marTop w:val="0"/>
                  <w:marBottom w:val="0"/>
                  <w:divBdr>
                    <w:top w:val="none" w:sz="0" w:space="0" w:color="auto"/>
                    <w:left w:val="none" w:sz="0" w:space="0" w:color="auto"/>
                    <w:bottom w:val="none" w:sz="0" w:space="0" w:color="auto"/>
                    <w:right w:val="none" w:sz="0" w:space="0" w:color="auto"/>
                  </w:divBdr>
                </w:div>
                <w:div w:id="1102919349">
                  <w:marLeft w:val="270"/>
                  <w:marRight w:val="0"/>
                  <w:marTop w:val="0"/>
                  <w:marBottom w:val="0"/>
                  <w:divBdr>
                    <w:top w:val="none" w:sz="0" w:space="0" w:color="auto"/>
                    <w:left w:val="none" w:sz="0" w:space="0" w:color="auto"/>
                    <w:bottom w:val="none" w:sz="0" w:space="0" w:color="auto"/>
                    <w:right w:val="none" w:sz="0" w:space="0" w:color="auto"/>
                  </w:divBdr>
                </w:div>
                <w:div w:id="1108548576">
                  <w:marLeft w:val="270"/>
                  <w:marRight w:val="0"/>
                  <w:marTop w:val="0"/>
                  <w:marBottom w:val="0"/>
                  <w:divBdr>
                    <w:top w:val="none" w:sz="0" w:space="0" w:color="auto"/>
                    <w:left w:val="none" w:sz="0" w:space="0" w:color="auto"/>
                    <w:bottom w:val="none" w:sz="0" w:space="0" w:color="auto"/>
                    <w:right w:val="none" w:sz="0" w:space="0" w:color="auto"/>
                  </w:divBdr>
                </w:div>
                <w:div w:id="1346664284">
                  <w:marLeft w:val="270"/>
                  <w:marRight w:val="0"/>
                  <w:marTop w:val="0"/>
                  <w:marBottom w:val="0"/>
                  <w:divBdr>
                    <w:top w:val="none" w:sz="0" w:space="0" w:color="auto"/>
                    <w:left w:val="none" w:sz="0" w:space="0" w:color="auto"/>
                    <w:bottom w:val="none" w:sz="0" w:space="0" w:color="auto"/>
                    <w:right w:val="none" w:sz="0" w:space="0" w:color="auto"/>
                  </w:divBdr>
                </w:div>
                <w:div w:id="1681007978">
                  <w:marLeft w:val="270"/>
                  <w:marRight w:val="0"/>
                  <w:marTop w:val="0"/>
                  <w:marBottom w:val="0"/>
                  <w:divBdr>
                    <w:top w:val="none" w:sz="0" w:space="0" w:color="auto"/>
                    <w:left w:val="none" w:sz="0" w:space="0" w:color="auto"/>
                    <w:bottom w:val="none" w:sz="0" w:space="0" w:color="auto"/>
                    <w:right w:val="none" w:sz="0" w:space="0" w:color="auto"/>
                  </w:divBdr>
                </w:div>
                <w:div w:id="1713768287">
                  <w:marLeft w:val="270"/>
                  <w:marRight w:val="0"/>
                  <w:marTop w:val="0"/>
                  <w:marBottom w:val="0"/>
                  <w:divBdr>
                    <w:top w:val="none" w:sz="0" w:space="0" w:color="auto"/>
                    <w:left w:val="none" w:sz="0" w:space="0" w:color="auto"/>
                    <w:bottom w:val="none" w:sz="0" w:space="0" w:color="auto"/>
                    <w:right w:val="none" w:sz="0" w:space="0" w:color="auto"/>
                  </w:divBdr>
                </w:div>
                <w:div w:id="1773934617">
                  <w:marLeft w:val="270"/>
                  <w:marRight w:val="0"/>
                  <w:marTop w:val="0"/>
                  <w:marBottom w:val="0"/>
                  <w:divBdr>
                    <w:top w:val="none" w:sz="0" w:space="0" w:color="auto"/>
                    <w:left w:val="none" w:sz="0" w:space="0" w:color="auto"/>
                    <w:bottom w:val="none" w:sz="0" w:space="0" w:color="auto"/>
                    <w:right w:val="none" w:sz="0" w:space="0" w:color="auto"/>
                  </w:divBdr>
                </w:div>
                <w:div w:id="1827168279">
                  <w:marLeft w:val="270"/>
                  <w:marRight w:val="0"/>
                  <w:marTop w:val="0"/>
                  <w:marBottom w:val="0"/>
                  <w:divBdr>
                    <w:top w:val="none" w:sz="0" w:space="0" w:color="auto"/>
                    <w:left w:val="none" w:sz="0" w:space="0" w:color="auto"/>
                    <w:bottom w:val="none" w:sz="0" w:space="0" w:color="auto"/>
                    <w:right w:val="none" w:sz="0" w:space="0" w:color="auto"/>
                  </w:divBdr>
                </w:div>
                <w:div w:id="1990203577">
                  <w:marLeft w:val="270"/>
                  <w:marRight w:val="0"/>
                  <w:marTop w:val="0"/>
                  <w:marBottom w:val="0"/>
                  <w:divBdr>
                    <w:top w:val="none" w:sz="0" w:space="0" w:color="auto"/>
                    <w:left w:val="none" w:sz="0" w:space="0" w:color="auto"/>
                    <w:bottom w:val="none" w:sz="0" w:space="0" w:color="auto"/>
                    <w:right w:val="none" w:sz="0" w:space="0" w:color="auto"/>
                  </w:divBdr>
                </w:div>
                <w:div w:id="2041666563">
                  <w:marLeft w:val="270"/>
                  <w:marRight w:val="0"/>
                  <w:marTop w:val="0"/>
                  <w:marBottom w:val="0"/>
                  <w:divBdr>
                    <w:top w:val="none" w:sz="0" w:space="0" w:color="auto"/>
                    <w:left w:val="none" w:sz="0" w:space="0" w:color="auto"/>
                    <w:bottom w:val="none" w:sz="0" w:space="0" w:color="auto"/>
                    <w:right w:val="none" w:sz="0" w:space="0" w:color="auto"/>
                  </w:divBdr>
                  <w:divsChild>
                    <w:div w:id="1973559581">
                      <w:marLeft w:val="0"/>
                      <w:marRight w:val="0"/>
                      <w:marTop w:val="0"/>
                      <w:marBottom w:val="0"/>
                      <w:divBdr>
                        <w:top w:val="none" w:sz="0" w:space="0" w:color="auto"/>
                        <w:left w:val="none" w:sz="0" w:space="0" w:color="auto"/>
                        <w:bottom w:val="none" w:sz="0" w:space="0" w:color="auto"/>
                        <w:right w:val="none" w:sz="0" w:space="0" w:color="auto"/>
                      </w:divBdr>
                    </w:div>
                    <w:div w:id="1982686361">
                      <w:marLeft w:val="0"/>
                      <w:marRight w:val="0"/>
                      <w:marTop w:val="0"/>
                      <w:marBottom w:val="0"/>
                      <w:divBdr>
                        <w:top w:val="none" w:sz="0" w:space="0" w:color="auto"/>
                        <w:left w:val="none" w:sz="0" w:space="0" w:color="auto"/>
                        <w:bottom w:val="none" w:sz="0" w:space="0" w:color="auto"/>
                        <w:right w:val="none" w:sz="0" w:space="0" w:color="auto"/>
                      </w:divBdr>
                    </w:div>
                    <w:div w:id="2092121933">
                      <w:marLeft w:val="0"/>
                      <w:marRight w:val="0"/>
                      <w:marTop w:val="0"/>
                      <w:marBottom w:val="0"/>
                      <w:divBdr>
                        <w:top w:val="none" w:sz="0" w:space="0" w:color="auto"/>
                        <w:left w:val="none" w:sz="0" w:space="0" w:color="auto"/>
                        <w:bottom w:val="none" w:sz="0" w:space="0" w:color="auto"/>
                        <w:right w:val="none" w:sz="0" w:space="0" w:color="auto"/>
                      </w:divBdr>
                    </w:div>
                  </w:divsChild>
                </w:div>
                <w:div w:id="2106263352">
                  <w:marLeft w:val="540"/>
                  <w:marRight w:val="0"/>
                  <w:marTop w:val="0"/>
                  <w:marBottom w:val="0"/>
                  <w:divBdr>
                    <w:top w:val="none" w:sz="0" w:space="0" w:color="auto"/>
                    <w:left w:val="none" w:sz="0" w:space="0" w:color="auto"/>
                    <w:bottom w:val="none" w:sz="0" w:space="0" w:color="auto"/>
                    <w:right w:val="none" w:sz="0" w:space="0" w:color="auto"/>
                  </w:divBdr>
                </w:div>
                <w:div w:id="2134397141">
                  <w:marLeft w:val="270"/>
                  <w:marRight w:val="0"/>
                  <w:marTop w:val="0"/>
                  <w:marBottom w:val="0"/>
                  <w:divBdr>
                    <w:top w:val="none" w:sz="0" w:space="0" w:color="auto"/>
                    <w:left w:val="none" w:sz="0" w:space="0" w:color="auto"/>
                    <w:bottom w:val="none" w:sz="0" w:space="0" w:color="auto"/>
                    <w:right w:val="none" w:sz="0" w:space="0" w:color="auto"/>
                  </w:divBdr>
                </w:div>
              </w:divsChild>
            </w:div>
            <w:div w:id="214495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720810">
      <w:bodyDiv w:val="1"/>
      <w:marLeft w:val="0"/>
      <w:marRight w:val="0"/>
      <w:marTop w:val="0"/>
      <w:marBottom w:val="0"/>
      <w:divBdr>
        <w:top w:val="none" w:sz="0" w:space="0" w:color="auto"/>
        <w:left w:val="none" w:sz="0" w:space="0" w:color="auto"/>
        <w:bottom w:val="none" w:sz="0" w:space="0" w:color="auto"/>
        <w:right w:val="none" w:sz="0" w:space="0" w:color="auto"/>
      </w:divBdr>
      <w:divsChild>
        <w:div w:id="1031027168">
          <w:marLeft w:val="0"/>
          <w:marRight w:val="0"/>
          <w:marTop w:val="0"/>
          <w:marBottom w:val="0"/>
          <w:divBdr>
            <w:top w:val="none" w:sz="0" w:space="0" w:color="auto"/>
            <w:left w:val="none" w:sz="0" w:space="0" w:color="auto"/>
            <w:bottom w:val="none" w:sz="0" w:space="0" w:color="auto"/>
            <w:right w:val="none" w:sz="0" w:space="0" w:color="auto"/>
          </w:divBdr>
          <w:divsChild>
            <w:div w:id="220559926">
              <w:marLeft w:val="0"/>
              <w:marRight w:val="0"/>
              <w:marTop w:val="0"/>
              <w:marBottom w:val="0"/>
              <w:divBdr>
                <w:top w:val="none" w:sz="0" w:space="0" w:color="auto"/>
                <w:left w:val="none" w:sz="0" w:space="0" w:color="auto"/>
                <w:bottom w:val="none" w:sz="0" w:space="0" w:color="auto"/>
                <w:right w:val="none" w:sz="0" w:space="0" w:color="auto"/>
              </w:divBdr>
              <w:divsChild>
                <w:div w:id="554703764">
                  <w:marLeft w:val="0"/>
                  <w:marRight w:val="0"/>
                  <w:marTop w:val="0"/>
                  <w:marBottom w:val="0"/>
                  <w:divBdr>
                    <w:top w:val="none" w:sz="0" w:space="0" w:color="auto"/>
                    <w:left w:val="none" w:sz="0" w:space="0" w:color="auto"/>
                    <w:bottom w:val="none" w:sz="0" w:space="0" w:color="auto"/>
                    <w:right w:val="none" w:sz="0" w:space="0" w:color="auto"/>
                  </w:divBdr>
                  <w:divsChild>
                    <w:div w:id="907157574">
                      <w:marLeft w:val="0"/>
                      <w:marRight w:val="0"/>
                      <w:marTop w:val="120"/>
                      <w:marBottom w:val="120"/>
                      <w:divBdr>
                        <w:top w:val="none" w:sz="0" w:space="0" w:color="auto"/>
                        <w:left w:val="none" w:sz="0" w:space="0" w:color="auto"/>
                        <w:bottom w:val="none" w:sz="0" w:space="0" w:color="auto"/>
                        <w:right w:val="none" w:sz="0" w:space="0" w:color="auto"/>
                      </w:divBdr>
                      <w:divsChild>
                        <w:div w:id="510609250">
                          <w:marLeft w:val="270"/>
                          <w:marRight w:val="0"/>
                          <w:marTop w:val="0"/>
                          <w:marBottom w:val="0"/>
                          <w:divBdr>
                            <w:top w:val="none" w:sz="0" w:space="0" w:color="auto"/>
                            <w:left w:val="none" w:sz="0" w:space="0" w:color="auto"/>
                            <w:bottom w:val="none" w:sz="0" w:space="0" w:color="auto"/>
                            <w:right w:val="none" w:sz="0" w:space="0" w:color="auto"/>
                          </w:divBdr>
                        </w:div>
                        <w:div w:id="659117817">
                          <w:marLeft w:val="270"/>
                          <w:marRight w:val="0"/>
                          <w:marTop w:val="0"/>
                          <w:marBottom w:val="0"/>
                          <w:divBdr>
                            <w:top w:val="none" w:sz="0" w:space="0" w:color="auto"/>
                            <w:left w:val="none" w:sz="0" w:space="0" w:color="auto"/>
                            <w:bottom w:val="none" w:sz="0" w:space="0" w:color="auto"/>
                            <w:right w:val="none" w:sz="0" w:space="0" w:color="auto"/>
                          </w:divBdr>
                        </w:div>
                        <w:div w:id="1351879530">
                          <w:marLeft w:val="270"/>
                          <w:marRight w:val="0"/>
                          <w:marTop w:val="0"/>
                          <w:marBottom w:val="0"/>
                          <w:divBdr>
                            <w:top w:val="none" w:sz="0" w:space="0" w:color="auto"/>
                            <w:left w:val="none" w:sz="0" w:space="0" w:color="auto"/>
                            <w:bottom w:val="none" w:sz="0" w:space="0" w:color="auto"/>
                            <w:right w:val="none" w:sz="0" w:space="0" w:color="auto"/>
                          </w:divBdr>
                        </w:div>
                        <w:div w:id="1562249454">
                          <w:marLeft w:val="270"/>
                          <w:marRight w:val="0"/>
                          <w:marTop w:val="0"/>
                          <w:marBottom w:val="0"/>
                          <w:divBdr>
                            <w:top w:val="none" w:sz="0" w:space="0" w:color="auto"/>
                            <w:left w:val="none" w:sz="0" w:space="0" w:color="auto"/>
                            <w:bottom w:val="none" w:sz="0" w:space="0" w:color="auto"/>
                            <w:right w:val="none" w:sz="0" w:space="0" w:color="auto"/>
                          </w:divBdr>
                        </w:div>
                        <w:div w:id="1732927527">
                          <w:marLeft w:val="270"/>
                          <w:marRight w:val="0"/>
                          <w:marTop w:val="0"/>
                          <w:marBottom w:val="0"/>
                          <w:divBdr>
                            <w:top w:val="none" w:sz="0" w:space="0" w:color="auto"/>
                            <w:left w:val="none" w:sz="0" w:space="0" w:color="auto"/>
                            <w:bottom w:val="none" w:sz="0" w:space="0" w:color="auto"/>
                            <w:right w:val="none" w:sz="0" w:space="0" w:color="auto"/>
                          </w:divBdr>
                        </w:div>
                      </w:divsChild>
                    </w:div>
                    <w:div w:id="1588147945">
                      <w:marLeft w:val="0"/>
                      <w:marRight w:val="0"/>
                      <w:marTop w:val="120"/>
                      <w:marBottom w:val="120"/>
                      <w:divBdr>
                        <w:top w:val="none" w:sz="0" w:space="0" w:color="auto"/>
                        <w:left w:val="none" w:sz="0" w:space="0" w:color="auto"/>
                        <w:bottom w:val="none" w:sz="0" w:space="0" w:color="auto"/>
                        <w:right w:val="none" w:sz="0" w:space="0" w:color="auto"/>
                      </w:divBdr>
                      <w:divsChild>
                        <w:div w:id="23097875">
                          <w:marLeft w:val="270"/>
                          <w:marRight w:val="0"/>
                          <w:marTop w:val="0"/>
                          <w:marBottom w:val="0"/>
                          <w:divBdr>
                            <w:top w:val="none" w:sz="0" w:space="0" w:color="auto"/>
                            <w:left w:val="none" w:sz="0" w:space="0" w:color="auto"/>
                            <w:bottom w:val="none" w:sz="0" w:space="0" w:color="auto"/>
                            <w:right w:val="none" w:sz="0" w:space="0" w:color="auto"/>
                          </w:divBdr>
                        </w:div>
                        <w:div w:id="321354272">
                          <w:marLeft w:val="0"/>
                          <w:marRight w:val="0"/>
                          <w:marTop w:val="0"/>
                          <w:marBottom w:val="0"/>
                          <w:divBdr>
                            <w:top w:val="none" w:sz="0" w:space="0" w:color="auto"/>
                            <w:left w:val="none" w:sz="0" w:space="0" w:color="auto"/>
                            <w:bottom w:val="none" w:sz="0" w:space="0" w:color="auto"/>
                            <w:right w:val="none" w:sz="0" w:space="0" w:color="auto"/>
                          </w:divBdr>
                        </w:div>
                        <w:div w:id="446892881">
                          <w:marLeft w:val="0"/>
                          <w:marRight w:val="0"/>
                          <w:marTop w:val="0"/>
                          <w:marBottom w:val="0"/>
                          <w:divBdr>
                            <w:top w:val="none" w:sz="0" w:space="0" w:color="auto"/>
                            <w:left w:val="none" w:sz="0" w:space="0" w:color="auto"/>
                            <w:bottom w:val="none" w:sz="0" w:space="0" w:color="auto"/>
                            <w:right w:val="none" w:sz="0" w:space="0" w:color="auto"/>
                          </w:divBdr>
                        </w:div>
                        <w:div w:id="673384228">
                          <w:marLeft w:val="270"/>
                          <w:marRight w:val="0"/>
                          <w:marTop w:val="0"/>
                          <w:marBottom w:val="0"/>
                          <w:divBdr>
                            <w:top w:val="none" w:sz="0" w:space="0" w:color="auto"/>
                            <w:left w:val="none" w:sz="0" w:space="0" w:color="auto"/>
                            <w:bottom w:val="none" w:sz="0" w:space="0" w:color="auto"/>
                            <w:right w:val="none" w:sz="0" w:space="0" w:color="auto"/>
                          </w:divBdr>
                        </w:div>
                        <w:div w:id="1000085746">
                          <w:marLeft w:val="0"/>
                          <w:marRight w:val="0"/>
                          <w:marTop w:val="0"/>
                          <w:marBottom w:val="0"/>
                          <w:divBdr>
                            <w:top w:val="none" w:sz="0" w:space="0" w:color="auto"/>
                            <w:left w:val="none" w:sz="0" w:space="0" w:color="auto"/>
                            <w:bottom w:val="none" w:sz="0" w:space="0" w:color="auto"/>
                            <w:right w:val="none" w:sz="0" w:space="0" w:color="auto"/>
                          </w:divBdr>
                        </w:div>
                        <w:div w:id="1030494330">
                          <w:marLeft w:val="0"/>
                          <w:marRight w:val="0"/>
                          <w:marTop w:val="0"/>
                          <w:marBottom w:val="0"/>
                          <w:divBdr>
                            <w:top w:val="none" w:sz="0" w:space="0" w:color="auto"/>
                            <w:left w:val="none" w:sz="0" w:space="0" w:color="auto"/>
                            <w:bottom w:val="none" w:sz="0" w:space="0" w:color="auto"/>
                            <w:right w:val="none" w:sz="0" w:space="0" w:color="auto"/>
                          </w:divBdr>
                        </w:div>
                        <w:div w:id="1091969572">
                          <w:marLeft w:val="270"/>
                          <w:marRight w:val="0"/>
                          <w:marTop w:val="0"/>
                          <w:marBottom w:val="0"/>
                          <w:divBdr>
                            <w:top w:val="none" w:sz="0" w:space="0" w:color="auto"/>
                            <w:left w:val="none" w:sz="0" w:space="0" w:color="auto"/>
                            <w:bottom w:val="none" w:sz="0" w:space="0" w:color="auto"/>
                            <w:right w:val="none" w:sz="0" w:space="0" w:color="auto"/>
                          </w:divBdr>
                        </w:div>
                        <w:div w:id="1499230608">
                          <w:marLeft w:val="270"/>
                          <w:marRight w:val="0"/>
                          <w:marTop w:val="0"/>
                          <w:marBottom w:val="0"/>
                          <w:divBdr>
                            <w:top w:val="none" w:sz="0" w:space="0" w:color="auto"/>
                            <w:left w:val="none" w:sz="0" w:space="0" w:color="auto"/>
                            <w:bottom w:val="none" w:sz="0" w:space="0" w:color="auto"/>
                            <w:right w:val="none" w:sz="0" w:space="0" w:color="auto"/>
                          </w:divBdr>
                        </w:div>
                        <w:div w:id="1523283861">
                          <w:marLeft w:val="270"/>
                          <w:marRight w:val="0"/>
                          <w:marTop w:val="0"/>
                          <w:marBottom w:val="0"/>
                          <w:divBdr>
                            <w:top w:val="none" w:sz="0" w:space="0" w:color="auto"/>
                            <w:left w:val="none" w:sz="0" w:space="0" w:color="auto"/>
                            <w:bottom w:val="none" w:sz="0" w:space="0" w:color="auto"/>
                            <w:right w:val="none" w:sz="0" w:space="0" w:color="auto"/>
                          </w:divBdr>
                        </w:div>
                        <w:div w:id="1821846263">
                          <w:marLeft w:val="27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960928">
              <w:marLeft w:val="0"/>
              <w:marRight w:val="0"/>
              <w:marTop w:val="0"/>
              <w:marBottom w:val="0"/>
              <w:divBdr>
                <w:top w:val="none" w:sz="0" w:space="0" w:color="auto"/>
                <w:left w:val="none" w:sz="0" w:space="0" w:color="auto"/>
                <w:bottom w:val="none" w:sz="0" w:space="0" w:color="auto"/>
                <w:right w:val="none" w:sz="0" w:space="0" w:color="auto"/>
              </w:divBdr>
            </w:div>
            <w:div w:id="572088802">
              <w:marLeft w:val="0"/>
              <w:marRight w:val="0"/>
              <w:marTop w:val="0"/>
              <w:marBottom w:val="0"/>
              <w:divBdr>
                <w:top w:val="none" w:sz="0" w:space="0" w:color="auto"/>
                <w:left w:val="none" w:sz="0" w:space="0" w:color="auto"/>
                <w:bottom w:val="none" w:sz="0" w:space="0" w:color="auto"/>
                <w:right w:val="none" w:sz="0" w:space="0" w:color="auto"/>
              </w:divBdr>
            </w:div>
            <w:div w:id="962466305">
              <w:marLeft w:val="0"/>
              <w:marRight w:val="0"/>
              <w:marTop w:val="0"/>
              <w:marBottom w:val="0"/>
              <w:divBdr>
                <w:top w:val="none" w:sz="0" w:space="0" w:color="auto"/>
                <w:left w:val="none" w:sz="0" w:space="0" w:color="auto"/>
                <w:bottom w:val="none" w:sz="0" w:space="0" w:color="auto"/>
                <w:right w:val="none" w:sz="0" w:space="0" w:color="auto"/>
              </w:divBdr>
              <w:divsChild>
                <w:div w:id="2059501478">
                  <w:marLeft w:val="0"/>
                  <w:marRight w:val="0"/>
                  <w:marTop w:val="0"/>
                  <w:marBottom w:val="0"/>
                  <w:divBdr>
                    <w:top w:val="none" w:sz="0" w:space="0" w:color="auto"/>
                    <w:left w:val="none" w:sz="0" w:space="0" w:color="auto"/>
                    <w:bottom w:val="none" w:sz="0" w:space="0" w:color="auto"/>
                    <w:right w:val="none" w:sz="0" w:space="0" w:color="auto"/>
                  </w:divBdr>
                  <w:divsChild>
                    <w:div w:id="1365641243">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263227705">
              <w:marLeft w:val="0"/>
              <w:marRight w:val="0"/>
              <w:marTop w:val="0"/>
              <w:marBottom w:val="0"/>
              <w:divBdr>
                <w:top w:val="none" w:sz="0" w:space="0" w:color="auto"/>
                <w:left w:val="none" w:sz="0" w:space="0" w:color="auto"/>
                <w:bottom w:val="none" w:sz="0" w:space="0" w:color="auto"/>
                <w:right w:val="none" w:sz="0" w:space="0" w:color="auto"/>
              </w:divBdr>
              <w:divsChild>
                <w:div w:id="1378822709">
                  <w:marLeft w:val="270"/>
                  <w:marRight w:val="0"/>
                  <w:marTop w:val="0"/>
                  <w:marBottom w:val="0"/>
                  <w:divBdr>
                    <w:top w:val="none" w:sz="0" w:space="0" w:color="auto"/>
                    <w:left w:val="none" w:sz="0" w:space="0" w:color="auto"/>
                    <w:bottom w:val="none" w:sz="0" w:space="0" w:color="auto"/>
                    <w:right w:val="none" w:sz="0" w:space="0" w:color="auto"/>
                  </w:divBdr>
                </w:div>
                <w:div w:id="1486818107">
                  <w:marLeft w:val="270"/>
                  <w:marRight w:val="0"/>
                  <w:marTop w:val="0"/>
                  <w:marBottom w:val="0"/>
                  <w:divBdr>
                    <w:top w:val="none" w:sz="0" w:space="0" w:color="auto"/>
                    <w:left w:val="none" w:sz="0" w:space="0" w:color="auto"/>
                    <w:bottom w:val="none" w:sz="0" w:space="0" w:color="auto"/>
                    <w:right w:val="none" w:sz="0" w:space="0" w:color="auto"/>
                  </w:divBdr>
                </w:div>
                <w:div w:id="1498963493">
                  <w:marLeft w:val="270"/>
                  <w:marRight w:val="0"/>
                  <w:marTop w:val="0"/>
                  <w:marBottom w:val="0"/>
                  <w:divBdr>
                    <w:top w:val="none" w:sz="0" w:space="0" w:color="auto"/>
                    <w:left w:val="none" w:sz="0" w:space="0" w:color="auto"/>
                    <w:bottom w:val="none" w:sz="0" w:space="0" w:color="auto"/>
                    <w:right w:val="none" w:sz="0" w:space="0" w:color="auto"/>
                  </w:divBdr>
                </w:div>
              </w:divsChild>
            </w:div>
            <w:div w:id="1318221076">
              <w:marLeft w:val="0"/>
              <w:marRight w:val="0"/>
              <w:marTop w:val="0"/>
              <w:marBottom w:val="0"/>
              <w:divBdr>
                <w:top w:val="none" w:sz="0" w:space="0" w:color="auto"/>
                <w:left w:val="none" w:sz="0" w:space="0" w:color="auto"/>
                <w:bottom w:val="none" w:sz="0" w:space="0" w:color="auto"/>
                <w:right w:val="none" w:sz="0" w:space="0" w:color="auto"/>
              </w:divBdr>
            </w:div>
            <w:div w:id="1546406085">
              <w:marLeft w:val="0"/>
              <w:marRight w:val="0"/>
              <w:marTop w:val="0"/>
              <w:marBottom w:val="0"/>
              <w:divBdr>
                <w:top w:val="none" w:sz="0" w:space="0" w:color="auto"/>
                <w:left w:val="none" w:sz="0" w:space="0" w:color="auto"/>
                <w:bottom w:val="none" w:sz="0" w:space="0" w:color="auto"/>
                <w:right w:val="none" w:sz="0" w:space="0" w:color="auto"/>
              </w:divBdr>
              <w:divsChild>
                <w:div w:id="160245500">
                  <w:marLeft w:val="0"/>
                  <w:marRight w:val="0"/>
                  <w:marTop w:val="0"/>
                  <w:marBottom w:val="0"/>
                  <w:divBdr>
                    <w:top w:val="none" w:sz="0" w:space="0" w:color="auto"/>
                    <w:left w:val="none" w:sz="0" w:space="0" w:color="auto"/>
                    <w:bottom w:val="none" w:sz="0" w:space="0" w:color="auto"/>
                    <w:right w:val="none" w:sz="0" w:space="0" w:color="auto"/>
                  </w:divBdr>
                </w:div>
                <w:div w:id="559949175">
                  <w:marLeft w:val="0"/>
                  <w:marRight w:val="0"/>
                  <w:marTop w:val="0"/>
                  <w:marBottom w:val="0"/>
                  <w:divBdr>
                    <w:top w:val="none" w:sz="0" w:space="0" w:color="auto"/>
                    <w:left w:val="none" w:sz="0" w:space="0" w:color="auto"/>
                    <w:bottom w:val="none" w:sz="0" w:space="0" w:color="auto"/>
                    <w:right w:val="none" w:sz="0" w:space="0" w:color="auto"/>
                  </w:divBdr>
                </w:div>
                <w:div w:id="893662429">
                  <w:marLeft w:val="270"/>
                  <w:marRight w:val="0"/>
                  <w:marTop w:val="0"/>
                  <w:marBottom w:val="0"/>
                  <w:divBdr>
                    <w:top w:val="none" w:sz="0" w:space="0" w:color="auto"/>
                    <w:left w:val="none" w:sz="0" w:space="0" w:color="auto"/>
                    <w:bottom w:val="none" w:sz="0" w:space="0" w:color="auto"/>
                    <w:right w:val="none" w:sz="0" w:space="0" w:color="auto"/>
                  </w:divBdr>
                </w:div>
                <w:div w:id="154101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168110">
          <w:marLeft w:val="240"/>
          <w:marRight w:val="240"/>
          <w:marTop w:val="240"/>
          <w:marBottom w:val="240"/>
          <w:divBdr>
            <w:top w:val="none" w:sz="0" w:space="0" w:color="auto"/>
            <w:left w:val="none" w:sz="0" w:space="0" w:color="auto"/>
            <w:bottom w:val="none" w:sz="0" w:space="0" w:color="auto"/>
            <w:right w:val="none" w:sz="0" w:space="0" w:color="auto"/>
          </w:divBdr>
        </w:div>
      </w:divsChild>
    </w:div>
    <w:div w:id="1727604249">
      <w:bodyDiv w:val="1"/>
      <w:marLeft w:val="0"/>
      <w:marRight w:val="0"/>
      <w:marTop w:val="0"/>
      <w:marBottom w:val="0"/>
      <w:divBdr>
        <w:top w:val="none" w:sz="0" w:space="0" w:color="auto"/>
        <w:left w:val="none" w:sz="0" w:space="0" w:color="auto"/>
        <w:bottom w:val="none" w:sz="0" w:space="0" w:color="auto"/>
        <w:right w:val="none" w:sz="0" w:space="0" w:color="auto"/>
      </w:divBdr>
    </w:div>
    <w:div w:id="1759790285">
      <w:bodyDiv w:val="1"/>
      <w:marLeft w:val="0"/>
      <w:marRight w:val="0"/>
      <w:marTop w:val="0"/>
      <w:marBottom w:val="0"/>
      <w:divBdr>
        <w:top w:val="none" w:sz="0" w:space="0" w:color="auto"/>
        <w:left w:val="none" w:sz="0" w:space="0" w:color="auto"/>
        <w:bottom w:val="none" w:sz="0" w:space="0" w:color="auto"/>
        <w:right w:val="none" w:sz="0" w:space="0" w:color="auto"/>
      </w:divBdr>
      <w:divsChild>
        <w:div w:id="1492989687">
          <w:marLeft w:val="240"/>
          <w:marRight w:val="240"/>
          <w:marTop w:val="240"/>
          <w:marBottom w:val="240"/>
          <w:divBdr>
            <w:top w:val="none" w:sz="0" w:space="0" w:color="auto"/>
            <w:left w:val="none" w:sz="0" w:space="0" w:color="auto"/>
            <w:bottom w:val="none" w:sz="0" w:space="0" w:color="auto"/>
            <w:right w:val="none" w:sz="0" w:space="0" w:color="auto"/>
          </w:divBdr>
        </w:div>
        <w:div w:id="1954360956">
          <w:marLeft w:val="0"/>
          <w:marRight w:val="0"/>
          <w:marTop w:val="0"/>
          <w:marBottom w:val="0"/>
          <w:divBdr>
            <w:top w:val="none" w:sz="0" w:space="0" w:color="auto"/>
            <w:left w:val="none" w:sz="0" w:space="0" w:color="auto"/>
            <w:bottom w:val="none" w:sz="0" w:space="0" w:color="auto"/>
            <w:right w:val="none" w:sz="0" w:space="0" w:color="auto"/>
          </w:divBdr>
          <w:divsChild>
            <w:div w:id="540825594">
              <w:marLeft w:val="0"/>
              <w:marRight w:val="0"/>
              <w:marTop w:val="0"/>
              <w:marBottom w:val="0"/>
              <w:divBdr>
                <w:top w:val="none" w:sz="0" w:space="0" w:color="auto"/>
                <w:left w:val="none" w:sz="0" w:space="0" w:color="auto"/>
                <w:bottom w:val="none" w:sz="0" w:space="0" w:color="auto"/>
                <w:right w:val="none" w:sz="0" w:space="0" w:color="auto"/>
              </w:divBdr>
            </w:div>
            <w:div w:id="866404261">
              <w:marLeft w:val="480"/>
              <w:marRight w:val="480"/>
              <w:marTop w:val="480"/>
              <w:marBottom w:val="480"/>
              <w:divBdr>
                <w:top w:val="none" w:sz="0" w:space="0" w:color="auto"/>
                <w:left w:val="none" w:sz="0" w:space="0" w:color="auto"/>
                <w:bottom w:val="none" w:sz="0" w:space="0" w:color="auto"/>
                <w:right w:val="none" w:sz="0" w:space="0" w:color="auto"/>
              </w:divBdr>
            </w:div>
            <w:div w:id="926035759">
              <w:marLeft w:val="0"/>
              <w:marRight w:val="0"/>
              <w:marTop w:val="0"/>
              <w:marBottom w:val="0"/>
              <w:divBdr>
                <w:top w:val="none" w:sz="0" w:space="0" w:color="auto"/>
                <w:left w:val="none" w:sz="0" w:space="0" w:color="auto"/>
                <w:bottom w:val="none" w:sz="0" w:space="0" w:color="auto"/>
                <w:right w:val="none" w:sz="0" w:space="0" w:color="auto"/>
              </w:divBdr>
              <w:divsChild>
                <w:div w:id="77290514">
                  <w:marLeft w:val="270"/>
                  <w:marRight w:val="0"/>
                  <w:marTop w:val="0"/>
                  <w:marBottom w:val="0"/>
                  <w:divBdr>
                    <w:top w:val="none" w:sz="0" w:space="0" w:color="auto"/>
                    <w:left w:val="none" w:sz="0" w:space="0" w:color="auto"/>
                    <w:bottom w:val="none" w:sz="0" w:space="0" w:color="auto"/>
                    <w:right w:val="none" w:sz="0" w:space="0" w:color="auto"/>
                  </w:divBdr>
                </w:div>
                <w:div w:id="975451265">
                  <w:marLeft w:val="270"/>
                  <w:marRight w:val="0"/>
                  <w:marTop w:val="0"/>
                  <w:marBottom w:val="0"/>
                  <w:divBdr>
                    <w:top w:val="none" w:sz="0" w:space="0" w:color="auto"/>
                    <w:left w:val="none" w:sz="0" w:space="0" w:color="auto"/>
                    <w:bottom w:val="none" w:sz="0" w:space="0" w:color="auto"/>
                    <w:right w:val="none" w:sz="0" w:space="0" w:color="auto"/>
                  </w:divBdr>
                </w:div>
                <w:div w:id="1041130458">
                  <w:marLeft w:val="270"/>
                  <w:marRight w:val="0"/>
                  <w:marTop w:val="0"/>
                  <w:marBottom w:val="0"/>
                  <w:divBdr>
                    <w:top w:val="none" w:sz="0" w:space="0" w:color="auto"/>
                    <w:left w:val="none" w:sz="0" w:space="0" w:color="auto"/>
                    <w:bottom w:val="none" w:sz="0" w:space="0" w:color="auto"/>
                    <w:right w:val="none" w:sz="0" w:space="0" w:color="auto"/>
                  </w:divBdr>
                </w:div>
                <w:div w:id="1208224632">
                  <w:marLeft w:val="270"/>
                  <w:marRight w:val="0"/>
                  <w:marTop w:val="0"/>
                  <w:marBottom w:val="0"/>
                  <w:divBdr>
                    <w:top w:val="none" w:sz="0" w:space="0" w:color="auto"/>
                    <w:left w:val="none" w:sz="0" w:space="0" w:color="auto"/>
                    <w:bottom w:val="none" w:sz="0" w:space="0" w:color="auto"/>
                    <w:right w:val="none" w:sz="0" w:space="0" w:color="auto"/>
                  </w:divBdr>
                </w:div>
              </w:divsChild>
            </w:div>
            <w:div w:id="962345436">
              <w:marLeft w:val="0"/>
              <w:marRight w:val="0"/>
              <w:marTop w:val="0"/>
              <w:marBottom w:val="0"/>
              <w:divBdr>
                <w:top w:val="none" w:sz="0" w:space="0" w:color="auto"/>
                <w:left w:val="none" w:sz="0" w:space="0" w:color="auto"/>
                <w:bottom w:val="none" w:sz="0" w:space="0" w:color="auto"/>
                <w:right w:val="none" w:sz="0" w:space="0" w:color="auto"/>
              </w:divBdr>
            </w:div>
            <w:div w:id="1221091074">
              <w:marLeft w:val="0"/>
              <w:marRight w:val="0"/>
              <w:marTop w:val="0"/>
              <w:marBottom w:val="0"/>
              <w:divBdr>
                <w:top w:val="none" w:sz="0" w:space="0" w:color="auto"/>
                <w:left w:val="none" w:sz="0" w:space="0" w:color="auto"/>
                <w:bottom w:val="none" w:sz="0" w:space="0" w:color="auto"/>
                <w:right w:val="none" w:sz="0" w:space="0" w:color="auto"/>
              </w:divBdr>
              <w:divsChild>
                <w:div w:id="365567480">
                  <w:marLeft w:val="270"/>
                  <w:marRight w:val="0"/>
                  <w:marTop w:val="0"/>
                  <w:marBottom w:val="0"/>
                  <w:divBdr>
                    <w:top w:val="none" w:sz="0" w:space="0" w:color="auto"/>
                    <w:left w:val="none" w:sz="0" w:space="0" w:color="auto"/>
                    <w:bottom w:val="none" w:sz="0" w:space="0" w:color="auto"/>
                    <w:right w:val="none" w:sz="0" w:space="0" w:color="auto"/>
                  </w:divBdr>
                </w:div>
                <w:div w:id="494608521">
                  <w:marLeft w:val="270"/>
                  <w:marRight w:val="0"/>
                  <w:marTop w:val="0"/>
                  <w:marBottom w:val="0"/>
                  <w:divBdr>
                    <w:top w:val="none" w:sz="0" w:space="0" w:color="auto"/>
                    <w:left w:val="none" w:sz="0" w:space="0" w:color="auto"/>
                    <w:bottom w:val="none" w:sz="0" w:space="0" w:color="auto"/>
                    <w:right w:val="none" w:sz="0" w:space="0" w:color="auto"/>
                  </w:divBdr>
                </w:div>
                <w:div w:id="662048241">
                  <w:marLeft w:val="270"/>
                  <w:marRight w:val="0"/>
                  <w:marTop w:val="0"/>
                  <w:marBottom w:val="0"/>
                  <w:divBdr>
                    <w:top w:val="none" w:sz="0" w:space="0" w:color="auto"/>
                    <w:left w:val="none" w:sz="0" w:space="0" w:color="auto"/>
                    <w:bottom w:val="none" w:sz="0" w:space="0" w:color="auto"/>
                    <w:right w:val="none" w:sz="0" w:space="0" w:color="auto"/>
                  </w:divBdr>
                </w:div>
                <w:div w:id="1019965540">
                  <w:marLeft w:val="270"/>
                  <w:marRight w:val="0"/>
                  <w:marTop w:val="0"/>
                  <w:marBottom w:val="0"/>
                  <w:divBdr>
                    <w:top w:val="none" w:sz="0" w:space="0" w:color="auto"/>
                    <w:left w:val="none" w:sz="0" w:space="0" w:color="auto"/>
                    <w:bottom w:val="none" w:sz="0" w:space="0" w:color="auto"/>
                    <w:right w:val="none" w:sz="0" w:space="0" w:color="auto"/>
                  </w:divBdr>
                </w:div>
                <w:div w:id="1341662872">
                  <w:marLeft w:val="270"/>
                  <w:marRight w:val="0"/>
                  <w:marTop w:val="0"/>
                  <w:marBottom w:val="0"/>
                  <w:divBdr>
                    <w:top w:val="none" w:sz="0" w:space="0" w:color="auto"/>
                    <w:left w:val="none" w:sz="0" w:space="0" w:color="auto"/>
                    <w:bottom w:val="none" w:sz="0" w:space="0" w:color="auto"/>
                    <w:right w:val="none" w:sz="0" w:space="0" w:color="auto"/>
                  </w:divBdr>
                </w:div>
                <w:div w:id="1456604219">
                  <w:marLeft w:val="270"/>
                  <w:marRight w:val="0"/>
                  <w:marTop w:val="0"/>
                  <w:marBottom w:val="0"/>
                  <w:divBdr>
                    <w:top w:val="none" w:sz="0" w:space="0" w:color="auto"/>
                    <w:left w:val="none" w:sz="0" w:space="0" w:color="auto"/>
                    <w:bottom w:val="none" w:sz="0" w:space="0" w:color="auto"/>
                    <w:right w:val="none" w:sz="0" w:space="0" w:color="auto"/>
                  </w:divBdr>
                </w:div>
                <w:div w:id="1727490346">
                  <w:marLeft w:val="270"/>
                  <w:marRight w:val="0"/>
                  <w:marTop w:val="0"/>
                  <w:marBottom w:val="0"/>
                  <w:divBdr>
                    <w:top w:val="none" w:sz="0" w:space="0" w:color="auto"/>
                    <w:left w:val="none" w:sz="0" w:space="0" w:color="auto"/>
                    <w:bottom w:val="none" w:sz="0" w:space="0" w:color="auto"/>
                    <w:right w:val="none" w:sz="0" w:space="0" w:color="auto"/>
                  </w:divBdr>
                </w:div>
                <w:div w:id="1734229171">
                  <w:marLeft w:val="270"/>
                  <w:marRight w:val="0"/>
                  <w:marTop w:val="0"/>
                  <w:marBottom w:val="0"/>
                  <w:divBdr>
                    <w:top w:val="none" w:sz="0" w:space="0" w:color="auto"/>
                    <w:left w:val="none" w:sz="0" w:space="0" w:color="auto"/>
                    <w:bottom w:val="none" w:sz="0" w:space="0" w:color="auto"/>
                    <w:right w:val="none" w:sz="0" w:space="0" w:color="auto"/>
                  </w:divBdr>
                </w:div>
              </w:divsChild>
            </w:div>
            <w:div w:id="1328242232">
              <w:marLeft w:val="0"/>
              <w:marRight w:val="0"/>
              <w:marTop w:val="0"/>
              <w:marBottom w:val="0"/>
              <w:divBdr>
                <w:top w:val="none" w:sz="0" w:space="0" w:color="auto"/>
                <w:left w:val="none" w:sz="0" w:space="0" w:color="auto"/>
                <w:bottom w:val="none" w:sz="0" w:space="0" w:color="auto"/>
                <w:right w:val="none" w:sz="0" w:space="0" w:color="auto"/>
              </w:divBdr>
            </w:div>
            <w:div w:id="1434475785">
              <w:marLeft w:val="0"/>
              <w:marRight w:val="0"/>
              <w:marTop w:val="0"/>
              <w:marBottom w:val="0"/>
              <w:divBdr>
                <w:top w:val="none" w:sz="0" w:space="0" w:color="auto"/>
                <w:left w:val="none" w:sz="0" w:space="0" w:color="auto"/>
                <w:bottom w:val="none" w:sz="0" w:space="0" w:color="auto"/>
                <w:right w:val="none" w:sz="0" w:space="0" w:color="auto"/>
              </w:divBdr>
              <w:divsChild>
                <w:div w:id="352734155">
                  <w:marLeft w:val="270"/>
                  <w:marRight w:val="0"/>
                  <w:marTop w:val="0"/>
                  <w:marBottom w:val="0"/>
                  <w:divBdr>
                    <w:top w:val="none" w:sz="0" w:space="0" w:color="auto"/>
                    <w:left w:val="none" w:sz="0" w:space="0" w:color="auto"/>
                    <w:bottom w:val="none" w:sz="0" w:space="0" w:color="auto"/>
                    <w:right w:val="none" w:sz="0" w:space="0" w:color="auto"/>
                  </w:divBdr>
                </w:div>
                <w:div w:id="1183935292">
                  <w:marLeft w:val="270"/>
                  <w:marRight w:val="0"/>
                  <w:marTop w:val="0"/>
                  <w:marBottom w:val="0"/>
                  <w:divBdr>
                    <w:top w:val="none" w:sz="0" w:space="0" w:color="auto"/>
                    <w:left w:val="none" w:sz="0" w:space="0" w:color="auto"/>
                    <w:bottom w:val="none" w:sz="0" w:space="0" w:color="auto"/>
                    <w:right w:val="none" w:sz="0" w:space="0" w:color="auto"/>
                  </w:divBdr>
                </w:div>
                <w:div w:id="1222717025">
                  <w:marLeft w:val="270"/>
                  <w:marRight w:val="0"/>
                  <w:marTop w:val="0"/>
                  <w:marBottom w:val="0"/>
                  <w:divBdr>
                    <w:top w:val="none" w:sz="0" w:space="0" w:color="auto"/>
                    <w:left w:val="none" w:sz="0" w:space="0" w:color="auto"/>
                    <w:bottom w:val="none" w:sz="0" w:space="0" w:color="auto"/>
                    <w:right w:val="none" w:sz="0" w:space="0" w:color="auto"/>
                  </w:divBdr>
                </w:div>
              </w:divsChild>
            </w:div>
            <w:div w:id="1789857852">
              <w:marLeft w:val="0"/>
              <w:marRight w:val="0"/>
              <w:marTop w:val="0"/>
              <w:marBottom w:val="0"/>
              <w:divBdr>
                <w:top w:val="none" w:sz="0" w:space="0" w:color="auto"/>
                <w:left w:val="none" w:sz="0" w:space="0" w:color="auto"/>
                <w:bottom w:val="none" w:sz="0" w:space="0" w:color="auto"/>
                <w:right w:val="none" w:sz="0" w:space="0" w:color="auto"/>
              </w:divBdr>
              <w:divsChild>
                <w:div w:id="80295702">
                  <w:marLeft w:val="270"/>
                  <w:marRight w:val="0"/>
                  <w:marTop w:val="0"/>
                  <w:marBottom w:val="0"/>
                  <w:divBdr>
                    <w:top w:val="none" w:sz="0" w:space="0" w:color="auto"/>
                    <w:left w:val="none" w:sz="0" w:space="0" w:color="auto"/>
                    <w:bottom w:val="none" w:sz="0" w:space="0" w:color="auto"/>
                    <w:right w:val="none" w:sz="0" w:space="0" w:color="auto"/>
                  </w:divBdr>
                </w:div>
                <w:div w:id="735787195">
                  <w:marLeft w:val="270"/>
                  <w:marRight w:val="0"/>
                  <w:marTop w:val="0"/>
                  <w:marBottom w:val="0"/>
                  <w:divBdr>
                    <w:top w:val="none" w:sz="0" w:space="0" w:color="auto"/>
                    <w:left w:val="none" w:sz="0" w:space="0" w:color="auto"/>
                    <w:bottom w:val="none" w:sz="0" w:space="0" w:color="auto"/>
                    <w:right w:val="none" w:sz="0" w:space="0" w:color="auto"/>
                  </w:divBdr>
                </w:div>
                <w:div w:id="1081368889">
                  <w:marLeft w:val="270"/>
                  <w:marRight w:val="0"/>
                  <w:marTop w:val="0"/>
                  <w:marBottom w:val="0"/>
                  <w:divBdr>
                    <w:top w:val="none" w:sz="0" w:space="0" w:color="auto"/>
                    <w:left w:val="none" w:sz="0" w:space="0" w:color="auto"/>
                    <w:bottom w:val="none" w:sz="0" w:space="0" w:color="auto"/>
                    <w:right w:val="none" w:sz="0" w:space="0" w:color="auto"/>
                  </w:divBdr>
                </w:div>
                <w:div w:id="1684630263">
                  <w:marLeft w:val="270"/>
                  <w:marRight w:val="0"/>
                  <w:marTop w:val="0"/>
                  <w:marBottom w:val="0"/>
                  <w:divBdr>
                    <w:top w:val="none" w:sz="0" w:space="0" w:color="auto"/>
                    <w:left w:val="none" w:sz="0" w:space="0" w:color="auto"/>
                    <w:bottom w:val="none" w:sz="0" w:space="0" w:color="auto"/>
                    <w:right w:val="none" w:sz="0" w:space="0" w:color="auto"/>
                  </w:divBdr>
                </w:div>
                <w:div w:id="1804345869">
                  <w:marLeft w:val="270"/>
                  <w:marRight w:val="0"/>
                  <w:marTop w:val="0"/>
                  <w:marBottom w:val="0"/>
                  <w:divBdr>
                    <w:top w:val="none" w:sz="0" w:space="0" w:color="auto"/>
                    <w:left w:val="none" w:sz="0" w:space="0" w:color="auto"/>
                    <w:bottom w:val="none" w:sz="0" w:space="0" w:color="auto"/>
                    <w:right w:val="none" w:sz="0" w:space="0" w:color="auto"/>
                  </w:divBdr>
                </w:div>
                <w:div w:id="1896238373">
                  <w:marLeft w:val="270"/>
                  <w:marRight w:val="0"/>
                  <w:marTop w:val="0"/>
                  <w:marBottom w:val="0"/>
                  <w:divBdr>
                    <w:top w:val="none" w:sz="0" w:space="0" w:color="auto"/>
                    <w:left w:val="none" w:sz="0" w:space="0" w:color="auto"/>
                    <w:bottom w:val="none" w:sz="0" w:space="0" w:color="auto"/>
                    <w:right w:val="none" w:sz="0" w:space="0" w:color="auto"/>
                  </w:divBdr>
                </w:div>
              </w:divsChild>
            </w:div>
            <w:div w:id="1835797423">
              <w:marLeft w:val="0"/>
              <w:marRight w:val="0"/>
              <w:marTop w:val="0"/>
              <w:marBottom w:val="0"/>
              <w:divBdr>
                <w:top w:val="none" w:sz="0" w:space="0" w:color="auto"/>
                <w:left w:val="none" w:sz="0" w:space="0" w:color="auto"/>
                <w:bottom w:val="none" w:sz="0" w:space="0" w:color="auto"/>
                <w:right w:val="none" w:sz="0" w:space="0" w:color="auto"/>
              </w:divBdr>
            </w:div>
            <w:div w:id="2105572340">
              <w:marLeft w:val="0"/>
              <w:marRight w:val="0"/>
              <w:marTop w:val="0"/>
              <w:marBottom w:val="0"/>
              <w:divBdr>
                <w:top w:val="none" w:sz="0" w:space="0" w:color="auto"/>
                <w:left w:val="none" w:sz="0" w:space="0" w:color="auto"/>
                <w:bottom w:val="none" w:sz="0" w:space="0" w:color="auto"/>
                <w:right w:val="none" w:sz="0" w:space="0" w:color="auto"/>
              </w:divBdr>
              <w:divsChild>
                <w:div w:id="997536691">
                  <w:marLeft w:val="0"/>
                  <w:marRight w:val="0"/>
                  <w:marTop w:val="0"/>
                  <w:marBottom w:val="0"/>
                  <w:divBdr>
                    <w:top w:val="none" w:sz="0" w:space="0" w:color="auto"/>
                    <w:left w:val="none" w:sz="0" w:space="0" w:color="auto"/>
                    <w:bottom w:val="none" w:sz="0" w:space="0" w:color="auto"/>
                    <w:right w:val="none" w:sz="0" w:space="0" w:color="auto"/>
                  </w:divBdr>
                  <w:divsChild>
                    <w:div w:id="1110667408">
                      <w:marLeft w:val="0"/>
                      <w:marRight w:val="0"/>
                      <w:marTop w:val="120"/>
                      <w:marBottom w:val="120"/>
                      <w:divBdr>
                        <w:top w:val="none" w:sz="0" w:space="0" w:color="auto"/>
                        <w:left w:val="none" w:sz="0" w:space="0" w:color="auto"/>
                        <w:bottom w:val="none" w:sz="0" w:space="0" w:color="auto"/>
                        <w:right w:val="none" w:sz="0" w:space="0" w:color="auto"/>
                      </w:divBdr>
                      <w:divsChild>
                        <w:div w:id="235015507">
                          <w:marLeft w:val="270"/>
                          <w:marRight w:val="0"/>
                          <w:marTop w:val="0"/>
                          <w:marBottom w:val="0"/>
                          <w:divBdr>
                            <w:top w:val="none" w:sz="0" w:space="0" w:color="auto"/>
                            <w:left w:val="none" w:sz="0" w:space="0" w:color="auto"/>
                            <w:bottom w:val="none" w:sz="0" w:space="0" w:color="auto"/>
                            <w:right w:val="none" w:sz="0" w:space="0" w:color="auto"/>
                          </w:divBdr>
                        </w:div>
                        <w:div w:id="306665148">
                          <w:marLeft w:val="270"/>
                          <w:marRight w:val="0"/>
                          <w:marTop w:val="0"/>
                          <w:marBottom w:val="0"/>
                          <w:divBdr>
                            <w:top w:val="none" w:sz="0" w:space="0" w:color="auto"/>
                            <w:left w:val="none" w:sz="0" w:space="0" w:color="auto"/>
                            <w:bottom w:val="none" w:sz="0" w:space="0" w:color="auto"/>
                            <w:right w:val="none" w:sz="0" w:space="0" w:color="auto"/>
                          </w:divBdr>
                        </w:div>
                        <w:div w:id="321202540">
                          <w:marLeft w:val="270"/>
                          <w:marRight w:val="0"/>
                          <w:marTop w:val="0"/>
                          <w:marBottom w:val="0"/>
                          <w:divBdr>
                            <w:top w:val="none" w:sz="0" w:space="0" w:color="auto"/>
                            <w:left w:val="none" w:sz="0" w:space="0" w:color="auto"/>
                            <w:bottom w:val="none" w:sz="0" w:space="0" w:color="auto"/>
                            <w:right w:val="none" w:sz="0" w:space="0" w:color="auto"/>
                          </w:divBdr>
                        </w:div>
                        <w:div w:id="518588029">
                          <w:marLeft w:val="0"/>
                          <w:marRight w:val="0"/>
                          <w:marTop w:val="0"/>
                          <w:marBottom w:val="0"/>
                          <w:divBdr>
                            <w:top w:val="none" w:sz="0" w:space="0" w:color="auto"/>
                            <w:left w:val="none" w:sz="0" w:space="0" w:color="auto"/>
                            <w:bottom w:val="none" w:sz="0" w:space="0" w:color="auto"/>
                            <w:right w:val="none" w:sz="0" w:space="0" w:color="auto"/>
                          </w:divBdr>
                        </w:div>
                        <w:div w:id="587232356">
                          <w:marLeft w:val="270"/>
                          <w:marRight w:val="0"/>
                          <w:marTop w:val="0"/>
                          <w:marBottom w:val="0"/>
                          <w:divBdr>
                            <w:top w:val="none" w:sz="0" w:space="0" w:color="auto"/>
                            <w:left w:val="none" w:sz="0" w:space="0" w:color="auto"/>
                            <w:bottom w:val="none" w:sz="0" w:space="0" w:color="auto"/>
                            <w:right w:val="none" w:sz="0" w:space="0" w:color="auto"/>
                          </w:divBdr>
                        </w:div>
                        <w:div w:id="674038129">
                          <w:marLeft w:val="270"/>
                          <w:marRight w:val="0"/>
                          <w:marTop w:val="0"/>
                          <w:marBottom w:val="0"/>
                          <w:divBdr>
                            <w:top w:val="none" w:sz="0" w:space="0" w:color="auto"/>
                            <w:left w:val="none" w:sz="0" w:space="0" w:color="auto"/>
                            <w:bottom w:val="none" w:sz="0" w:space="0" w:color="auto"/>
                            <w:right w:val="none" w:sz="0" w:space="0" w:color="auto"/>
                          </w:divBdr>
                        </w:div>
                        <w:div w:id="675032657">
                          <w:marLeft w:val="270"/>
                          <w:marRight w:val="0"/>
                          <w:marTop w:val="0"/>
                          <w:marBottom w:val="0"/>
                          <w:divBdr>
                            <w:top w:val="none" w:sz="0" w:space="0" w:color="auto"/>
                            <w:left w:val="none" w:sz="0" w:space="0" w:color="auto"/>
                            <w:bottom w:val="none" w:sz="0" w:space="0" w:color="auto"/>
                            <w:right w:val="none" w:sz="0" w:space="0" w:color="auto"/>
                          </w:divBdr>
                        </w:div>
                        <w:div w:id="930049356">
                          <w:marLeft w:val="270"/>
                          <w:marRight w:val="0"/>
                          <w:marTop w:val="0"/>
                          <w:marBottom w:val="0"/>
                          <w:divBdr>
                            <w:top w:val="none" w:sz="0" w:space="0" w:color="auto"/>
                            <w:left w:val="none" w:sz="0" w:space="0" w:color="auto"/>
                            <w:bottom w:val="none" w:sz="0" w:space="0" w:color="auto"/>
                            <w:right w:val="none" w:sz="0" w:space="0" w:color="auto"/>
                          </w:divBdr>
                        </w:div>
                        <w:div w:id="1577351764">
                          <w:marLeft w:val="270"/>
                          <w:marRight w:val="0"/>
                          <w:marTop w:val="0"/>
                          <w:marBottom w:val="0"/>
                          <w:divBdr>
                            <w:top w:val="none" w:sz="0" w:space="0" w:color="auto"/>
                            <w:left w:val="none" w:sz="0" w:space="0" w:color="auto"/>
                            <w:bottom w:val="none" w:sz="0" w:space="0" w:color="auto"/>
                            <w:right w:val="none" w:sz="0" w:space="0" w:color="auto"/>
                          </w:divBdr>
                        </w:div>
                        <w:div w:id="1896699050">
                          <w:marLeft w:val="0"/>
                          <w:marRight w:val="0"/>
                          <w:marTop w:val="0"/>
                          <w:marBottom w:val="0"/>
                          <w:divBdr>
                            <w:top w:val="none" w:sz="0" w:space="0" w:color="auto"/>
                            <w:left w:val="none" w:sz="0" w:space="0" w:color="auto"/>
                            <w:bottom w:val="none" w:sz="0" w:space="0" w:color="auto"/>
                            <w:right w:val="none" w:sz="0" w:space="0" w:color="auto"/>
                          </w:divBdr>
                        </w:div>
                        <w:div w:id="2009208791">
                          <w:marLeft w:val="270"/>
                          <w:marRight w:val="0"/>
                          <w:marTop w:val="0"/>
                          <w:marBottom w:val="0"/>
                          <w:divBdr>
                            <w:top w:val="none" w:sz="0" w:space="0" w:color="auto"/>
                            <w:left w:val="none" w:sz="0" w:space="0" w:color="auto"/>
                            <w:bottom w:val="none" w:sz="0" w:space="0" w:color="auto"/>
                            <w:right w:val="none" w:sz="0" w:space="0" w:color="auto"/>
                          </w:divBdr>
                        </w:div>
                      </w:divsChild>
                    </w:div>
                    <w:div w:id="1514564982">
                      <w:marLeft w:val="0"/>
                      <w:marRight w:val="0"/>
                      <w:marTop w:val="120"/>
                      <w:marBottom w:val="120"/>
                      <w:divBdr>
                        <w:top w:val="none" w:sz="0" w:space="0" w:color="auto"/>
                        <w:left w:val="none" w:sz="0" w:space="0" w:color="auto"/>
                        <w:bottom w:val="none" w:sz="0" w:space="0" w:color="auto"/>
                        <w:right w:val="none" w:sz="0" w:space="0" w:color="auto"/>
                      </w:divBdr>
                      <w:divsChild>
                        <w:div w:id="1492914490">
                          <w:marLeft w:val="270"/>
                          <w:marRight w:val="0"/>
                          <w:marTop w:val="0"/>
                          <w:marBottom w:val="0"/>
                          <w:divBdr>
                            <w:top w:val="none" w:sz="0" w:space="0" w:color="auto"/>
                            <w:left w:val="none" w:sz="0" w:space="0" w:color="auto"/>
                            <w:bottom w:val="none" w:sz="0" w:space="0" w:color="auto"/>
                            <w:right w:val="none" w:sz="0" w:space="0" w:color="auto"/>
                          </w:divBdr>
                        </w:div>
                        <w:div w:id="2077241299">
                          <w:marLeft w:val="270"/>
                          <w:marRight w:val="0"/>
                          <w:marTop w:val="0"/>
                          <w:marBottom w:val="0"/>
                          <w:divBdr>
                            <w:top w:val="none" w:sz="0" w:space="0" w:color="auto"/>
                            <w:left w:val="none" w:sz="0" w:space="0" w:color="auto"/>
                            <w:bottom w:val="none" w:sz="0" w:space="0" w:color="auto"/>
                            <w:right w:val="none" w:sz="0" w:space="0" w:color="auto"/>
                          </w:divBdr>
                        </w:div>
                      </w:divsChild>
                    </w:div>
                    <w:div w:id="2125491976">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 w:id="1762137799">
      <w:bodyDiv w:val="1"/>
      <w:marLeft w:val="0"/>
      <w:marRight w:val="0"/>
      <w:marTop w:val="0"/>
      <w:marBottom w:val="0"/>
      <w:divBdr>
        <w:top w:val="none" w:sz="0" w:space="0" w:color="auto"/>
        <w:left w:val="none" w:sz="0" w:space="0" w:color="auto"/>
        <w:bottom w:val="none" w:sz="0" w:space="0" w:color="auto"/>
        <w:right w:val="none" w:sz="0" w:space="0" w:color="auto"/>
      </w:divBdr>
      <w:divsChild>
        <w:div w:id="1255046449">
          <w:marLeft w:val="0"/>
          <w:marRight w:val="0"/>
          <w:marTop w:val="0"/>
          <w:marBottom w:val="0"/>
          <w:divBdr>
            <w:top w:val="none" w:sz="0" w:space="0" w:color="auto"/>
            <w:left w:val="none" w:sz="0" w:space="0" w:color="auto"/>
            <w:bottom w:val="none" w:sz="0" w:space="0" w:color="auto"/>
            <w:right w:val="none" w:sz="0" w:space="0" w:color="auto"/>
          </w:divBdr>
          <w:divsChild>
            <w:div w:id="908003971">
              <w:marLeft w:val="0"/>
              <w:marRight w:val="0"/>
              <w:marTop w:val="0"/>
              <w:marBottom w:val="0"/>
              <w:divBdr>
                <w:top w:val="none" w:sz="0" w:space="0" w:color="auto"/>
                <w:left w:val="none" w:sz="0" w:space="0" w:color="auto"/>
                <w:bottom w:val="none" w:sz="0" w:space="0" w:color="auto"/>
                <w:right w:val="none" w:sz="0" w:space="0" w:color="auto"/>
              </w:divBdr>
              <w:divsChild>
                <w:div w:id="404493448">
                  <w:marLeft w:val="0"/>
                  <w:marRight w:val="0"/>
                  <w:marTop w:val="0"/>
                  <w:marBottom w:val="0"/>
                  <w:divBdr>
                    <w:top w:val="none" w:sz="0" w:space="0" w:color="auto"/>
                    <w:left w:val="none" w:sz="0" w:space="0" w:color="auto"/>
                    <w:bottom w:val="none" w:sz="0" w:space="0" w:color="auto"/>
                    <w:right w:val="none" w:sz="0" w:space="0" w:color="auto"/>
                  </w:divBdr>
                  <w:divsChild>
                    <w:div w:id="1293174366">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998532705">
              <w:marLeft w:val="0"/>
              <w:marRight w:val="0"/>
              <w:marTop w:val="0"/>
              <w:marBottom w:val="0"/>
              <w:divBdr>
                <w:top w:val="none" w:sz="0" w:space="0" w:color="auto"/>
                <w:left w:val="none" w:sz="0" w:space="0" w:color="auto"/>
                <w:bottom w:val="none" w:sz="0" w:space="0" w:color="auto"/>
                <w:right w:val="none" w:sz="0" w:space="0" w:color="auto"/>
              </w:divBdr>
              <w:divsChild>
                <w:div w:id="1873609222">
                  <w:marLeft w:val="0"/>
                  <w:marRight w:val="0"/>
                  <w:marTop w:val="0"/>
                  <w:marBottom w:val="0"/>
                  <w:divBdr>
                    <w:top w:val="none" w:sz="0" w:space="0" w:color="auto"/>
                    <w:left w:val="none" w:sz="0" w:space="0" w:color="auto"/>
                    <w:bottom w:val="none" w:sz="0" w:space="0" w:color="auto"/>
                    <w:right w:val="none" w:sz="0" w:space="0" w:color="auto"/>
                  </w:divBdr>
                  <w:divsChild>
                    <w:div w:id="90246023">
                      <w:marLeft w:val="0"/>
                      <w:marRight w:val="0"/>
                      <w:marTop w:val="120"/>
                      <w:marBottom w:val="120"/>
                      <w:divBdr>
                        <w:top w:val="none" w:sz="0" w:space="0" w:color="auto"/>
                        <w:left w:val="none" w:sz="0" w:space="0" w:color="auto"/>
                        <w:bottom w:val="none" w:sz="0" w:space="0" w:color="auto"/>
                        <w:right w:val="none" w:sz="0" w:space="0" w:color="auto"/>
                      </w:divBdr>
                    </w:div>
                    <w:div w:id="1009911660">
                      <w:marLeft w:val="0"/>
                      <w:marRight w:val="0"/>
                      <w:marTop w:val="120"/>
                      <w:marBottom w:val="120"/>
                      <w:divBdr>
                        <w:top w:val="none" w:sz="0" w:space="0" w:color="auto"/>
                        <w:left w:val="none" w:sz="0" w:space="0" w:color="auto"/>
                        <w:bottom w:val="none" w:sz="0" w:space="0" w:color="auto"/>
                        <w:right w:val="none" w:sz="0" w:space="0" w:color="auto"/>
                      </w:divBdr>
                    </w:div>
                    <w:div w:id="1072389389">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523712268">
              <w:marLeft w:val="0"/>
              <w:marRight w:val="0"/>
              <w:marTop w:val="0"/>
              <w:marBottom w:val="0"/>
              <w:divBdr>
                <w:top w:val="none" w:sz="0" w:space="0" w:color="auto"/>
                <w:left w:val="none" w:sz="0" w:space="0" w:color="auto"/>
                <w:bottom w:val="none" w:sz="0" w:space="0" w:color="auto"/>
                <w:right w:val="none" w:sz="0" w:space="0" w:color="auto"/>
              </w:divBdr>
            </w:div>
            <w:div w:id="1654403929">
              <w:marLeft w:val="0"/>
              <w:marRight w:val="0"/>
              <w:marTop w:val="0"/>
              <w:marBottom w:val="0"/>
              <w:divBdr>
                <w:top w:val="none" w:sz="0" w:space="0" w:color="auto"/>
                <w:left w:val="none" w:sz="0" w:space="0" w:color="auto"/>
                <w:bottom w:val="none" w:sz="0" w:space="0" w:color="auto"/>
                <w:right w:val="none" w:sz="0" w:space="0" w:color="auto"/>
              </w:divBdr>
              <w:divsChild>
                <w:div w:id="255482225">
                  <w:marLeft w:val="270"/>
                  <w:marRight w:val="0"/>
                  <w:marTop w:val="0"/>
                  <w:marBottom w:val="0"/>
                  <w:divBdr>
                    <w:top w:val="none" w:sz="0" w:space="0" w:color="auto"/>
                    <w:left w:val="none" w:sz="0" w:space="0" w:color="auto"/>
                    <w:bottom w:val="none" w:sz="0" w:space="0" w:color="auto"/>
                    <w:right w:val="none" w:sz="0" w:space="0" w:color="auto"/>
                  </w:divBdr>
                </w:div>
                <w:div w:id="586236729">
                  <w:marLeft w:val="270"/>
                  <w:marRight w:val="0"/>
                  <w:marTop w:val="0"/>
                  <w:marBottom w:val="0"/>
                  <w:divBdr>
                    <w:top w:val="none" w:sz="0" w:space="0" w:color="auto"/>
                    <w:left w:val="none" w:sz="0" w:space="0" w:color="auto"/>
                    <w:bottom w:val="none" w:sz="0" w:space="0" w:color="auto"/>
                    <w:right w:val="none" w:sz="0" w:space="0" w:color="auto"/>
                  </w:divBdr>
                </w:div>
                <w:div w:id="839003566">
                  <w:marLeft w:val="270"/>
                  <w:marRight w:val="0"/>
                  <w:marTop w:val="0"/>
                  <w:marBottom w:val="0"/>
                  <w:divBdr>
                    <w:top w:val="none" w:sz="0" w:space="0" w:color="auto"/>
                    <w:left w:val="none" w:sz="0" w:space="0" w:color="auto"/>
                    <w:bottom w:val="none" w:sz="0" w:space="0" w:color="auto"/>
                    <w:right w:val="none" w:sz="0" w:space="0" w:color="auto"/>
                  </w:divBdr>
                </w:div>
                <w:div w:id="954403575">
                  <w:marLeft w:val="270"/>
                  <w:marRight w:val="0"/>
                  <w:marTop w:val="0"/>
                  <w:marBottom w:val="0"/>
                  <w:divBdr>
                    <w:top w:val="none" w:sz="0" w:space="0" w:color="auto"/>
                    <w:left w:val="none" w:sz="0" w:space="0" w:color="auto"/>
                    <w:bottom w:val="none" w:sz="0" w:space="0" w:color="auto"/>
                    <w:right w:val="none" w:sz="0" w:space="0" w:color="auto"/>
                  </w:divBdr>
                </w:div>
                <w:div w:id="977295728">
                  <w:marLeft w:val="270"/>
                  <w:marRight w:val="0"/>
                  <w:marTop w:val="0"/>
                  <w:marBottom w:val="0"/>
                  <w:divBdr>
                    <w:top w:val="none" w:sz="0" w:space="0" w:color="auto"/>
                    <w:left w:val="none" w:sz="0" w:space="0" w:color="auto"/>
                    <w:bottom w:val="none" w:sz="0" w:space="0" w:color="auto"/>
                    <w:right w:val="none" w:sz="0" w:space="0" w:color="auto"/>
                  </w:divBdr>
                </w:div>
                <w:div w:id="1322544885">
                  <w:marLeft w:val="270"/>
                  <w:marRight w:val="0"/>
                  <w:marTop w:val="0"/>
                  <w:marBottom w:val="0"/>
                  <w:divBdr>
                    <w:top w:val="none" w:sz="0" w:space="0" w:color="auto"/>
                    <w:left w:val="none" w:sz="0" w:space="0" w:color="auto"/>
                    <w:bottom w:val="none" w:sz="0" w:space="0" w:color="auto"/>
                    <w:right w:val="none" w:sz="0" w:space="0" w:color="auto"/>
                  </w:divBdr>
                  <w:divsChild>
                    <w:div w:id="67389008">
                      <w:marLeft w:val="0"/>
                      <w:marRight w:val="0"/>
                      <w:marTop w:val="0"/>
                      <w:marBottom w:val="0"/>
                      <w:divBdr>
                        <w:top w:val="none" w:sz="0" w:space="0" w:color="auto"/>
                        <w:left w:val="none" w:sz="0" w:space="0" w:color="auto"/>
                        <w:bottom w:val="none" w:sz="0" w:space="0" w:color="auto"/>
                        <w:right w:val="none" w:sz="0" w:space="0" w:color="auto"/>
                      </w:divBdr>
                    </w:div>
                    <w:div w:id="551425139">
                      <w:marLeft w:val="0"/>
                      <w:marRight w:val="0"/>
                      <w:marTop w:val="0"/>
                      <w:marBottom w:val="0"/>
                      <w:divBdr>
                        <w:top w:val="none" w:sz="0" w:space="0" w:color="auto"/>
                        <w:left w:val="none" w:sz="0" w:space="0" w:color="auto"/>
                        <w:bottom w:val="none" w:sz="0" w:space="0" w:color="auto"/>
                        <w:right w:val="none" w:sz="0" w:space="0" w:color="auto"/>
                      </w:divBdr>
                    </w:div>
                    <w:div w:id="968634229">
                      <w:marLeft w:val="0"/>
                      <w:marRight w:val="0"/>
                      <w:marTop w:val="0"/>
                      <w:marBottom w:val="0"/>
                      <w:divBdr>
                        <w:top w:val="none" w:sz="0" w:space="0" w:color="auto"/>
                        <w:left w:val="none" w:sz="0" w:space="0" w:color="auto"/>
                        <w:bottom w:val="none" w:sz="0" w:space="0" w:color="auto"/>
                        <w:right w:val="none" w:sz="0" w:space="0" w:color="auto"/>
                      </w:divBdr>
                    </w:div>
                  </w:divsChild>
                </w:div>
                <w:div w:id="1445494059">
                  <w:marLeft w:val="270"/>
                  <w:marRight w:val="0"/>
                  <w:marTop w:val="0"/>
                  <w:marBottom w:val="0"/>
                  <w:divBdr>
                    <w:top w:val="none" w:sz="0" w:space="0" w:color="auto"/>
                    <w:left w:val="none" w:sz="0" w:space="0" w:color="auto"/>
                    <w:bottom w:val="none" w:sz="0" w:space="0" w:color="auto"/>
                    <w:right w:val="none" w:sz="0" w:space="0" w:color="auto"/>
                  </w:divBdr>
                </w:div>
                <w:div w:id="1532918171">
                  <w:marLeft w:val="270"/>
                  <w:marRight w:val="0"/>
                  <w:marTop w:val="0"/>
                  <w:marBottom w:val="0"/>
                  <w:divBdr>
                    <w:top w:val="none" w:sz="0" w:space="0" w:color="auto"/>
                    <w:left w:val="none" w:sz="0" w:space="0" w:color="auto"/>
                    <w:bottom w:val="none" w:sz="0" w:space="0" w:color="auto"/>
                    <w:right w:val="none" w:sz="0" w:space="0" w:color="auto"/>
                  </w:divBdr>
                </w:div>
                <w:div w:id="1564564320">
                  <w:marLeft w:val="270"/>
                  <w:marRight w:val="0"/>
                  <w:marTop w:val="0"/>
                  <w:marBottom w:val="0"/>
                  <w:divBdr>
                    <w:top w:val="none" w:sz="0" w:space="0" w:color="auto"/>
                    <w:left w:val="none" w:sz="0" w:space="0" w:color="auto"/>
                    <w:bottom w:val="none" w:sz="0" w:space="0" w:color="auto"/>
                    <w:right w:val="none" w:sz="0" w:space="0" w:color="auto"/>
                  </w:divBdr>
                </w:div>
                <w:div w:id="1815759835">
                  <w:marLeft w:val="270"/>
                  <w:marRight w:val="0"/>
                  <w:marTop w:val="0"/>
                  <w:marBottom w:val="0"/>
                  <w:divBdr>
                    <w:top w:val="none" w:sz="0" w:space="0" w:color="auto"/>
                    <w:left w:val="none" w:sz="0" w:space="0" w:color="auto"/>
                    <w:bottom w:val="none" w:sz="0" w:space="0" w:color="auto"/>
                    <w:right w:val="none" w:sz="0" w:space="0" w:color="auto"/>
                  </w:divBdr>
                </w:div>
                <w:div w:id="1900438507">
                  <w:marLeft w:val="270"/>
                  <w:marRight w:val="0"/>
                  <w:marTop w:val="0"/>
                  <w:marBottom w:val="0"/>
                  <w:divBdr>
                    <w:top w:val="none" w:sz="0" w:space="0" w:color="auto"/>
                    <w:left w:val="none" w:sz="0" w:space="0" w:color="auto"/>
                    <w:bottom w:val="none" w:sz="0" w:space="0" w:color="auto"/>
                    <w:right w:val="none" w:sz="0" w:space="0" w:color="auto"/>
                  </w:divBdr>
                </w:div>
                <w:div w:id="1990554421">
                  <w:marLeft w:val="270"/>
                  <w:marRight w:val="0"/>
                  <w:marTop w:val="0"/>
                  <w:marBottom w:val="0"/>
                  <w:divBdr>
                    <w:top w:val="none" w:sz="0" w:space="0" w:color="auto"/>
                    <w:left w:val="none" w:sz="0" w:space="0" w:color="auto"/>
                    <w:bottom w:val="none" w:sz="0" w:space="0" w:color="auto"/>
                    <w:right w:val="none" w:sz="0" w:space="0" w:color="auto"/>
                  </w:divBdr>
                </w:div>
                <w:div w:id="2122215080">
                  <w:marLeft w:val="270"/>
                  <w:marRight w:val="0"/>
                  <w:marTop w:val="0"/>
                  <w:marBottom w:val="0"/>
                  <w:divBdr>
                    <w:top w:val="none" w:sz="0" w:space="0" w:color="auto"/>
                    <w:left w:val="none" w:sz="0" w:space="0" w:color="auto"/>
                    <w:bottom w:val="none" w:sz="0" w:space="0" w:color="auto"/>
                    <w:right w:val="none" w:sz="0" w:space="0" w:color="auto"/>
                  </w:divBdr>
                </w:div>
              </w:divsChild>
            </w:div>
          </w:divsChild>
        </w:div>
        <w:div w:id="1414082138">
          <w:marLeft w:val="240"/>
          <w:marRight w:val="240"/>
          <w:marTop w:val="240"/>
          <w:marBottom w:val="240"/>
          <w:divBdr>
            <w:top w:val="none" w:sz="0" w:space="0" w:color="auto"/>
            <w:left w:val="none" w:sz="0" w:space="0" w:color="auto"/>
            <w:bottom w:val="none" w:sz="0" w:space="0" w:color="auto"/>
            <w:right w:val="none" w:sz="0" w:space="0" w:color="auto"/>
          </w:divBdr>
        </w:div>
      </w:divsChild>
    </w:div>
    <w:div w:id="1826509390">
      <w:bodyDiv w:val="1"/>
      <w:marLeft w:val="0"/>
      <w:marRight w:val="0"/>
      <w:marTop w:val="0"/>
      <w:marBottom w:val="0"/>
      <w:divBdr>
        <w:top w:val="none" w:sz="0" w:space="0" w:color="auto"/>
        <w:left w:val="none" w:sz="0" w:space="0" w:color="auto"/>
        <w:bottom w:val="none" w:sz="0" w:space="0" w:color="auto"/>
        <w:right w:val="none" w:sz="0" w:space="0" w:color="auto"/>
      </w:divBdr>
      <w:divsChild>
        <w:div w:id="6248814">
          <w:marLeft w:val="0"/>
          <w:marRight w:val="0"/>
          <w:marTop w:val="0"/>
          <w:marBottom w:val="0"/>
          <w:divBdr>
            <w:top w:val="none" w:sz="0" w:space="0" w:color="auto"/>
            <w:left w:val="none" w:sz="0" w:space="0" w:color="auto"/>
            <w:bottom w:val="none" w:sz="0" w:space="0" w:color="auto"/>
            <w:right w:val="none" w:sz="0" w:space="0" w:color="auto"/>
          </w:divBdr>
          <w:divsChild>
            <w:div w:id="383062838">
              <w:marLeft w:val="0"/>
              <w:marRight w:val="0"/>
              <w:marTop w:val="0"/>
              <w:marBottom w:val="0"/>
              <w:divBdr>
                <w:top w:val="none" w:sz="0" w:space="0" w:color="auto"/>
                <w:left w:val="none" w:sz="0" w:space="0" w:color="auto"/>
                <w:bottom w:val="none" w:sz="0" w:space="0" w:color="auto"/>
                <w:right w:val="none" w:sz="0" w:space="0" w:color="auto"/>
              </w:divBdr>
              <w:divsChild>
                <w:div w:id="49305286">
                  <w:marLeft w:val="270"/>
                  <w:marRight w:val="0"/>
                  <w:marTop w:val="0"/>
                  <w:marBottom w:val="0"/>
                  <w:divBdr>
                    <w:top w:val="none" w:sz="0" w:space="0" w:color="auto"/>
                    <w:left w:val="none" w:sz="0" w:space="0" w:color="auto"/>
                    <w:bottom w:val="none" w:sz="0" w:space="0" w:color="auto"/>
                    <w:right w:val="none" w:sz="0" w:space="0" w:color="auto"/>
                  </w:divBdr>
                </w:div>
                <w:div w:id="270554926">
                  <w:marLeft w:val="270"/>
                  <w:marRight w:val="0"/>
                  <w:marTop w:val="0"/>
                  <w:marBottom w:val="0"/>
                  <w:divBdr>
                    <w:top w:val="none" w:sz="0" w:space="0" w:color="auto"/>
                    <w:left w:val="none" w:sz="0" w:space="0" w:color="auto"/>
                    <w:bottom w:val="none" w:sz="0" w:space="0" w:color="auto"/>
                    <w:right w:val="none" w:sz="0" w:space="0" w:color="auto"/>
                  </w:divBdr>
                </w:div>
                <w:div w:id="454177786">
                  <w:marLeft w:val="270"/>
                  <w:marRight w:val="0"/>
                  <w:marTop w:val="0"/>
                  <w:marBottom w:val="0"/>
                  <w:divBdr>
                    <w:top w:val="none" w:sz="0" w:space="0" w:color="auto"/>
                    <w:left w:val="none" w:sz="0" w:space="0" w:color="auto"/>
                    <w:bottom w:val="none" w:sz="0" w:space="0" w:color="auto"/>
                    <w:right w:val="none" w:sz="0" w:space="0" w:color="auto"/>
                  </w:divBdr>
                </w:div>
                <w:div w:id="548105475">
                  <w:marLeft w:val="270"/>
                  <w:marRight w:val="0"/>
                  <w:marTop w:val="0"/>
                  <w:marBottom w:val="0"/>
                  <w:divBdr>
                    <w:top w:val="none" w:sz="0" w:space="0" w:color="auto"/>
                    <w:left w:val="none" w:sz="0" w:space="0" w:color="auto"/>
                    <w:bottom w:val="none" w:sz="0" w:space="0" w:color="auto"/>
                    <w:right w:val="none" w:sz="0" w:space="0" w:color="auto"/>
                  </w:divBdr>
                </w:div>
                <w:div w:id="620838314">
                  <w:marLeft w:val="270"/>
                  <w:marRight w:val="0"/>
                  <w:marTop w:val="0"/>
                  <w:marBottom w:val="0"/>
                  <w:divBdr>
                    <w:top w:val="none" w:sz="0" w:space="0" w:color="auto"/>
                    <w:left w:val="none" w:sz="0" w:space="0" w:color="auto"/>
                    <w:bottom w:val="none" w:sz="0" w:space="0" w:color="auto"/>
                    <w:right w:val="none" w:sz="0" w:space="0" w:color="auto"/>
                  </w:divBdr>
                </w:div>
                <w:div w:id="664818023">
                  <w:marLeft w:val="270"/>
                  <w:marRight w:val="0"/>
                  <w:marTop w:val="0"/>
                  <w:marBottom w:val="0"/>
                  <w:divBdr>
                    <w:top w:val="none" w:sz="0" w:space="0" w:color="auto"/>
                    <w:left w:val="none" w:sz="0" w:space="0" w:color="auto"/>
                    <w:bottom w:val="none" w:sz="0" w:space="0" w:color="auto"/>
                    <w:right w:val="none" w:sz="0" w:space="0" w:color="auto"/>
                  </w:divBdr>
                </w:div>
                <w:div w:id="667633435">
                  <w:marLeft w:val="270"/>
                  <w:marRight w:val="0"/>
                  <w:marTop w:val="0"/>
                  <w:marBottom w:val="0"/>
                  <w:divBdr>
                    <w:top w:val="none" w:sz="0" w:space="0" w:color="auto"/>
                    <w:left w:val="none" w:sz="0" w:space="0" w:color="auto"/>
                    <w:bottom w:val="none" w:sz="0" w:space="0" w:color="auto"/>
                    <w:right w:val="none" w:sz="0" w:space="0" w:color="auto"/>
                  </w:divBdr>
                </w:div>
                <w:div w:id="839975775">
                  <w:marLeft w:val="270"/>
                  <w:marRight w:val="0"/>
                  <w:marTop w:val="0"/>
                  <w:marBottom w:val="0"/>
                  <w:divBdr>
                    <w:top w:val="none" w:sz="0" w:space="0" w:color="auto"/>
                    <w:left w:val="none" w:sz="0" w:space="0" w:color="auto"/>
                    <w:bottom w:val="none" w:sz="0" w:space="0" w:color="auto"/>
                    <w:right w:val="none" w:sz="0" w:space="0" w:color="auto"/>
                  </w:divBdr>
                </w:div>
                <w:div w:id="885263966">
                  <w:marLeft w:val="270"/>
                  <w:marRight w:val="0"/>
                  <w:marTop w:val="0"/>
                  <w:marBottom w:val="0"/>
                  <w:divBdr>
                    <w:top w:val="none" w:sz="0" w:space="0" w:color="auto"/>
                    <w:left w:val="none" w:sz="0" w:space="0" w:color="auto"/>
                    <w:bottom w:val="none" w:sz="0" w:space="0" w:color="auto"/>
                    <w:right w:val="none" w:sz="0" w:space="0" w:color="auto"/>
                  </w:divBdr>
                </w:div>
                <w:div w:id="1115439988">
                  <w:marLeft w:val="540"/>
                  <w:marRight w:val="0"/>
                  <w:marTop w:val="0"/>
                  <w:marBottom w:val="0"/>
                  <w:divBdr>
                    <w:top w:val="none" w:sz="0" w:space="0" w:color="auto"/>
                    <w:left w:val="none" w:sz="0" w:space="0" w:color="auto"/>
                    <w:bottom w:val="none" w:sz="0" w:space="0" w:color="auto"/>
                    <w:right w:val="none" w:sz="0" w:space="0" w:color="auto"/>
                  </w:divBdr>
                </w:div>
                <w:div w:id="1150249086">
                  <w:marLeft w:val="270"/>
                  <w:marRight w:val="0"/>
                  <w:marTop w:val="0"/>
                  <w:marBottom w:val="0"/>
                  <w:divBdr>
                    <w:top w:val="none" w:sz="0" w:space="0" w:color="auto"/>
                    <w:left w:val="none" w:sz="0" w:space="0" w:color="auto"/>
                    <w:bottom w:val="none" w:sz="0" w:space="0" w:color="auto"/>
                    <w:right w:val="none" w:sz="0" w:space="0" w:color="auto"/>
                  </w:divBdr>
                </w:div>
                <w:div w:id="1223063156">
                  <w:marLeft w:val="270"/>
                  <w:marRight w:val="0"/>
                  <w:marTop w:val="0"/>
                  <w:marBottom w:val="0"/>
                  <w:divBdr>
                    <w:top w:val="none" w:sz="0" w:space="0" w:color="auto"/>
                    <w:left w:val="none" w:sz="0" w:space="0" w:color="auto"/>
                    <w:bottom w:val="none" w:sz="0" w:space="0" w:color="auto"/>
                    <w:right w:val="none" w:sz="0" w:space="0" w:color="auto"/>
                  </w:divBdr>
                </w:div>
                <w:div w:id="1266771646">
                  <w:marLeft w:val="270"/>
                  <w:marRight w:val="0"/>
                  <w:marTop w:val="0"/>
                  <w:marBottom w:val="0"/>
                  <w:divBdr>
                    <w:top w:val="none" w:sz="0" w:space="0" w:color="auto"/>
                    <w:left w:val="none" w:sz="0" w:space="0" w:color="auto"/>
                    <w:bottom w:val="none" w:sz="0" w:space="0" w:color="auto"/>
                    <w:right w:val="none" w:sz="0" w:space="0" w:color="auto"/>
                  </w:divBdr>
                </w:div>
                <w:div w:id="1441412298">
                  <w:marLeft w:val="270"/>
                  <w:marRight w:val="0"/>
                  <w:marTop w:val="0"/>
                  <w:marBottom w:val="0"/>
                  <w:divBdr>
                    <w:top w:val="none" w:sz="0" w:space="0" w:color="auto"/>
                    <w:left w:val="none" w:sz="0" w:space="0" w:color="auto"/>
                    <w:bottom w:val="none" w:sz="0" w:space="0" w:color="auto"/>
                    <w:right w:val="none" w:sz="0" w:space="0" w:color="auto"/>
                  </w:divBdr>
                </w:div>
                <w:div w:id="1681353334">
                  <w:marLeft w:val="270"/>
                  <w:marRight w:val="0"/>
                  <w:marTop w:val="0"/>
                  <w:marBottom w:val="0"/>
                  <w:divBdr>
                    <w:top w:val="none" w:sz="0" w:space="0" w:color="auto"/>
                    <w:left w:val="none" w:sz="0" w:space="0" w:color="auto"/>
                    <w:bottom w:val="none" w:sz="0" w:space="0" w:color="auto"/>
                    <w:right w:val="none" w:sz="0" w:space="0" w:color="auto"/>
                  </w:divBdr>
                </w:div>
                <w:div w:id="1940479931">
                  <w:marLeft w:val="270"/>
                  <w:marRight w:val="0"/>
                  <w:marTop w:val="0"/>
                  <w:marBottom w:val="0"/>
                  <w:divBdr>
                    <w:top w:val="none" w:sz="0" w:space="0" w:color="auto"/>
                    <w:left w:val="none" w:sz="0" w:space="0" w:color="auto"/>
                    <w:bottom w:val="none" w:sz="0" w:space="0" w:color="auto"/>
                    <w:right w:val="none" w:sz="0" w:space="0" w:color="auto"/>
                  </w:divBdr>
                </w:div>
                <w:div w:id="2051294173">
                  <w:marLeft w:val="270"/>
                  <w:marRight w:val="0"/>
                  <w:marTop w:val="0"/>
                  <w:marBottom w:val="0"/>
                  <w:divBdr>
                    <w:top w:val="none" w:sz="0" w:space="0" w:color="auto"/>
                    <w:left w:val="none" w:sz="0" w:space="0" w:color="auto"/>
                    <w:bottom w:val="none" w:sz="0" w:space="0" w:color="auto"/>
                    <w:right w:val="none" w:sz="0" w:space="0" w:color="auto"/>
                  </w:divBdr>
                  <w:divsChild>
                    <w:div w:id="564681088">
                      <w:marLeft w:val="0"/>
                      <w:marRight w:val="0"/>
                      <w:marTop w:val="0"/>
                      <w:marBottom w:val="0"/>
                      <w:divBdr>
                        <w:top w:val="none" w:sz="0" w:space="0" w:color="auto"/>
                        <w:left w:val="none" w:sz="0" w:space="0" w:color="auto"/>
                        <w:bottom w:val="none" w:sz="0" w:space="0" w:color="auto"/>
                        <w:right w:val="none" w:sz="0" w:space="0" w:color="auto"/>
                      </w:divBdr>
                    </w:div>
                    <w:div w:id="688410444">
                      <w:marLeft w:val="0"/>
                      <w:marRight w:val="0"/>
                      <w:marTop w:val="0"/>
                      <w:marBottom w:val="0"/>
                      <w:divBdr>
                        <w:top w:val="none" w:sz="0" w:space="0" w:color="auto"/>
                        <w:left w:val="none" w:sz="0" w:space="0" w:color="auto"/>
                        <w:bottom w:val="none" w:sz="0" w:space="0" w:color="auto"/>
                        <w:right w:val="none" w:sz="0" w:space="0" w:color="auto"/>
                      </w:divBdr>
                    </w:div>
                    <w:div w:id="2027101120">
                      <w:marLeft w:val="0"/>
                      <w:marRight w:val="0"/>
                      <w:marTop w:val="0"/>
                      <w:marBottom w:val="0"/>
                      <w:divBdr>
                        <w:top w:val="none" w:sz="0" w:space="0" w:color="auto"/>
                        <w:left w:val="none" w:sz="0" w:space="0" w:color="auto"/>
                        <w:bottom w:val="none" w:sz="0" w:space="0" w:color="auto"/>
                        <w:right w:val="none" w:sz="0" w:space="0" w:color="auto"/>
                      </w:divBdr>
                    </w:div>
                  </w:divsChild>
                </w:div>
                <w:div w:id="2121996524">
                  <w:marLeft w:val="270"/>
                  <w:marRight w:val="0"/>
                  <w:marTop w:val="0"/>
                  <w:marBottom w:val="0"/>
                  <w:divBdr>
                    <w:top w:val="none" w:sz="0" w:space="0" w:color="auto"/>
                    <w:left w:val="none" w:sz="0" w:space="0" w:color="auto"/>
                    <w:bottom w:val="none" w:sz="0" w:space="0" w:color="auto"/>
                    <w:right w:val="none" w:sz="0" w:space="0" w:color="auto"/>
                  </w:divBdr>
                </w:div>
              </w:divsChild>
            </w:div>
            <w:div w:id="1408847440">
              <w:marLeft w:val="0"/>
              <w:marRight w:val="0"/>
              <w:marTop w:val="0"/>
              <w:marBottom w:val="0"/>
              <w:divBdr>
                <w:top w:val="none" w:sz="0" w:space="0" w:color="auto"/>
                <w:left w:val="none" w:sz="0" w:space="0" w:color="auto"/>
                <w:bottom w:val="none" w:sz="0" w:space="0" w:color="auto"/>
                <w:right w:val="none" w:sz="0" w:space="0" w:color="auto"/>
              </w:divBdr>
            </w:div>
            <w:div w:id="1648246578">
              <w:marLeft w:val="0"/>
              <w:marRight w:val="0"/>
              <w:marTop w:val="0"/>
              <w:marBottom w:val="0"/>
              <w:divBdr>
                <w:top w:val="none" w:sz="0" w:space="0" w:color="auto"/>
                <w:left w:val="none" w:sz="0" w:space="0" w:color="auto"/>
                <w:bottom w:val="none" w:sz="0" w:space="0" w:color="auto"/>
                <w:right w:val="none" w:sz="0" w:space="0" w:color="auto"/>
              </w:divBdr>
            </w:div>
            <w:div w:id="2095776825">
              <w:marLeft w:val="0"/>
              <w:marRight w:val="0"/>
              <w:marTop w:val="0"/>
              <w:marBottom w:val="0"/>
              <w:divBdr>
                <w:top w:val="none" w:sz="0" w:space="0" w:color="auto"/>
                <w:left w:val="none" w:sz="0" w:space="0" w:color="auto"/>
                <w:bottom w:val="none" w:sz="0" w:space="0" w:color="auto"/>
                <w:right w:val="none" w:sz="0" w:space="0" w:color="auto"/>
              </w:divBdr>
              <w:divsChild>
                <w:div w:id="414209884">
                  <w:marLeft w:val="0"/>
                  <w:marRight w:val="0"/>
                  <w:marTop w:val="0"/>
                  <w:marBottom w:val="0"/>
                  <w:divBdr>
                    <w:top w:val="none" w:sz="0" w:space="0" w:color="auto"/>
                    <w:left w:val="none" w:sz="0" w:space="0" w:color="auto"/>
                    <w:bottom w:val="none" w:sz="0" w:space="0" w:color="auto"/>
                    <w:right w:val="none" w:sz="0" w:space="0" w:color="auto"/>
                  </w:divBdr>
                  <w:divsChild>
                    <w:div w:id="184563228">
                      <w:marLeft w:val="0"/>
                      <w:marRight w:val="0"/>
                      <w:marTop w:val="120"/>
                      <w:marBottom w:val="120"/>
                      <w:divBdr>
                        <w:top w:val="none" w:sz="0" w:space="0" w:color="auto"/>
                        <w:left w:val="none" w:sz="0" w:space="0" w:color="auto"/>
                        <w:bottom w:val="none" w:sz="0" w:space="0" w:color="auto"/>
                        <w:right w:val="none" w:sz="0" w:space="0" w:color="auto"/>
                      </w:divBdr>
                    </w:div>
                    <w:div w:id="810487771">
                      <w:marLeft w:val="0"/>
                      <w:marRight w:val="0"/>
                      <w:marTop w:val="120"/>
                      <w:marBottom w:val="120"/>
                      <w:divBdr>
                        <w:top w:val="none" w:sz="0" w:space="0" w:color="auto"/>
                        <w:left w:val="none" w:sz="0" w:space="0" w:color="auto"/>
                        <w:bottom w:val="none" w:sz="0" w:space="0" w:color="auto"/>
                        <w:right w:val="none" w:sz="0" w:space="0" w:color="auto"/>
                      </w:divBdr>
                    </w:div>
                    <w:div w:id="1504473914">
                      <w:marLeft w:val="0"/>
                      <w:marRight w:val="0"/>
                      <w:marTop w:val="120"/>
                      <w:marBottom w:val="120"/>
                      <w:divBdr>
                        <w:top w:val="none" w:sz="0" w:space="0" w:color="auto"/>
                        <w:left w:val="none" w:sz="0" w:space="0" w:color="auto"/>
                        <w:bottom w:val="none" w:sz="0" w:space="0" w:color="auto"/>
                        <w:right w:val="none" w:sz="0" w:space="0" w:color="auto"/>
                      </w:divBdr>
                    </w:div>
                    <w:div w:id="1935824526">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892892534">
          <w:marLeft w:val="240"/>
          <w:marRight w:val="240"/>
          <w:marTop w:val="240"/>
          <w:marBottom w:val="240"/>
          <w:divBdr>
            <w:top w:val="none" w:sz="0" w:space="0" w:color="auto"/>
            <w:left w:val="none" w:sz="0" w:space="0" w:color="auto"/>
            <w:bottom w:val="none" w:sz="0" w:space="0" w:color="auto"/>
            <w:right w:val="none" w:sz="0" w:space="0" w:color="auto"/>
          </w:divBdr>
        </w:div>
      </w:divsChild>
    </w:div>
    <w:div w:id="1854689109">
      <w:bodyDiv w:val="1"/>
      <w:marLeft w:val="0"/>
      <w:marRight w:val="0"/>
      <w:marTop w:val="0"/>
      <w:marBottom w:val="0"/>
      <w:divBdr>
        <w:top w:val="none" w:sz="0" w:space="0" w:color="auto"/>
        <w:left w:val="none" w:sz="0" w:space="0" w:color="auto"/>
        <w:bottom w:val="none" w:sz="0" w:space="0" w:color="auto"/>
        <w:right w:val="none" w:sz="0" w:space="0" w:color="auto"/>
      </w:divBdr>
      <w:divsChild>
        <w:div w:id="599921858">
          <w:marLeft w:val="0"/>
          <w:marRight w:val="0"/>
          <w:marTop w:val="0"/>
          <w:marBottom w:val="0"/>
          <w:divBdr>
            <w:top w:val="none" w:sz="0" w:space="0" w:color="auto"/>
            <w:left w:val="none" w:sz="0" w:space="0" w:color="auto"/>
            <w:bottom w:val="none" w:sz="0" w:space="0" w:color="auto"/>
            <w:right w:val="none" w:sz="0" w:space="0" w:color="auto"/>
          </w:divBdr>
          <w:divsChild>
            <w:div w:id="1244951354">
              <w:marLeft w:val="0"/>
              <w:marRight w:val="0"/>
              <w:marTop w:val="0"/>
              <w:marBottom w:val="0"/>
              <w:divBdr>
                <w:top w:val="none" w:sz="0" w:space="0" w:color="auto"/>
                <w:left w:val="none" w:sz="0" w:space="0" w:color="auto"/>
                <w:bottom w:val="none" w:sz="0" w:space="0" w:color="auto"/>
                <w:right w:val="none" w:sz="0" w:space="0" w:color="auto"/>
              </w:divBdr>
              <w:divsChild>
                <w:div w:id="222447736">
                  <w:marLeft w:val="0"/>
                  <w:marRight w:val="0"/>
                  <w:marTop w:val="0"/>
                  <w:marBottom w:val="0"/>
                  <w:divBdr>
                    <w:top w:val="none" w:sz="0" w:space="0" w:color="auto"/>
                    <w:left w:val="none" w:sz="0" w:space="0" w:color="auto"/>
                    <w:bottom w:val="none" w:sz="0" w:space="0" w:color="auto"/>
                    <w:right w:val="none" w:sz="0" w:space="0" w:color="auto"/>
                  </w:divBdr>
                  <w:divsChild>
                    <w:div w:id="6060601">
                      <w:marLeft w:val="0"/>
                      <w:marRight w:val="0"/>
                      <w:marTop w:val="120"/>
                      <w:marBottom w:val="120"/>
                      <w:divBdr>
                        <w:top w:val="none" w:sz="0" w:space="0" w:color="auto"/>
                        <w:left w:val="none" w:sz="0" w:space="0" w:color="auto"/>
                        <w:bottom w:val="none" w:sz="0" w:space="0" w:color="auto"/>
                        <w:right w:val="none" w:sz="0" w:space="0" w:color="auto"/>
                      </w:divBdr>
                    </w:div>
                    <w:div w:id="10604843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536961002">
              <w:marLeft w:val="0"/>
              <w:marRight w:val="0"/>
              <w:marTop w:val="0"/>
              <w:marBottom w:val="0"/>
              <w:divBdr>
                <w:top w:val="none" w:sz="0" w:space="0" w:color="auto"/>
                <w:left w:val="none" w:sz="0" w:space="0" w:color="auto"/>
                <w:bottom w:val="none" w:sz="0" w:space="0" w:color="auto"/>
                <w:right w:val="none" w:sz="0" w:space="0" w:color="auto"/>
              </w:divBdr>
              <w:divsChild>
                <w:div w:id="190143922">
                  <w:marLeft w:val="270"/>
                  <w:marRight w:val="0"/>
                  <w:marTop w:val="0"/>
                  <w:marBottom w:val="0"/>
                  <w:divBdr>
                    <w:top w:val="none" w:sz="0" w:space="0" w:color="auto"/>
                    <w:left w:val="none" w:sz="0" w:space="0" w:color="auto"/>
                    <w:bottom w:val="none" w:sz="0" w:space="0" w:color="auto"/>
                    <w:right w:val="none" w:sz="0" w:space="0" w:color="auto"/>
                  </w:divBdr>
                </w:div>
                <w:div w:id="192379354">
                  <w:marLeft w:val="270"/>
                  <w:marRight w:val="0"/>
                  <w:marTop w:val="0"/>
                  <w:marBottom w:val="0"/>
                  <w:divBdr>
                    <w:top w:val="none" w:sz="0" w:space="0" w:color="auto"/>
                    <w:left w:val="none" w:sz="0" w:space="0" w:color="auto"/>
                    <w:bottom w:val="none" w:sz="0" w:space="0" w:color="auto"/>
                    <w:right w:val="none" w:sz="0" w:space="0" w:color="auto"/>
                  </w:divBdr>
                </w:div>
                <w:div w:id="192772328">
                  <w:marLeft w:val="270"/>
                  <w:marRight w:val="0"/>
                  <w:marTop w:val="0"/>
                  <w:marBottom w:val="0"/>
                  <w:divBdr>
                    <w:top w:val="none" w:sz="0" w:space="0" w:color="auto"/>
                    <w:left w:val="none" w:sz="0" w:space="0" w:color="auto"/>
                    <w:bottom w:val="none" w:sz="0" w:space="0" w:color="auto"/>
                    <w:right w:val="none" w:sz="0" w:space="0" w:color="auto"/>
                  </w:divBdr>
                </w:div>
                <w:div w:id="385837213">
                  <w:marLeft w:val="270"/>
                  <w:marRight w:val="0"/>
                  <w:marTop w:val="0"/>
                  <w:marBottom w:val="0"/>
                  <w:divBdr>
                    <w:top w:val="none" w:sz="0" w:space="0" w:color="auto"/>
                    <w:left w:val="none" w:sz="0" w:space="0" w:color="auto"/>
                    <w:bottom w:val="none" w:sz="0" w:space="0" w:color="auto"/>
                    <w:right w:val="none" w:sz="0" w:space="0" w:color="auto"/>
                  </w:divBdr>
                </w:div>
                <w:div w:id="508565710">
                  <w:marLeft w:val="270"/>
                  <w:marRight w:val="0"/>
                  <w:marTop w:val="0"/>
                  <w:marBottom w:val="0"/>
                  <w:divBdr>
                    <w:top w:val="none" w:sz="0" w:space="0" w:color="auto"/>
                    <w:left w:val="none" w:sz="0" w:space="0" w:color="auto"/>
                    <w:bottom w:val="none" w:sz="0" w:space="0" w:color="auto"/>
                    <w:right w:val="none" w:sz="0" w:space="0" w:color="auto"/>
                  </w:divBdr>
                </w:div>
                <w:div w:id="533273846">
                  <w:marLeft w:val="270"/>
                  <w:marRight w:val="0"/>
                  <w:marTop w:val="0"/>
                  <w:marBottom w:val="0"/>
                  <w:divBdr>
                    <w:top w:val="none" w:sz="0" w:space="0" w:color="auto"/>
                    <w:left w:val="none" w:sz="0" w:space="0" w:color="auto"/>
                    <w:bottom w:val="none" w:sz="0" w:space="0" w:color="auto"/>
                    <w:right w:val="none" w:sz="0" w:space="0" w:color="auto"/>
                  </w:divBdr>
                </w:div>
                <w:div w:id="584608036">
                  <w:marLeft w:val="270"/>
                  <w:marRight w:val="0"/>
                  <w:marTop w:val="0"/>
                  <w:marBottom w:val="0"/>
                  <w:divBdr>
                    <w:top w:val="none" w:sz="0" w:space="0" w:color="auto"/>
                    <w:left w:val="none" w:sz="0" w:space="0" w:color="auto"/>
                    <w:bottom w:val="none" w:sz="0" w:space="0" w:color="auto"/>
                    <w:right w:val="none" w:sz="0" w:space="0" w:color="auto"/>
                  </w:divBdr>
                </w:div>
                <w:div w:id="619461964">
                  <w:marLeft w:val="270"/>
                  <w:marRight w:val="0"/>
                  <w:marTop w:val="0"/>
                  <w:marBottom w:val="0"/>
                  <w:divBdr>
                    <w:top w:val="none" w:sz="0" w:space="0" w:color="auto"/>
                    <w:left w:val="none" w:sz="0" w:space="0" w:color="auto"/>
                    <w:bottom w:val="none" w:sz="0" w:space="0" w:color="auto"/>
                    <w:right w:val="none" w:sz="0" w:space="0" w:color="auto"/>
                  </w:divBdr>
                </w:div>
                <w:div w:id="669913401">
                  <w:marLeft w:val="270"/>
                  <w:marRight w:val="0"/>
                  <w:marTop w:val="0"/>
                  <w:marBottom w:val="0"/>
                  <w:divBdr>
                    <w:top w:val="none" w:sz="0" w:space="0" w:color="auto"/>
                    <w:left w:val="none" w:sz="0" w:space="0" w:color="auto"/>
                    <w:bottom w:val="none" w:sz="0" w:space="0" w:color="auto"/>
                    <w:right w:val="none" w:sz="0" w:space="0" w:color="auto"/>
                  </w:divBdr>
                </w:div>
                <w:div w:id="1143541143">
                  <w:marLeft w:val="270"/>
                  <w:marRight w:val="0"/>
                  <w:marTop w:val="0"/>
                  <w:marBottom w:val="0"/>
                  <w:divBdr>
                    <w:top w:val="none" w:sz="0" w:space="0" w:color="auto"/>
                    <w:left w:val="none" w:sz="0" w:space="0" w:color="auto"/>
                    <w:bottom w:val="none" w:sz="0" w:space="0" w:color="auto"/>
                    <w:right w:val="none" w:sz="0" w:space="0" w:color="auto"/>
                  </w:divBdr>
                </w:div>
                <w:div w:id="1207596811">
                  <w:marLeft w:val="270"/>
                  <w:marRight w:val="0"/>
                  <w:marTop w:val="0"/>
                  <w:marBottom w:val="0"/>
                  <w:divBdr>
                    <w:top w:val="none" w:sz="0" w:space="0" w:color="auto"/>
                    <w:left w:val="none" w:sz="0" w:space="0" w:color="auto"/>
                    <w:bottom w:val="none" w:sz="0" w:space="0" w:color="auto"/>
                    <w:right w:val="none" w:sz="0" w:space="0" w:color="auto"/>
                  </w:divBdr>
                </w:div>
                <w:div w:id="1373991635">
                  <w:marLeft w:val="270"/>
                  <w:marRight w:val="0"/>
                  <w:marTop w:val="0"/>
                  <w:marBottom w:val="0"/>
                  <w:divBdr>
                    <w:top w:val="none" w:sz="0" w:space="0" w:color="auto"/>
                    <w:left w:val="none" w:sz="0" w:space="0" w:color="auto"/>
                    <w:bottom w:val="none" w:sz="0" w:space="0" w:color="auto"/>
                    <w:right w:val="none" w:sz="0" w:space="0" w:color="auto"/>
                  </w:divBdr>
                </w:div>
                <w:div w:id="1529947379">
                  <w:marLeft w:val="270"/>
                  <w:marRight w:val="0"/>
                  <w:marTop w:val="0"/>
                  <w:marBottom w:val="0"/>
                  <w:divBdr>
                    <w:top w:val="none" w:sz="0" w:space="0" w:color="auto"/>
                    <w:left w:val="none" w:sz="0" w:space="0" w:color="auto"/>
                    <w:bottom w:val="none" w:sz="0" w:space="0" w:color="auto"/>
                    <w:right w:val="none" w:sz="0" w:space="0" w:color="auto"/>
                  </w:divBdr>
                  <w:divsChild>
                    <w:div w:id="231083426">
                      <w:marLeft w:val="0"/>
                      <w:marRight w:val="0"/>
                      <w:marTop w:val="0"/>
                      <w:marBottom w:val="0"/>
                      <w:divBdr>
                        <w:top w:val="none" w:sz="0" w:space="0" w:color="auto"/>
                        <w:left w:val="none" w:sz="0" w:space="0" w:color="auto"/>
                        <w:bottom w:val="none" w:sz="0" w:space="0" w:color="auto"/>
                        <w:right w:val="none" w:sz="0" w:space="0" w:color="auto"/>
                      </w:divBdr>
                    </w:div>
                    <w:div w:id="431052176">
                      <w:marLeft w:val="0"/>
                      <w:marRight w:val="0"/>
                      <w:marTop w:val="0"/>
                      <w:marBottom w:val="0"/>
                      <w:divBdr>
                        <w:top w:val="none" w:sz="0" w:space="0" w:color="auto"/>
                        <w:left w:val="none" w:sz="0" w:space="0" w:color="auto"/>
                        <w:bottom w:val="none" w:sz="0" w:space="0" w:color="auto"/>
                        <w:right w:val="none" w:sz="0" w:space="0" w:color="auto"/>
                      </w:divBdr>
                    </w:div>
                    <w:div w:id="526911073">
                      <w:marLeft w:val="0"/>
                      <w:marRight w:val="0"/>
                      <w:marTop w:val="0"/>
                      <w:marBottom w:val="0"/>
                      <w:divBdr>
                        <w:top w:val="none" w:sz="0" w:space="0" w:color="auto"/>
                        <w:left w:val="none" w:sz="0" w:space="0" w:color="auto"/>
                        <w:bottom w:val="none" w:sz="0" w:space="0" w:color="auto"/>
                        <w:right w:val="none" w:sz="0" w:space="0" w:color="auto"/>
                      </w:divBdr>
                    </w:div>
                  </w:divsChild>
                </w:div>
                <w:div w:id="1551647863">
                  <w:marLeft w:val="270"/>
                  <w:marRight w:val="0"/>
                  <w:marTop w:val="0"/>
                  <w:marBottom w:val="0"/>
                  <w:divBdr>
                    <w:top w:val="none" w:sz="0" w:space="0" w:color="auto"/>
                    <w:left w:val="none" w:sz="0" w:space="0" w:color="auto"/>
                    <w:bottom w:val="none" w:sz="0" w:space="0" w:color="auto"/>
                    <w:right w:val="none" w:sz="0" w:space="0" w:color="auto"/>
                  </w:divBdr>
                </w:div>
                <w:div w:id="2124423840">
                  <w:marLeft w:val="270"/>
                  <w:marRight w:val="0"/>
                  <w:marTop w:val="0"/>
                  <w:marBottom w:val="0"/>
                  <w:divBdr>
                    <w:top w:val="none" w:sz="0" w:space="0" w:color="auto"/>
                    <w:left w:val="none" w:sz="0" w:space="0" w:color="auto"/>
                    <w:bottom w:val="none" w:sz="0" w:space="0" w:color="auto"/>
                    <w:right w:val="none" w:sz="0" w:space="0" w:color="auto"/>
                  </w:divBdr>
                </w:div>
              </w:divsChild>
            </w:div>
            <w:div w:id="1622763535">
              <w:marLeft w:val="0"/>
              <w:marRight w:val="0"/>
              <w:marTop w:val="0"/>
              <w:marBottom w:val="0"/>
              <w:divBdr>
                <w:top w:val="none" w:sz="0" w:space="0" w:color="auto"/>
                <w:left w:val="none" w:sz="0" w:space="0" w:color="auto"/>
                <w:bottom w:val="none" w:sz="0" w:space="0" w:color="auto"/>
                <w:right w:val="none" w:sz="0" w:space="0" w:color="auto"/>
              </w:divBdr>
              <w:divsChild>
                <w:div w:id="108359774">
                  <w:marLeft w:val="270"/>
                  <w:marRight w:val="0"/>
                  <w:marTop w:val="0"/>
                  <w:marBottom w:val="0"/>
                  <w:divBdr>
                    <w:top w:val="none" w:sz="0" w:space="0" w:color="auto"/>
                    <w:left w:val="none" w:sz="0" w:space="0" w:color="auto"/>
                    <w:bottom w:val="none" w:sz="0" w:space="0" w:color="auto"/>
                    <w:right w:val="none" w:sz="0" w:space="0" w:color="auto"/>
                  </w:divBdr>
                </w:div>
                <w:div w:id="334461709">
                  <w:marLeft w:val="0"/>
                  <w:marRight w:val="0"/>
                  <w:marTop w:val="0"/>
                  <w:marBottom w:val="0"/>
                  <w:divBdr>
                    <w:top w:val="none" w:sz="0" w:space="0" w:color="auto"/>
                    <w:left w:val="none" w:sz="0" w:space="0" w:color="auto"/>
                    <w:bottom w:val="none" w:sz="0" w:space="0" w:color="auto"/>
                    <w:right w:val="none" w:sz="0" w:space="0" w:color="auto"/>
                  </w:divBdr>
                </w:div>
                <w:div w:id="336230556">
                  <w:marLeft w:val="0"/>
                  <w:marRight w:val="0"/>
                  <w:marTop w:val="0"/>
                  <w:marBottom w:val="0"/>
                  <w:divBdr>
                    <w:top w:val="none" w:sz="0" w:space="0" w:color="auto"/>
                    <w:left w:val="none" w:sz="0" w:space="0" w:color="auto"/>
                    <w:bottom w:val="none" w:sz="0" w:space="0" w:color="auto"/>
                    <w:right w:val="none" w:sz="0" w:space="0" w:color="auto"/>
                  </w:divBdr>
                </w:div>
                <w:div w:id="614947830">
                  <w:marLeft w:val="270"/>
                  <w:marRight w:val="0"/>
                  <w:marTop w:val="0"/>
                  <w:marBottom w:val="0"/>
                  <w:divBdr>
                    <w:top w:val="none" w:sz="0" w:space="0" w:color="auto"/>
                    <w:left w:val="none" w:sz="0" w:space="0" w:color="auto"/>
                    <w:bottom w:val="none" w:sz="0" w:space="0" w:color="auto"/>
                    <w:right w:val="none" w:sz="0" w:space="0" w:color="auto"/>
                  </w:divBdr>
                </w:div>
                <w:div w:id="833762294">
                  <w:marLeft w:val="270"/>
                  <w:marRight w:val="0"/>
                  <w:marTop w:val="0"/>
                  <w:marBottom w:val="0"/>
                  <w:divBdr>
                    <w:top w:val="none" w:sz="0" w:space="0" w:color="auto"/>
                    <w:left w:val="none" w:sz="0" w:space="0" w:color="auto"/>
                    <w:bottom w:val="none" w:sz="0" w:space="0" w:color="auto"/>
                    <w:right w:val="none" w:sz="0" w:space="0" w:color="auto"/>
                  </w:divBdr>
                </w:div>
                <w:div w:id="848641373">
                  <w:marLeft w:val="270"/>
                  <w:marRight w:val="0"/>
                  <w:marTop w:val="0"/>
                  <w:marBottom w:val="0"/>
                  <w:divBdr>
                    <w:top w:val="none" w:sz="0" w:space="0" w:color="auto"/>
                    <w:left w:val="none" w:sz="0" w:space="0" w:color="auto"/>
                    <w:bottom w:val="none" w:sz="0" w:space="0" w:color="auto"/>
                    <w:right w:val="none" w:sz="0" w:space="0" w:color="auto"/>
                  </w:divBdr>
                </w:div>
                <w:div w:id="1406878239">
                  <w:marLeft w:val="0"/>
                  <w:marRight w:val="0"/>
                  <w:marTop w:val="0"/>
                  <w:marBottom w:val="0"/>
                  <w:divBdr>
                    <w:top w:val="none" w:sz="0" w:space="0" w:color="auto"/>
                    <w:left w:val="none" w:sz="0" w:space="0" w:color="auto"/>
                    <w:bottom w:val="none" w:sz="0" w:space="0" w:color="auto"/>
                    <w:right w:val="none" w:sz="0" w:space="0" w:color="auto"/>
                  </w:divBdr>
                </w:div>
                <w:div w:id="1930119323">
                  <w:marLeft w:val="270"/>
                  <w:marRight w:val="0"/>
                  <w:marTop w:val="0"/>
                  <w:marBottom w:val="0"/>
                  <w:divBdr>
                    <w:top w:val="none" w:sz="0" w:space="0" w:color="auto"/>
                    <w:left w:val="none" w:sz="0" w:space="0" w:color="auto"/>
                    <w:bottom w:val="none" w:sz="0" w:space="0" w:color="auto"/>
                    <w:right w:val="none" w:sz="0" w:space="0" w:color="auto"/>
                  </w:divBdr>
                </w:div>
                <w:div w:id="2126579633">
                  <w:marLeft w:val="270"/>
                  <w:marRight w:val="0"/>
                  <w:marTop w:val="0"/>
                  <w:marBottom w:val="0"/>
                  <w:divBdr>
                    <w:top w:val="none" w:sz="0" w:space="0" w:color="auto"/>
                    <w:left w:val="none" w:sz="0" w:space="0" w:color="auto"/>
                    <w:bottom w:val="none" w:sz="0" w:space="0" w:color="auto"/>
                    <w:right w:val="none" w:sz="0" w:space="0" w:color="auto"/>
                  </w:divBdr>
                </w:div>
              </w:divsChild>
            </w:div>
            <w:div w:id="1880359124">
              <w:marLeft w:val="0"/>
              <w:marRight w:val="0"/>
              <w:marTop w:val="0"/>
              <w:marBottom w:val="0"/>
              <w:divBdr>
                <w:top w:val="none" w:sz="0" w:space="0" w:color="auto"/>
                <w:left w:val="none" w:sz="0" w:space="0" w:color="auto"/>
                <w:bottom w:val="none" w:sz="0" w:space="0" w:color="auto"/>
                <w:right w:val="none" w:sz="0" w:space="0" w:color="auto"/>
              </w:divBdr>
            </w:div>
          </w:divsChild>
        </w:div>
        <w:div w:id="1379236649">
          <w:marLeft w:val="240"/>
          <w:marRight w:val="240"/>
          <w:marTop w:val="240"/>
          <w:marBottom w:val="240"/>
          <w:divBdr>
            <w:top w:val="none" w:sz="0" w:space="0" w:color="auto"/>
            <w:left w:val="none" w:sz="0" w:space="0" w:color="auto"/>
            <w:bottom w:val="none" w:sz="0" w:space="0" w:color="auto"/>
            <w:right w:val="none" w:sz="0" w:space="0" w:color="auto"/>
          </w:divBdr>
        </w:div>
      </w:divsChild>
    </w:div>
    <w:div w:id="1959606783">
      <w:bodyDiv w:val="1"/>
      <w:marLeft w:val="0"/>
      <w:marRight w:val="0"/>
      <w:marTop w:val="0"/>
      <w:marBottom w:val="0"/>
      <w:divBdr>
        <w:top w:val="none" w:sz="0" w:space="0" w:color="auto"/>
        <w:left w:val="none" w:sz="0" w:space="0" w:color="auto"/>
        <w:bottom w:val="none" w:sz="0" w:space="0" w:color="auto"/>
        <w:right w:val="none" w:sz="0" w:space="0" w:color="auto"/>
      </w:divBdr>
      <w:divsChild>
        <w:div w:id="596642870">
          <w:marLeft w:val="0"/>
          <w:marRight w:val="0"/>
          <w:marTop w:val="0"/>
          <w:marBottom w:val="0"/>
          <w:divBdr>
            <w:top w:val="none" w:sz="0" w:space="0" w:color="auto"/>
            <w:left w:val="none" w:sz="0" w:space="0" w:color="auto"/>
            <w:bottom w:val="none" w:sz="0" w:space="0" w:color="auto"/>
            <w:right w:val="none" w:sz="0" w:space="0" w:color="auto"/>
          </w:divBdr>
          <w:divsChild>
            <w:div w:id="474874777">
              <w:marLeft w:val="0"/>
              <w:marRight w:val="0"/>
              <w:marTop w:val="0"/>
              <w:marBottom w:val="0"/>
              <w:divBdr>
                <w:top w:val="none" w:sz="0" w:space="0" w:color="auto"/>
                <w:left w:val="none" w:sz="0" w:space="0" w:color="auto"/>
                <w:bottom w:val="none" w:sz="0" w:space="0" w:color="auto"/>
                <w:right w:val="none" w:sz="0" w:space="0" w:color="auto"/>
              </w:divBdr>
              <w:divsChild>
                <w:div w:id="320742678">
                  <w:marLeft w:val="270"/>
                  <w:marRight w:val="0"/>
                  <w:marTop w:val="0"/>
                  <w:marBottom w:val="0"/>
                  <w:divBdr>
                    <w:top w:val="none" w:sz="0" w:space="0" w:color="auto"/>
                    <w:left w:val="none" w:sz="0" w:space="0" w:color="auto"/>
                    <w:bottom w:val="none" w:sz="0" w:space="0" w:color="auto"/>
                    <w:right w:val="none" w:sz="0" w:space="0" w:color="auto"/>
                  </w:divBdr>
                </w:div>
                <w:div w:id="447622467">
                  <w:marLeft w:val="270"/>
                  <w:marRight w:val="0"/>
                  <w:marTop w:val="0"/>
                  <w:marBottom w:val="0"/>
                  <w:divBdr>
                    <w:top w:val="none" w:sz="0" w:space="0" w:color="auto"/>
                    <w:left w:val="none" w:sz="0" w:space="0" w:color="auto"/>
                    <w:bottom w:val="none" w:sz="0" w:space="0" w:color="auto"/>
                    <w:right w:val="none" w:sz="0" w:space="0" w:color="auto"/>
                  </w:divBdr>
                </w:div>
                <w:div w:id="558908547">
                  <w:marLeft w:val="270"/>
                  <w:marRight w:val="0"/>
                  <w:marTop w:val="0"/>
                  <w:marBottom w:val="0"/>
                  <w:divBdr>
                    <w:top w:val="none" w:sz="0" w:space="0" w:color="auto"/>
                    <w:left w:val="none" w:sz="0" w:space="0" w:color="auto"/>
                    <w:bottom w:val="none" w:sz="0" w:space="0" w:color="auto"/>
                    <w:right w:val="none" w:sz="0" w:space="0" w:color="auto"/>
                  </w:divBdr>
                </w:div>
                <w:div w:id="589461146">
                  <w:marLeft w:val="270"/>
                  <w:marRight w:val="0"/>
                  <w:marTop w:val="0"/>
                  <w:marBottom w:val="0"/>
                  <w:divBdr>
                    <w:top w:val="none" w:sz="0" w:space="0" w:color="auto"/>
                    <w:left w:val="none" w:sz="0" w:space="0" w:color="auto"/>
                    <w:bottom w:val="none" w:sz="0" w:space="0" w:color="auto"/>
                    <w:right w:val="none" w:sz="0" w:space="0" w:color="auto"/>
                  </w:divBdr>
                </w:div>
                <w:div w:id="647782948">
                  <w:marLeft w:val="270"/>
                  <w:marRight w:val="0"/>
                  <w:marTop w:val="0"/>
                  <w:marBottom w:val="0"/>
                  <w:divBdr>
                    <w:top w:val="none" w:sz="0" w:space="0" w:color="auto"/>
                    <w:left w:val="none" w:sz="0" w:space="0" w:color="auto"/>
                    <w:bottom w:val="none" w:sz="0" w:space="0" w:color="auto"/>
                    <w:right w:val="none" w:sz="0" w:space="0" w:color="auto"/>
                  </w:divBdr>
                  <w:divsChild>
                    <w:div w:id="550076137">
                      <w:marLeft w:val="0"/>
                      <w:marRight w:val="0"/>
                      <w:marTop w:val="0"/>
                      <w:marBottom w:val="0"/>
                      <w:divBdr>
                        <w:top w:val="none" w:sz="0" w:space="0" w:color="auto"/>
                        <w:left w:val="none" w:sz="0" w:space="0" w:color="auto"/>
                        <w:bottom w:val="none" w:sz="0" w:space="0" w:color="auto"/>
                        <w:right w:val="none" w:sz="0" w:space="0" w:color="auto"/>
                      </w:divBdr>
                    </w:div>
                    <w:div w:id="895897383">
                      <w:marLeft w:val="0"/>
                      <w:marRight w:val="0"/>
                      <w:marTop w:val="0"/>
                      <w:marBottom w:val="0"/>
                      <w:divBdr>
                        <w:top w:val="none" w:sz="0" w:space="0" w:color="auto"/>
                        <w:left w:val="none" w:sz="0" w:space="0" w:color="auto"/>
                        <w:bottom w:val="none" w:sz="0" w:space="0" w:color="auto"/>
                        <w:right w:val="none" w:sz="0" w:space="0" w:color="auto"/>
                      </w:divBdr>
                    </w:div>
                    <w:div w:id="943997674">
                      <w:marLeft w:val="0"/>
                      <w:marRight w:val="0"/>
                      <w:marTop w:val="0"/>
                      <w:marBottom w:val="0"/>
                      <w:divBdr>
                        <w:top w:val="none" w:sz="0" w:space="0" w:color="auto"/>
                        <w:left w:val="none" w:sz="0" w:space="0" w:color="auto"/>
                        <w:bottom w:val="none" w:sz="0" w:space="0" w:color="auto"/>
                        <w:right w:val="none" w:sz="0" w:space="0" w:color="auto"/>
                      </w:divBdr>
                    </w:div>
                  </w:divsChild>
                </w:div>
                <w:div w:id="754475436">
                  <w:marLeft w:val="270"/>
                  <w:marRight w:val="0"/>
                  <w:marTop w:val="0"/>
                  <w:marBottom w:val="0"/>
                  <w:divBdr>
                    <w:top w:val="none" w:sz="0" w:space="0" w:color="auto"/>
                    <w:left w:val="none" w:sz="0" w:space="0" w:color="auto"/>
                    <w:bottom w:val="none" w:sz="0" w:space="0" w:color="auto"/>
                    <w:right w:val="none" w:sz="0" w:space="0" w:color="auto"/>
                  </w:divBdr>
                </w:div>
                <w:div w:id="967516011">
                  <w:marLeft w:val="270"/>
                  <w:marRight w:val="0"/>
                  <w:marTop w:val="0"/>
                  <w:marBottom w:val="0"/>
                  <w:divBdr>
                    <w:top w:val="none" w:sz="0" w:space="0" w:color="auto"/>
                    <w:left w:val="none" w:sz="0" w:space="0" w:color="auto"/>
                    <w:bottom w:val="none" w:sz="0" w:space="0" w:color="auto"/>
                    <w:right w:val="none" w:sz="0" w:space="0" w:color="auto"/>
                  </w:divBdr>
                </w:div>
                <w:div w:id="980039192">
                  <w:marLeft w:val="270"/>
                  <w:marRight w:val="0"/>
                  <w:marTop w:val="0"/>
                  <w:marBottom w:val="0"/>
                  <w:divBdr>
                    <w:top w:val="none" w:sz="0" w:space="0" w:color="auto"/>
                    <w:left w:val="none" w:sz="0" w:space="0" w:color="auto"/>
                    <w:bottom w:val="none" w:sz="0" w:space="0" w:color="auto"/>
                    <w:right w:val="none" w:sz="0" w:space="0" w:color="auto"/>
                  </w:divBdr>
                </w:div>
                <w:div w:id="1012533927">
                  <w:marLeft w:val="540"/>
                  <w:marRight w:val="0"/>
                  <w:marTop w:val="0"/>
                  <w:marBottom w:val="0"/>
                  <w:divBdr>
                    <w:top w:val="none" w:sz="0" w:space="0" w:color="auto"/>
                    <w:left w:val="none" w:sz="0" w:space="0" w:color="auto"/>
                    <w:bottom w:val="none" w:sz="0" w:space="0" w:color="auto"/>
                    <w:right w:val="none" w:sz="0" w:space="0" w:color="auto"/>
                  </w:divBdr>
                </w:div>
                <w:div w:id="1072892102">
                  <w:marLeft w:val="270"/>
                  <w:marRight w:val="0"/>
                  <w:marTop w:val="0"/>
                  <w:marBottom w:val="0"/>
                  <w:divBdr>
                    <w:top w:val="none" w:sz="0" w:space="0" w:color="auto"/>
                    <w:left w:val="none" w:sz="0" w:space="0" w:color="auto"/>
                    <w:bottom w:val="none" w:sz="0" w:space="0" w:color="auto"/>
                    <w:right w:val="none" w:sz="0" w:space="0" w:color="auto"/>
                  </w:divBdr>
                </w:div>
                <w:div w:id="1184636187">
                  <w:marLeft w:val="270"/>
                  <w:marRight w:val="0"/>
                  <w:marTop w:val="0"/>
                  <w:marBottom w:val="0"/>
                  <w:divBdr>
                    <w:top w:val="none" w:sz="0" w:space="0" w:color="auto"/>
                    <w:left w:val="none" w:sz="0" w:space="0" w:color="auto"/>
                    <w:bottom w:val="none" w:sz="0" w:space="0" w:color="auto"/>
                    <w:right w:val="none" w:sz="0" w:space="0" w:color="auto"/>
                  </w:divBdr>
                </w:div>
                <w:div w:id="1566259007">
                  <w:marLeft w:val="270"/>
                  <w:marRight w:val="0"/>
                  <w:marTop w:val="0"/>
                  <w:marBottom w:val="0"/>
                  <w:divBdr>
                    <w:top w:val="none" w:sz="0" w:space="0" w:color="auto"/>
                    <w:left w:val="none" w:sz="0" w:space="0" w:color="auto"/>
                    <w:bottom w:val="none" w:sz="0" w:space="0" w:color="auto"/>
                    <w:right w:val="none" w:sz="0" w:space="0" w:color="auto"/>
                  </w:divBdr>
                </w:div>
                <w:div w:id="1873763786">
                  <w:marLeft w:val="270"/>
                  <w:marRight w:val="0"/>
                  <w:marTop w:val="0"/>
                  <w:marBottom w:val="0"/>
                  <w:divBdr>
                    <w:top w:val="none" w:sz="0" w:space="0" w:color="auto"/>
                    <w:left w:val="none" w:sz="0" w:space="0" w:color="auto"/>
                    <w:bottom w:val="none" w:sz="0" w:space="0" w:color="auto"/>
                    <w:right w:val="none" w:sz="0" w:space="0" w:color="auto"/>
                  </w:divBdr>
                </w:div>
                <w:div w:id="1882012303">
                  <w:marLeft w:val="270"/>
                  <w:marRight w:val="0"/>
                  <w:marTop w:val="0"/>
                  <w:marBottom w:val="0"/>
                  <w:divBdr>
                    <w:top w:val="none" w:sz="0" w:space="0" w:color="auto"/>
                    <w:left w:val="none" w:sz="0" w:space="0" w:color="auto"/>
                    <w:bottom w:val="none" w:sz="0" w:space="0" w:color="auto"/>
                    <w:right w:val="none" w:sz="0" w:space="0" w:color="auto"/>
                  </w:divBdr>
                </w:div>
                <w:div w:id="2044790402">
                  <w:marLeft w:val="270"/>
                  <w:marRight w:val="0"/>
                  <w:marTop w:val="0"/>
                  <w:marBottom w:val="0"/>
                  <w:divBdr>
                    <w:top w:val="none" w:sz="0" w:space="0" w:color="auto"/>
                    <w:left w:val="none" w:sz="0" w:space="0" w:color="auto"/>
                    <w:bottom w:val="none" w:sz="0" w:space="0" w:color="auto"/>
                    <w:right w:val="none" w:sz="0" w:space="0" w:color="auto"/>
                  </w:divBdr>
                </w:div>
              </w:divsChild>
            </w:div>
            <w:div w:id="1138642290">
              <w:marLeft w:val="0"/>
              <w:marRight w:val="0"/>
              <w:marTop w:val="0"/>
              <w:marBottom w:val="0"/>
              <w:divBdr>
                <w:top w:val="none" w:sz="0" w:space="0" w:color="auto"/>
                <w:left w:val="none" w:sz="0" w:space="0" w:color="auto"/>
                <w:bottom w:val="none" w:sz="0" w:space="0" w:color="auto"/>
                <w:right w:val="none" w:sz="0" w:space="0" w:color="auto"/>
              </w:divBdr>
            </w:div>
            <w:div w:id="1559631852">
              <w:marLeft w:val="0"/>
              <w:marRight w:val="0"/>
              <w:marTop w:val="0"/>
              <w:marBottom w:val="0"/>
              <w:divBdr>
                <w:top w:val="none" w:sz="0" w:space="0" w:color="auto"/>
                <w:left w:val="none" w:sz="0" w:space="0" w:color="auto"/>
                <w:bottom w:val="none" w:sz="0" w:space="0" w:color="auto"/>
                <w:right w:val="none" w:sz="0" w:space="0" w:color="auto"/>
              </w:divBdr>
              <w:divsChild>
                <w:div w:id="2085101209">
                  <w:marLeft w:val="0"/>
                  <w:marRight w:val="0"/>
                  <w:marTop w:val="0"/>
                  <w:marBottom w:val="0"/>
                  <w:divBdr>
                    <w:top w:val="none" w:sz="0" w:space="0" w:color="auto"/>
                    <w:left w:val="none" w:sz="0" w:space="0" w:color="auto"/>
                    <w:bottom w:val="none" w:sz="0" w:space="0" w:color="auto"/>
                    <w:right w:val="none" w:sz="0" w:space="0" w:color="auto"/>
                  </w:divBdr>
                  <w:divsChild>
                    <w:div w:id="37168780">
                      <w:marLeft w:val="0"/>
                      <w:marRight w:val="0"/>
                      <w:marTop w:val="120"/>
                      <w:marBottom w:val="120"/>
                      <w:divBdr>
                        <w:top w:val="none" w:sz="0" w:space="0" w:color="auto"/>
                        <w:left w:val="none" w:sz="0" w:space="0" w:color="auto"/>
                        <w:bottom w:val="none" w:sz="0" w:space="0" w:color="auto"/>
                        <w:right w:val="none" w:sz="0" w:space="0" w:color="auto"/>
                      </w:divBdr>
                    </w:div>
                    <w:div w:id="86116352">
                      <w:marLeft w:val="0"/>
                      <w:marRight w:val="0"/>
                      <w:marTop w:val="120"/>
                      <w:marBottom w:val="120"/>
                      <w:divBdr>
                        <w:top w:val="none" w:sz="0" w:space="0" w:color="auto"/>
                        <w:left w:val="none" w:sz="0" w:space="0" w:color="auto"/>
                        <w:bottom w:val="none" w:sz="0" w:space="0" w:color="auto"/>
                        <w:right w:val="none" w:sz="0" w:space="0" w:color="auto"/>
                      </w:divBdr>
                    </w:div>
                    <w:div w:id="1819569950">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743524189">
              <w:marLeft w:val="0"/>
              <w:marRight w:val="0"/>
              <w:marTop w:val="0"/>
              <w:marBottom w:val="0"/>
              <w:divBdr>
                <w:top w:val="none" w:sz="0" w:space="0" w:color="auto"/>
                <w:left w:val="none" w:sz="0" w:space="0" w:color="auto"/>
                <w:bottom w:val="none" w:sz="0" w:space="0" w:color="auto"/>
                <w:right w:val="none" w:sz="0" w:space="0" w:color="auto"/>
              </w:divBdr>
              <w:divsChild>
                <w:div w:id="23408929">
                  <w:marLeft w:val="0"/>
                  <w:marRight w:val="0"/>
                  <w:marTop w:val="0"/>
                  <w:marBottom w:val="0"/>
                  <w:divBdr>
                    <w:top w:val="none" w:sz="0" w:space="0" w:color="auto"/>
                    <w:left w:val="none" w:sz="0" w:space="0" w:color="auto"/>
                    <w:bottom w:val="none" w:sz="0" w:space="0" w:color="auto"/>
                    <w:right w:val="none" w:sz="0" w:space="0" w:color="auto"/>
                  </w:divBdr>
                </w:div>
                <w:div w:id="838545980">
                  <w:marLeft w:val="270"/>
                  <w:marRight w:val="0"/>
                  <w:marTop w:val="0"/>
                  <w:marBottom w:val="0"/>
                  <w:divBdr>
                    <w:top w:val="none" w:sz="0" w:space="0" w:color="auto"/>
                    <w:left w:val="none" w:sz="0" w:space="0" w:color="auto"/>
                    <w:bottom w:val="none" w:sz="0" w:space="0" w:color="auto"/>
                    <w:right w:val="none" w:sz="0" w:space="0" w:color="auto"/>
                  </w:divBdr>
                </w:div>
                <w:div w:id="843671039">
                  <w:marLeft w:val="0"/>
                  <w:marRight w:val="0"/>
                  <w:marTop w:val="0"/>
                  <w:marBottom w:val="0"/>
                  <w:divBdr>
                    <w:top w:val="none" w:sz="0" w:space="0" w:color="auto"/>
                    <w:left w:val="none" w:sz="0" w:space="0" w:color="auto"/>
                    <w:bottom w:val="none" w:sz="0" w:space="0" w:color="auto"/>
                    <w:right w:val="none" w:sz="0" w:space="0" w:color="auto"/>
                  </w:divBdr>
                </w:div>
                <w:div w:id="851451662">
                  <w:marLeft w:val="270"/>
                  <w:marRight w:val="0"/>
                  <w:marTop w:val="0"/>
                  <w:marBottom w:val="0"/>
                  <w:divBdr>
                    <w:top w:val="none" w:sz="0" w:space="0" w:color="auto"/>
                    <w:left w:val="none" w:sz="0" w:space="0" w:color="auto"/>
                    <w:bottom w:val="none" w:sz="0" w:space="0" w:color="auto"/>
                    <w:right w:val="none" w:sz="0" w:space="0" w:color="auto"/>
                  </w:divBdr>
                </w:div>
                <w:div w:id="889879850">
                  <w:marLeft w:val="270"/>
                  <w:marRight w:val="0"/>
                  <w:marTop w:val="0"/>
                  <w:marBottom w:val="0"/>
                  <w:divBdr>
                    <w:top w:val="none" w:sz="0" w:space="0" w:color="auto"/>
                    <w:left w:val="none" w:sz="0" w:space="0" w:color="auto"/>
                    <w:bottom w:val="none" w:sz="0" w:space="0" w:color="auto"/>
                    <w:right w:val="none" w:sz="0" w:space="0" w:color="auto"/>
                  </w:divBdr>
                </w:div>
                <w:div w:id="1030448515">
                  <w:marLeft w:val="270"/>
                  <w:marRight w:val="0"/>
                  <w:marTop w:val="0"/>
                  <w:marBottom w:val="0"/>
                  <w:divBdr>
                    <w:top w:val="none" w:sz="0" w:space="0" w:color="auto"/>
                    <w:left w:val="none" w:sz="0" w:space="0" w:color="auto"/>
                    <w:bottom w:val="none" w:sz="0" w:space="0" w:color="auto"/>
                    <w:right w:val="none" w:sz="0" w:space="0" w:color="auto"/>
                  </w:divBdr>
                </w:div>
                <w:div w:id="1428423631">
                  <w:marLeft w:val="0"/>
                  <w:marRight w:val="0"/>
                  <w:marTop w:val="0"/>
                  <w:marBottom w:val="0"/>
                  <w:divBdr>
                    <w:top w:val="none" w:sz="0" w:space="0" w:color="auto"/>
                    <w:left w:val="none" w:sz="0" w:space="0" w:color="auto"/>
                    <w:bottom w:val="none" w:sz="0" w:space="0" w:color="auto"/>
                    <w:right w:val="none" w:sz="0" w:space="0" w:color="auto"/>
                  </w:divBdr>
                </w:div>
                <w:div w:id="1758935839">
                  <w:marLeft w:val="270"/>
                  <w:marRight w:val="0"/>
                  <w:marTop w:val="0"/>
                  <w:marBottom w:val="0"/>
                  <w:divBdr>
                    <w:top w:val="none" w:sz="0" w:space="0" w:color="auto"/>
                    <w:left w:val="none" w:sz="0" w:space="0" w:color="auto"/>
                    <w:bottom w:val="none" w:sz="0" w:space="0" w:color="auto"/>
                    <w:right w:val="none" w:sz="0" w:space="0" w:color="auto"/>
                  </w:divBdr>
                </w:div>
              </w:divsChild>
            </w:div>
          </w:divsChild>
        </w:div>
        <w:div w:id="1974096677">
          <w:marLeft w:val="240"/>
          <w:marRight w:val="240"/>
          <w:marTop w:val="240"/>
          <w:marBottom w:val="240"/>
          <w:divBdr>
            <w:top w:val="none" w:sz="0" w:space="0" w:color="auto"/>
            <w:left w:val="none" w:sz="0" w:space="0" w:color="auto"/>
            <w:bottom w:val="none" w:sz="0" w:space="0" w:color="auto"/>
            <w:right w:val="none" w:sz="0" w:space="0" w:color="auto"/>
          </w:divBdr>
        </w:div>
      </w:divsChild>
    </w:div>
    <w:div w:id="2000688383">
      <w:bodyDiv w:val="1"/>
      <w:marLeft w:val="0"/>
      <w:marRight w:val="0"/>
      <w:marTop w:val="0"/>
      <w:marBottom w:val="0"/>
      <w:divBdr>
        <w:top w:val="none" w:sz="0" w:space="0" w:color="auto"/>
        <w:left w:val="none" w:sz="0" w:space="0" w:color="auto"/>
        <w:bottom w:val="none" w:sz="0" w:space="0" w:color="auto"/>
        <w:right w:val="none" w:sz="0" w:space="0" w:color="auto"/>
      </w:divBdr>
    </w:div>
    <w:div w:id="2051418978">
      <w:bodyDiv w:val="1"/>
      <w:marLeft w:val="0"/>
      <w:marRight w:val="0"/>
      <w:marTop w:val="0"/>
      <w:marBottom w:val="0"/>
      <w:divBdr>
        <w:top w:val="none" w:sz="0" w:space="0" w:color="auto"/>
        <w:left w:val="none" w:sz="0" w:space="0" w:color="auto"/>
        <w:bottom w:val="none" w:sz="0" w:space="0" w:color="auto"/>
        <w:right w:val="none" w:sz="0" w:space="0" w:color="auto"/>
      </w:divBdr>
    </w:div>
    <w:div w:id="2068649882">
      <w:bodyDiv w:val="1"/>
      <w:marLeft w:val="0"/>
      <w:marRight w:val="0"/>
      <w:marTop w:val="0"/>
      <w:marBottom w:val="0"/>
      <w:divBdr>
        <w:top w:val="none" w:sz="0" w:space="0" w:color="auto"/>
        <w:left w:val="none" w:sz="0" w:space="0" w:color="auto"/>
        <w:bottom w:val="none" w:sz="0" w:space="0" w:color="auto"/>
        <w:right w:val="none" w:sz="0" w:space="0" w:color="auto"/>
      </w:divBdr>
      <w:divsChild>
        <w:div w:id="1281256542">
          <w:marLeft w:val="0"/>
          <w:marRight w:val="0"/>
          <w:marTop w:val="0"/>
          <w:marBottom w:val="0"/>
          <w:divBdr>
            <w:top w:val="none" w:sz="0" w:space="0" w:color="auto"/>
            <w:left w:val="none" w:sz="0" w:space="0" w:color="auto"/>
            <w:bottom w:val="none" w:sz="0" w:space="0" w:color="auto"/>
            <w:right w:val="none" w:sz="0" w:space="0" w:color="auto"/>
          </w:divBdr>
          <w:divsChild>
            <w:div w:id="370615624">
              <w:marLeft w:val="0"/>
              <w:marRight w:val="0"/>
              <w:marTop w:val="0"/>
              <w:marBottom w:val="0"/>
              <w:divBdr>
                <w:top w:val="none" w:sz="0" w:space="0" w:color="auto"/>
                <w:left w:val="none" w:sz="0" w:space="0" w:color="auto"/>
                <w:bottom w:val="none" w:sz="0" w:space="0" w:color="auto"/>
                <w:right w:val="none" w:sz="0" w:space="0" w:color="auto"/>
              </w:divBdr>
            </w:div>
            <w:div w:id="405614540">
              <w:marLeft w:val="0"/>
              <w:marRight w:val="0"/>
              <w:marTop w:val="0"/>
              <w:marBottom w:val="0"/>
              <w:divBdr>
                <w:top w:val="none" w:sz="0" w:space="0" w:color="auto"/>
                <w:left w:val="none" w:sz="0" w:space="0" w:color="auto"/>
                <w:bottom w:val="none" w:sz="0" w:space="0" w:color="auto"/>
                <w:right w:val="none" w:sz="0" w:space="0" w:color="auto"/>
              </w:divBdr>
            </w:div>
            <w:div w:id="1197739312">
              <w:marLeft w:val="0"/>
              <w:marRight w:val="0"/>
              <w:marTop w:val="0"/>
              <w:marBottom w:val="0"/>
              <w:divBdr>
                <w:top w:val="none" w:sz="0" w:space="0" w:color="auto"/>
                <w:left w:val="none" w:sz="0" w:space="0" w:color="auto"/>
                <w:bottom w:val="none" w:sz="0" w:space="0" w:color="auto"/>
                <w:right w:val="none" w:sz="0" w:space="0" w:color="auto"/>
              </w:divBdr>
              <w:divsChild>
                <w:div w:id="504127365">
                  <w:marLeft w:val="270"/>
                  <w:marRight w:val="0"/>
                  <w:marTop w:val="0"/>
                  <w:marBottom w:val="0"/>
                  <w:divBdr>
                    <w:top w:val="none" w:sz="0" w:space="0" w:color="auto"/>
                    <w:left w:val="none" w:sz="0" w:space="0" w:color="auto"/>
                    <w:bottom w:val="none" w:sz="0" w:space="0" w:color="auto"/>
                    <w:right w:val="none" w:sz="0" w:space="0" w:color="auto"/>
                  </w:divBdr>
                </w:div>
                <w:div w:id="657929510">
                  <w:marLeft w:val="270"/>
                  <w:marRight w:val="0"/>
                  <w:marTop w:val="0"/>
                  <w:marBottom w:val="0"/>
                  <w:divBdr>
                    <w:top w:val="none" w:sz="0" w:space="0" w:color="auto"/>
                    <w:left w:val="none" w:sz="0" w:space="0" w:color="auto"/>
                    <w:bottom w:val="none" w:sz="0" w:space="0" w:color="auto"/>
                    <w:right w:val="none" w:sz="0" w:space="0" w:color="auto"/>
                  </w:divBdr>
                </w:div>
                <w:div w:id="754057914">
                  <w:marLeft w:val="270"/>
                  <w:marRight w:val="0"/>
                  <w:marTop w:val="0"/>
                  <w:marBottom w:val="0"/>
                  <w:divBdr>
                    <w:top w:val="none" w:sz="0" w:space="0" w:color="auto"/>
                    <w:left w:val="none" w:sz="0" w:space="0" w:color="auto"/>
                    <w:bottom w:val="none" w:sz="0" w:space="0" w:color="auto"/>
                    <w:right w:val="none" w:sz="0" w:space="0" w:color="auto"/>
                  </w:divBdr>
                </w:div>
                <w:div w:id="1105153251">
                  <w:marLeft w:val="270"/>
                  <w:marRight w:val="0"/>
                  <w:marTop w:val="0"/>
                  <w:marBottom w:val="0"/>
                  <w:divBdr>
                    <w:top w:val="none" w:sz="0" w:space="0" w:color="auto"/>
                    <w:left w:val="none" w:sz="0" w:space="0" w:color="auto"/>
                    <w:bottom w:val="none" w:sz="0" w:space="0" w:color="auto"/>
                    <w:right w:val="none" w:sz="0" w:space="0" w:color="auto"/>
                  </w:divBdr>
                </w:div>
                <w:div w:id="1448115290">
                  <w:marLeft w:val="270"/>
                  <w:marRight w:val="0"/>
                  <w:marTop w:val="0"/>
                  <w:marBottom w:val="0"/>
                  <w:divBdr>
                    <w:top w:val="none" w:sz="0" w:space="0" w:color="auto"/>
                    <w:left w:val="none" w:sz="0" w:space="0" w:color="auto"/>
                    <w:bottom w:val="none" w:sz="0" w:space="0" w:color="auto"/>
                    <w:right w:val="none" w:sz="0" w:space="0" w:color="auto"/>
                  </w:divBdr>
                </w:div>
                <w:div w:id="1723945378">
                  <w:marLeft w:val="270"/>
                  <w:marRight w:val="0"/>
                  <w:marTop w:val="0"/>
                  <w:marBottom w:val="0"/>
                  <w:divBdr>
                    <w:top w:val="none" w:sz="0" w:space="0" w:color="auto"/>
                    <w:left w:val="none" w:sz="0" w:space="0" w:color="auto"/>
                    <w:bottom w:val="none" w:sz="0" w:space="0" w:color="auto"/>
                    <w:right w:val="none" w:sz="0" w:space="0" w:color="auto"/>
                  </w:divBdr>
                </w:div>
                <w:div w:id="1938631956">
                  <w:marLeft w:val="270"/>
                  <w:marRight w:val="0"/>
                  <w:marTop w:val="0"/>
                  <w:marBottom w:val="0"/>
                  <w:divBdr>
                    <w:top w:val="none" w:sz="0" w:space="0" w:color="auto"/>
                    <w:left w:val="none" w:sz="0" w:space="0" w:color="auto"/>
                    <w:bottom w:val="none" w:sz="0" w:space="0" w:color="auto"/>
                    <w:right w:val="none" w:sz="0" w:space="0" w:color="auto"/>
                  </w:divBdr>
                  <w:divsChild>
                    <w:div w:id="481656809">
                      <w:marLeft w:val="0"/>
                      <w:marRight w:val="0"/>
                      <w:marTop w:val="0"/>
                      <w:marBottom w:val="0"/>
                      <w:divBdr>
                        <w:top w:val="none" w:sz="0" w:space="0" w:color="auto"/>
                        <w:left w:val="none" w:sz="0" w:space="0" w:color="auto"/>
                        <w:bottom w:val="none" w:sz="0" w:space="0" w:color="auto"/>
                        <w:right w:val="none" w:sz="0" w:space="0" w:color="auto"/>
                      </w:divBdr>
                    </w:div>
                    <w:div w:id="1164786218">
                      <w:marLeft w:val="0"/>
                      <w:marRight w:val="0"/>
                      <w:marTop w:val="0"/>
                      <w:marBottom w:val="0"/>
                      <w:divBdr>
                        <w:top w:val="none" w:sz="0" w:space="0" w:color="auto"/>
                        <w:left w:val="none" w:sz="0" w:space="0" w:color="auto"/>
                        <w:bottom w:val="none" w:sz="0" w:space="0" w:color="auto"/>
                        <w:right w:val="none" w:sz="0" w:space="0" w:color="auto"/>
                      </w:divBdr>
                    </w:div>
                    <w:div w:id="177701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395567">
              <w:marLeft w:val="0"/>
              <w:marRight w:val="0"/>
              <w:marTop w:val="0"/>
              <w:marBottom w:val="0"/>
              <w:divBdr>
                <w:top w:val="none" w:sz="0" w:space="0" w:color="auto"/>
                <w:left w:val="none" w:sz="0" w:space="0" w:color="auto"/>
                <w:bottom w:val="none" w:sz="0" w:space="0" w:color="auto"/>
                <w:right w:val="none" w:sz="0" w:space="0" w:color="auto"/>
              </w:divBdr>
              <w:divsChild>
                <w:div w:id="1263299940">
                  <w:marLeft w:val="0"/>
                  <w:marRight w:val="0"/>
                  <w:marTop w:val="0"/>
                  <w:marBottom w:val="0"/>
                  <w:divBdr>
                    <w:top w:val="none" w:sz="0" w:space="0" w:color="auto"/>
                    <w:left w:val="none" w:sz="0" w:space="0" w:color="auto"/>
                    <w:bottom w:val="none" w:sz="0" w:space="0" w:color="auto"/>
                    <w:right w:val="none" w:sz="0" w:space="0" w:color="auto"/>
                  </w:divBdr>
                  <w:divsChild>
                    <w:div w:id="79110284">
                      <w:marLeft w:val="0"/>
                      <w:marRight w:val="0"/>
                      <w:marTop w:val="120"/>
                      <w:marBottom w:val="120"/>
                      <w:divBdr>
                        <w:top w:val="none" w:sz="0" w:space="0" w:color="auto"/>
                        <w:left w:val="none" w:sz="0" w:space="0" w:color="auto"/>
                        <w:bottom w:val="none" w:sz="0" w:space="0" w:color="auto"/>
                        <w:right w:val="none" w:sz="0" w:space="0" w:color="auto"/>
                      </w:divBdr>
                    </w:div>
                    <w:div w:id="514419341">
                      <w:marLeft w:val="0"/>
                      <w:marRight w:val="0"/>
                      <w:marTop w:val="120"/>
                      <w:marBottom w:val="120"/>
                      <w:divBdr>
                        <w:top w:val="none" w:sz="0" w:space="0" w:color="auto"/>
                        <w:left w:val="none" w:sz="0" w:space="0" w:color="auto"/>
                        <w:bottom w:val="none" w:sz="0" w:space="0" w:color="auto"/>
                        <w:right w:val="none" w:sz="0" w:space="0" w:color="auto"/>
                      </w:divBdr>
                    </w:div>
                    <w:div w:id="788353949">
                      <w:marLeft w:val="0"/>
                      <w:marRight w:val="0"/>
                      <w:marTop w:val="120"/>
                      <w:marBottom w:val="120"/>
                      <w:divBdr>
                        <w:top w:val="none" w:sz="0" w:space="0" w:color="auto"/>
                        <w:left w:val="none" w:sz="0" w:space="0" w:color="auto"/>
                        <w:bottom w:val="none" w:sz="0" w:space="0" w:color="auto"/>
                        <w:right w:val="none" w:sz="0" w:space="0" w:color="auto"/>
                      </w:divBdr>
                    </w:div>
                    <w:div w:id="1124736248">
                      <w:marLeft w:val="0"/>
                      <w:marRight w:val="0"/>
                      <w:marTop w:val="120"/>
                      <w:marBottom w:val="120"/>
                      <w:divBdr>
                        <w:top w:val="none" w:sz="0" w:space="0" w:color="auto"/>
                        <w:left w:val="none" w:sz="0" w:space="0" w:color="auto"/>
                        <w:bottom w:val="none" w:sz="0" w:space="0" w:color="auto"/>
                        <w:right w:val="none" w:sz="0" w:space="0" w:color="auto"/>
                      </w:divBdr>
                    </w:div>
                    <w:div w:id="1982613009">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549872892">
              <w:marLeft w:val="0"/>
              <w:marRight w:val="0"/>
              <w:marTop w:val="0"/>
              <w:marBottom w:val="0"/>
              <w:divBdr>
                <w:top w:val="none" w:sz="0" w:space="0" w:color="auto"/>
                <w:left w:val="none" w:sz="0" w:space="0" w:color="auto"/>
                <w:bottom w:val="none" w:sz="0" w:space="0" w:color="auto"/>
                <w:right w:val="none" w:sz="0" w:space="0" w:color="auto"/>
              </w:divBdr>
              <w:divsChild>
                <w:div w:id="8677729">
                  <w:marLeft w:val="0"/>
                  <w:marRight w:val="0"/>
                  <w:marTop w:val="0"/>
                  <w:marBottom w:val="0"/>
                  <w:divBdr>
                    <w:top w:val="none" w:sz="0" w:space="0" w:color="auto"/>
                    <w:left w:val="none" w:sz="0" w:space="0" w:color="auto"/>
                    <w:bottom w:val="none" w:sz="0" w:space="0" w:color="auto"/>
                    <w:right w:val="none" w:sz="0" w:space="0" w:color="auto"/>
                  </w:divBdr>
                </w:div>
                <w:div w:id="407264477">
                  <w:marLeft w:val="270"/>
                  <w:marRight w:val="0"/>
                  <w:marTop w:val="0"/>
                  <w:marBottom w:val="0"/>
                  <w:divBdr>
                    <w:top w:val="none" w:sz="0" w:space="0" w:color="auto"/>
                    <w:left w:val="none" w:sz="0" w:space="0" w:color="auto"/>
                    <w:bottom w:val="none" w:sz="0" w:space="0" w:color="auto"/>
                    <w:right w:val="none" w:sz="0" w:space="0" w:color="auto"/>
                  </w:divBdr>
                </w:div>
                <w:div w:id="448936931">
                  <w:marLeft w:val="270"/>
                  <w:marRight w:val="0"/>
                  <w:marTop w:val="0"/>
                  <w:marBottom w:val="0"/>
                  <w:divBdr>
                    <w:top w:val="none" w:sz="0" w:space="0" w:color="auto"/>
                    <w:left w:val="none" w:sz="0" w:space="0" w:color="auto"/>
                    <w:bottom w:val="none" w:sz="0" w:space="0" w:color="auto"/>
                    <w:right w:val="none" w:sz="0" w:space="0" w:color="auto"/>
                  </w:divBdr>
                </w:div>
                <w:div w:id="960649202">
                  <w:marLeft w:val="0"/>
                  <w:marRight w:val="0"/>
                  <w:marTop w:val="0"/>
                  <w:marBottom w:val="0"/>
                  <w:divBdr>
                    <w:top w:val="none" w:sz="0" w:space="0" w:color="auto"/>
                    <w:left w:val="none" w:sz="0" w:space="0" w:color="auto"/>
                    <w:bottom w:val="none" w:sz="0" w:space="0" w:color="auto"/>
                    <w:right w:val="none" w:sz="0" w:space="0" w:color="auto"/>
                  </w:divBdr>
                </w:div>
                <w:div w:id="1433429452">
                  <w:marLeft w:val="270"/>
                  <w:marRight w:val="0"/>
                  <w:marTop w:val="0"/>
                  <w:marBottom w:val="0"/>
                  <w:divBdr>
                    <w:top w:val="none" w:sz="0" w:space="0" w:color="auto"/>
                    <w:left w:val="none" w:sz="0" w:space="0" w:color="auto"/>
                    <w:bottom w:val="none" w:sz="0" w:space="0" w:color="auto"/>
                    <w:right w:val="none" w:sz="0" w:space="0" w:color="auto"/>
                  </w:divBdr>
                </w:div>
                <w:div w:id="1443112433">
                  <w:marLeft w:val="0"/>
                  <w:marRight w:val="0"/>
                  <w:marTop w:val="0"/>
                  <w:marBottom w:val="0"/>
                  <w:divBdr>
                    <w:top w:val="none" w:sz="0" w:space="0" w:color="auto"/>
                    <w:left w:val="none" w:sz="0" w:space="0" w:color="auto"/>
                    <w:bottom w:val="none" w:sz="0" w:space="0" w:color="auto"/>
                    <w:right w:val="none" w:sz="0" w:space="0" w:color="auto"/>
                  </w:divBdr>
                </w:div>
                <w:div w:id="1557626645">
                  <w:marLeft w:val="270"/>
                  <w:marRight w:val="0"/>
                  <w:marTop w:val="0"/>
                  <w:marBottom w:val="0"/>
                  <w:divBdr>
                    <w:top w:val="none" w:sz="0" w:space="0" w:color="auto"/>
                    <w:left w:val="none" w:sz="0" w:space="0" w:color="auto"/>
                    <w:bottom w:val="none" w:sz="0" w:space="0" w:color="auto"/>
                    <w:right w:val="none" w:sz="0" w:space="0" w:color="auto"/>
                  </w:divBdr>
                </w:div>
                <w:div w:id="1678072290">
                  <w:marLeft w:val="270"/>
                  <w:marRight w:val="0"/>
                  <w:marTop w:val="0"/>
                  <w:marBottom w:val="0"/>
                  <w:divBdr>
                    <w:top w:val="none" w:sz="0" w:space="0" w:color="auto"/>
                    <w:left w:val="none" w:sz="0" w:space="0" w:color="auto"/>
                    <w:bottom w:val="none" w:sz="0" w:space="0" w:color="auto"/>
                    <w:right w:val="none" w:sz="0" w:space="0" w:color="auto"/>
                  </w:divBdr>
                </w:div>
                <w:div w:id="1990472164">
                  <w:marLeft w:val="270"/>
                  <w:marRight w:val="0"/>
                  <w:marTop w:val="0"/>
                  <w:marBottom w:val="0"/>
                  <w:divBdr>
                    <w:top w:val="none" w:sz="0" w:space="0" w:color="auto"/>
                    <w:left w:val="none" w:sz="0" w:space="0" w:color="auto"/>
                    <w:bottom w:val="none" w:sz="0" w:space="0" w:color="auto"/>
                    <w:right w:val="none" w:sz="0" w:space="0" w:color="auto"/>
                  </w:divBdr>
                </w:div>
              </w:divsChild>
            </w:div>
          </w:divsChild>
        </w:div>
        <w:div w:id="1408841652">
          <w:marLeft w:val="240"/>
          <w:marRight w:val="240"/>
          <w:marTop w:val="240"/>
          <w:marBottom w:val="240"/>
          <w:divBdr>
            <w:top w:val="none" w:sz="0" w:space="0" w:color="auto"/>
            <w:left w:val="none" w:sz="0" w:space="0" w:color="auto"/>
            <w:bottom w:val="none" w:sz="0" w:space="0" w:color="auto"/>
            <w:right w:val="none" w:sz="0" w:space="0" w:color="auto"/>
          </w:divBdr>
        </w:div>
      </w:divsChild>
    </w:div>
    <w:div w:id="2076462956">
      <w:bodyDiv w:val="1"/>
      <w:marLeft w:val="0"/>
      <w:marRight w:val="0"/>
      <w:marTop w:val="0"/>
      <w:marBottom w:val="0"/>
      <w:divBdr>
        <w:top w:val="none" w:sz="0" w:space="0" w:color="auto"/>
        <w:left w:val="none" w:sz="0" w:space="0" w:color="auto"/>
        <w:bottom w:val="none" w:sz="0" w:space="0" w:color="auto"/>
        <w:right w:val="none" w:sz="0" w:space="0" w:color="auto"/>
      </w:divBdr>
      <w:divsChild>
        <w:div w:id="1250774358">
          <w:marLeft w:val="0"/>
          <w:marRight w:val="0"/>
          <w:marTop w:val="0"/>
          <w:marBottom w:val="0"/>
          <w:divBdr>
            <w:top w:val="none" w:sz="0" w:space="0" w:color="auto"/>
            <w:left w:val="none" w:sz="0" w:space="0" w:color="auto"/>
            <w:bottom w:val="none" w:sz="0" w:space="0" w:color="auto"/>
            <w:right w:val="none" w:sz="0" w:space="0" w:color="auto"/>
          </w:divBdr>
          <w:divsChild>
            <w:div w:id="106972540">
              <w:marLeft w:val="0"/>
              <w:marRight w:val="0"/>
              <w:marTop w:val="0"/>
              <w:marBottom w:val="0"/>
              <w:divBdr>
                <w:top w:val="none" w:sz="0" w:space="0" w:color="auto"/>
                <w:left w:val="none" w:sz="0" w:space="0" w:color="auto"/>
                <w:bottom w:val="none" w:sz="0" w:space="0" w:color="auto"/>
                <w:right w:val="none" w:sz="0" w:space="0" w:color="auto"/>
              </w:divBdr>
              <w:divsChild>
                <w:div w:id="917327661">
                  <w:marLeft w:val="0"/>
                  <w:marRight w:val="0"/>
                  <w:marTop w:val="0"/>
                  <w:marBottom w:val="0"/>
                  <w:divBdr>
                    <w:top w:val="none" w:sz="0" w:space="0" w:color="auto"/>
                    <w:left w:val="none" w:sz="0" w:space="0" w:color="auto"/>
                    <w:bottom w:val="none" w:sz="0" w:space="0" w:color="auto"/>
                    <w:right w:val="none" w:sz="0" w:space="0" w:color="auto"/>
                  </w:divBdr>
                  <w:divsChild>
                    <w:div w:id="185870767">
                      <w:marLeft w:val="0"/>
                      <w:marRight w:val="0"/>
                      <w:marTop w:val="120"/>
                      <w:marBottom w:val="120"/>
                      <w:divBdr>
                        <w:top w:val="none" w:sz="0" w:space="0" w:color="auto"/>
                        <w:left w:val="none" w:sz="0" w:space="0" w:color="auto"/>
                        <w:bottom w:val="none" w:sz="0" w:space="0" w:color="auto"/>
                        <w:right w:val="none" w:sz="0" w:space="0" w:color="auto"/>
                      </w:divBdr>
                    </w:div>
                    <w:div w:id="1008950670">
                      <w:marLeft w:val="0"/>
                      <w:marRight w:val="0"/>
                      <w:marTop w:val="120"/>
                      <w:marBottom w:val="120"/>
                      <w:divBdr>
                        <w:top w:val="none" w:sz="0" w:space="0" w:color="auto"/>
                        <w:left w:val="none" w:sz="0" w:space="0" w:color="auto"/>
                        <w:bottom w:val="none" w:sz="0" w:space="0" w:color="auto"/>
                        <w:right w:val="none" w:sz="0" w:space="0" w:color="auto"/>
                      </w:divBdr>
                    </w:div>
                    <w:div w:id="1178883732">
                      <w:marLeft w:val="0"/>
                      <w:marRight w:val="0"/>
                      <w:marTop w:val="120"/>
                      <w:marBottom w:val="120"/>
                      <w:divBdr>
                        <w:top w:val="none" w:sz="0" w:space="0" w:color="auto"/>
                        <w:left w:val="none" w:sz="0" w:space="0" w:color="auto"/>
                        <w:bottom w:val="none" w:sz="0" w:space="0" w:color="auto"/>
                        <w:right w:val="none" w:sz="0" w:space="0" w:color="auto"/>
                      </w:divBdr>
                    </w:div>
                    <w:div w:id="1876886383">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769278626">
              <w:marLeft w:val="0"/>
              <w:marRight w:val="0"/>
              <w:marTop w:val="0"/>
              <w:marBottom w:val="0"/>
              <w:divBdr>
                <w:top w:val="none" w:sz="0" w:space="0" w:color="auto"/>
                <w:left w:val="none" w:sz="0" w:space="0" w:color="auto"/>
                <w:bottom w:val="none" w:sz="0" w:space="0" w:color="auto"/>
                <w:right w:val="none" w:sz="0" w:space="0" w:color="auto"/>
              </w:divBdr>
              <w:divsChild>
                <w:div w:id="1853491602">
                  <w:marLeft w:val="0"/>
                  <w:marRight w:val="0"/>
                  <w:marTop w:val="0"/>
                  <w:marBottom w:val="0"/>
                  <w:divBdr>
                    <w:top w:val="none" w:sz="0" w:space="0" w:color="auto"/>
                    <w:left w:val="none" w:sz="0" w:space="0" w:color="auto"/>
                    <w:bottom w:val="none" w:sz="0" w:space="0" w:color="auto"/>
                    <w:right w:val="none" w:sz="0" w:space="0" w:color="auto"/>
                  </w:divBdr>
                  <w:divsChild>
                    <w:div w:id="1634365411">
                      <w:marLeft w:val="0"/>
                      <w:marRight w:val="0"/>
                      <w:marTop w:val="120"/>
                      <w:marBottom w:val="120"/>
                      <w:divBdr>
                        <w:top w:val="none" w:sz="0" w:space="0" w:color="auto"/>
                        <w:left w:val="none" w:sz="0" w:space="0" w:color="auto"/>
                        <w:bottom w:val="none" w:sz="0" w:space="0" w:color="auto"/>
                        <w:right w:val="none" w:sz="0" w:space="0" w:color="auto"/>
                      </w:divBdr>
                      <w:divsChild>
                        <w:div w:id="684132802">
                          <w:marLeft w:val="270"/>
                          <w:marRight w:val="0"/>
                          <w:marTop w:val="0"/>
                          <w:marBottom w:val="0"/>
                          <w:divBdr>
                            <w:top w:val="none" w:sz="0" w:space="0" w:color="auto"/>
                            <w:left w:val="none" w:sz="0" w:space="0" w:color="auto"/>
                            <w:bottom w:val="none" w:sz="0" w:space="0" w:color="auto"/>
                            <w:right w:val="none" w:sz="0" w:space="0" w:color="auto"/>
                          </w:divBdr>
                        </w:div>
                        <w:div w:id="1380276725">
                          <w:marLeft w:val="270"/>
                          <w:marRight w:val="0"/>
                          <w:marTop w:val="0"/>
                          <w:marBottom w:val="0"/>
                          <w:divBdr>
                            <w:top w:val="none" w:sz="0" w:space="0" w:color="auto"/>
                            <w:left w:val="none" w:sz="0" w:space="0" w:color="auto"/>
                            <w:bottom w:val="none" w:sz="0" w:space="0" w:color="auto"/>
                            <w:right w:val="none" w:sz="0" w:space="0" w:color="auto"/>
                          </w:divBdr>
                        </w:div>
                        <w:div w:id="1619290428">
                          <w:marLeft w:val="27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435220">
              <w:marLeft w:val="0"/>
              <w:marRight w:val="0"/>
              <w:marTop w:val="0"/>
              <w:marBottom w:val="0"/>
              <w:divBdr>
                <w:top w:val="none" w:sz="0" w:space="0" w:color="auto"/>
                <w:left w:val="none" w:sz="0" w:space="0" w:color="auto"/>
                <w:bottom w:val="none" w:sz="0" w:space="0" w:color="auto"/>
                <w:right w:val="none" w:sz="0" w:space="0" w:color="auto"/>
              </w:divBdr>
              <w:divsChild>
                <w:div w:id="7409010">
                  <w:marLeft w:val="270"/>
                  <w:marRight w:val="0"/>
                  <w:marTop w:val="0"/>
                  <w:marBottom w:val="0"/>
                  <w:divBdr>
                    <w:top w:val="none" w:sz="0" w:space="0" w:color="auto"/>
                    <w:left w:val="none" w:sz="0" w:space="0" w:color="auto"/>
                    <w:bottom w:val="none" w:sz="0" w:space="0" w:color="auto"/>
                    <w:right w:val="none" w:sz="0" w:space="0" w:color="auto"/>
                  </w:divBdr>
                </w:div>
                <w:div w:id="332101686">
                  <w:marLeft w:val="270"/>
                  <w:marRight w:val="0"/>
                  <w:marTop w:val="0"/>
                  <w:marBottom w:val="0"/>
                  <w:divBdr>
                    <w:top w:val="none" w:sz="0" w:space="0" w:color="auto"/>
                    <w:left w:val="none" w:sz="0" w:space="0" w:color="auto"/>
                    <w:bottom w:val="none" w:sz="0" w:space="0" w:color="auto"/>
                    <w:right w:val="none" w:sz="0" w:space="0" w:color="auto"/>
                  </w:divBdr>
                </w:div>
                <w:div w:id="381253841">
                  <w:marLeft w:val="270"/>
                  <w:marRight w:val="0"/>
                  <w:marTop w:val="0"/>
                  <w:marBottom w:val="0"/>
                  <w:divBdr>
                    <w:top w:val="none" w:sz="0" w:space="0" w:color="auto"/>
                    <w:left w:val="none" w:sz="0" w:space="0" w:color="auto"/>
                    <w:bottom w:val="none" w:sz="0" w:space="0" w:color="auto"/>
                    <w:right w:val="none" w:sz="0" w:space="0" w:color="auto"/>
                  </w:divBdr>
                </w:div>
                <w:div w:id="413666302">
                  <w:marLeft w:val="270"/>
                  <w:marRight w:val="0"/>
                  <w:marTop w:val="0"/>
                  <w:marBottom w:val="0"/>
                  <w:divBdr>
                    <w:top w:val="none" w:sz="0" w:space="0" w:color="auto"/>
                    <w:left w:val="none" w:sz="0" w:space="0" w:color="auto"/>
                    <w:bottom w:val="none" w:sz="0" w:space="0" w:color="auto"/>
                    <w:right w:val="none" w:sz="0" w:space="0" w:color="auto"/>
                  </w:divBdr>
                </w:div>
                <w:div w:id="485128163">
                  <w:marLeft w:val="270"/>
                  <w:marRight w:val="0"/>
                  <w:marTop w:val="0"/>
                  <w:marBottom w:val="0"/>
                  <w:divBdr>
                    <w:top w:val="none" w:sz="0" w:space="0" w:color="auto"/>
                    <w:left w:val="none" w:sz="0" w:space="0" w:color="auto"/>
                    <w:bottom w:val="none" w:sz="0" w:space="0" w:color="auto"/>
                    <w:right w:val="none" w:sz="0" w:space="0" w:color="auto"/>
                  </w:divBdr>
                </w:div>
                <w:div w:id="544681197">
                  <w:marLeft w:val="270"/>
                  <w:marRight w:val="0"/>
                  <w:marTop w:val="0"/>
                  <w:marBottom w:val="0"/>
                  <w:divBdr>
                    <w:top w:val="none" w:sz="0" w:space="0" w:color="auto"/>
                    <w:left w:val="none" w:sz="0" w:space="0" w:color="auto"/>
                    <w:bottom w:val="none" w:sz="0" w:space="0" w:color="auto"/>
                    <w:right w:val="none" w:sz="0" w:space="0" w:color="auto"/>
                  </w:divBdr>
                </w:div>
                <w:div w:id="897475591">
                  <w:marLeft w:val="270"/>
                  <w:marRight w:val="0"/>
                  <w:marTop w:val="0"/>
                  <w:marBottom w:val="0"/>
                  <w:divBdr>
                    <w:top w:val="none" w:sz="0" w:space="0" w:color="auto"/>
                    <w:left w:val="none" w:sz="0" w:space="0" w:color="auto"/>
                    <w:bottom w:val="none" w:sz="0" w:space="0" w:color="auto"/>
                    <w:right w:val="none" w:sz="0" w:space="0" w:color="auto"/>
                  </w:divBdr>
                </w:div>
                <w:div w:id="1377776024">
                  <w:marLeft w:val="270"/>
                  <w:marRight w:val="0"/>
                  <w:marTop w:val="0"/>
                  <w:marBottom w:val="0"/>
                  <w:divBdr>
                    <w:top w:val="none" w:sz="0" w:space="0" w:color="auto"/>
                    <w:left w:val="none" w:sz="0" w:space="0" w:color="auto"/>
                    <w:bottom w:val="none" w:sz="0" w:space="0" w:color="auto"/>
                    <w:right w:val="none" w:sz="0" w:space="0" w:color="auto"/>
                  </w:divBdr>
                </w:div>
                <w:div w:id="1473789574">
                  <w:marLeft w:val="270"/>
                  <w:marRight w:val="0"/>
                  <w:marTop w:val="0"/>
                  <w:marBottom w:val="0"/>
                  <w:divBdr>
                    <w:top w:val="none" w:sz="0" w:space="0" w:color="auto"/>
                    <w:left w:val="none" w:sz="0" w:space="0" w:color="auto"/>
                    <w:bottom w:val="none" w:sz="0" w:space="0" w:color="auto"/>
                    <w:right w:val="none" w:sz="0" w:space="0" w:color="auto"/>
                  </w:divBdr>
                </w:div>
                <w:div w:id="1591894194">
                  <w:marLeft w:val="270"/>
                  <w:marRight w:val="0"/>
                  <w:marTop w:val="0"/>
                  <w:marBottom w:val="0"/>
                  <w:divBdr>
                    <w:top w:val="none" w:sz="0" w:space="0" w:color="auto"/>
                    <w:left w:val="none" w:sz="0" w:space="0" w:color="auto"/>
                    <w:bottom w:val="none" w:sz="0" w:space="0" w:color="auto"/>
                    <w:right w:val="none" w:sz="0" w:space="0" w:color="auto"/>
                  </w:divBdr>
                  <w:divsChild>
                    <w:div w:id="205336754">
                      <w:marLeft w:val="0"/>
                      <w:marRight w:val="0"/>
                      <w:marTop w:val="0"/>
                      <w:marBottom w:val="0"/>
                      <w:divBdr>
                        <w:top w:val="none" w:sz="0" w:space="0" w:color="auto"/>
                        <w:left w:val="none" w:sz="0" w:space="0" w:color="auto"/>
                        <w:bottom w:val="none" w:sz="0" w:space="0" w:color="auto"/>
                        <w:right w:val="none" w:sz="0" w:space="0" w:color="auto"/>
                      </w:divBdr>
                    </w:div>
                    <w:div w:id="390928319">
                      <w:marLeft w:val="0"/>
                      <w:marRight w:val="0"/>
                      <w:marTop w:val="0"/>
                      <w:marBottom w:val="0"/>
                      <w:divBdr>
                        <w:top w:val="none" w:sz="0" w:space="0" w:color="auto"/>
                        <w:left w:val="none" w:sz="0" w:space="0" w:color="auto"/>
                        <w:bottom w:val="none" w:sz="0" w:space="0" w:color="auto"/>
                        <w:right w:val="none" w:sz="0" w:space="0" w:color="auto"/>
                      </w:divBdr>
                    </w:div>
                    <w:div w:id="545677389">
                      <w:marLeft w:val="0"/>
                      <w:marRight w:val="0"/>
                      <w:marTop w:val="0"/>
                      <w:marBottom w:val="0"/>
                      <w:divBdr>
                        <w:top w:val="none" w:sz="0" w:space="0" w:color="auto"/>
                        <w:left w:val="none" w:sz="0" w:space="0" w:color="auto"/>
                        <w:bottom w:val="none" w:sz="0" w:space="0" w:color="auto"/>
                        <w:right w:val="none" w:sz="0" w:space="0" w:color="auto"/>
                      </w:divBdr>
                    </w:div>
                  </w:divsChild>
                </w:div>
                <w:div w:id="1660963260">
                  <w:marLeft w:val="270"/>
                  <w:marRight w:val="0"/>
                  <w:marTop w:val="0"/>
                  <w:marBottom w:val="0"/>
                  <w:divBdr>
                    <w:top w:val="none" w:sz="0" w:space="0" w:color="auto"/>
                    <w:left w:val="none" w:sz="0" w:space="0" w:color="auto"/>
                    <w:bottom w:val="none" w:sz="0" w:space="0" w:color="auto"/>
                    <w:right w:val="none" w:sz="0" w:space="0" w:color="auto"/>
                  </w:divBdr>
                </w:div>
                <w:div w:id="1684478034">
                  <w:marLeft w:val="270"/>
                  <w:marRight w:val="0"/>
                  <w:marTop w:val="0"/>
                  <w:marBottom w:val="0"/>
                  <w:divBdr>
                    <w:top w:val="none" w:sz="0" w:space="0" w:color="auto"/>
                    <w:left w:val="none" w:sz="0" w:space="0" w:color="auto"/>
                    <w:bottom w:val="none" w:sz="0" w:space="0" w:color="auto"/>
                    <w:right w:val="none" w:sz="0" w:space="0" w:color="auto"/>
                  </w:divBdr>
                </w:div>
                <w:div w:id="1947884728">
                  <w:marLeft w:val="270"/>
                  <w:marRight w:val="0"/>
                  <w:marTop w:val="0"/>
                  <w:marBottom w:val="0"/>
                  <w:divBdr>
                    <w:top w:val="none" w:sz="0" w:space="0" w:color="auto"/>
                    <w:left w:val="none" w:sz="0" w:space="0" w:color="auto"/>
                    <w:bottom w:val="none" w:sz="0" w:space="0" w:color="auto"/>
                    <w:right w:val="none" w:sz="0" w:space="0" w:color="auto"/>
                  </w:divBdr>
                </w:div>
              </w:divsChild>
            </w:div>
            <w:div w:id="1012296535">
              <w:marLeft w:val="0"/>
              <w:marRight w:val="0"/>
              <w:marTop w:val="0"/>
              <w:marBottom w:val="0"/>
              <w:divBdr>
                <w:top w:val="none" w:sz="0" w:space="0" w:color="auto"/>
                <w:left w:val="none" w:sz="0" w:space="0" w:color="auto"/>
                <w:bottom w:val="none" w:sz="0" w:space="0" w:color="auto"/>
                <w:right w:val="none" w:sz="0" w:space="0" w:color="auto"/>
              </w:divBdr>
            </w:div>
          </w:divsChild>
        </w:div>
        <w:div w:id="1566455520">
          <w:marLeft w:val="240"/>
          <w:marRight w:val="240"/>
          <w:marTop w:val="240"/>
          <w:marBottom w:val="240"/>
          <w:divBdr>
            <w:top w:val="none" w:sz="0" w:space="0" w:color="auto"/>
            <w:left w:val="none" w:sz="0" w:space="0" w:color="auto"/>
            <w:bottom w:val="none" w:sz="0" w:space="0" w:color="auto"/>
            <w:right w:val="none" w:sz="0" w:space="0" w:color="auto"/>
          </w:divBdr>
        </w:div>
      </w:divsChild>
    </w:div>
    <w:div w:id="2082294083">
      <w:bodyDiv w:val="1"/>
      <w:marLeft w:val="0"/>
      <w:marRight w:val="0"/>
      <w:marTop w:val="0"/>
      <w:marBottom w:val="0"/>
      <w:divBdr>
        <w:top w:val="none" w:sz="0" w:space="0" w:color="auto"/>
        <w:left w:val="none" w:sz="0" w:space="0" w:color="auto"/>
        <w:bottom w:val="none" w:sz="0" w:space="0" w:color="auto"/>
        <w:right w:val="none" w:sz="0" w:space="0" w:color="auto"/>
      </w:divBdr>
      <w:divsChild>
        <w:div w:id="21564440">
          <w:marLeft w:val="0"/>
          <w:marRight w:val="0"/>
          <w:marTop w:val="0"/>
          <w:marBottom w:val="0"/>
          <w:divBdr>
            <w:top w:val="none" w:sz="0" w:space="0" w:color="auto"/>
            <w:left w:val="none" w:sz="0" w:space="0" w:color="auto"/>
            <w:bottom w:val="none" w:sz="0" w:space="0" w:color="auto"/>
            <w:right w:val="none" w:sz="0" w:space="0" w:color="auto"/>
          </w:divBdr>
          <w:divsChild>
            <w:div w:id="1787643">
              <w:marLeft w:val="0"/>
              <w:marRight w:val="0"/>
              <w:marTop w:val="0"/>
              <w:marBottom w:val="0"/>
              <w:divBdr>
                <w:top w:val="none" w:sz="0" w:space="0" w:color="auto"/>
                <w:left w:val="none" w:sz="0" w:space="0" w:color="auto"/>
                <w:bottom w:val="none" w:sz="0" w:space="0" w:color="auto"/>
                <w:right w:val="none" w:sz="0" w:space="0" w:color="auto"/>
              </w:divBdr>
            </w:div>
            <w:div w:id="733547387">
              <w:marLeft w:val="0"/>
              <w:marRight w:val="0"/>
              <w:marTop w:val="0"/>
              <w:marBottom w:val="0"/>
              <w:divBdr>
                <w:top w:val="none" w:sz="0" w:space="0" w:color="auto"/>
                <w:left w:val="none" w:sz="0" w:space="0" w:color="auto"/>
                <w:bottom w:val="none" w:sz="0" w:space="0" w:color="auto"/>
                <w:right w:val="none" w:sz="0" w:space="0" w:color="auto"/>
              </w:divBdr>
            </w:div>
            <w:div w:id="1848054221">
              <w:marLeft w:val="0"/>
              <w:marRight w:val="0"/>
              <w:marTop w:val="0"/>
              <w:marBottom w:val="0"/>
              <w:divBdr>
                <w:top w:val="none" w:sz="0" w:space="0" w:color="auto"/>
                <w:left w:val="none" w:sz="0" w:space="0" w:color="auto"/>
                <w:bottom w:val="none" w:sz="0" w:space="0" w:color="auto"/>
                <w:right w:val="none" w:sz="0" w:space="0" w:color="auto"/>
              </w:divBdr>
              <w:divsChild>
                <w:div w:id="38866257">
                  <w:marLeft w:val="540"/>
                  <w:marRight w:val="0"/>
                  <w:marTop w:val="0"/>
                  <w:marBottom w:val="0"/>
                  <w:divBdr>
                    <w:top w:val="none" w:sz="0" w:space="0" w:color="auto"/>
                    <w:left w:val="none" w:sz="0" w:space="0" w:color="auto"/>
                    <w:bottom w:val="none" w:sz="0" w:space="0" w:color="auto"/>
                    <w:right w:val="none" w:sz="0" w:space="0" w:color="auto"/>
                  </w:divBdr>
                </w:div>
                <w:div w:id="121924402">
                  <w:marLeft w:val="270"/>
                  <w:marRight w:val="0"/>
                  <w:marTop w:val="0"/>
                  <w:marBottom w:val="0"/>
                  <w:divBdr>
                    <w:top w:val="none" w:sz="0" w:space="0" w:color="auto"/>
                    <w:left w:val="none" w:sz="0" w:space="0" w:color="auto"/>
                    <w:bottom w:val="none" w:sz="0" w:space="0" w:color="auto"/>
                    <w:right w:val="none" w:sz="0" w:space="0" w:color="auto"/>
                  </w:divBdr>
                </w:div>
                <w:div w:id="186910866">
                  <w:marLeft w:val="270"/>
                  <w:marRight w:val="0"/>
                  <w:marTop w:val="0"/>
                  <w:marBottom w:val="0"/>
                  <w:divBdr>
                    <w:top w:val="none" w:sz="0" w:space="0" w:color="auto"/>
                    <w:left w:val="none" w:sz="0" w:space="0" w:color="auto"/>
                    <w:bottom w:val="none" w:sz="0" w:space="0" w:color="auto"/>
                    <w:right w:val="none" w:sz="0" w:space="0" w:color="auto"/>
                  </w:divBdr>
                </w:div>
                <w:div w:id="248848770">
                  <w:marLeft w:val="270"/>
                  <w:marRight w:val="0"/>
                  <w:marTop w:val="0"/>
                  <w:marBottom w:val="0"/>
                  <w:divBdr>
                    <w:top w:val="none" w:sz="0" w:space="0" w:color="auto"/>
                    <w:left w:val="none" w:sz="0" w:space="0" w:color="auto"/>
                    <w:bottom w:val="none" w:sz="0" w:space="0" w:color="auto"/>
                    <w:right w:val="none" w:sz="0" w:space="0" w:color="auto"/>
                  </w:divBdr>
                </w:div>
                <w:div w:id="283587553">
                  <w:marLeft w:val="270"/>
                  <w:marRight w:val="0"/>
                  <w:marTop w:val="0"/>
                  <w:marBottom w:val="0"/>
                  <w:divBdr>
                    <w:top w:val="none" w:sz="0" w:space="0" w:color="auto"/>
                    <w:left w:val="none" w:sz="0" w:space="0" w:color="auto"/>
                    <w:bottom w:val="none" w:sz="0" w:space="0" w:color="auto"/>
                    <w:right w:val="none" w:sz="0" w:space="0" w:color="auto"/>
                  </w:divBdr>
                </w:div>
                <w:div w:id="283732645">
                  <w:marLeft w:val="270"/>
                  <w:marRight w:val="0"/>
                  <w:marTop w:val="0"/>
                  <w:marBottom w:val="0"/>
                  <w:divBdr>
                    <w:top w:val="none" w:sz="0" w:space="0" w:color="auto"/>
                    <w:left w:val="none" w:sz="0" w:space="0" w:color="auto"/>
                    <w:bottom w:val="none" w:sz="0" w:space="0" w:color="auto"/>
                    <w:right w:val="none" w:sz="0" w:space="0" w:color="auto"/>
                  </w:divBdr>
                  <w:divsChild>
                    <w:div w:id="564024108">
                      <w:marLeft w:val="0"/>
                      <w:marRight w:val="0"/>
                      <w:marTop w:val="0"/>
                      <w:marBottom w:val="0"/>
                      <w:divBdr>
                        <w:top w:val="none" w:sz="0" w:space="0" w:color="auto"/>
                        <w:left w:val="none" w:sz="0" w:space="0" w:color="auto"/>
                        <w:bottom w:val="none" w:sz="0" w:space="0" w:color="auto"/>
                        <w:right w:val="none" w:sz="0" w:space="0" w:color="auto"/>
                      </w:divBdr>
                    </w:div>
                    <w:div w:id="846864492">
                      <w:marLeft w:val="0"/>
                      <w:marRight w:val="0"/>
                      <w:marTop w:val="0"/>
                      <w:marBottom w:val="0"/>
                      <w:divBdr>
                        <w:top w:val="none" w:sz="0" w:space="0" w:color="auto"/>
                        <w:left w:val="none" w:sz="0" w:space="0" w:color="auto"/>
                        <w:bottom w:val="none" w:sz="0" w:space="0" w:color="auto"/>
                        <w:right w:val="none" w:sz="0" w:space="0" w:color="auto"/>
                      </w:divBdr>
                    </w:div>
                    <w:div w:id="1584416719">
                      <w:marLeft w:val="0"/>
                      <w:marRight w:val="0"/>
                      <w:marTop w:val="0"/>
                      <w:marBottom w:val="0"/>
                      <w:divBdr>
                        <w:top w:val="none" w:sz="0" w:space="0" w:color="auto"/>
                        <w:left w:val="none" w:sz="0" w:space="0" w:color="auto"/>
                        <w:bottom w:val="none" w:sz="0" w:space="0" w:color="auto"/>
                        <w:right w:val="none" w:sz="0" w:space="0" w:color="auto"/>
                      </w:divBdr>
                    </w:div>
                    <w:div w:id="2039695480">
                      <w:marLeft w:val="0"/>
                      <w:marRight w:val="0"/>
                      <w:marTop w:val="0"/>
                      <w:marBottom w:val="0"/>
                      <w:divBdr>
                        <w:top w:val="none" w:sz="0" w:space="0" w:color="auto"/>
                        <w:left w:val="none" w:sz="0" w:space="0" w:color="auto"/>
                        <w:bottom w:val="none" w:sz="0" w:space="0" w:color="auto"/>
                        <w:right w:val="none" w:sz="0" w:space="0" w:color="auto"/>
                      </w:divBdr>
                    </w:div>
                  </w:divsChild>
                </w:div>
                <w:div w:id="430785651">
                  <w:marLeft w:val="270"/>
                  <w:marRight w:val="0"/>
                  <w:marTop w:val="0"/>
                  <w:marBottom w:val="0"/>
                  <w:divBdr>
                    <w:top w:val="none" w:sz="0" w:space="0" w:color="auto"/>
                    <w:left w:val="none" w:sz="0" w:space="0" w:color="auto"/>
                    <w:bottom w:val="none" w:sz="0" w:space="0" w:color="auto"/>
                    <w:right w:val="none" w:sz="0" w:space="0" w:color="auto"/>
                  </w:divBdr>
                </w:div>
                <w:div w:id="438336383">
                  <w:marLeft w:val="270"/>
                  <w:marRight w:val="0"/>
                  <w:marTop w:val="0"/>
                  <w:marBottom w:val="0"/>
                  <w:divBdr>
                    <w:top w:val="none" w:sz="0" w:space="0" w:color="auto"/>
                    <w:left w:val="none" w:sz="0" w:space="0" w:color="auto"/>
                    <w:bottom w:val="none" w:sz="0" w:space="0" w:color="auto"/>
                    <w:right w:val="none" w:sz="0" w:space="0" w:color="auto"/>
                  </w:divBdr>
                </w:div>
                <w:div w:id="448278317">
                  <w:marLeft w:val="270"/>
                  <w:marRight w:val="0"/>
                  <w:marTop w:val="0"/>
                  <w:marBottom w:val="0"/>
                  <w:divBdr>
                    <w:top w:val="none" w:sz="0" w:space="0" w:color="auto"/>
                    <w:left w:val="none" w:sz="0" w:space="0" w:color="auto"/>
                    <w:bottom w:val="none" w:sz="0" w:space="0" w:color="auto"/>
                    <w:right w:val="none" w:sz="0" w:space="0" w:color="auto"/>
                  </w:divBdr>
                </w:div>
                <w:div w:id="846167536">
                  <w:marLeft w:val="270"/>
                  <w:marRight w:val="0"/>
                  <w:marTop w:val="0"/>
                  <w:marBottom w:val="0"/>
                  <w:divBdr>
                    <w:top w:val="none" w:sz="0" w:space="0" w:color="auto"/>
                    <w:left w:val="none" w:sz="0" w:space="0" w:color="auto"/>
                    <w:bottom w:val="none" w:sz="0" w:space="0" w:color="auto"/>
                    <w:right w:val="none" w:sz="0" w:space="0" w:color="auto"/>
                  </w:divBdr>
                  <w:divsChild>
                    <w:div w:id="361979871">
                      <w:marLeft w:val="0"/>
                      <w:marRight w:val="0"/>
                      <w:marTop w:val="0"/>
                      <w:marBottom w:val="0"/>
                      <w:divBdr>
                        <w:top w:val="none" w:sz="0" w:space="0" w:color="auto"/>
                        <w:left w:val="none" w:sz="0" w:space="0" w:color="auto"/>
                        <w:bottom w:val="none" w:sz="0" w:space="0" w:color="auto"/>
                        <w:right w:val="none" w:sz="0" w:space="0" w:color="auto"/>
                      </w:divBdr>
                    </w:div>
                    <w:div w:id="596475643">
                      <w:marLeft w:val="0"/>
                      <w:marRight w:val="0"/>
                      <w:marTop w:val="0"/>
                      <w:marBottom w:val="0"/>
                      <w:divBdr>
                        <w:top w:val="none" w:sz="0" w:space="0" w:color="auto"/>
                        <w:left w:val="none" w:sz="0" w:space="0" w:color="auto"/>
                        <w:bottom w:val="none" w:sz="0" w:space="0" w:color="auto"/>
                        <w:right w:val="none" w:sz="0" w:space="0" w:color="auto"/>
                      </w:divBdr>
                    </w:div>
                    <w:div w:id="932663879">
                      <w:marLeft w:val="0"/>
                      <w:marRight w:val="0"/>
                      <w:marTop w:val="0"/>
                      <w:marBottom w:val="0"/>
                      <w:divBdr>
                        <w:top w:val="none" w:sz="0" w:space="0" w:color="auto"/>
                        <w:left w:val="none" w:sz="0" w:space="0" w:color="auto"/>
                        <w:bottom w:val="none" w:sz="0" w:space="0" w:color="auto"/>
                        <w:right w:val="none" w:sz="0" w:space="0" w:color="auto"/>
                      </w:divBdr>
                    </w:div>
                    <w:div w:id="1140994113">
                      <w:marLeft w:val="0"/>
                      <w:marRight w:val="0"/>
                      <w:marTop w:val="0"/>
                      <w:marBottom w:val="0"/>
                      <w:divBdr>
                        <w:top w:val="none" w:sz="0" w:space="0" w:color="auto"/>
                        <w:left w:val="none" w:sz="0" w:space="0" w:color="auto"/>
                        <w:bottom w:val="none" w:sz="0" w:space="0" w:color="auto"/>
                        <w:right w:val="none" w:sz="0" w:space="0" w:color="auto"/>
                      </w:divBdr>
                    </w:div>
                  </w:divsChild>
                </w:div>
                <w:div w:id="997348531">
                  <w:marLeft w:val="270"/>
                  <w:marRight w:val="0"/>
                  <w:marTop w:val="0"/>
                  <w:marBottom w:val="0"/>
                  <w:divBdr>
                    <w:top w:val="none" w:sz="0" w:space="0" w:color="auto"/>
                    <w:left w:val="none" w:sz="0" w:space="0" w:color="auto"/>
                    <w:bottom w:val="none" w:sz="0" w:space="0" w:color="auto"/>
                    <w:right w:val="none" w:sz="0" w:space="0" w:color="auto"/>
                  </w:divBdr>
                </w:div>
                <w:div w:id="1356349798">
                  <w:marLeft w:val="270"/>
                  <w:marRight w:val="0"/>
                  <w:marTop w:val="0"/>
                  <w:marBottom w:val="0"/>
                  <w:divBdr>
                    <w:top w:val="none" w:sz="0" w:space="0" w:color="auto"/>
                    <w:left w:val="none" w:sz="0" w:space="0" w:color="auto"/>
                    <w:bottom w:val="none" w:sz="0" w:space="0" w:color="auto"/>
                    <w:right w:val="none" w:sz="0" w:space="0" w:color="auto"/>
                  </w:divBdr>
                </w:div>
                <w:div w:id="1600681454">
                  <w:marLeft w:val="270"/>
                  <w:marRight w:val="0"/>
                  <w:marTop w:val="0"/>
                  <w:marBottom w:val="0"/>
                  <w:divBdr>
                    <w:top w:val="none" w:sz="0" w:space="0" w:color="auto"/>
                    <w:left w:val="none" w:sz="0" w:space="0" w:color="auto"/>
                    <w:bottom w:val="none" w:sz="0" w:space="0" w:color="auto"/>
                    <w:right w:val="none" w:sz="0" w:space="0" w:color="auto"/>
                  </w:divBdr>
                </w:div>
                <w:div w:id="1648394162">
                  <w:marLeft w:val="270"/>
                  <w:marRight w:val="0"/>
                  <w:marTop w:val="0"/>
                  <w:marBottom w:val="0"/>
                  <w:divBdr>
                    <w:top w:val="none" w:sz="0" w:space="0" w:color="auto"/>
                    <w:left w:val="none" w:sz="0" w:space="0" w:color="auto"/>
                    <w:bottom w:val="none" w:sz="0" w:space="0" w:color="auto"/>
                    <w:right w:val="none" w:sz="0" w:space="0" w:color="auto"/>
                  </w:divBdr>
                </w:div>
                <w:div w:id="1678847267">
                  <w:marLeft w:val="270"/>
                  <w:marRight w:val="0"/>
                  <w:marTop w:val="0"/>
                  <w:marBottom w:val="0"/>
                  <w:divBdr>
                    <w:top w:val="none" w:sz="0" w:space="0" w:color="auto"/>
                    <w:left w:val="none" w:sz="0" w:space="0" w:color="auto"/>
                    <w:bottom w:val="none" w:sz="0" w:space="0" w:color="auto"/>
                    <w:right w:val="none" w:sz="0" w:space="0" w:color="auto"/>
                  </w:divBdr>
                </w:div>
                <w:div w:id="1859197372">
                  <w:marLeft w:val="270"/>
                  <w:marRight w:val="0"/>
                  <w:marTop w:val="0"/>
                  <w:marBottom w:val="0"/>
                  <w:divBdr>
                    <w:top w:val="none" w:sz="0" w:space="0" w:color="auto"/>
                    <w:left w:val="none" w:sz="0" w:space="0" w:color="auto"/>
                    <w:bottom w:val="none" w:sz="0" w:space="0" w:color="auto"/>
                    <w:right w:val="none" w:sz="0" w:space="0" w:color="auto"/>
                  </w:divBdr>
                </w:div>
                <w:div w:id="1871452930">
                  <w:marLeft w:val="270"/>
                  <w:marRight w:val="0"/>
                  <w:marTop w:val="0"/>
                  <w:marBottom w:val="0"/>
                  <w:divBdr>
                    <w:top w:val="none" w:sz="0" w:space="0" w:color="auto"/>
                    <w:left w:val="none" w:sz="0" w:space="0" w:color="auto"/>
                    <w:bottom w:val="none" w:sz="0" w:space="0" w:color="auto"/>
                    <w:right w:val="none" w:sz="0" w:space="0" w:color="auto"/>
                  </w:divBdr>
                </w:div>
                <w:div w:id="1923488163">
                  <w:marLeft w:val="270"/>
                  <w:marRight w:val="0"/>
                  <w:marTop w:val="0"/>
                  <w:marBottom w:val="0"/>
                  <w:divBdr>
                    <w:top w:val="none" w:sz="0" w:space="0" w:color="auto"/>
                    <w:left w:val="none" w:sz="0" w:space="0" w:color="auto"/>
                    <w:bottom w:val="none" w:sz="0" w:space="0" w:color="auto"/>
                    <w:right w:val="none" w:sz="0" w:space="0" w:color="auto"/>
                  </w:divBdr>
                </w:div>
                <w:div w:id="2007056492">
                  <w:marLeft w:val="270"/>
                  <w:marRight w:val="0"/>
                  <w:marTop w:val="0"/>
                  <w:marBottom w:val="0"/>
                  <w:divBdr>
                    <w:top w:val="none" w:sz="0" w:space="0" w:color="auto"/>
                    <w:left w:val="none" w:sz="0" w:space="0" w:color="auto"/>
                    <w:bottom w:val="none" w:sz="0" w:space="0" w:color="auto"/>
                    <w:right w:val="none" w:sz="0" w:space="0" w:color="auto"/>
                  </w:divBdr>
                </w:div>
              </w:divsChild>
            </w:div>
            <w:div w:id="1938633397">
              <w:marLeft w:val="0"/>
              <w:marRight w:val="0"/>
              <w:marTop w:val="0"/>
              <w:marBottom w:val="0"/>
              <w:divBdr>
                <w:top w:val="none" w:sz="0" w:space="0" w:color="auto"/>
                <w:left w:val="none" w:sz="0" w:space="0" w:color="auto"/>
                <w:bottom w:val="none" w:sz="0" w:space="0" w:color="auto"/>
                <w:right w:val="none" w:sz="0" w:space="0" w:color="auto"/>
              </w:divBdr>
            </w:div>
            <w:div w:id="2036273293">
              <w:marLeft w:val="0"/>
              <w:marRight w:val="0"/>
              <w:marTop w:val="0"/>
              <w:marBottom w:val="0"/>
              <w:divBdr>
                <w:top w:val="none" w:sz="0" w:space="0" w:color="auto"/>
                <w:left w:val="none" w:sz="0" w:space="0" w:color="auto"/>
                <w:bottom w:val="none" w:sz="0" w:space="0" w:color="auto"/>
                <w:right w:val="none" w:sz="0" w:space="0" w:color="auto"/>
              </w:divBdr>
              <w:divsChild>
                <w:div w:id="1107237476">
                  <w:marLeft w:val="0"/>
                  <w:marRight w:val="0"/>
                  <w:marTop w:val="0"/>
                  <w:marBottom w:val="0"/>
                  <w:divBdr>
                    <w:top w:val="none" w:sz="0" w:space="0" w:color="auto"/>
                    <w:left w:val="none" w:sz="0" w:space="0" w:color="auto"/>
                    <w:bottom w:val="none" w:sz="0" w:space="0" w:color="auto"/>
                    <w:right w:val="none" w:sz="0" w:space="0" w:color="auto"/>
                  </w:divBdr>
                  <w:divsChild>
                    <w:div w:id="815799423">
                      <w:marLeft w:val="0"/>
                      <w:marRight w:val="0"/>
                      <w:marTop w:val="120"/>
                      <w:marBottom w:val="120"/>
                      <w:divBdr>
                        <w:top w:val="none" w:sz="0" w:space="0" w:color="auto"/>
                        <w:left w:val="none" w:sz="0" w:space="0" w:color="auto"/>
                        <w:bottom w:val="none" w:sz="0" w:space="0" w:color="auto"/>
                        <w:right w:val="none" w:sz="0" w:space="0" w:color="auto"/>
                      </w:divBdr>
                    </w:div>
                    <w:div w:id="1868055134">
                      <w:marLeft w:val="0"/>
                      <w:marRight w:val="0"/>
                      <w:marTop w:val="120"/>
                      <w:marBottom w:val="120"/>
                      <w:divBdr>
                        <w:top w:val="none" w:sz="0" w:space="0" w:color="auto"/>
                        <w:left w:val="none" w:sz="0" w:space="0" w:color="auto"/>
                        <w:bottom w:val="none" w:sz="0" w:space="0" w:color="auto"/>
                        <w:right w:val="none" w:sz="0" w:space="0" w:color="auto"/>
                      </w:divBdr>
                    </w:div>
                    <w:div w:id="2147114007">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682242541">
          <w:marLeft w:val="240"/>
          <w:marRight w:val="240"/>
          <w:marTop w:val="240"/>
          <w:marBottom w:val="240"/>
          <w:divBdr>
            <w:top w:val="none" w:sz="0" w:space="0" w:color="auto"/>
            <w:left w:val="none" w:sz="0" w:space="0" w:color="auto"/>
            <w:bottom w:val="none" w:sz="0" w:space="0" w:color="auto"/>
            <w:right w:val="none" w:sz="0" w:space="0" w:color="auto"/>
          </w:divBdr>
        </w:div>
      </w:divsChild>
    </w:div>
    <w:div w:id="2120179967">
      <w:bodyDiv w:val="1"/>
      <w:marLeft w:val="0"/>
      <w:marRight w:val="0"/>
      <w:marTop w:val="0"/>
      <w:marBottom w:val="0"/>
      <w:divBdr>
        <w:top w:val="none" w:sz="0" w:space="0" w:color="auto"/>
        <w:left w:val="none" w:sz="0" w:space="0" w:color="auto"/>
        <w:bottom w:val="none" w:sz="0" w:space="0" w:color="auto"/>
        <w:right w:val="none" w:sz="0" w:space="0" w:color="auto"/>
      </w:divBdr>
      <w:divsChild>
        <w:div w:id="352345415">
          <w:marLeft w:val="240"/>
          <w:marRight w:val="240"/>
          <w:marTop w:val="240"/>
          <w:marBottom w:val="240"/>
          <w:divBdr>
            <w:top w:val="none" w:sz="0" w:space="0" w:color="auto"/>
            <w:left w:val="none" w:sz="0" w:space="0" w:color="auto"/>
            <w:bottom w:val="none" w:sz="0" w:space="0" w:color="auto"/>
            <w:right w:val="none" w:sz="0" w:space="0" w:color="auto"/>
          </w:divBdr>
        </w:div>
        <w:div w:id="1010067296">
          <w:marLeft w:val="0"/>
          <w:marRight w:val="0"/>
          <w:marTop w:val="0"/>
          <w:marBottom w:val="0"/>
          <w:divBdr>
            <w:top w:val="none" w:sz="0" w:space="0" w:color="auto"/>
            <w:left w:val="none" w:sz="0" w:space="0" w:color="auto"/>
            <w:bottom w:val="none" w:sz="0" w:space="0" w:color="auto"/>
            <w:right w:val="none" w:sz="0" w:space="0" w:color="auto"/>
          </w:divBdr>
          <w:divsChild>
            <w:div w:id="86997174">
              <w:marLeft w:val="0"/>
              <w:marRight w:val="0"/>
              <w:marTop w:val="0"/>
              <w:marBottom w:val="0"/>
              <w:divBdr>
                <w:top w:val="none" w:sz="0" w:space="0" w:color="auto"/>
                <w:left w:val="none" w:sz="0" w:space="0" w:color="auto"/>
                <w:bottom w:val="none" w:sz="0" w:space="0" w:color="auto"/>
                <w:right w:val="none" w:sz="0" w:space="0" w:color="auto"/>
              </w:divBdr>
            </w:div>
            <w:div w:id="286131688">
              <w:marLeft w:val="0"/>
              <w:marRight w:val="0"/>
              <w:marTop w:val="0"/>
              <w:marBottom w:val="0"/>
              <w:divBdr>
                <w:top w:val="none" w:sz="0" w:space="0" w:color="auto"/>
                <w:left w:val="none" w:sz="0" w:space="0" w:color="auto"/>
                <w:bottom w:val="none" w:sz="0" w:space="0" w:color="auto"/>
                <w:right w:val="none" w:sz="0" w:space="0" w:color="auto"/>
              </w:divBdr>
              <w:divsChild>
                <w:div w:id="90011088">
                  <w:marLeft w:val="270"/>
                  <w:marRight w:val="0"/>
                  <w:marTop w:val="0"/>
                  <w:marBottom w:val="0"/>
                  <w:divBdr>
                    <w:top w:val="none" w:sz="0" w:space="0" w:color="auto"/>
                    <w:left w:val="none" w:sz="0" w:space="0" w:color="auto"/>
                    <w:bottom w:val="none" w:sz="0" w:space="0" w:color="auto"/>
                    <w:right w:val="none" w:sz="0" w:space="0" w:color="auto"/>
                  </w:divBdr>
                </w:div>
                <w:div w:id="151718687">
                  <w:marLeft w:val="270"/>
                  <w:marRight w:val="0"/>
                  <w:marTop w:val="0"/>
                  <w:marBottom w:val="0"/>
                  <w:divBdr>
                    <w:top w:val="none" w:sz="0" w:space="0" w:color="auto"/>
                    <w:left w:val="none" w:sz="0" w:space="0" w:color="auto"/>
                    <w:bottom w:val="none" w:sz="0" w:space="0" w:color="auto"/>
                    <w:right w:val="none" w:sz="0" w:space="0" w:color="auto"/>
                  </w:divBdr>
                </w:div>
                <w:div w:id="170528796">
                  <w:marLeft w:val="270"/>
                  <w:marRight w:val="0"/>
                  <w:marTop w:val="0"/>
                  <w:marBottom w:val="0"/>
                  <w:divBdr>
                    <w:top w:val="none" w:sz="0" w:space="0" w:color="auto"/>
                    <w:left w:val="none" w:sz="0" w:space="0" w:color="auto"/>
                    <w:bottom w:val="none" w:sz="0" w:space="0" w:color="auto"/>
                    <w:right w:val="none" w:sz="0" w:space="0" w:color="auto"/>
                  </w:divBdr>
                </w:div>
                <w:div w:id="196286166">
                  <w:marLeft w:val="270"/>
                  <w:marRight w:val="0"/>
                  <w:marTop w:val="0"/>
                  <w:marBottom w:val="0"/>
                  <w:divBdr>
                    <w:top w:val="none" w:sz="0" w:space="0" w:color="auto"/>
                    <w:left w:val="none" w:sz="0" w:space="0" w:color="auto"/>
                    <w:bottom w:val="none" w:sz="0" w:space="0" w:color="auto"/>
                    <w:right w:val="none" w:sz="0" w:space="0" w:color="auto"/>
                  </w:divBdr>
                </w:div>
                <w:div w:id="332151779">
                  <w:marLeft w:val="270"/>
                  <w:marRight w:val="0"/>
                  <w:marTop w:val="0"/>
                  <w:marBottom w:val="0"/>
                  <w:divBdr>
                    <w:top w:val="none" w:sz="0" w:space="0" w:color="auto"/>
                    <w:left w:val="none" w:sz="0" w:space="0" w:color="auto"/>
                    <w:bottom w:val="none" w:sz="0" w:space="0" w:color="auto"/>
                    <w:right w:val="none" w:sz="0" w:space="0" w:color="auto"/>
                  </w:divBdr>
                </w:div>
                <w:div w:id="332758080">
                  <w:marLeft w:val="270"/>
                  <w:marRight w:val="0"/>
                  <w:marTop w:val="0"/>
                  <w:marBottom w:val="0"/>
                  <w:divBdr>
                    <w:top w:val="none" w:sz="0" w:space="0" w:color="auto"/>
                    <w:left w:val="none" w:sz="0" w:space="0" w:color="auto"/>
                    <w:bottom w:val="none" w:sz="0" w:space="0" w:color="auto"/>
                    <w:right w:val="none" w:sz="0" w:space="0" w:color="auto"/>
                  </w:divBdr>
                </w:div>
                <w:div w:id="382369725">
                  <w:marLeft w:val="270"/>
                  <w:marRight w:val="0"/>
                  <w:marTop w:val="0"/>
                  <w:marBottom w:val="0"/>
                  <w:divBdr>
                    <w:top w:val="none" w:sz="0" w:space="0" w:color="auto"/>
                    <w:left w:val="none" w:sz="0" w:space="0" w:color="auto"/>
                    <w:bottom w:val="none" w:sz="0" w:space="0" w:color="auto"/>
                    <w:right w:val="none" w:sz="0" w:space="0" w:color="auto"/>
                  </w:divBdr>
                </w:div>
                <w:div w:id="423263755">
                  <w:marLeft w:val="270"/>
                  <w:marRight w:val="0"/>
                  <w:marTop w:val="0"/>
                  <w:marBottom w:val="0"/>
                  <w:divBdr>
                    <w:top w:val="none" w:sz="0" w:space="0" w:color="auto"/>
                    <w:left w:val="none" w:sz="0" w:space="0" w:color="auto"/>
                    <w:bottom w:val="none" w:sz="0" w:space="0" w:color="auto"/>
                    <w:right w:val="none" w:sz="0" w:space="0" w:color="auto"/>
                  </w:divBdr>
                </w:div>
                <w:div w:id="508252885">
                  <w:marLeft w:val="270"/>
                  <w:marRight w:val="0"/>
                  <w:marTop w:val="0"/>
                  <w:marBottom w:val="0"/>
                  <w:divBdr>
                    <w:top w:val="none" w:sz="0" w:space="0" w:color="auto"/>
                    <w:left w:val="none" w:sz="0" w:space="0" w:color="auto"/>
                    <w:bottom w:val="none" w:sz="0" w:space="0" w:color="auto"/>
                    <w:right w:val="none" w:sz="0" w:space="0" w:color="auto"/>
                  </w:divBdr>
                </w:div>
                <w:div w:id="510608106">
                  <w:marLeft w:val="270"/>
                  <w:marRight w:val="0"/>
                  <w:marTop w:val="0"/>
                  <w:marBottom w:val="0"/>
                  <w:divBdr>
                    <w:top w:val="none" w:sz="0" w:space="0" w:color="auto"/>
                    <w:left w:val="none" w:sz="0" w:space="0" w:color="auto"/>
                    <w:bottom w:val="none" w:sz="0" w:space="0" w:color="auto"/>
                    <w:right w:val="none" w:sz="0" w:space="0" w:color="auto"/>
                  </w:divBdr>
                </w:div>
                <w:div w:id="601182671">
                  <w:marLeft w:val="270"/>
                  <w:marRight w:val="0"/>
                  <w:marTop w:val="0"/>
                  <w:marBottom w:val="0"/>
                  <w:divBdr>
                    <w:top w:val="none" w:sz="0" w:space="0" w:color="auto"/>
                    <w:left w:val="none" w:sz="0" w:space="0" w:color="auto"/>
                    <w:bottom w:val="none" w:sz="0" w:space="0" w:color="auto"/>
                    <w:right w:val="none" w:sz="0" w:space="0" w:color="auto"/>
                  </w:divBdr>
                </w:div>
                <w:div w:id="1050305015">
                  <w:marLeft w:val="270"/>
                  <w:marRight w:val="0"/>
                  <w:marTop w:val="0"/>
                  <w:marBottom w:val="0"/>
                  <w:divBdr>
                    <w:top w:val="none" w:sz="0" w:space="0" w:color="auto"/>
                    <w:left w:val="none" w:sz="0" w:space="0" w:color="auto"/>
                    <w:bottom w:val="none" w:sz="0" w:space="0" w:color="auto"/>
                    <w:right w:val="none" w:sz="0" w:space="0" w:color="auto"/>
                  </w:divBdr>
                </w:div>
                <w:div w:id="1187796037">
                  <w:marLeft w:val="270"/>
                  <w:marRight w:val="0"/>
                  <w:marTop w:val="0"/>
                  <w:marBottom w:val="0"/>
                  <w:divBdr>
                    <w:top w:val="none" w:sz="0" w:space="0" w:color="auto"/>
                    <w:left w:val="none" w:sz="0" w:space="0" w:color="auto"/>
                    <w:bottom w:val="none" w:sz="0" w:space="0" w:color="auto"/>
                    <w:right w:val="none" w:sz="0" w:space="0" w:color="auto"/>
                  </w:divBdr>
                </w:div>
                <w:div w:id="1206603141">
                  <w:marLeft w:val="270"/>
                  <w:marRight w:val="0"/>
                  <w:marTop w:val="0"/>
                  <w:marBottom w:val="0"/>
                  <w:divBdr>
                    <w:top w:val="none" w:sz="0" w:space="0" w:color="auto"/>
                    <w:left w:val="none" w:sz="0" w:space="0" w:color="auto"/>
                    <w:bottom w:val="none" w:sz="0" w:space="0" w:color="auto"/>
                    <w:right w:val="none" w:sz="0" w:space="0" w:color="auto"/>
                  </w:divBdr>
                </w:div>
                <w:div w:id="1432629555">
                  <w:marLeft w:val="270"/>
                  <w:marRight w:val="0"/>
                  <w:marTop w:val="0"/>
                  <w:marBottom w:val="0"/>
                  <w:divBdr>
                    <w:top w:val="none" w:sz="0" w:space="0" w:color="auto"/>
                    <w:left w:val="none" w:sz="0" w:space="0" w:color="auto"/>
                    <w:bottom w:val="none" w:sz="0" w:space="0" w:color="auto"/>
                    <w:right w:val="none" w:sz="0" w:space="0" w:color="auto"/>
                  </w:divBdr>
                  <w:divsChild>
                    <w:div w:id="370963367">
                      <w:marLeft w:val="0"/>
                      <w:marRight w:val="0"/>
                      <w:marTop w:val="0"/>
                      <w:marBottom w:val="0"/>
                      <w:divBdr>
                        <w:top w:val="none" w:sz="0" w:space="0" w:color="auto"/>
                        <w:left w:val="none" w:sz="0" w:space="0" w:color="auto"/>
                        <w:bottom w:val="none" w:sz="0" w:space="0" w:color="auto"/>
                        <w:right w:val="none" w:sz="0" w:space="0" w:color="auto"/>
                      </w:divBdr>
                    </w:div>
                    <w:div w:id="1669014260">
                      <w:marLeft w:val="0"/>
                      <w:marRight w:val="0"/>
                      <w:marTop w:val="0"/>
                      <w:marBottom w:val="0"/>
                      <w:divBdr>
                        <w:top w:val="none" w:sz="0" w:space="0" w:color="auto"/>
                        <w:left w:val="none" w:sz="0" w:space="0" w:color="auto"/>
                        <w:bottom w:val="none" w:sz="0" w:space="0" w:color="auto"/>
                        <w:right w:val="none" w:sz="0" w:space="0" w:color="auto"/>
                      </w:divBdr>
                    </w:div>
                    <w:div w:id="2033726815">
                      <w:marLeft w:val="0"/>
                      <w:marRight w:val="0"/>
                      <w:marTop w:val="0"/>
                      <w:marBottom w:val="0"/>
                      <w:divBdr>
                        <w:top w:val="none" w:sz="0" w:space="0" w:color="auto"/>
                        <w:left w:val="none" w:sz="0" w:space="0" w:color="auto"/>
                        <w:bottom w:val="none" w:sz="0" w:space="0" w:color="auto"/>
                        <w:right w:val="none" w:sz="0" w:space="0" w:color="auto"/>
                      </w:divBdr>
                    </w:div>
                    <w:div w:id="2048985246">
                      <w:marLeft w:val="0"/>
                      <w:marRight w:val="0"/>
                      <w:marTop w:val="0"/>
                      <w:marBottom w:val="0"/>
                      <w:divBdr>
                        <w:top w:val="none" w:sz="0" w:space="0" w:color="auto"/>
                        <w:left w:val="none" w:sz="0" w:space="0" w:color="auto"/>
                        <w:bottom w:val="none" w:sz="0" w:space="0" w:color="auto"/>
                        <w:right w:val="none" w:sz="0" w:space="0" w:color="auto"/>
                      </w:divBdr>
                    </w:div>
                  </w:divsChild>
                </w:div>
                <w:div w:id="1445463530">
                  <w:marLeft w:val="540"/>
                  <w:marRight w:val="0"/>
                  <w:marTop w:val="0"/>
                  <w:marBottom w:val="0"/>
                  <w:divBdr>
                    <w:top w:val="none" w:sz="0" w:space="0" w:color="auto"/>
                    <w:left w:val="none" w:sz="0" w:space="0" w:color="auto"/>
                    <w:bottom w:val="none" w:sz="0" w:space="0" w:color="auto"/>
                    <w:right w:val="none" w:sz="0" w:space="0" w:color="auto"/>
                  </w:divBdr>
                </w:div>
                <w:div w:id="1479692152">
                  <w:marLeft w:val="270"/>
                  <w:marRight w:val="0"/>
                  <w:marTop w:val="0"/>
                  <w:marBottom w:val="0"/>
                  <w:divBdr>
                    <w:top w:val="none" w:sz="0" w:space="0" w:color="auto"/>
                    <w:left w:val="none" w:sz="0" w:space="0" w:color="auto"/>
                    <w:bottom w:val="none" w:sz="0" w:space="0" w:color="auto"/>
                    <w:right w:val="none" w:sz="0" w:space="0" w:color="auto"/>
                  </w:divBdr>
                </w:div>
                <w:div w:id="1832059059">
                  <w:marLeft w:val="270"/>
                  <w:marRight w:val="0"/>
                  <w:marTop w:val="0"/>
                  <w:marBottom w:val="0"/>
                  <w:divBdr>
                    <w:top w:val="none" w:sz="0" w:space="0" w:color="auto"/>
                    <w:left w:val="none" w:sz="0" w:space="0" w:color="auto"/>
                    <w:bottom w:val="none" w:sz="0" w:space="0" w:color="auto"/>
                    <w:right w:val="none" w:sz="0" w:space="0" w:color="auto"/>
                  </w:divBdr>
                </w:div>
                <w:div w:id="1964189966">
                  <w:marLeft w:val="270"/>
                  <w:marRight w:val="0"/>
                  <w:marTop w:val="0"/>
                  <w:marBottom w:val="0"/>
                  <w:divBdr>
                    <w:top w:val="none" w:sz="0" w:space="0" w:color="auto"/>
                    <w:left w:val="none" w:sz="0" w:space="0" w:color="auto"/>
                    <w:bottom w:val="none" w:sz="0" w:space="0" w:color="auto"/>
                    <w:right w:val="none" w:sz="0" w:space="0" w:color="auto"/>
                  </w:divBdr>
                </w:div>
              </w:divsChild>
            </w:div>
            <w:div w:id="1320840258">
              <w:marLeft w:val="0"/>
              <w:marRight w:val="0"/>
              <w:marTop w:val="0"/>
              <w:marBottom w:val="0"/>
              <w:divBdr>
                <w:top w:val="none" w:sz="0" w:space="0" w:color="auto"/>
                <w:left w:val="none" w:sz="0" w:space="0" w:color="auto"/>
                <w:bottom w:val="none" w:sz="0" w:space="0" w:color="auto"/>
                <w:right w:val="none" w:sz="0" w:space="0" w:color="auto"/>
              </w:divBdr>
              <w:divsChild>
                <w:div w:id="409665817">
                  <w:marLeft w:val="270"/>
                  <w:marRight w:val="0"/>
                  <w:marTop w:val="0"/>
                  <w:marBottom w:val="0"/>
                  <w:divBdr>
                    <w:top w:val="none" w:sz="0" w:space="0" w:color="auto"/>
                    <w:left w:val="none" w:sz="0" w:space="0" w:color="auto"/>
                    <w:bottom w:val="none" w:sz="0" w:space="0" w:color="auto"/>
                    <w:right w:val="none" w:sz="0" w:space="0" w:color="auto"/>
                  </w:divBdr>
                </w:div>
                <w:div w:id="415053006">
                  <w:marLeft w:val="270"/>
                  <w:marRight w:val="0"/>
                  <w:marTop w:val="0"/>
                  <w:marBottom w:val="0"/>
                  <w:divBdr>
                    <w:top w:val="none" w:sz="0" w:space="0" w:color="auto"/>
                    <w:left w:val="none" w:sz="0" w:space="0" w:color="auto"/>
                    <w:bottom w:val="none" w:sz="0" w:space="0" w:color="auto"/>
                    <w:right w:val="none" w:sz="0" w:space="0" w:color="auto"/>
                  </w:divBdr>
                </w:div>
                <w:div w:id="508639592">
                  <w:marLeft w:val="0"/>
                  <w:marRight w:val="0"/>
                  <w:marTop w:val="0"/>
                  <w:marBottom w:val="0"/>
                  <w:divBdr>
                    <w:top w:val="none" w:sz="0" w:space="0" w:color="auto"/>
                    <w:left w:val="none" w:sz="0" w:space="0" w:color="auto"/>
                    <w:bottom w:val="none" w:sz="0" w:space="0" w:color="auto"/>
                    <w:right w:val="none" w:sz="0" w:space="0" w:color="auto"/>
                  </w:divBdr>
                </w:div>
                <w:div w:id="730814172">
                  <w:marLeft w:val="0"/>
                  <w:marRight w:val="0"/>
                  <w:marTop w:val="0"/>
                  <w:marBottom w:val="0"/>
                  <w:divBdr>
                    <w:top w:val="none" w:sz="0" w:space="0" w:color="auto"/>
                    <w:left w:val="none" w:sz="0" w:space="0" w:color="auto"/>
                    <w:bottom w:val="none" w:sz="0" w:space="0" w:color="auto"/>
                    <w:right w:val="none" w:sz="0" w:space="0" w:color="auto"/>
                  </w:divBdr>
                </w:div>
                <w:div w:id="1099301284">
                  <w:marLeft w:val="270"/>
                  <w:marRight w:val="0"/>
                  <w:marTop w:val="0"/>
                  <w:marBottom w:val="0"/>
                  <w:divBdr>
                    <w:top w:val="none" w:sz="0" w:space="0" w:color="auto"/>
                    <w:left w:val="none" w:sz="0" w:space="0" w:color="auto"/>
                    <w:bottom w:val="none" w:sz="0" w:space="0" w:color="auto"/>
                    <w:right w:val="none" w:sz="0" w:space="0" w:color="auto"/>
                  </w:divBdr>
                </w:div>
                <w:div w:id="1299921114">
                  <w:marLeft w:val="0"/>
                  <w:marRight w:val="0"/>
                  <w:marTop w:val="0"/>
                  <w:marBottom w:val="0"/>
                  <w:divBdr>
                    <w:top w:val="none" w:sz="0" w:space="0" w:color="auto"/>
                    <w:left w:val="none" w:sz="0" w:space="0" w:color="auto"/>
                    <w:bottom w:val="none" w:sz="0" w:space="0" w:color="auto"/>
                    <w:right w:val="none" w:sz="0" w:space="0" w:color="auto"/>
                  </w:divBdr>
                </w:div>
                <w:div w:id="1453131767">
                  <w:marLeft w:val="0"/>
                  <w:marRight w:val="0"/>
                  <w:marTop w:val="0"/>
                  <w:marBottom w:val="0"/>
                  <w:divBdr>
                    <w:top w:val="none" w:sz="0" w:space="0" w:color="auto"/>
                    <w:left w:val="none" w:sz="0" w:space="0" w:color="auto"/>
                    <w:bottom w:val="none" w:sz="0" w:space="0" w:color="auto"/>
                    <w:right w:val="none" w:sz="0" w:space="0" w:color="auto"/>
                  </w:divBdr>
                </w:div>
                <w:div w:id="1537231189">
                  <w:marLeft w:val="270"/>
                  <w:marRight w:val="0"/>
                  <w:marTop w:val="0"/>
                  <w:marBottom w:val="0"/>
                  <w:divBdr>
                    <w:top w:val="none" w:sz="0" w:space="0" w:color="auto"/>
                    <w:left w:val="none" w:sz="0" w:space="0" w:color="auto"/>
                    <w:bottom w:val="none" w:sz="0" w:space="0" w:color="auto"/>
                    <w:right w:val="none" w:sz="0" w:space="0" w:color="auto"/>
                  </w:divBdr>
                </w:div>
                <w:div w:id="1619603354">
                  <w:marLeft w:val="270"/>
                  <w:marRight w:val="0"/>
                  <w:marTop w:val="0"/>
                  <w:marBottom w:val="0"/>
                  <w:divBdr>
                    <w:top w:val="none" w:sz="0" w:space="0" w:color="auto"/>
                    <w:left w:val="none" w:sz="0" w:space="0" w:color="auto"/>
                    <w:bottom w:val="none" w:sz="0" w:space="0" w:color="auto"/>
                    <w:right w:val="none" w:sz="0" w:space="0" w:color="auto"/>
                  </w:divBdr>
                </w:div>
                <w:div w:id="1827669715">
                  <w:marLeft w:val="270"/>
                  <w:marRight w:val="0"/>
                  <w:marTop w:val="0"/>
                  <w:marBottom w:val="0"/>
                  <w:divBdr>
                    <w:top w:val="none" w:sz="0" w:space="0" w:color="auto"/>
                    <w:left w:val="none" w:sz="0" w:space="0" w:color="auto"/>
                    <w:bottom w:val="none" w:sz="0" w:space="0" w:color="auto"/>
                    <w:right w:val="none" w:sz="0" w:space="0" w:color="auto"/>
                  </w:divBdr>
                </w:div>
                <w:div w:id="2047901645">
                  <w:marLeft w:val="270"/>
                  <w:marRight w:val="0"/>
                  <w:marTop w:val="0"/>
                  <w:marBottom w:val="0"/>
                  <w:divBdr>
                    <w:top w:val="none" w:sz="0" w:space="0" w:color="auto"/>
                    <w:left w:val="none" w:sz="0" w:space="0" w:color="auto"/>
                    <w:bottom w:val="none" w:sz="0" w:space="0" w:color="auto"/>
                    <w:right w:val="none" w:sz="0" w:space="0" w:color="auto"/>
                  </w:divBdr>
                </w:div>
              </w:divsChild>
            </w:div>
            <w:div w:id="1707564267">
              <w:marLeft w:val="0"/>
              <w:marRight w:val="0"/>
              <w:marTop w:val="0"/>
              <w:marBottom w:val="0"/>
              <w:divBdr>
                <w:top w:val="none" w:sz="0" w:space="0" w:color="auto"/>
                <w:left w:val="none" w:sz="0" w:space="0" w:color="auto"/>
                <w:bottom w:val="none" w:sz="0" w:space="0" w:color="auto"/>
                <w:right w:val="none" w:sz="0" w:space="0" w:color="auto"/>
              </w:divBdr>
              <w:divsChild>
                <w:div w:id="459954819">
                  <w:marLeft w:val="0"/>
                  <w:marRight w:val="0"/>
                  <w:marTop w:val="0"/>
                  <w:marBottom w:val="0"/>
                  <w:divBdr>
                    <w:top w:val="none" w:sz="0" w:space="0" w:color="auto"/>
                    <w:left w:val="none" w:sz="0" w:space="0" w:color="auto"/>
                    <w:bottom w:val="none" w:sz="0" w:space="0" w:color="auto"/>
                    <w:right w:val="none" w:sz="0" w:space="0" w:color="auto"/>
                  </w:divBdr>
                  <w:divsChild>
                    <w:div w:id="790242982">
                      <w:marLeft w:val="0"/>
                      <w:marRight w:val="0"/>
                      <w:marTop w:val="120"/>
                      <w:marBottom w:val="120"/>
                      <w:divBdr>
                        <w:top w:val="none" w:sz="0" w:space="0" w:color="auto"/>
                        <w:left w:val="none" w:sz="0" w:space="0" w:color="auto"/>
                        <w:bottom w:val="none" w:sz="0" w:space="0" w:color="auto"/>
                        <w:right w:val="none" w:sz="0" w:space="0" w:color="auto"/>
                      </w:divBdr>
                    </w:div>
                    <w:div w:id="1352758770">
                      <w:marLeft w:val="0"/>
                      <w:marRight w:val="0"/>
                      <w:marTop w:val="120"/>
                      <w:marBottom w:val="120"/>
                      <w:divBdr>
                        <w:top w:val="none" w:sz="0" w:space="0" w:color="auto"/>
                        <w:left w:val="none" w:sz="0" w:space="0" w:color="auto"/>
                        <w:bottom w:val="none" w:sz="0" w:space="0" w:color="auto"/>
                        <w:right w:val="none" w:sz="0" w:space="0" w:color="auto"/>
                      </w:divBdr>
                    </w:div>
                    <w:div w:id="1868448536">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 w:id="2124231244">
      <w:bodyDiv w:val="1"/>
      <w:marLeft w:val="0"/>
      <w:marRight w:val="0"/>
      <w:marTop w:val="0"/>
      <w:marBottom w:val="0"/>
      <w:divBdr>
        <w:top w:val="none" w:sz="0" w:space="0" w:color="auto"/>
        <w:left w:val="none" w:sz="0" w:space="0" w:color="auto"/>
        <w:bottom w:val="none" w:sz="0" w:space="0" w:color="auto"/>
        <w:right w:val="none" w:sz="0" w:space="0" w:color="auto"/>
      </w:divBdr>
      <w:divsChild>
        <w:div w:id="260723614">
          <w:marLeft w:val="0"/>
          <w:marRight w:val="0"/>
          <w:marTop w:val="0"/>
          <w:marBottom w:val="0"/>
          <w:divBdr>
            <w:top w:val="none" w:sz="0" w:space="0" w:color="auto"/>
            <w:left w:val="none" w:sz="0" w:space="0" w:color="auto"/>
            <w:bottom w:val="none" w:sz="0" w:space="0" w:color="auto"/>
            <w:right w:val="none" w:sz="0" w:space="0" w:color="auto"/>
          </w:divBdr>
          <w:divsChild>
            <w:div w:id="4478565">
              <w:marLeft w:val="0"/>
              <w:marRight w:val="0"/>
              <w:marTop w:val="0"/>
              <w:marBottom w:val="0"/>
              <w:divBdr>
                <w:top w:val="none" w:sz="0" w:space="0" w:color="auto"/>
                <w:left w:val="none" w:sz="0" w:space="0" w:color="auto"/>
                <w:bottom w:val="none" w:sz="0" w:space="0" w:color="auto"/>
                <w:right w:val="none" w:sz="0" w:space="0" w:color="auto"/>
              </w:divBdr>
            </w:div>
            <w:div w:id="395788091">
              <w:marLeft w:val="0"/>
              <w:marRight w:val="0"/>
              <w:marTop w:val="0"/>
              <w:marBottom w:val="0"/>
              <w:divBdr>
                <w:top w:val="none" w:sz="0" w:space="0" w:color="auto"/>
                <w:left w:val="none" w:sz="0" w:space="0" w:color="auto"/>
                <w:bottom w:val="none" w:sz="0" w:space="0" w:color="auto"/>
                <w:right w:val="none" w:sz="0" w:space="0" w:color="auto"/>
              </w:divBdr>
            </w:div>
            <w:div w:id="490296915">
              <w:marLeft w:val="0"/>
              <w:marRight w:val="0"/>
              <w:marTop w:val="0"/>
              <w:marBottom w:val="0"/>
              <w:divBdr>
                <w:top w:val="none" w:sz="0" w:space="0" w:color="auto"/>
                <w:left w:val="none" w:sz="0" w:space="0" w:color="auto"/>
                <w:bottom w:val="none" w:sz="0" w:space="0" w:color="auto"/>
                <w:right w:val="none" w:sz="0" w:space="0" w:color="auto"/>
              </w:divBdr>
            </w:div>
            <w:div w:id="610475989">
              <w:marLeft w:val="0"/>
              <w:marRight w:val="0"/>
              <w:marTop w:val="0"/>
              <w:marBottom w:val="0"/>
              <w:divBdr>
                <w:top w:val="none" w:sz="0" w:space="0" w:color="auto"/>
                <w:left w:val="none" w:sz="0" w:space="0" w:color="auto"/>
                <w:bottom w:val="none" w:sz="0" w:space="0" w:color="auto"/>
                <w:right w:val="none" w:sz="0" w:space="0" w:color="auto"/>
              </w:divBdr>
              <w:divsChild>
                <w:div w:id="128404988">
                  <w:marLeft w:val="270"/>
                  <w:marRight w:val="0"/>
                  <w:marTop w:val="0"/>
                  <w:marBottom w:val="0"/>
                  <w:divBdr>
                    <w:top w:val="none" w:sz="0" w:space="0" w:color="auto"/>
                    <w:left w:val="none" w:sz="0" w:space="0" w:color="auto"/>
                    <w:bottom w:val="none" w:sz="0" w:space="0" w:color="auto"/>
                    <w:right w:val="none" w:sz="0" w:space="0" w:color="auto"/>
                  </w:divBdr>
                </w:div>
                <w:div w:id="1850486474">
                  <w:marLeft w:val="270"/>
                  <w:marRight w:val="0"/>
                  <w:marTop w:val="0"/>
                  <w:marBottom w:val="0"/>
                  <w:divBdr>
                    <w:top w:val="none" w:sz="0" w:space="0" w:color="auto"/>
                    <w:left w:val="none" w:sz="0" w:space="0" w:color="auto"/>
                    <w:bottom w:val="none" w:sz="0" w:space="0" w:color="auto"/>
                    <w:right w:val="none" w:sz="0" w:space="0" w:color="auto"/>
                  </w:divBdr>
                </w:div>
              </w:divsChild>
            </w:div>
            <w:div w:id="1068528498">
              <w:marLeft w:val="0"/>
              <w:marRight w:val="0"/>
              <w:marTop w:val="0"/>
              <w:marBottom w:val="0"/>
              <w:divBdr>
                <w:top w:val="none" w:sz="0" w:space="0" w:color="auto"/>
                <w:left w:val="none" w:sz="0" w:space="0" w:color="auto"/>
                <w:bottom w:val="none" w:sz="0" w:space="0" w:color="auto"/>
                <w:right w:val="none" w:sz="0" w:space="0" w:color="auto"/>
              </w:divBdr>
            </w:div>
            <w:div w:id="1137331673">
              <w:marLeft w:val="0"/>
              <w:marRight w:val="0"/>
              <w:marTop w:val="0"/>
              <w:marBottom w:val="0"/>
              <w:divBdr>
                <w:top w:val="none" w:sz="0" w:space="0" w:color="auto"/>
                <w:left w:val="none" w:sz="0" w:space="0" w:color="auto"/>
                <w:bottom w:val="none" w:sz="0" w:space="0" w:color="auto"/>
                <w:right w:val="none" w:sz="0" w:space="0" w:color="auto"/>
              </w:divBdr>
            </w:div>
            <w:div w:id="1342077457">
              <w:marLeft w:val="0"/>
              <w:marRight w:val="0"/>
              <w:marTop w:val="0"/>
              <w:marBottom w:val="0"/>
              <w:divBdr>
                <w:top w:val="none" w:sz="0" w:space="0" w:color="auto"/>
                <w:left w:val="none" w:sz="0" w:space="0" w:color="auto"/>
                <w:bottom w:val="none" w:sz="0" w:space="0" w:color="auto"/>
                <w:right w:val="none" w:sz="0" w:space="0" w:color="auto"/>
              </w:divBdr>
              <w:divsChild>
                <w:div w:id="405228815">
                  <w:marLeft w:val="0"/>
                  <w:marRight w:val="0"/>
                  <w:marTop w:val="0"/>
                  <w:marBottom w:val="0"/>
                  <w:divBdr>
                    <w:top w:val="none" w:sz="0" w:space="0" w:color="auto"/>
                    <w:left w:val="none" w:sz="0" w:space="0" w:color="auto"/>
                    <w:bottom w:val="none" w:sz="0" w:space="0" w:color="auto"/>
                    <w:right w:val="none" w:sz="0" w:space="0" w:color="auto"/>
                  </w:divBdr>
                  <w:divsChild>
                    <w:div w:id="30612063">
                      <w:marLeft w:val="0"/>
                      <w:marRight w:val="0"/>
                      <w:marTop w:val="120"/>
                      <w:marBottom w:val="120"/>
                      <w:divBdr>
                        <w:top w:val="none" w:sz="0" w:space="0" w:color="auto"/>
                        <w:left w:val="none" w:sz="0" w:space="0" w:color="auto"/>
                        <w:bottom w:val="none" w:sz="0" w:space="0" w:color="auto"/>
                        <w:right w:val="none" w:sz="0" w:space="0" w:color="auto"/>
                      </w:divBdr>
                    </w:div>
                    <w:div w:id="724716966">
                      <w:marLeft w:val="0"/>
                      <w:marRight w:val="0"/>
                      <w:marTop w:val="120"/>
                      <w:marBottom w:val="120"/>
                      <w:divBdr>
                        <w:top w:val="none" w:sz="0" w:space="0" w:color="auto"/>
                        <w:left w:val="none" w:sz="0" w:space="0" w:color="auto"/>
                        <w:bottom w:val="none" w:sz="0" w:space="0" w:color="auto"/>
                        <w:right w:val="none" w:sz="0" w:space="0" w:color="auto"/>
                      </w:divBdr>
                    </w:div>
                    <w:div w:id="865295237">
                      <w:marLeft w:val="0"/>
                      <w:marRight w:val="0"/>
                      <w:marTop w:val="120"/>
                      <w:marBottom w:val="120"/>
                      <w:divBdr>
                        <w:top w:val="none" w:sz="0" w:space="0" w:color="auto"/>
                        <w:left w:val="none" w:sz="0" w:space="0" w:color="auto"/>
                        <w:bottom w:val="none" w:sz="0" w:space="0" w:color="auto"/>
                        <w:right w:val="none" w:sz="0" w:space="0" w:color="auto"/>
                      </w:divBdr>
                    </w:div>
                    <w:div w:id="917132291">
                      <w:marLeft w:val="0"/>
                      <w:marRight w:val="0"/>
                      <w:marTop w:val="120"/>
                      <w:marBottom w:val="120"/>
                      <w:divBdr>
                        <w:top w:val="none" w:sz="0" w:space="0" w:color="auto"/>
                        <w:left w:val="none" w:sz="0" w:space="0" w:color="auto"/>
                        <w:bottom w:val="none" w:sz="0" w:space="0" w:color="auto"/>
                        <w:right w:val="none" w:sz="0" w:space="0" w:color="auto"/>
                      </w:divBdr>
                    </w:div>
                    <w:div w:id="1168253175">
                      <w:marLeft w:val="0"/>
                      <w:marRight w:val="0"/>
                      <w:marTop w:val="120"/>
                      <w:marBottom w:val="120"/>
                      <w:divBdr>
                        <w:top w:val="none" w:sz="0" w:space="0" w:color="auto"/>
                        <w:left w:val="none" w:sz="0" w:space="0" w:color="auto"/>
                        <w:bottom w:val="none" w:sz="0" w:space="0" w:color="auto"/>
                        <w:right w:val="none" w:sz="0" w:space="0" w:color="auto"/>
                      </w:divBdr>
                    </w:div>
                    <w:div w:id="1212232692">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2140679185">
          <w:marLeft w:val="240"/>
          <w:marRight w:val="240"/>
          <w:marTop w:val="240"/>
          <w:marBottom w:val="240"/>
          <w:divBdr>
            <w:top w:val="none" w:sz="0" w:space="0" w:color="auto"/>
            <w:left w:val="none" w:sz="0" w:space="0" w:color="auto"/>
            <w:bottom w:val="none" w:sz="0" w:space="0" w:color="auto"/>
            <w:right w:val="none" w:sz="0" w:space="0" w:color="auto"/>
          </w:divBdr>
        </w:div>
      </w:divsChild>
    </w:div>
    <w:div w:id="2136555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online.uspnf.com/uspnf/document/1_GUID-D7036FA9-F30F-4AFD-8754-BF80BC3A6991_2_en-US?source=Search%20Results&amp;highlight=1023" TargetMode="External"/><Relationship Id="rId21" Type="http://schemas.openxmlformats.org/officeDocument/2006/relationships/hyperlink" Target="https://online.uspnf.com/uspnf/document/1_GUID-D7036FA9-F30F-4AFD-8754-BF80BC3A6991_2_en-US?source=Search%20Results&amp;highlight=1023" TargetMode="External"/><Relationship Id="rId42" Type="http://schemas.openxmlformats.org/officeDocument/2006/relationships/hyperlink" Target="https://online.uspnf.com/uspnf/document/1_GUID-D7036FA9-F30F-4AFD-8754-BF80BC3A6991_2_en-US?source=Search%20Results&amp;highlight=1023" TargetMode="External"/><Relationship Id="rId47" Type="http://schemas.openxmlformats.org/officeDocument/2006/relationships/hyperlink" Target="https://online.uspnf.com/uspnf/document/1_GUID-D7036FA9-F30F-4AFD-8754-BF80BC3A6991_2_en-US?source=Search%20Results&amp;highlight=1023" TargetMode="External"/><Relationship Id="rId63" Type="http://schemas.openxmlformats.org/officeDocument/2006/relationships/hyperlink" Target="https://online.uspnf.com/uspnf/document/1_GUID-D7036FA9-F30F-4AFD-8754-BF80BC3A6991_2_en-US?source=Search%20Results&amp;highlight=1023" TargetMode="External"/><Relationship Id="rId68" Type="http://schemas.openxmlformats.org/officeDocument/2006/relationships/hyperlink" Target="https://online.uspnf.com/uspnf/document/1_GUID-D7036FA9-F30F-4AFD-8754-BF80BC3A6991_2_en-US?source=Search%20Results&amp;highlight=1023" TargetMode="External"/><Relationship Id="rId84" Type="http://schemas.openxmlformats.org/officeDocument/2006/relationships/hyperlink" Target="https://online.uspnf.com/uspnf/document/1_GUID-D7036FA9-F30F-4AFD-8754-BF80BC3A6991_2_en-US?source=Search%20Results&amp;highlight=1023" TargetMode="External"/><Relationship Id="rId89" Type="http://schemas.openxmlformats.org/officeDocument/2006/relationships/hyperlink" Target="https://www.who.int/docs/default-source/medicines/norms-and-standards/guidelines/quality-control/trs929-annex4-guidelinessamplingpharmproducts.pdf" TargetMode="External"/><Relationship Id="rId16" Type="http://schemas.openxmlformats.org/officeDocument/2006/relationships/hyperlink" Target="https://online.uspnf.com/uspnf/document/1_GUID-D7036FA9-F30F-4AFD-8754-BF80BC3A6991_2_en-US?source=Search%20Results&amp;highlight=1023" TargetMode="External"/><Relationship Id="rId11" Type="http://schemas.openxmlformats.org/officeDocument/2006/relationships/hyperlink" Target="https://online.uspnf.com/uspnf/document/1_GUID-D7036FA9-F30F-4AFD-8754-BF80BC3A6991_2_en-US?source=Search%20Results&amp;highlight=1023" TargetMode="External"/><Relationship Id="rId32" Type="http://schemas.openxmlformats.org/officeDocument/2006/relationships/hyperlink" Target="https://online.uspnf.com/uspnf/document/1_GUID-D7036FA9-F30F-4AFD-8754-BF80BC3A6991_2_en-US?source=Search%20Results&amp;highlight=1023" TargetMode="External"/><Relationship Id="rId37" Type="http://schemas.openxmlformats.org/officeDocument/2006/relationships/hyperlink" Target="https://online.uspnf.com/uspnf/document/1_GUID-D7036FA9-F30F-4AFD-8754-BF80BC3A6991_2_en-US?source=Search%20Results&amp;highlight=1023" TargetMode="External"/><Relationship Id="rId53" Type="http://schemas.openxmlformats.org/officeDocument/2006/relationships/hyperlink" Target="https://online.uspnf.com/uspnf/document/1_GUID-D7036FA9-F30F-4AFD-8754-BF80BC3A6991_2_en-US?source=Search%20Results&amp;highlight=1023" TargetMode="External"/><Relationship Id="rId58" Type="http://schemas.openxmlformats.org/officeDocument/2006/relationships/hyperlink" Target="https://online.uspnf.com/uspnf/document/1_GUID-D7036FA9-F30F-4AFD-8754-BF80BC3A6991_2_en-US?source=Search%20Results&amp;highlight=1023" TargetMode="External"/><Relationship Id="rId74" Type="http://schemas.openxmlformats.org/officeDocument/2006/relationships/hyperlink" Target="https://online.uspnf.com/uspnf/document/1_GUID-D7036FA9-F30F-4AFD-8754-BF80BC3A6991_2_en-US?source=Search%20Results&amp;highlight=1023" TargetMode="External"/><Relationship Id="rId79" Type="http://schemas.openxmlformats.org/officeDocument/2006/relationships/hyperlink" Target="https://online.uspnf.com/uspnf/document/1_GUID-D7036FA9-F30F-4AFD-8754-BF80BC3A6991_2_en-US?source=Search%20Results&amp;highlight=1023" TargetMode="External"/><Relationship Id="rId5" Type="http://schemas.openxmlformats.org/officeDocument/2006/relationships/webSettings" Target="webSettings.xml"/><Relationship Id="rId90" Type="http://schemas.openxmlformats.org/officeDocument/2006/relationships/fontTable" Target="fontTable.xml"/><Relationship Id="rId14" Type="http://schemas.openxmlformats.org/officeDocument/2006/relationships/hyperlink" Target="https://online.uspnf.com/uspnf/document/1_GUID-D7036FA9-F30F-4AFD-8754-BF80BC3A6991_2_en-US?source=Search%20Results&amp;highlight=1023" TargetMode="External"/><Relationship Id="rId22" Type="http://schemas.openxmlformats.org/officeDocument/2006/relationships/hyperlink" Target="https://online.uspnf.com/uspnf/document/1_GUID-D7036FA9-F30F-4AFD-8754-BF80BC3A6991_2_en-US?source=Search%20Results&amp;highlight=1023" TargetMode="External"/><Relationship Id="rId27" Type="http://schemas.openxmlformats.org/officeDocument/2006/relationships/hyperlink" Target="https://online.uspnf.com/uspnf/document/1_GUID-D7036FA9-F30F-4AFD-8754-BF80BC3A6991_2_en-US?source=Search%20Results&amp;highlight=1023" TargetMode="External"/><Relationship Id="rId30" Type="http://schemas.openxmlformats.org/officeDocument/2006/relationships/hyperlink" Target="https://online.uspnf.com/uspnf/document/1_GUID-D7036FA9-F30F-4AFD-8754-BF80BC3A6991_2_en-US?source=Search%20Results&amp;highlight=1023" TargetMode="External"/><Relationship Id="rId35" Type="http://schemas.openxmlformats.org/officeDocument/2006/relationships/hyperlink" Target="https://online.uspnf.com/uspnf/document/1_GUID-D7036FA9-F30F-4AFD-8754-BF80BC3A6991_2_en-US?source=Search%20Results&amp;highlight=1023" TargetMode="External"/><Relationship Id="rId43" Type="http://schemas.openxmlformats.org/officeDocument/2006/relationships/hyperlink" Target="https://online.uspnf.com/uspnf/document/1_GUID-D7036FA9-F30F-4AFD-8754-BF80BC3A6991_2_en-US?source=Search%20Results&amp;highlight=1023" TargetMode="External"/><Relationship Id="rId48" Type="http://schemas.openxmlformats.org/officeDocument/2006/relationships/hyperlink" Target="https://online.uspnf.com/uspnf/document/1_GUID-D7036FA9-F30F-4AFD-8754-BF80BC3A6991_2_en-US?source=Search%20Results&amp;highlight=1023" TargetMode="External"/><Relationship Id="rId56" Type="http://schemas.openxmlformats.org/officeDocument/2006/relationships/hyperlink" Target="https://www.who.int/docs/default-source/medicines/norms-and-standards/guidelines/quality-control/trs929-annex4-guidelinessamplingpharmproducts.pdf" TargetMode="External"/><Relationship Id="rId64" Type="http://schemas.openxmlformats.org/officeDocument/2006/relationships/hyperlink" Target="https://online.uspnf.com/uspnf/document/1_GUID-D7036FA9-F30F-4AFD-8754-BF80BC3A6991_2_en-US?source=Search%20Results&amp;highlight=1023" TargetMode="External"/><Relationship Id="rId69" Type="http://schemas.openxmlformats.org/officeDocument/2006/relationships/hyperlink" Target="https://online.uspnf.com/uspnf/document/1_GUID-D7036FA9-F30F-4AFD-8754-BF80BC3A6991_2_en-US?source=Search%20Results&amp;highlight=1023" TargetMode="External"/><Relationship Id="rId77" Type="http://schemas.openxmlformats.org/officeDocument/2006/relationships/hyperlink" Target="https://online.uspnf.com/uspnf/document/1_GUID-D7036FA9-F30F-4AFD-8754-BF80BC3A6991_2_en-US?source=Search%20Results&amp;highlight=1023" TargetMode="External"/><Relationship Id="rId8" Type="http://schemas.openxmlformats.org/officeDocument/2006/relationships/hyperlink" Target="https://online.uspnf.com/uspnf/document/1_GUID-D7036FA9-F30F-4AFD-8754-BF80BC3A6991_2_en-US?source=Search%20Results&amp;highlight=1023" TargetMode="External"/><Relationship Id="rId51" Type="http://schemas.openxmlformats.org/officeDocument/2006/relationships/hyperlink" Target="https://online.uspnf.com/uspnf/document/1_GUID-D7036FA9-F30F-4AFD-8754-BF80BC3A6991_2_en-US?source=Search%20Results&amp;highlight=1023" TargetMode="External"/><Relationship Id="rId72" Type="http://schemas.openxmlformats.org/officeDocument/2006/relationships/hyperlink" Target="https://database.ich.org/sites/default/files/Q11%20Guideline.pdf" TargetMode="External"/><Relationship Id="rId80" Type="http://schemas.openxmlformats.org/officeDocument/2006/relationships/hyperlink" Target="https://online.uspnf.com/uspnf/document/1_GUID-D7036FA9-F30F-4AFD-8754-BF80BC3A6991_2_en-US?source=Search%20Results&amp;highlight=1023" TargetMode="External"/><Relationship Id="rId85" Type="http://schemas.openxmlformats.org/officeDocument/2006/relationships/hyperlink" Target="https://online.uspnf.com/uspnf/document/1_GUID-D7036FA9-F30F-4AFD-8754-BF80BC3A6991_2_en-US?source=Search%20Results&amp;highlight=1023" TargetMode="External"/><Relationship Id="rId3" Type="http://schemas.openxmlformats.org/officeDocument/2006/relationships/styles" Target="styles.xml"/><Relationship Id="rId12" Type="http://schemas.openxmlformats.org/officeDocument/2006/relationships/hyperlink" Target="https://online.uspnf.com/uspnf/document/1_GUID-D7036FA9-F30F-4AFD-8754-BF80BC3A6991_2_en-US?source=Search%20Results&amp;highlight=1023" TargetMode="External"/><Relationship Id="rId17" Type="http://schemas.openxmlformats.org/officeDocument/2006/relationships/hyperlink" Target="https://online.uspnf.com/uspnf/document/1_GUID-D7036FA9-F30F-4AFD-8754-BF80BC3A6991_2_en-US?source=Search%20Results&amp;highlight=1023" TargetMode="External"/><Relationship Id="rId25" Type="http://schemas.openxmlformats.org/officeDocument/2006/relationships/hyperlink" Target="https://online.uspnf.com/uspnf/document/1_GUID-D7036FA9-F30F-4AFD-8754-BF80BC3A6991_2_en-US?source=Search%20Results&amp;highlight=1023" TargetMode="External"/><Relationship Id="rId33" Type="http://schemas.openxmlformats.org/officeDocument/2006/relationships/hyperlink" Target="https://online.uspnf.com/uspnf/document/1_GUID-D7036FA9-F30F-4AFD-8754-BF80BC3A6991_2_en-US?source=Search%20Results&amp;highlight=1023" TargetMode="External"/><Relationship Id="rId38" Type="http://schemas.openxmlformats.org/officeDocument/2006/relationships/hyperlink" Target="https://online.uspnf.com/uspnf/document/1_GUID-D7036FA9-F30F-4AFD-8754-BF80BC3A6991_2_en-US?source=Search%20Results&amp;highlight=1023" TargetMode="External"/><Relationship Id="rId46" Type="http://schemas.openxmlformats.org/officeDocument/2006/relationships/hyperlink" Target="https://online.uspnf.com/uspnf/document/1_GUID-D7036FA9-F30F-4AFD-8754-BF80BC3A6991_2_en-US?source=Search%20Results&amp;highlight=1023" TargetMode="External"/><Relationship Id="rId59" Type="http://schemas.openxmlformats.org/officeDocument/2006/relationships/hyperlink" Target="https://online.uspnf.com/uspnf/document/1_GUID-D7036FA9-F30F-4AFD-8754-BF80BC3A6991_2_en-US?source=Search%20Results&amp;highlight=1023" TargetMode="External"/><Relationship Id="rId67" Type="http://schemas.openxmlformats.org/officeDocument/2006/relationships/hyperlink" Target="https://online.uspnf.com/uspnf/document/1_GUID-D7036FA9-F30F-4AFD-8754-BF80BC3A6991_2_en-US?source=Search%20Results&amp;highlight=1023" TargetMode="External"/><Relationship Id="rId20" Type="http://schemas.openxmlformats.org/officeDocument/2006/relationships/hyperlink" Target="https://online.uspnf.com/uspnf/current-document/1_GUID-5744CEE1-A3FB-4AB3-BF91-F26CB0B2DE7D_1_en-US" TargetMode="External"/><Relationship Id="rId41" Type="http://schemas.openxmlformats.org/officeDocument/2006/relationships/hyperlink" Target="https://online.uspnf.com/uspnf/document/1_GUID-D7036FA9-F30F-4AFD-8754-BF80BC3A6991_2_en-US?source=Search%20Results&amp;highlight=1023" TargetMode="External"/><Relationship Id="rId54" Type="http://schemas.openxmlformats.org/officeDocument/2006/relationships/hyperlink" Target="https://database.ich.org/sites/default/files/Q9%20Guideline.pdf" TargetMode="External"/><Relationship Id="rId62" Type="http://schemas.openxmlformats.org/officeDocument/2006/relationships/hyperlink" Target="https://online.uspnf.com/uspnf/document/1_GUID-D7036FA9-F30F-4AFD-8754-BF80BC3A6991_2_en-US?source=Search%20Results&amp;highlight=1023" TargetMode="External"/><Relationship Id="rId70" Type="http://schemas.openxmlformats.org/officeDocument/2006/relationships/hyperlink" Target="https://online.uspnf.com/uspnf/document/1_GUID-D7036FA9-F30F-4AFD-8754-BF80BC3A6991_2_en-US?source=Search%20Results&amp;highlight=1023" TargetMode="External"/><Relationship Id="rId75" Type="http://schemas.openxmlformats.org/officeDocument/2006/relationships/hyperlink" Target="https://online.uspnf.com/uspnf/document/1_GUID-D7036FA9-F30F-4AFD-8754-BF80BC3A6991_2_en-US?source=Search%20Results&amp;highlight=1023" TargetMode="External"/><Relationship Id="rId83" Type="http://schemas.openxmlformats.org/officeDocument/2006/relationships/hyperlink" Target="https://online.uspnf.com/uspnf/document/1_GUID-D7036FA9-F30F-4AFD-8754-BF80BC3A6991_2_en-US?source=Search%20Results&amp;highlight=1023" TargetMode="External"/><Relationship Id="rId88" Type="http://schemas.openxmlformats.org/officeDocument/2006/relationships/hyperlink" Target="https://database.ich.org/sites/default/files/Q11%20Guideline.pdf" TargetMode="External"/><Relationship Id="rId91"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online.uspnf.com/uspnf/document/1_GUID-D7036FA9-F30F-4AFD-8754-BF80BC3A6991_2_en-US?source=Search%20Results&amp;highlight=1023" TargetMode="External"/><Relationship Id="rId23" Type="http://schemas.openxmlformats.org/officeDocument/2006/relationships/hyperlink" Target="https://online.uspnf.com/uspnf/document/1_GUID-D7036FA9-F30F-4AFD-8754-BF80BC3A6991_2_en-US?source=Search%20Results&amp;highlight=1023" TargetMode="External"/><Relationship Id="rId28" Type="http://schemas.openxmlformats.org/officeDocument/2006/relationships/hyperlink" Target="https://online.uspnf.com/uspnf/document/1_GUID-D7036FA9-F30F-4AFD-8754-BF80BC3A6991_2_en-US?source=Search%20Results&amp;highlight=1023" TargetMode="External"/><Relationship Id="rId36" Type="http://schemas.openxmlformats.org/officeDocument/2006/relationships/hyperlink" Target="https://online.uspnf.com/uspnf/document/1_GUID-D7036FA9-F30F-4AFD-8754-BF80BC3A6991_2_en-US?source=Search%20Results&amp;highlight=1023" TargetMode="External"/><Relationship Id="rId49" Type="http://schemas.openxmlformats.org/officeDocument/2006/relationships/hyperlink" Target="https://online.uspnf.com/uspnf/document/1_GUID-D7036FA9-F30F-4AFD-8754-BF80BC3A6991_2_en-US?source=Search%20Results&amp;highlight=1023" TargetMode="External"/><Relationship Id="rId57" Type="http://schemas.openxmlformats.org/officeDocument/2006/relationships/hyperlink" Target="https://www.multitran.com/m.exe?s=%D0%B0%D1%82%D0%BE%D0%BC%D0%BD%D0%B0%D1%8F+%D0%B0%D0%B1%D1%81%D0%BE%D1%80%D0%B1%D1%86%D0%B8%D0%BE%D0%BD%D0%BD%D0%B0%D1%8F+%D1%81%D0%BF%D0%B5%D0%BA%D1%82%D1%80%D0%BE%D0%BC%D0%B5%D1%82%D1%80%D0%B8%D1%8F+%D0%B2+%D0%B3%D1%80%D0%B0%D1%84%D0%B8%D1%82%D0%BE%D0%B2%D0%BE%D0%B9+%D0%BF%D0%B5%D1%87%D0%B8&amp;l1=2&amp;l2=1" TargetMode="External"/><Relationship Id="rId10" Type="http://schemas.openxmlformats.org/officeDocument/2006/relationships/hyperlink" Target="https://online.uspnf.com/uspnf/document/1_GUID-D7036FA9-F30F-4AFD-8754-BF80BC3A6991_2_en-US?source=Search%20Results&amp;highlight=1023" TargetMode="External"/><Relationship Id="rId31" Type="http://schemas.openxmlformats.org/officeDocument/2006/relationships/hyperlink" Target="https://online.uspnf.com/uspnf/document/1_GUID-D7036FA9-F30F-4AFD-8754-BF80BC3A6991_2_en-US?source=Search%20Results&amp;highlight=1023" TargetMode="External"/><Relationship Id="rId44" Type="http://schemas.openxmlformats.org/officeDocument/2006/relationships/hyperlink" Target="https://online.uspnf.com/uspnf/document/1_GUID-D7036FA9-F30F-4AFD-8754-BF80BC3A6991_2_en-US?source=Search%20Results&amp;highlight=1023" TargetMode="External"/><Relationship Id="rId52" Type="http://schemas.openxmlformats.org/officeDocument/2006/relationships/hyperlink" Target="https://online.uspnf.com/uspnf/document/1_GUID-D7036FA9-F30F-4AFD-8754-BF80BC3A6991_2_en-US?source=Search%20Results&amp;highlight=1023" TargetMode="External"/><Relationship Id="rId60" Type="http://schemas.openxmlformats.org/officeDocument/2006/relationships/hyperlink" Target="https://online.uspnf.com/uspnf/document/1_GUID-D7036FA9-F30F-4AFD-8754-BF80BC3A6991_2_en-US?source=Search%20Results&amp;highlight=1023" TargetMode="External"/><Relationship Id="rId65" Type="http://schemas.openxmlformats.org/officeDocument/2006/relationships/hyperlink" Target="https://online.uspnf.com/uspnf/document/1_GUID-D7036FA9-F30F-4AFD-8754-BF80BC3A6991_2_en-US?source=Search%20Results&amp;highlight=1023" TargetMode="External"/><Relationship Id="rId73" Type="http://schemas.openxmlformats.org/officeDocument/2006/relationships/hyperlink" Target="https://www.who.int/docs/default-source/medicines/norms-and-standards/guidelines/quality-control/trs929-annex4-guidelinessamplingpharmproducts.pdf" TargetMode="External"/><Relationship Id="rId78" Type="http://schemas.openxmlformats.org/officeDocument/2006/relationships/hyperlink" Target="https://online.uspnf.com/uspnf/document/1_GUID-D7036FA9-F30F-4AFD-8754-BF80BC3A6991_2_en-US?source=Search%20Results&amp;highlight=1023" TargetMode="External"/><Relationship Id="rId81" Type="http://schemas.openxmlformats.org/officeDocument/2006/relationships/hyperlink" Target="https://online.uspnf.com/uspnf/document/1_GUID-D7036FA9-F30F-4AFD-8754-BF80BC3A6991_2_en-US?source=Search%20Results&amp;highlight=1023" TargetMode="External"/><Relationship Id="rId86" Type="http://schemas.openxmlformats.org/officeDocument/2006/relationships/hyperlink" Target="https://online.uspnf.com/uspnf/document/1_GUID-D7036FA9-F30F-4AFD-8754-BF80BC3A6991_2_en-US?source=Search%20Results&amp;highlight=1023" TargetMode="External"/><Relationship Id="rId4" Type="http://schemas.openxmlformats.org/officeDocument/2006/relationships/settings" Target="settings.xml"/><Relationship Id="rId9" Type="http://schemas.openxmlformats.org/officeDocument/2006/relationships/hyperlink" Target="https://online.uspnf.com/uspnf/document/1_GUID-D7036FA9-F30F-4AFD-8754-BF80BC3A6991_2_en-US?source=Search%20Results&amp;highlight=1023" TargetMode="External"/><Relationship Id="rId13" Type="http://schemas.openxmlformats.org/officeDocument/2006/relationships/hyperlink" Target="https://online.uspnf.com/uspnf/document/1_GUID-D7036FA9-F30F-4AFD-8754-BF80BC3A6991_2_en-US?source=Search%20Results&amp;highlight=1023" TargetMode="External"/><Relationship Id="rId18" Type="http://schemas.openxmlformats.org/officeDocument/2006/relationships/hyperlink" Target="https://online.uspnf.com/uspnf/document/1_GUID-D7036FA9-F30F-4AFD-8754-BF80BC3A6991_2_en-US?source=Search%20Results&amp;highlight=1023" TargetMode="External"/><Relationship Id="rId39" Type="http://schemas.openxmlformats.org/officeDocument/2006/relationships/hyperlink" Target="https://online.uspnf.com/uspnf/current-document/1_GUID-0547F508-697A-44F4-B2B0-C9C79A294503_2_en-US" TargetMode="External"/><Relationship Id="rId34" Type="http://schemas.openxmlformats.org/officeDocument/2006/relationships/hyperlink" Target="https://online.uspnf.com/uspnf/document/1_GUID-D7036FA9-F30F-4AFD-8754-BF80BC3A6991_2_en-US?source=Search%20Results&amp;highlight=1023" TargetMode="External"/><Relationship Id="rId50" Type="http://schemas.openxmlformats.org/officeDocument/2006/relationships/hyperlink" Target="https://online.uspnf.com/uspnf/document/1_GUID-D7036FA9-F30F-4AFD-8754-BF80BC3A6991_2_en-US?source=Search%20Results&amp;highlight=1023" TargetMode="External"/><Relationship Id="rId55" Type="http://schemas.openxmlformats.org/officeDocument/2006/relationships/hyperlink" Target="https://database.ich.org/sites/default/files/Q11%20Guideline.pdf" TargetMode="External"/><Relationship Id="rId76" Type="http://schemas.openxmlformats.org/officeDocument/2006/relationships/hyperlink" Target="https://online.uspnf.com/uspnf/document/1_GUID-D7036FA9-F30F-4AFD-8754-BF80BC3A6991_2_en-US?source=Search%20Results&amp;highlight=1023" TargetMode="External"/><Relationship Id="rId7" Type="http://schemas.openxmlformats.org/officeDocument/2006/relationships/endnotes" Target="endnotes.xml"/><Relationship Id="rId71" Type="http://schemas.openxmlformats.org/officeDocument/2006/relationships/hyperlink" Target="https://database.ich.org/sites/default/files/Q9%20Guideline.pdf" TargetMode="External"/><Relationship Id="rId9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hyperlink" Target="https://online.uspnf.com/uspnf/document/1_GUID-D7036FA9-F30F-4AFD-8754-BF80BC3A6991_2_en-US?source=Search%20Results&amp;highlight=1023" TargetMode="External"/><Relationship Id="rId24" Type="http://schemas.openxmlformats.org/officeDocument/2006/relationships/hyperlink" Target="https://online.uspnf.com/uspnf/document/1_GUID-D7036FA9-F30F-4AFD-8754-BF80BC3A6991_2_en-US?source=Search%20Results&amp;highlight=1023" TargetMode="External"/><Relationship Id="rId40" Type="http://schemas.openxmlformats.org/officeDocument/2006/relationships/hyperlink" Target="https://online.uspnf.com/uspnf/current-document/1_GUID-E2C6F9E8-EA71-4B72-A7BA-76ABD5E72964_4_en-US" TargetMode="External"/><Relationship Id="rId45" Type="http://schemas.openxmlformats.org/officeDocument/2006/relationships/hyperlink" Target="https://online.uspnf.com/uspnf/document/1_GUID-D7036FA9-F30F-4AFD-8754-BF80BC3A6991_2_en-US?source=Search%20Results&amp;highlight=1023" TargetMode="External"/><Relationship Id="rId66" Type="http://schemas.openxmlformats.org/officeDocument/2006/relationships/hyperlink" Target="https://online.uspnf.com/uspnf/document/1_GUID-D7036FA9-F30F-4AFD-8754-BF80BC3A6991_2_en-US?source=Search%20Results&amp;highlight=1023" TargetMode="External"/><Relationship Id="rId87" Type="http://schemas.openxmlformats.org/officeDocument/2006/relationships/hyperlink" Target="https://database.ich.org/sites/default/files/Q9%20Guideline.pdf" TargetMode="External"/><Relationship Id="rId61" Type="http://schemas.openxmlformats.org/officeDocument/2006/relationships/hyperlink" Target="https://online.uspnf.com/uspnf/document/1_GUID-D7036FA9-F30F-4AFD-8754-BF80BC3A6991_2_en-US?source=Search%20Results&amp;highlight=1023" TargetMode="External"/><Relationship Id="rId82" Type="http://schemas.openxmlformats.org/officeDocument/2006/relationships/hyperlink" Target="https://online.uspnf.com/uspnf/document/1_GUID-D7036FA9-F30F-4AFD-8754-BF80BC3A6991_2_en-US?source=Search%20Results&amp;highlight=1023" TargetMode="External"/><Relationship Id="rId19" Type="http://schemas.openxmlformats.org/officeDocument/2006/relationships/hyperlink" Target="https://online.uspnf.com/uspnf/current-document/1_GUID-0547F508-697A-44F4-B2B0-C9C79A294503_2_en-US"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2DD277-B8ED-4078-89F7-DA54324FE0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8549</TotalTime>
  <Pages>38</Pages>
  <Words>24290</Words>
  <Characters>138458</Characters>
  <Application>Microsoft Office Word</Application>
  <DocSecurity>0</DocSecurity>
  <Lines>1153</Lines>
  <Paragraphs>324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162424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Администратор</cp:lastModifiedBy>
  <cp:revision>620</cp:revision>
  <dcterms:created xsi:type="dcterms:W3CDTF">2021-06-25T07:51:00Z</dcterms:created>
  <dcterms:modified xsi:type="dcterms:W3CDTF">2026-03-30T08:11:00Z</dcterms:modified>
</cp:coreProperties>
</file>